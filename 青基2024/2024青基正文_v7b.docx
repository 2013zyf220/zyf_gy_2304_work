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E8072" w14:textId="1BAFC27B" w:rsidR="00E2114C" w:rsidRPr="004F25AC" w:rsidRDefault="00170140" w:rsidP="00E2114C">
      <w:pPr>
        <w:pStyle w:val="2"/>
        <w:rPr>
          <w:ins w:id="0" w:author="Fred Zhou" w:date="2024-03-10T11:03:00Z"/>
        </w:rPr>
        <w:pPrChange w:id="1" w:author="Fred Zhou" w:date="2024-03-10T11:03:00Z">
          <w:pPr/>
        </w:pPrChange>
      </w:pPr>
      <w:del w:id="2" w:author="Fred Zhou" w:date="2024-03-10T14:38:00Z">
        <w:r w:rsidRPr="004F25AC" w:rsidDel="00C27A24">
          <w:rPr>
            <w:rFonts w:ascii="黑体" w:hAnsi="黑体"/>
          </w:rPr>
          <w:delText>城市</w:delText>
        </w:r>
      </w:del>
      <w:del w:id="3" w:author="Fred Zhou" w:date="2024-03-10T00:41:00Z">
        <w:r w:rsidRPr="000B00E1" w:rsidDel="001B4D22">
          <w:rPr>
            <w:rFonts w:ascii="黑体" w:hAnsi="黑体" w:hint="eastAsia"/>
          </w:rPr>
          <w:delText>绿地</w:delText>
        </w:r>
      </w:del>
      <w:del w:id="4" w:author="Fred Zhou" w:date="2024-03-10T14:38:00Z">
        <w:r w:rsidRPr="004F25AC" w:rsidDel="00C27A24">
          <w:rPr>
            <w:rFonts w:ascii="黑体" w:hAnsi="黑体"/>
            <w:rPrChange w:id="5" w:author="Fred Zhou" w:date="2024-03-10T14:00:00Z">
              <w:rPr>
                <w:rFonts w:ascii="黑体" w:hAnsi="黑体"/>
                <w:highlight w:val="yellow"/>
              </w:rPr>
            </w:rPrChange>
          </w:rPr>
          <w:delText>热缓解</w:delText>
        </w:r>
        <w:r w:rsidRPr="004F25AC" w:rsidDel="00C27A24">
          <w:rPr>
            <w:rFonts w:ascii="黑体" w:hAnsi="黑体"/>
          </w:rPr>
          <w:delText>溢出效应的</w:delText>
        </w:r>
        <w:r w:rsidRPr="004F25AC" w:rsidDel="00C27A24">
          <w:rPr>
            <w:rFonts w:ascii="黑体" w:hAnsi="黑体"/>
            <w:rPrChange w:id="6" w:author="Fred Zhou" w:date="2024-03-10T14:00:00Z">
              <w:rPr>
                <w:rFonts w:ascii="黑体" w:hAnsi="黑体"/>
                <w:highlight w:val="cyan"/>
              </w:rPr>
            </w:rPrChange>
          </w:rPr>
          <w:delText>供需关系</w:delText>
        </w:r>
        <w:r w:rsidRPr="004F25AC" w:rsidDel="00C27A24">
          <w:rPr>
            <w:rFonts w:ascii="黑体" w:hAnsi="黑体"/>
          </w:rPr>
          <w:delText>及其</w:delText>
        </w:r>
        <w:r w:rsidRPr="004F25AC" w:rsidDel="00C27A24">
          <w:rPr>
            <w:rFonts w:ascii="黑体" w:hAnsi="黑体"/>
            <w:rPrChange w:id="7" w:author="Fred Zhou" w:date="2024-03-10T14:00:00Z">
              <w:rPr>
                <w:rFonts w:ascii="黑体" w:hAnsi="黑体"/>
                <w:highlight w:val="cyan"/>
              </w:rPr>
            </w:rPrChange>
          </w:rPr>
          <w:delText>调控</w:delText>
        </w:r>
      </w:del>
      <w:del w:id="8" w:author="Fred Zhou" w:date="2024-03-09T10:21:00Z">
        <w:r w:rsidRPr="004F25AC" w:rsidDel="00C94BEE">
          <w:rPr>
            <w:rFonts w:ascii="黑体" w:hAnsi="黑体"/>
            <w:rPrChange w:id="9" w:author="Fred Zhou" w:date="2024-03-10T14:00:00Z">
              <w:rPr>
                <w:rFonts w:ascii="黑体" w:hAnsi="黑体"/>
                <w:highlight w:val="cyan"/>
              </w:rPr>
            </w:rPrChange>
          </w:rPr>
          <w:delText>机制</w:delText>
        </w:r>
      </w:del>
      <w:del w:id="10" w:author="Fred Zhou" w:date="2024-03-10T14:38:00Z">
        <w:r w:rsidRPr="004F25AC" w:rsidDel="00C27A24">
          <w:rPr>
            <w:rFonts w:ascii="黑体" w:hAnsi="黑体"/>
          </w:rPr>
          <w:delText>研究</w:delText>
        </w:r>
      </w:del>
      <w:ins w:id="11" w:author="Fred Zhou" w:date="2024-03-10T11:03:00Z">
        <w:r w:rsidR="00E2114C" w:rsidRPr="004F25AC">
          <w:rPr>
            <w:rFonts w:hint="eastAsia"/>
          </w:rPr>
          <w:t>摘要</w:t>
        </w:r>
      </w:ins>
    </w:p>
    <w:p w14:paraId="5FA3D130" w14:textId="63E2D632" w:rsidR="00E2114C" w:rsidRPr="004F25AC" w:rsidRDefault="00E2114C" w:rsidP="00D43E20">
      <w:pPr>
        <w:ind w:firstLine="420"/>
        <w:rPr>
          <w:ins w:id="12" w:author="Fred Zhou" w:date="2024-03-10T11:03:00Z"/>
        </w:rPr>
        <w:pPrChange w:id="13" w:author="Fred Zhou" w:date="2024-03-10T11:16:00Z">
          <w:pPr/>
        </w:pPrChange>
      </w:pPr>
      <w:ins w:id="14" w:author="Fred Zhou" w:date="2024-03-10T11:03:00Z">
        <w:r w:rsidRPr="004F25AC">
          <w:rPr>
            <w:rPrChange w:id="15" w:author="Fred Zhou" w:date="2024-03-10T14:00:00Z">
              <w:rPr>
                <w:highlight w:val="cyan"/>
              </w:rPr>
            </w:rPrChange>
          </w:rPr>
          <w:t>城市公园</w:t>
        </w:r>
        <w:r w:rsidRPr="004F25AC">
          <w:t>在</w:t>
        </w:r>
        <w:r w:rsidRPr="004F25AC">
          <w:rPr>
            <w:rFonts w:hint="eastAsia"/>
          </w:rPr>
          <w:t>降低</w:t>
        </w:r>
        <w:r w:rsidRPr="004F25AC">
          <w:rPr>
            <w:rFonts w:hint="eastAsia"/>
            <w:rPrChange w:id="16" w:author="Fred Zhou" w:date="2024-03-10T14:00:00Z">
              <w:rPr>
                <w:rFonts w:hint="eastAsia"/>
                <w:highlight w:val="cyan"/>
              </w:rPr>
            </w:rPrChange>
          </w:rPr>
          <w:t>城市热风险</w:t>
        </w:r>
        <w:r w:rsidRPr="004F25AC">
          <w:t>方面发挥着</w:t>
        </w:r>
        <w:r w:rsidRPr="004F25AC">
          <w:rPr>
            <w:rFonts w:hint="eastAsia"/>
            <w:rPrChange w:id="17" w:author="Fred Zhou" w:date="2024-03-10T14:00:00Z">
              <w:rPr>
                <w:rFonts w:hint="eastAsia"/>
                <w:highlight w:val="cyan"/>
              </w:rPr>
            </w:rPrChange>
          </w:rPr>
          <w:t>重要</w:t>
        </w:r>
        <w:r w:rsidRPr="004F25AC">
          <w:rPr>
            <w:rPrChange w:id="18" w:author="Fred Zhou" w:date="2024-03-10T14:00:00Z">
              <w:rPr>
                <w:highlight w:val="cyan"/>
              </w:rPr>
            </w:rPrChange>
          </w:rPr>
          <w:t>作用</w:t>
        </w:r>
        <w:r w:rsidRPr="004F25AC">
          <w:rPr>
            <w:rFonts w:hint="eastAsia"/>
          </w:rPr>
          <w:t>，</w:t>
        </w:r>
      </w:ins>
      <w:ins w:id="19" w:author="Fred Zhou" w:date="2024-03-10T11:15:00Z">
        <w:r w:rsidR="00BF6AED" w:rsidRPr="004F25AC">
          <w:rPr>
            <w:rFonts w:ascii="Segoe UI" w:hAnsi="Segoe UI" w:cs="Segoe UI"/>
            <w:color w:val="05073B"/>
            <w:sz w:val="23"/>
            <w:szCs w:val="23"/>
            <w:shd w:val="clear" w:color="auto" w:fill="FDFDFE"/>
          </w:rPr>
          <w:t>明确城市公园的热缓解效果</w:t>
        </w:r>
        <w:r w:rsidR="00D43E20" w:rsidRPr="004F25AC">
          <w:rPr>
            <w:rFonts w:ascii="Segoe UI" w:hAnsi="Segoe UI" w:cs="Segoe UI" w:hint="eastAsia"/>
            <w:color w:val="05073B"/>
            <w:sz w:val="23"/>
            <w:szCs w:val="23"/>
            <w:shd w:val="clear" w:color="auto" w:fill="FDFDFE"/>
          </w:rPr>
          <w:t>在多大程度上</w:t>
        </w:r>
        <w:r w:rsidR="00BF6AED" w:rsidRPr="004F25AC">
          <w:rPr>
            <w:rFonts w:ascii="Segoe UI" w:hAnsi="Segoe UI" w:cs="Segoe UI"/>
            <w:color w:val="05073B"/>
            <w:sz w:val="23"/>
            <w:szCs w:val="23"/>
            <w:shd w:val="clear" w:color="auto" w:fill="FDFDFE"/>
          </w:rPr>
          <w:t>满足实际需求至关重要</w:t>
        </w:r>
      </w:ins>
      <w:ins w:id="20" w:author="Fred Zhou" w:date="2024-03-10T11:03:00Z">
        <w:r w:rsidRPr="004F25AC">
          <w:t>。然而，</w:t>
        </w:r>
        <w:r w:rsidRPr="004F25AC">
          <w:rPr>
            <w:rPrChange w:id="21" w:author="Fred Zhou" w:date="2024-03-10T14:00:00Z">
              <w:rPr>
                <w:highlight w:val="cyan"/>
              </w:rPr>
            </w:rPrChange>
          </w:rPr>
          <w:t>现有研究</w:t>
        </w:r>
        <w:r w:rsidRPr="004F25AC">
          <w:t>在</w:t>
        </w:r>
        <w:r w:rsidRPr="004F25AC">
          <w:rPr>
            <w:rFonts w:hint="eastAsia"/>
          </w:rPr>
          <w:t>量化</w:t>
        </w:r>
        <w:r w:rsidRPr="004F25AC">
          <w:rPr>
            <w:rPrChange w:id="22" w:author="Fred Zhou" w:date="2024-03-10T14:00:00Z">
              <w:rPr>
                <w:highlight w:val="cyan"/>
              </w:rPr>
            </w:rPrChange>
          </w:rPr>
          <w:t>其热缓解效果</w:t>
        </w:r>
        <w:r w:rsidRPr="004F25AC">
          <w:t>时，往往忽视了</w:t>
        </w:r>
        <w:r w:rsidRPr="004F25AC">
          <w:rPr>
            <w:rPrChange w:id="23" w:author="Fred Zhou" w:date="2024-03-10T14:00:00Z">
              <w:rPr>
                <w:highlight w:val="cyan"/>
              </w:rPr>
            </w:rPrChange>
          </w:rPr>
          <w:t>人口密度</w:t>
        </w:r>
        <w:r w:rsidRPr="004F25AC">
          <w:rPr>
            <w:rFonts w:hint="eastAsia"/>
          </w:rPr>
          <w:t>及其</w:t>
        </w:r>
        <w:r w:rsidRPr="004F25AC">
          <w:t>结构特征的影响，尤其在</w:t>
        </w:r>
        <w:r w:rsidRPr="004F25AC">
          <w:rPr>
            <w:rPrChange w:id="24" w:author="Fred Zhou" w:date="2024-03-10T14:00:00Z">
              <w:rPr>
                <w:highlight w:val="cyan"/>
              </w:rPr>
            </w:rPrChange>
          </w:rPr>
          <w:t>精细</w:t>
        </w:r>
        <w:r w:rsidRPr="004F25AC">
          <w:t>的</w:t>
        </w:r>
        <w:r w:rsidRPr="004F25AC">
          <w:rPr>
            <w:rPrChange w:id="25" w:author="Fred Zhou" w:date="2024-03-10T14:00:00Z">
              <w:rPr>
                <w:highlight w:val="cyan"/>
              </w:rPr>
            </w:rPrChange>
          </w:rPr>
          <w:t>栅格尺度</w:t>
        </w:r>
        <w:r w:rsidRPr="004F25AC">
          <w:t>。此外，</w:t>
        </w:r>
      </w:ins>
      <w:ins w:id="26" w:author="Fred Zhou" w:date="2024-03-10T11:15:00Z">
        <w:r w:rsidR="00BF6AED" w:rsidRPr="004F25AC">
          <w:t>目前尚缺乏框架来</w:t>
        </w:r>
      </w:ins>
      <w:ins w:id="27" w:author="Fred Zhou" w:date="2024-03-10T11:18:00Z">
        <w:r w:rsidR="00FA35B2" w:rsidRPr="004F25AC">
          <w:rPr>
            <w:rFonts w:hint="eastAsia"/>
          </w:rPr>
          <w:t>实现对</w:t>
        </w:r>
      </w:ins>
      <w:ins w:id="28" w:author="Fred Zhou" w:date="2024-03-10T11:15:00Z">
        <w:r w:rsidR="00BF6AED" w:rsidRPr="004F25AC">
          <w:t>公园热缓解溢出效应供需关系</w:t>
        </w:r>
      </w:ins>
      <w:ins w:id="29" w:author="Fred Zhou" w:date="2024-03-10T11:18:00Z">
        <w:r w:rsidR="00FA35B2" w:rsidRPr="004F25AC">
          <w:rPr>
            <w:rFonts w:hint="eastAsia"/>
          </w:rPr>
          <w:t>的量化</w:t>
        </w:r>
      </w:ins>
      <w:ins w:id="30" w:author="Fred Zhou" w:date="2024-03-10T11:03:00Z">
        <w:r w:rsidRPr="004F25AC">
          <w:t>。本研究</w:t>
        </w:r>
        <w:r w:rsidRPr="004F25AC">
          <w:rPr>
            <w:rPrChange w:id="31" w:author="Fred Zhou" w:date="2024-03-10T14:00:00Z">
              <w:rPr>
                <w:highlight w:val="cyan"/>
              </w:rPr>
            </w:rPrChange>
          </w:rPr>
          <w:t>旨在</w:t>
        </w:r>
        <w:r w:rsidRPr="004F25AC">
          <w:rPr>
            <w:rFonts w:hint="eastAsia"/>
            <w:rPrChange w:id="32" w:author="Fred Zhou" w:date="2024-03-10T14:00:00Z">
              <w:rPr>
                <w:rFonts w:hint="eastAsia"/>
                <w:highlight w:val="cyan"/>
              </w:rPr>
            </w:rPrChange>
          </w:rPr>
          <w:t>量化</w:t>
        </w:r>
        <w:r w:rsidRPr="004F25AC">
          <w:rPr>
            <w:rFonts w:hint="eastAsia"/>
          </w:rPr>
          <w:t>分析</w:t>
        </w:r>
        <w:r w:rsidRPr="004F25AC">
          <w:t>城市</w:t>
        </w:r>
        <w:r w:rsidRPr="004F25AC">
          <w:rPr>
            <w:rFonts w:hint="eastAsia"/>
            <w:rPrChange w:id="33" w:author="Fred Zhou" w:date="2024-03-10T14:00:00Z">
              <w:rPr>
                <w:rFonts w:hint="eastAsia"/>
                <w:highlight w:val="cyan"/>
              </w:rPr>
            </w:rPrChange>
          </w:rPr>
          <w:t>公园</w:t>
        </w:r>
        <w:r w:rsidRPr="004F25AC">
          <w:rPr>
            <w:rPrChange w:id="34" w:author="Fred Zhou" w:date="2024-03-10T14:00:00Z">
              <w:rPr>
                <w:highlight w:val="cyan"/>
              </w:rPr>
            </w:rPrChange>
          </w:rPr>
          <w:t>热缓解</w:t>
        </w:r>
        <w:r w:rsidRPr="004F25AC">
          <w:rPr>
            <w:rFonts w:hint="eastAsia"/>
            <w:rPrChange w:id="35" w:author="Fred Zhou" w:date="2024-03-10T14:00:00Z">
              <w:rPr>
                <w:rFonts w:hint="eastAsia"/>
                <w:highlight w:val="cyan"/>
              </w:rPr>
            </w:rPrChange>
          </w:rPr>
          <w:t>溢出效应</w:t>
        </w:r>
        <w:r w:rsidRPr="004F25AC">
          <w:t>的</w:t>
        </w:r>
        <w:r w:rsidRPr="004F25AC">
          <w:rPr>
            <w:rPrChange w:id="36" w:author="Fred Zhou" w:date="2024-03-10T14:00:00Z">
              <w:rPr>
                <w:highlight w:val="cyan"/>
              </w:rPr>
            </w:rPrChange>
          </w:rPr>
          <w:t>供需关系</w:t>
        </w:r>
        <w:r w:rsidRPr="004F25AC">
          <w:t>及其调控。首先，通过综合考虑</w:t>
        </w:r>
        <w:r w:rsidRPr="004F25AC">
          <w:rPr>
            <w:rPrChange w:id="37" w:author="Fred Zhou" w:date="2024-03-10T14:00:00Z">
              <w:rPr>
                <w:highlight w:val="cyan"/>
              </w:rPr>
            </w:rPrChange>
          </w:rPr>
          <w:t>人口密度</w:t>
        </w:r>
        <w:r w:rsidRPr="004F25AC">
          <w:rPr>
            <w:rFonts w:hint="eastAsia"/>
          </w:rPr>
          <w:t>及其</w:t>
        </w:r>
        <w:r w:rsidRPr="004F25AC">
          <w:rPr>
            <w:rPrChange w:id="38" w:author="Fred Zhou" w:date="2024-03-10T14:00:00Z">
              <w:rPr>
                <w:highlight w:val="cyan"/>
              </w:rPr>
            </w:rPrChange>
          </w:rPr>
          <w:t>结构特征</w:t>
        </w:r>
        <w:r w:rsidRPr="004F25AC">
          <w:t>，构建一套</w:t>
        </w:r>
        <w:r w:rsidRPr="004F25AC">
          <w:rPr>
            <w:rPrChange w:id="39" w:author="Fred Zhou" w:date="2024-03-10T14:00:00Z">
              <w:rPr>
                <w:highlight w:val="cyan"/>
              </w:rPr>
            </w:rPrChange>
          </w:rPr>
          <w:t>指标体系</w:t>
        </w:r>
        <w:r w:rsidRPr="004F25AC">
          <w:t>，以评估</w:t>
        </w:r>
        <w:r w:rsidRPr="004F25AC">
          <w:rPr>
            <w:rPrChange w:id="40" w:author="Fred Zhou" w:date="2024-03-10T14:00:00Z">
              <w:rPr>
                <w:highlight w:val="cyan"/>
              </w:rPr>
            </w:rPrChange>
          </w:rPr>
          <w:t>城市公园</w:t>
        </w:r>
        <w:r w:rsidRPr="004F25AC">
          <w:t>的</w:t>
        </w:r>
        <w:r w:rsidRPr="004F25AC">
          <w:rPr>
            <w:rPrChange w:id="41" w:author="Fred Zhou" w:date="2024-03-10T14:00:00Z">
              <w:rPr>
                <w:highlight w:val="cyan"/>
              </w:rPr>
            </w:rPrChange>
          </w:rPr>
          <w:t>热缓解溢出供给</w:t>
        </w:r>
        <w:r w:rsidRPr="004F25AC">
          <w:t>。</w:t>
        </w:r>
        <w:r w:rsidRPr="004F25AC">
          <w:rPr>
            <w:rFonts w:hint="eastAsia"/>
          </w:rPr>
          <w:t>然后</w:t>
        </w:r>
        <w:r w:rsidRPr="004F25AC">
          <w:t>，</w:t>
        </w:r>
      </w:ins>
      <w:ins w:id="42" w:author="Fred Zhou" w:date="2024-03-10T11:16:00Z">
        <w:r w:rsidR="0004499B" w:rsidRPr="004F25AC">
          <w:rPr>
            <w:rFonts w:hint="eastAsia"/>
          </w:rPr>
          <w:t>基于</w:t>
        </w:r>
      </w:ins>
      <w:ins w:id="43" w:author="Fred Zhou" w:date="2024-03-10T11:03:00Z">
        <w:r w:rsidRPr="004F25AC">
          <w:rPr>
            <w:rPrChange w:id="44" w:author="Fred Zhou" w:date="2024-03-10T14:00:00Z">
              <w:rPr>
                <w:highlight w:val="cyan"/>
              </w:rPr>
            </w:rPrChange>
          </w:rPr>
          <w:t>灾害性、暴露性和脆弱性</w:t>
        </w:r>
        <w:r w:rsidRPr="004F25AC">
          <w:rPr>
            <w:rFonts w:hint="eastAsia"/>
          </w:rPr>
          <w:t>相结合</w:t>
        </w:r>
        <w:r w:rsidRPr="004F25AC">
          <w:t>的</w:t>
        </w:r>
        <w:r w:rsidRPr="004F25AC">
          <w:rPr>
            <w:rPrChange w:id="45" w:author="Fred Zhou" w:date="2024-03-10T14:00:00Z">
              <w:rPr>
                <w:highlight w:val="cyan"/>
              </w:rPr>
            </w:rPrChange>
          </w:rPr>
          <w:t>理论框架</w:t>
        </w:r>
        <w:r w:rsidRPr="004F25AC">
          <w:t>，建立</w:t>
        </w:r>
        <w:r w:rsidRPr="004F25AC">
          <w:rPr>
            <w:rFonts w:hint="eastAsia"/>
          </w:rPr>
          <w:t>一个新的</w:t>
        </w:r>
        <w:r w:rsidRPr="004F25AC">
          <w:rPr>
            <w:rFonts w:hint="eastAsia"/>
            <w:rPrChange w:id="46" w:author="Fred Zhou" w:date="2024-03-10T14:00:00Z">
              <w:rPr>
                <w:rFonts w:hint="eastAsia"/>
                <w:highlight w:val="cyan"/>
              </w:rPr>
            </w:rPrChange>
          </w:rPr>
          <w:t>城市</w:t>
        </w:r>
        <w:r w:rsidRPr="004F25AC">
          <w:rPr>
            <w:rPrChange w:id="47" w:author="Fred Zhou" w:date="2024-03-10T14:00:00Z">
              <w:rPr>
                <w:highlight w:val="cyan"/>
              </w:rPr>
            </w:rPrChange>
          </w:rPr>
          <w:t>热缓解需求</w:t>
        </w:r>
        <w:r w:rsidRPr="004F25AC">
          <w:rPr>
            <w:rFonts w:hint="eastAsia"/>
          </w:rPr>
          <w:t>估算模型</w:t>
        </w:r>
        <w:r w:rsidRPr="004F25AC">
          <w:t>，并在</w:t>
        </w:r>
        <w:r w:rsidRPr="004F25AC">
          <w:rPr>
            <w:rPrChange w:id="48" w:author="Fred Zhou" w:date="2024-03-10T14:00:00Z">
              <w:rPr>
                <w:highlight w:val="cyan"/>
              </w:rPr>
            </w:rPrChange>
          </w:rPr>
          <w:t>栅格尺度上</w:t>
        </w:r>
        <w:r w:rsidRPr="004F25AC">
          <w:rPr>
            <w:rFonts w:hint="eastAsia"/>
          </w:rPr>
          <w:t>计算其</w:t>
        </w:r>
        <w:r w:rsidRPr="004F25AC">
          <w:rPr>
            <w:rPrChange w:id="49" w:author="Fred Zhou" w:date="2024-03-10T14:00:00Z">
              <w:rPr>
                <w:highlight w:val="cyan"/>
              </w:rPr>
            </w:rPrChange>
          </w:rPr>
          <w:t>空间格局</w:t>
        </w:r>
        <w:r w:rsidRPr="004F25AC">
          <w:t>。</w:t>
        </w:r>
        <w:r w:rsidRPr="004F25AC">
          <w:rPr>
            <w:rFonts w:hint="eastAsia"/>
          </w:rPr>
          <w:t>最后，</w:t>
        </w:r>
        <w:r w:rsidRPr="004F25AC">
          <w:t>通过对</w:t>
        </w:r>
        <w:r w:rsidRPr="004F25AC">
          <w:rPr>
            <w:rPrChange w:id="50" w:author="Fred Zhou" w:date="2024-03-10T14:00:00Z">
              <w:rPr>
                <w:highlight w:val="cyan"/>
              </w:rPr>
            </w:rPrChange>
          </w:rPr>
          <w:t>公园热缓解溢出</w:t>
        </w:r>
        <w:r w:rsidRPr="004F25AC">
          <w:t>供给与需求的</w:t>
        </w:r>
        <w:r w:rsidRPr="004F25AC">
          <w:rPr>
            <w:rPrChange w:id="51" w:author="Fred Zhou" w:date="2024-03-10T14:00:00Z">
              <w:rPr>
                <w:highlight w:val="cyan"/>
              </w:rPr>
            </w:rPrChange>
          </w:rPr>
          <w:t>量化比较</w:t>
        </w:r>
        <w:r w:rsidRPr="004F25AC">
          <w:t>，识别出</w:t>
        </w:r>
        <w:r w:rsidRPr="004F25AC">
          <w:rPr>
            <w:rPrChange w:id="52" w:author="Fred Zhou" w:date="2024-03-10T14:00:00Z">
              <w:rPr>
                <w:highlight w:val="cyan"/>
              </w:rPr>
            </w:rPrChange>
          </w:rPr>
          <w:t>城市热缓解</w:t>
        </w:r>
        <w:r w:rsidRPr="004F25AC">
          <w:t>的</w:t>
        </w:r>
        <w:r w:rsidRPr="004F25AC">
          <w:rPr>
            <w:rPrChange w:id="53" w:author="Fred Zhou" w:date="2024-03-10T14:00:00Z">
              <w:rPr>
                <w:highlight w:val="cyan"/>
              </w:rPr>
            </w:rPrChange>
          </w:rPr>
          <w:t>优先区域</w:t>
        </w:r>
        <w:r w:rsidRPr="004F25AC">
          <w:t>，为</w:t>
        </w:r>
        <w:r w:rsidRPr="004F25AC">
          <w:rPr>
            <w:rPrChange w:id="54" w:author="Fred Zhou" w:date="2024-03-10T14:00:00Z">
              <w:rPr>
                <w:highlight w:val="cyan"/>
              </w:rPr>
            </w:rPrChange>
          </w:rPr>
          <w:t>增设公园</w:t>
        </w:r>
        <w:r w:rsidRPr="004F25AC">
          <w:t>提供</w:t>
        </w:r>
        <w:r w:rsidRPr="004F25AC">
          <w:rPr>
            <w:rPrChange w:id="55" w:author="Fred Zhou" w:date="2024-03-10T14:00:00Z">
              <w:rPr>
                <w:highlight w:val="cyan"/>
              </w:rPr>
            </w:rPrChange>
          </w:rPr>
          <w:t>参考方案</w:t>
        </w:r>
        <w:r w:rsidRPr="004F25AC">
          <w:t>。</w:t>
        </w:r>
        <w:r w:rsidRPr="004F25AC">
          <w:rPr>
            <w:rFonts w:hint="eastAsia"/>
          </w:rPr>
          <w:t>相关</w:t>
        </w:r>
        <w:r w:rsidRPr="004F25AC">
          <w:rPr>
            <w:rPrChange w:id="56" w:author="Fred Zhou" w:date="2024-03-10T14:00:00Z">
              <w:rPr>
                <w:highlight w:val="cyan"/>
              </w:rPr>
            </w:rPrChange>
          </w:rPr>
          <w:t>研究成果</w:t>
        </w:r>
        <w:r w:rsidRPr="004F25AC">
          <w:rPr>
            <w:rFonts w:hint="eastAsia"/>
          </w:rPr>
          <w:t>将</w:t>
        </w:r>
        <w:r w:rsidRPr="004F25AC">
          <w:t>有助于</w:t>
        </w:r>
        <w:r w:rsidRPr="004F25AC">
          <w:rPr>
            <w:rPrChange w:id="57" w:author="Fred Zhou" w:date="2024-03-10T14:00:00Z">
              <w:rPr>
                <w:highlight w:val="cyan"/>
              </w:rPr>
            </w:rPrChange>
          </w:rPr>
          <w:t>深化</w:t>
        </w:r>
        <w:r w:rsidRPr="004F25AC">
          <w:t>对</w:t>
        </w:r>
        <w:r w:rsidRPr="004F25AC">
          <w:rPr>
            <w:rPrChange w:id="58" w:author="Fred Zhou" w:date="2024-03-10T14:00:00Z">
              <w:rPr>
                <w:highlight w:val="cyan"/>
              </w:rPr>
            </w:rPrChange>
          </w:rPr>
          <w:t>城市公园热缓解溢出</w:t>
        </w:r>
        <w:r w:rsidRPr="004F25AC">
          <w:t>供给及其与</w:t>
        </w:r>
        <w:r w:rsidRPr="004F25AC">
          <w:rPr>
            <w:rPrChange w:id="59" w:author="Fred Zhou" w:date="2024-03-10T14:00:00Z">
              <w:rPr>
                <w:highlight w:val="cyan"/>
              </w:rPr>
            </w:rPrChange>
          </w:rPr>
          <w:t>需求</w:t>
        </w:r>
        <w:r w:rsidRPr="004F25AC">
          <w:t>匹配程度</w:t>
        </w:r>
        <w:r w:rsidRPr="004F25AC">
          <w:rPr>
            <w:rPrChange w:id="60" w:author="Fred Zhou" w:date="2024-03-10T14:00:00Z">
              <w:rPr>
                <w:highlight w:val="cyan"/>
              </w:rPr>
            </w:rPrChange>
          </w:rPr>
          <w:t>的理解</w:t>
        </w:r>
        <w:r w:rsidRPr="004F25AC">
          <w:t>，为面向</w:t>
        </w:r>
        <w:r w:rsidRPr="004F25AC">
          <w:rPr>
            <w:rPrChange w:id="61" w:author="Fred Zhou" w:date="2024-03-10T14:00:00Z">
              <w:rPr>
                <w:highlight w:val="cyan"/>
              </w:rPr>
            </w:rPrChange>
          </w:rPr>
          <w:t>城市热</w:t>
        </w:r>
        <w:r w:rsidRPr="004F25AC">
          <w:rPr>
            <w:rFonts w:hint="eastAsia"/>
            <w:rPrChange w:id="62" w:author="Fred Zhou" w:date="2024-03-10T14:00:00Z">
              <w:rPr>
                <w:rFonts w:hint="eastAsia"/>
                <w:highlight w:val="cyan"/>
              </w:rPr>
            </w:rPrChange>
          </w:rPr>
          <w:t>风险</w:t>
        </w:r>
        <w:r w:rsidRPr="004F25AC">
          <w:rPr>
            <w:rFonts w:hint="eastAsia"/>
          </w:rPr>
          <w:t>降低</w:t>
        </w:r>
        <w:r w:rsidRPr="004F25AC">
          <w:t>的</w:t>
        </w:r>
        <w:r w:rsidRPr="004F25AC">
          <w:rPr>
            <w:rFonts w:hint="eastAsia"/>
            <w:rPrChange w:id="63" w:author="Fred Zhou" w:date="2024-03-10T14:00:00Z">
              <w:rPr>
                <w:rFonts w:hint="eastAsia"/>
                <w:highlight w:val="cyan"/>
              </w:rPr>
            </w:rPrChange>
          </w:rPr>
          <w:t>公园</w:t>
        </w:r>
        <w:r w:rsidRPr="004F25AC">
          <w:rPr>
            <w:rPrChange w:id="64" w:author="Fred Zhou" w:date="2024-03-10T14:00:00Z">
              <w:rPr>
                <w:highlight w:val="cyan"/>
              </w:rPr>
            </w:rPrChange>
          </w:rPr>
          <w:t>规划</w:t>
        </w:r>
        <w:r w:rsidRPr="004F25AC">
          <w:t>与管理提供</w:t>
        </w:r>
        <w:r w:rsidRPr="004F25AC">
          <w:rPr>
            <w:rFonts w:hint="eastAsia"/>
            <w:rPrChange w:id="65" w:author="Fred Zhou" w:date="2024-03-10T14:00:00Z">
              <w:rPr>
                <w:rFonts w:hint="eastAsia"/>
                <w:highlight w:val="cyan"/>
              </w:rPr>
            </w:rPrChange>
          </w:rPr>
          <w:t>科学参考</w:t>
        </w:r>
        <w:r w:rsidRPr="004F25AC">
          <w:t>。</w:t>
        </w:r>
      </w:ins>
    </w:p>
    <w:p w14:paraId="154ADE28" w14:textId="4691D3A5" w:rsidR="00E2114C" w:rsidRPr="004F25AC" w:rsidDel="004F25AC" w:rsidRDefault="00E2114C" w:rsidP="00E2114C">
      <w:pPr>
        <w:rPr>
          <w:del w:id="66" w:author="Fred Zhou" w:date="2024-03-10T14:01:00Z"/>
          <w:rFonts w:hint="eastAsia"/>
        </w:rPr>
        <w:pPrChange w:id="67" w:author="Fred Zhou" w:date="2024-03-10T11:02:00Z">
          <w:pPr>
            <w:pStyle w:val="1"/>
          </w:pPr>
        </w:pPrChange>
      </w:pPr>
    </w:p>
    <w:p w14:paraId="7CBCD1A5" w14:textId="63F23859" w:rsidR="00170140" w:rsidRDefault="00170140" w:rsidP="0040421A">
      <w:pPr>
        <w:rPr>
          <w:ins w:id="68" w:author="Fred Zhou" w:date="2024-03-10T14:38:00Z"/>
        </w:rPr>
      </w:pPr>
      <w:del w:id="69" w:author="Fred Zhou" w:date="2024-03-10T11:27:00Z">
        <w:r w:rsidRPr="004F25AC" w:rsidDel="0040421A">
          <w:delText xml:space="preserve"> </w:delText>
        </w:r>
      </w:del>
      <w:ins w:id="70" w:author="Fred Zhou" w:date="2024-03-10T11:27:00Z">
        <w:r w:rsidR="0040421A" w:rsidRPr="004F25AC">
          <w:t>Urban parks play a crucial role in reducing urban heat risks, and it is essential to determine the extent to which the</w:t>
        </w:r>
      </w:ins>
      <w:ins w:id="71" w:author="Fred Zhou" w:date="2024-03-10T11:28:00Z">
        <w:r w:rsidR="0040421A" w:rsidRPr="004F25AC">
          <w:t xml:space="preserve"> </w:t>
        </w:r>
        <w:r w:rsidR="0040421A" w:rsidRPr="004F25AC">
          <w:rPr>
            <w:rPrChange w:id="72" w:author="Fred Zhou" w:date="2024-03-10T14:00:00Z">
              <w:rPr>
                <w:highlight w:val="cyan"/>
              </w:rPr>
            </w:rPrChange>
          </w:rPr>
          <w:t xml:space="preserve">heat </w:t>
        </w:r>
      </w:ins>
      <w:ins w:id="73" w:author="Fred Zhou" w:date="2024-03-10T11:27:00Z">
        <w:r w:rsidR="0040421A" w:rsidRPr="004F25AC">
          <w:t>mitigation effects of urban parks meet actual needs. However, existing studies often overlook the influence</w:t>
        </w:r>
      </w:ins>
      <w:ins w:id="74" w:author="Fred Zhou" w:date="2024-03-10T11:35:00Z">
        <w:r w:rsidR="00A3145D" w:rsidRPr="004F25AC">
          <w:rPr>
            <w:rPrChange w:id="75" w:author="Fred Zhou" w:date="2024-03-10T14:00:00Z">
              <w:rPr>
                <w:highlight w:val="cyan"/>
              </w:rPr>
            </w:rPrChange>
          </w:rPr>
          <w:t>s</w:t>
        </w:r>
      </w:ins>
      <w:ins w:id="76" w:author="Fred Zhou" w:date="2024-03-10T11:27:00Z">
        <w:r w:rsidR="0040421A" w:rsidRPr="004F25AC">
          <w:t xml:space="preserve"> of population density and its structural characteristics when quantifying their </w:t>
        </w:r>
      </w:ins>
      <w:ins w:id="77" w:author="Fred Zhou" w:date="2024-03-10T11:28:00Z">
        <w:r w:rsidR="0040421A" w:rsidRPr="004F25AC">
          <w:rPr>
            <w:rPrChange w:id="78" w:author="Fred Zhou" w:date="2024-03-10T14:00:00Z">
              <w:rPr>
                <w:highlight w:val="cyan"/>
              </w:rPr>
            </w:rPrChange>
          </w:rPr>
          <w:t>heat</w:t>
        </w:r>
      </w:ins>
      <w:ins w:id="79" w:author="Fred Zhou" w:date="2024-03-10T11:27:00Z">
        <w:r w:rsidR="0040421A" w:rsidRPr="004F25AC">
          <w:t xml:space="preserve"> mitigation effects, especially at a fine-grained grid scale. Additionally, there is currently a lack of frameworks to quantify the supply-demand relationship of </w:t>
        </w:r>
      </w:ins>
      <w:ins w:id="80" w:author="Fred Zhou" w:date="2024-03-10T11:29:00Z">
        <w:r w:rsidR="0040421A" w:rsidRPr="004F25AC">
          <w:t>heat</w:t>
        </w:r>
      </w:ins>
      <w:ins w:id="81" w:author="Fred Zhou" w:date="2024-03-10T11:27:00Z">
        <w:r w:rsidR="0040421A" w:rsidRPr="004F25AC">
          <w:t xml:space="preserve"> mitigation </w:t>
        </w:r>
      </w:ins>
      <w:ins w:id="82" w:author="Fred Zhou" w:date="2024-03-10T11:29:00Z">
        <w:r w:rsidR="0040421A" w:rsidRPr="004F25AC">
          <w:t xml:space="preserve">from </w:t>
        </w:r>
      </w:ins>
      <w:ins w:id="83" w:author="Fred Zhou" w:date="2024-03-10T11:36:00Z">
        <w:r w:rsidR="00A3145D" w:rsidRPr="004F25AC">
          <w:t xml:space="preserve">the </w:t>
        </w:r>
      </w:ins>
      <w:ins w:id="84" w:author="Fred Zhou" w:date="2024-03-10T11:27:00Z">
        <w:r w:rsidR="0040421A" w:rsidRPr="004F25AC">
          <w:t xml:space="preserve">spillover effects </w:t>
        </w:r>
      </w:ins>
      <w:ins w:id="85" w:author="Fred Zhou" w:date="2024-03-10T11:29:00Z">
        <w:r w:rsidR="0040421A" w:rsidRPr="004F25AC">
          <w:t>of</w:t>
        </w:r>
      </w:ins>
      <w:ins w:id="86" w:author="Fred Zhou" w:date="2024-03-10T11:27:00Z">
        <w:r w:rsidR="0040421A" w:rsidRPr="004F25AC">
          <w:t xml:space="preserve"> parks.</w:t>
        </w:r>
        <w:r w:rsidR="0040421A" w:rsidRPr="004F25AC">
          <w:rPr>
            <w:rFonts w:hint="eastAsia"/>
          </w:rPr>
          <w:t xml:space="preserve"> </w:t>
        </w:r>
        <w:r w:rsidR="0040421A" w:rsidRPr="004F25AC">
          <w:t xml:space="preserve">This study aims to quantitatively analyze the supply-demand relationship and regulation of </w:t>
        </w:r>
      </w:ins>
      <w:ins w:id="87" w:author="Fred Zhou" w:date="2024-03-10T11:29:00Z">
        <w:r w:rsidR="0040421A" w:rsidRPr="004F25AC">
          <w:rPr>
            <w:rPrChange w:id="88" w:author="Fred Zhou" w:date="2024-03-10T14:00:00Z">
              <w:rPr>
                <w:highlight w:val="cyan"/>
              </w:rPr>
            </w:rPrChange>
          </w:rPr>
          <w:t xml:space="preserve">heat </w:t>
        </w:r>
      </w:ins>
      <w:ins w:id="89" w:author="Fred Zhou" w:date="2024-03-10T11:27:00Z">
        <w:r w:rsidR="0040421A" w:rsidRPr="004F25AC">
          <w:t>mitigation from urban parks. Firstly, by comprehensively considering population density and its structural characteristics, a set of indicators is constructed to assess the</w:t>
        </w:r>
      </w:ins>
      <w:ins w:id="90" w:author="Fred Zhou" w:date="2024-03-10T11:30:00Z">
        <w:r w:rsidR="0040421A" w:rsidRPr="004F25AC">
          <w:t xml:space="preserve"> </w:t>
        </w:r>
        <w:r w:rsidR="0040421A" w:rsidRPr="004F25AC">
          <w:t>spillover</w:t>
        </w:r>
        <w:r w:rsidR="0040421A" w:rsidRPr="004F25AC">
          <w:t xml:space="preserve"> </w:t>
        </w:r>
        <w:r w:rsidR="0040421A" w:rsidRPr="004F25AC">
          <w:t>supply</w:t>
        </w:r>
        <w:r w:rsidR="0040421A" w:rsidRPr="004F25AC">
          <w:t xml:space="preserve"> of</w:t>
        </w:r>
      </w:ins>
      <w:ins w:id="91" w:author="Fred Zhou" w:date="2024-03-10T11:27:00Z">
        <w:r w:rsidR="0040421A" w:rsidRPr="004F25AC">
          <w:t xml:space="preserve"> </w:t>
        </w:r>
      </w:ins>
      <w:ins w:id="92" w:author="Fred Zhou" w:date="2024-03-10T11:30:00Z">
        <w:r w:rsidR="0040421A" w:rsidRPr="004F25AC">
          <w:t>heat</w:t>
        </w:r>
      </w:ins>
      <w:ins w:id="93" w:author="Fred Zhou" w:date="2024-03-10T11:27:00Z">
        <w:r w:rsidR="0040421A" w:rsidRPr="004F25AC">
          <w:t xml:space="preserve"> mitigation </w:t>
        </w:r>
      </w:ins>
      <w:ins w:id="94" w:author="Fred Zhou" w:date="2024-03-10T11:30:00Z">
        <w:r w:rsidR="0040421A" w:rsidRPr="004F25AC">
          <w:t>from</w:t>
        </w:r>
      </w:ins>
      <w:ins w:id="95" w:author="Fred Zhou" w:date="2024-03-10T11:27:00Z">
        <w:r w:rsidR="0040421A" w:rsidRPr="004F25AC">
          <w:t xml:space="preserve"> urban parks. Subsequently, based on a theoretical framework combining hazard, exposure, and vulnerability, a new model estimating urban </w:t>
        </w:r>
      </w:ins>
      <w:ins w:id="96" w:author="Fred Zhou" w:date="2024-03-10T11:31:00Z">
        <w:r w:rsidR="0040421A" w:rsidRPr="004F25AC">
          <w:rPr>
            <w:rPrChange w:id="97" w:author="Fred Zhou" w:date="2024-03-10T14:00:00Z">
              <w:rPr>
                <w:highlight w:val="cyan"/>
              </w:rPr>
            </w:rPrChange>
          </w:rPr>
          <w:t>heat</w:t>
        </w:r>
      </w:ins>
      <w:ins w:id="98" w:author="Fred Zhou" w:date="2024-03-10T11:27:00Z">
        <w:r w:rsidR="0040421A" w:rsidRPr="004F25AC">
          <w:t xml:space="preserve"> mitigation demand is established, and </w:t>
        </w:r>
      </w:ins>
      <w:ins w:id="99" w:author="Fred Zhou" w:date="2024-03-10T11:37:00Z">
        <w:r w:rsidR="00A3145D" w:rsidRPr="004F25AC">
          <w:rPr>
            <w:rPrChange w:id="100" w:author="Fred Zhou" w:date="2024-03-10T14:00:00Z">
              <w:rPr>
                <w:highlight w:val="cyan"/>
              </w:rPr>
            </w:rPrChange>
          </w:rPr>
          <w:t>the</w:t>
        </w:r>
      </w:ins>
      <w:ins w:id="101" w:author="Fred Zhou" w:date="2024-03-10T11:27:00Z">
        <w:r w:rsidR="0040421A" w:rsidRPr="004F25AC">
          <w:t xml:space="preserve"> spatial patterns </w:t>
        </w:r>
      </w:ins>
      <w:ins w:id="102" w:author="Fred Zhou" w:date="2024-03-10T11:37:00Z">
        <w:r w:rsidR="00A3145D" w:rsidRPr="004F25AC">
          <w:t xml:space="preserve">of the demand </w:t>
        </w:r>
      </w:ins>
      <w:ins w:id="103" w:author="Fred Zhou" w:date="2024-03-10T11:27:00Z">
        <w:r w:rsidR="0040421A" w:rsidRPr="004F25AC">
          <w:t xml:space="preserve">are computed at the grid scale. Finally, through the quantitative comparison of </w:t>
        </w:r>
      </w:ins>
      <w:ins w:id="104" w:author="Fred Zhou" w:date="2024-03-10T11:37:00Z">
        <w:r w:rsidR="00A3145D" w:rsidRPr="004F25AC">
          <w:t xml:space="preserve">the </w:t>
        </w:r>
      </w:ins>
      <w:ins w:id="105" w:author="Fred Zhou" w:date="2024-03-10T11:31:00Z">
        <w:r w:rsidR="0040421A" w:rsidRPr="004F25AC">
          <w:t>spillover supply and demand</w:t>
        </w:r>
        <w:r w:rsidR="0040421A" w:rsidRPr="004F25AC">
          <w:t xml:space="preserve"> of heat</w:t>
        </w:r>
      </w:ins>
      <w:ins w:id="106" w:author="Fred Zhou" w:date="2024-03-10T11:27:00Z">
        <w:r w:rsidR="0040421A" w:rsidRPr="004F25AC">
          <w:t xml:space="preserve"> mitigation, priority areas for urban </w:t>
        </w:r>
      </w:ins>
      <w:ins w:id="107" w:author="Fred Zhou" w:date="2024-03-10T11:32:00Z">
        <w:r w:rsidR="0040421A" w:rsidRPr="004F25AC">
          <w:rPr>
            <w:rPrChange w:id="108" w:author="Fred Zhou" w:date="2024-03-10T14:00:00Z">
              <w:rPr>
                <w:highlight w:val="cyan"/>
              </w:rPr>
            </w:rPrChange>
          </w:rPr>
          <w:t>heat</w:t>
        </w:r>
      </w:ins>
      <w:ins w:id="109" w:author="Fred Zhou" w:date="2024-03-10T11:27:00Z">
        <w:r w:rsidR="0040421A" w:rsidRPr="004F25AC">
          <w:t xml:space="preserve"> mitigation are identified, providing reference solutions for park expansion. The research outcomes will contribute to a deeper understanding of the </w:t>
        </w:r>
        <w:r w:rsidR="0040421A" w:rsidRPr="004F25AC">
          <w:lastRenderedPageBreak/>
          <w:t xml:space="preserve">supply and demand matching of </w:t>
        </w:r>
      </w:ins>
      <w:ins w:id="110" w:author="Fred Zhou" w:date="2024-03-10T11:32:00Z">
        <w:r w:rsidR="0040421A" w:rsidRPr="004F25AC">
          <w:t>heat</w:t>
        </w:r>
      </w:ins>
      <w:ins w:id="111" w:author="Fred Zhou" w:date="2024-03-10T11:27:00Z">
        <w:r w:rsidR="0040421A" w:rsidRPr="004F25AC">
          <w:t xml:space="preserve"> mitigation spillover from urban parks, offering scientific insights for park planning and management aimed at reducing urban heat risks.</w:t>
        </w:r>
      </w:ins>
    </w:p>
    <w:p w14:paraId="646BCA31" w14:textId="77777777" w:rsidR="00C27A24" w:rsidRPr="004F25AC" w:rsidRDefault="00C27A24" w:rsidP="00C27A24">
      <w:pPr>
        <w:pStyle w:val="1"/>
        <w:rPr>
          <w:ins w:id="112" w:author="Fred Zhou" w:date="2024-03-10T14:38:00Z"/>
          <w:rFonts w:ascii="黑体" w:hAnsi="黑体"/>
        </w:rPr>
      </w:pPr>
      <w:ins w:id="113" w:author="Fred Zhou" w:date="2024-03-10T14:38:00Z">
        <w:r w:rsidRPr="004F25AC">
          <w:rPr>
            <w:rFonts w:ascii="黑体" w:hAnsi="黑体"/>
          </w:rPr>
          <w:t>城市</w:t>
        </w:r>
        <w:r w:rsidRPr="004F25AC">
          <w:rPr>
            <w:rFonts w:ascii="黑体" w:hAnsi="黑体" w:hint="eastAsia"/>
          </w:rPr>
          <w:t>公园</w:t>
        </w:r>
        <w:r w:rsidRPr="006D27A3">
          <w:rPr>
            <w:rFonts w:ascii="黑体" w:hAnsi="黑体"/>
          </w:rPr>
          <w:t>热缓解</w:t>
        </w:r>
        <w:r w:rsidRPr="004F25AC">
          <w:rPr>
            <w:rFonts w:ascii="黑体" w:hAnsi="黑体"/>
          </w:rPr>
          <w:t>溢出效应的</w:t>
        </w:r>
        <w:r w:rsidRPr="006D27A3">
          <w:rPr>
            <w:rFonts w:ascii="黑体" w:hAnsi="黑体"/>
          </w:rPr>
          <w:t>供需关系</w:t>
        </w:r>
        <w:r w:rsidRPr="006D27A3">
          <w:rPr>
            <w:rFonts w:ascii="黑体" w:hAnsi="黑体" w:hint="eastAsia"/>
          </w:rPr>
          <w:t>量化</w:t>
        </w:r>
        <w:r w:rsidRPr="004F25AC">
          <w:rPr>
            <w:rFonts w:ascii="黑体" w:hAnsi="黑体"/>
          </w:rPr>
          <w:t>及其</w:t>
        </w:r>
        <w:r w:rsidRPr="006D27A3">
          <w:rPr>
            <w:rFonts w:ascii="黑体" w:hAnsi="黑体"/>
          </w:rPr>
          <w:t>调控</w:t>
        </w:r>
        <w:r w:rsidRPr="004F25AC">
          <w:rPr>
            <w:rFonts w:ascii="黑体" w:hAnsi="黑体"/>
          </w:rPr>
          <w:t>研究</w:t>
        </w:r>
      </w:ins>
    </w:p>
    <w:p w14:paraId="0C3D06D5" w14:textId="77777777" w:rsidR="00C27A24" w:rsidRPr="00315F9A" w:rsidRDefault="00C27A24" w:rsidP="0040421A"/>
    <w:p w14:paraId="1B586AC7" w14:textId="77777777" w:rsidR="000955B6" w:rsidRPr="000955B6" w:rsidRDefault="000955B6" w:rsidP="000955B6">
      <w:pPr>
        <w:snapToGrid w:val="0"/>
        <w:spacing w:afterLines="50" w:after="156" w:line="440" w:lineRule="exact"/>
        <w:rPr>
          <w:ins w:id="114" w:author="Fred Zhou" w:date="2024-03-10T14:27:00Z"/>
          <w:rFonts w:ascii="楷体" w:hAnsi="楷体"/>
          <w:color w:val="0070C0"/>
          <w:sz w:val="28"/>
          <w:szCs w:val="28"/>
          <w:rPrChange w:id="115" w:author="Fred Zhou" w:date="2024-03-10T14:27:00Z">
            <w:rPr>
              <w:ins w:id="116" w:author="Fred Zhou" w:date="2024-03-10T14:27:00Z"/>
            </w:rPr>
          </w:rPrChange>
        </w:rPr>
        <w:pPrChange w:id="117" w:author="Fred Zhou" w:date="2024-03-10T14:27:00Z">
          <w:pPr>
            <w:pStyle w:val="a9"/>
            <w:numPr>
              <w:numId w:val="1"/>
            </w:numPr>
            <w:snapToGrid w:val="0"/>
            <w:spacing w:afterLines="50" w:after="156" w:line="440" w:lineRule="exact"/>
            <w:ind w:left="470" w:hanging="470"/>
          </w:pPr>
        </w:pPrChange>
      </w:pPr>
      <w:ins w:id="118" w:author="Fred Zhou" w:date="2024-03-10T14:27:00Z">
        <w:r w:rsidRPr="000955B6">
          <w:rPr>
            <w:rFonts w:ascii="楷体" w:hAnsi="楷体" w:cs="楷体_GB2312" w:hint="eastAsia"/>
            <w:b/>
            <w:bCs/>
            <w:color w:val="0070C0"/>
            <w:sz w:val="28"/>
            <w:szCs w:val="28"/>
            <w:rPrChange w:id="119" w:author="Fred Zhou" w:date="2024-03-10T14:27:00Z">
              <w:rPr>
                <w:rFonts w:hint="eastAsia"/>
                <w:b/>
                <w:bCs/>
              </w:rPr>
            </w:rPrChange>
          </w:rPr>
          <w:t>（一）立项依据与研究内容</w:t>
        </w:r>
        <w:r w:rsidRPr="000955B6">
          <w:rPr>
            <w:rFonts w:ascii="楷体" w:hAnsi="楷体" w:cs="楷体_GB2312" w:hint="eastAsia"/>
            <w:color w:val="0070C0"/>
            <w:sz w:val="28"/>
            <w:szCs w:val="28"/>
            <w:rPrChange w:id="120" w:author="Fred Zhou" w:date="2024-03-10T14:27:00Z">
              <w:rPr>
                <w:rFonts w:hint="eastAsia"/>
              </w:rPr>
            </w:rPrChange>
          </w:rPr>
          <w:t>（建议</w:t>
        </w:r>
        <w:r w:rsidRPr="000955B6">
          <w:rPr>
            <w:rFonts w:ascii="楷体" w:hAnsi="楷体" w:hint="eastAsia"/>
            <w:color w:val="0070C0"/>
            <w:sz w:val="28"/>
            <w:szCs w:val="28"/>
            <w:rPrChange w:id="121" w:author="Fred Zhou" w:date="2024-03-10T14:27:00Z">
              <w:rPr>
                <w:rFonts w:hint="eastAsia"/>
              </w:rPr>
            </w:rPrChange>
          </w:rPr>
          <w:t>8000</w:t>
        </w:r>
        <w:r w:rsidRPr="000955B6">
          <w:rPr>
            <w:rFonts w:ascii="楷体" w:hAnsi="楷体" w:cs="楷体_GB2312" w:hint="eastAsia"/>
            <w:color w:val="0070C0"/>
            <w:sz w:val="28"/>
            <w:szCs w:val="28"/>
            <w:rPrChange w:id="122" w:author="Fred Zhou" w:date="2024-03-10T14:27:00Z">
              <w:rPr>
                <w:rFonts w:hint="eastAsia"/>
              </w:rPr>
            </w:rPrChange>
          </w:rPr>
          <w:t>字以内）：</w:t>
        </w:r>
      </w:ins>
    </w:p>
    <w:p w14:paraId="2A050B4B" w14:textId="77777777" w:rsidR="000955B6" w:rsidRDefault="000955B6" w:rsidP="000955B6">
      <w:pPr>
        <w:snapToGrid w:val="0"/>
        <w:spacing w:line="440" w:lineRule="exact"/>
        <w:ind w:firstLine="420"/>
        <w:rPr>
          <w:ins w:id="123" w:author="Fred Zhou" w:date="2024-03-10T14:34:00Z"/>
          <w:rFonts w:ascii="楷体" w:hAnsi="楷体" w:cs="楷体_GB2312"/>
          <w:color w:val="0070C0"/>
          <w:sz w:val="28"/>
          <w:szCs w:val="28"/>
        </w:rPr>
      </w:pPr>
      <w:ins w:id="124" w:author="Fred Zhou" w:date="2024-03-10T14:27:00Z">
        <w:r w:rsidRPr="000955B6">
          <w:rPr>
            <w:rFonts w:ascii="楷体" w:hAnsi="楷体" w:hint="eastAsia"/>
            <w:bCs/>
            <w:color w:val="0070C0"/>
            <w:sz w:val="28"/>
            <w:szCs w:val="28"/>
            <w:rPrChange w:id="125" w:author="Fred Zhou" w:date="2024-03-10T14:27:00Z">
              <w:rPr>
                <w:rFonts w:hint="eastAsia"/>
                <w:bCs/>
              </w:rPr>
            </w:rPrChange>
          </w:rPr>
          <w:t xml:space="preserve">1. </w:t>
        </w:r>
        <w:r w:rsidRPr="000955B6">
          <w:rPr>
            <w:rFonts w:ascii="楷体" w:hAnsi="楷体" w:cs="楷体_GB2312" w:hint="eastAsia"/>
            <w:b/>
            <w:bCs/>
            <w:color w:val="0070C0"/>
            <w:sz w:val="28"/>
            <w:szCs w:val="28"/>
            <w:rPrChange w:id="126" w:author="Fred Zhou" w:date="2024-03-10T14:27:00Z">
              <w:rPr>
                <w:rFonts w:hint="eastAsia"/>
                <w:b/>
                <w:bCs/>
              </w:rPr>
            </w:rPrChange>
          </w:rPr>
          <w:t>项目的立项依据</w:t>
        </w:r>
        <w:r w:rsidRPr="000955B6">
          <w:rPr>
            <w:rFonts w:ascii="楷体" w:hAnsi="楷体" w:cs="楷体_GB2312" w:hint="eastAsia"/>
            <w:color w:val="0070C0"/>
            <w:sz w:val="28"/>
            <w:szCs w:val="28"/>
            <w:rPrChange w:id="127" w:author="Fred Zhou" w:date="2024-03-10T14:27:00Z">
              <w:rPr>
                <w:rFonts w:hint="eastAsia"/>
              </w:rPr>
            </w:rPrChange>
          </w:rPr>
          <w:t>（研究意义、国内外研究现状及发展动态分析，需结合科学研究发展趋势来论述科学意义；或结合国民经济和社会发展中迫切需要解决的关键科技问题来论述其应用前景。</w:t>
        </w:r>
        <w:proofErr w:type="gramStart"/>
        <w:r w:rsidRPr="000955B6">
          <w:rPr>
            <w:rFonts w:ascii="楷体" w:hAnsi="楷体" w:cs="楷体_GB2312" w:hint="eastAsia"/>
            <w:color w:val="0070C0"/>
            <w:sz w:val="28"/>
            <w:szCs w:val="28"/>
            <w:rPrChange w:id="128" w:author="Fred Zhou" w:date="2024-03-10T14:27:00Z">
              <w:rPr>
                <w:rFonts w:hint="eastAsia"/>
              </w:rPr>
            </w:rPrChange>
          </w:rPr>
          <w:t>附主要</w:t>
        </w:r>
        <w:proofErr w:type="gramEnd"/>
        <w:r w:rsidRPr="000955B6">
          <w:rPr>
            <w:rFonts w:ascii="楷体" w:hAnsi="楷体" w:cs="楷体_GB2312" w:hint="eastAsia"/>
            <w:color w:val="0070C0"/>
            <w:sz w:val="28"/>
            <w:szCs w:val="28"/>
            <w:rPrChange w:id="129" w:author="Fred Zhou" w:date="2024-03-10T14:27:00Z">
              <w:rPr>
                <w:rFonts w:hint="eastAsia"/>
              </w:rPr>
            </w:rPrChange>
          </w:rPr>
          <w:t>参考文献目录）；</w:t>
        </w:r>
      </w:ins>
    </w:p>
    <w:p w14:paraId="350FA05B" w14:textId="6E61AD26" w:rsidR="0043681B" w:rsidRPr="0043681B" w:rsidRDefault="0043681B" w:rsidP="0043681B">
      <w:pPr>
        <w:pStyle w:val="3"/>
        <w:rPr>
          <w:ins w:id="130" w:author="Fred Zhou" w:date="2024-03-10T14:27:00Z"/>
          <w:rFonts w:hint="eastAsia"/>
        </w:rPr>
        <w:pPrChange w:id="131" w:author="Fred Zhou" w:date="2024-03-10T14:34:00Z">
          <w:pPr>
            <w:pStyle w:val="a9"/>
            <w:numPr>
              <w:numId w:val="1"/>
            </w:numPr>
            <w:snapToGrid w:val="0"/>
            <w:spacing w:line="440" w:lineRule="exact"/>
            <w:ind w:left="470" w:hanging="470"/>
          </w:pPr>
        </w:pPrChange>
      </w:pPr>
      <w:ins w:id="132" w:author="Fred Zhou" w:date="2024-03-10T14:34:00Z">
        <w:r>
          <w:t xml:space="preserve">1.1. </w:t>
        </w:r>
        <w:r w:rsidRPr="006D27A3">
          <w:t>研究意义</w:t>
        </w:r>
      </w:ins>
    </w:p>
    <w:p w14:paraId="72C39E99" w14:textId="2F76B66F" w:rsidR="00170140" w:rsidRPr="0043681B" w:rsidDel="000955B6" w:rsidRDefault="00170140" w:rsidP="0043681B">
      <w:pPr>
        <w:pStyle w:val="3"/>
        <w:numPr>
          <w:ilvl w:val="1"/>
          <w:numId w:val="1"/>
        </w:numPr>
        <w:rPr>
          <w:del w:id="133" w:author="Fred Zhou" w:date="2024-03-10T14:27:00Z"/>
        </w:rPr>
        <w:pPrChange w:id="134" w:author="Fred Zhou" w:date="2024-03-10T14:32:00Z">
          <w:pPr>
            <w:pStyle w:val="2"/>
            <w:numPr>
              <w:numId w:val="1"/>
            </w:numPr>
            <w:ind w:left="470" w:hanging="470"/>
          </w:pPr>
        </w:pPrChange>
      </w:pPr>
      <w:del w:id="135" w:author="Fred Zhou" w:date="2024-03-10T14:27:00Z">
        <w:r w:rsidRPr="0043681B" w:rsidDel="000955B6">
          <w:rPr>
            <w:rPrChange w:id="136" w:author="Fred Zhou" w:date="2024-03-10T14:32:00Z">
              <w:rPr>
                <w:rFonts w:ascii="黑体" w:hAnsi="黑体"/>
              </w:rPr>
            </w:rPrChange>
          </w:rPr>
          <w:delText>项目的立项依据</w:delText>
        </w:r>
      </w:del>
    </w:p>
    <w:p w14:paraId="55A856EE" w14:textId="0742B4C1" w:rsidR="00170140" w:rsidRPr="0043681B" w:rsidDel="0043681B" w:rsidRDefault="00170140" w:rsidP="0043681B">
      <w:pPr>
        <w:pStyle w:val="3"/>
        <w:rPr>
          <w:del w:id="137" w:author="Fred Zhou" w:date="2024-03-10T14:34:00Z"/>
        </w:rPr>
        <w:pPrChange w:id="138" w:author="Fred Zhou" w:date="2024-03-10T14:33:00Z">
          <w:pPr>
            <w:pStyle w:val="3"/>
            <w:numPr>
              <w:ilvl w:val="1"/>
              <w:numId w:val="1"/>
            </w:numPr>
            <w:ind w:left="720" w:hanging="720"/>
          </w:pPr>
        </w:pPrChange>
      </w:pPr>
      <w:del w:id="139" w:author="Fred Zhou" w:date="2024-03-10T14:34:00Z">
        <w:r w:rsidRPr="0043681B" w:rsidDel="0043681B">
          <w:rPr>
            <w:rPrChange w:id="140" w:author="Fred Zhou" w:date="2024-03-10T14:32:00Z">
              <w:rPr>
                <w:rFonts w:ascii="黑体" w:hAnsi="黑体"/>
              </w:rPr>
            </w:rPrChange>
          </w:rPr>
          <w:delText>研究意义</w:delText>
        </w:r>
      </w:del>
    </w:p>
    <w:p w14:paraId="4875432E" w14:textId="3B206CFB" w:rsidR="0034309D" w:rsidRPr="004F25AC" w:rsidDel="004F25AC" w:rsidRDefault="002A176E" w:rsidP="00AE51FB">
      <w:pPr>
        <w:ind w:firstLine="420"/>
        <w:rPr>
          <w:del w:id="141" w:author="Fred Zhou" w:date="2024-03-10T14:01:00Z"/>
          <w:rFonts w:hint="eastAsia"/>
        </w:rPr>
      </w:pPr>
      <w:del w:id="142" w:author="Fred Zhou" w:date="2024-03-10T14:01:00Z">
        <w:r w:rsidRPr="004F25AC" w:rsidDel="004F25AC">
          <w:rPr>
            <w:rFonts w:hint="eastAsia"/>
          </w:rPr>
          <w:delText>【</w:delText>
        </w:r>
        <w:r w:rsidRPr="004F25AC" w:rsidDel="004F25AC">
          <w:rPr>
            <w:rFonts w:hint="eastAsia"/>
          </w:rPr>
          <w:delText>up2024 030</w:delText>
        </w:r>
        <w:r w:rsidRPr="004F25AC" w:rsidDel="004F25AC">
          <w:delText>8</w:delText>
        </w:r>
        <w:r w:rsidRPr="004F25AC" w:rsidDel="004F25AC">
          <w:rPr>
            <w:rFonts w:hint="eastAsia"/>
          </w:rPr>
          <w:delText xml:space="preserve"> </w:delText>
        </w:r>
        <w:r w:rsidRPr="004F25AC" w:rsidDel="004F25AC">
          <w:delText>07</w:delText>
        </w:r>
        <w:r w:rsidRPr="004F25AC" w:rsidDel="004F25AC">
          <w:rPr>
            <w:rFonts w:hint="eastAsia"/>
          </w:rPr>
          <w:delText>:5</w:delText>
        </w:r>
        <w:r w:rsidR="00025E6C" w:rsidRPr="004F25AC" w:rsidDel="004F25AC">
          <w:delText>8</w:delText>
        </w:r>
        <w:r w:rsidRPr="004F25AC" w:rsidDel="004F25AC">
          <w:rPr>
            <w:rFonts w:hint="eastAsia"/>
          </w:rPr>
          <w:delText>】</w:delText>
        </w:r>
      </w:del>
    </w:p>
    <w:p w14:paraId="361BD256" w14:textId="32A24A1D" w:rsidR="00170140" w:rsidRPr="006C6159" w:rsidRDefault="00170140" w:rsidP="00E30DF7">
      <w:pPr>
        <w:ind w:firstLine="420"/>
        <w:rPr>
          <w:b/>
          <w:bCs/>
          <w:rPrChange w:id="143" w:author="Fred Zhou" w:date="2024-03-10T14:14:00Z">
            <w:rPr/>
          </w:rPrChange>
        </w:rPr>
      </w:pPr>
      <w:r w:rsidRPr="004F25AC">
        <w:t>随着</w:t>
      </w:r>
      <w:r w:rsidRPr="004F25AC">
        <w:rPr>
          <w:rPrChange w:id="144" w:author="Fred Zhou" w:date="2024-03-10T14:00:00Z">
            <w:rPr>
              <w:highlight w:val="cyan"/>
            </w:rPr>
          </w:rPrChange>
        </w:rPr>
        <w:t>气候变化</w:t>
      </w:r>
      <w:r w:rsidRPr="004F25AC">
        <w:t>和</w:t>
      </w:r>
      <w:r w:rsidRPr="004F25AC">
        <w:rPr>
          <w:rPrChange w:id="145" w:author="Fred Zhou" w:date="2024-03-10T14:00:00Z">
            <w:rPr>
              <w:highlight w:val="cyan"/>
            </w:rPr>
          </w:rPrChange>
        </w:rPr>
        <w:t>城市化</w:t>
      </w:r>
      <w:r w:rsidRPr="004F25AC">
        <w:t>的推进，</w:t>
      </w:r>
      <w:r w:rsidRPr="004F25AC">
        <w:rPr>
          <w:rPrChange w:id="146" w:author="Fred Zhou" w:date="2024-03-10T14:00:00Z">
            <w:rPr>
              <w:highlight w:val="cyan"/>
            </w:rPr>
          </w:rPrChange>
        </w:rPr>
        <w:t>我国</w:t>
      </w:r>
      <w:r w:rsidRPr="004F25AC">
        <w:t>正面临着</w:t>
      </w:r>
      <w:r w:rsidRPr="004F25AC">
        <w:rPr>
          <w:rPrChange w:id="147" w:author="Fred Zhou" w:date="2024-03-10T14:00:00Z">
            <w:rPr>
              <w:highlight w:val="cyan"/>
            </w:rPr>
          </w:rPrChange>
        </w:rPr>
        <w:t>极端天气气候事件</w:t>
      </w:r>
      <w:r w:rsidRPr="004F25AC">
        <w:t>增加的风险。受其影响，居民的</w:t>
      </w:r>
      <w:r w:rsidRPr="004F25AC">
        <w:rPr>
          <w:rPrChange w:id="148" w:author="Fred Zhou" w:date="2024-03-10T14:00:00Z">
            <w:rPr>
              <w:highlight w:val="cyan"/>
            </w:rPr>
          </w:rPrChange>
        </w:rPr>
        <w:t>热舒适度</w:t>
      </w:r>
      <w:r w:rsidRPr="004F25AC">
        <w:t>下降，老年人等</w:t>
      </w:r>
      <w:r w:rsidRPr="004F25AC">
        <w:rPr>
          <w:rFonts w:hint="eastAsia"/>
          <w:rPrChange w:id="149" w:author="Fred Zhou" w:date="2024-03-10T14:00:00Z">
            <w:rPr>
              <w:rFonts w:hint="eastAsia"/>
              <w:highlight w:val="cyan"/>
            </w:rPr>
          </w:rPrChange>
        </w:rPr>
        <w:t>脆弱群体</w:t>
      </w:r>
      <w:r w:rsidRPr="004F25AC">
        <w:t>的</w:t>
      </w:r>
      <w:r w:rsidRPr="004F25AC">
        <w:rPr>
          <w:rFonts w:hint="eastAsia"/>
          <w:rPrChange w:id="150" w:author="Fred Zhou" w:date="2024-03-10T14:00:00Z">
            <w:rPr>
              <w:rFonts w:hint="eastAsia"/>
              <w:highlight w:val="cyan"/>
            </w:rPr>
          </w:rPrChange>
        </w:rPr>
        <w:t>健康风险</w:t>
      </w:r>
      <w:r w:rsidRPr="004F25AC">
        <w:t>增加，城市</w:t>
      </w:r>
      <w:r w:rsidRPr="004F25AC">
        <w:rPr>
          <w:rPrChange w:id="151" w:author="Fred Zhou" w:date="2024-03-10T14:00:00Z">
            <w:rPr>
              <w:highlight w:val="cyan"/>
            </w:rPr>
          </w:rPrChange>
        </w:rPr>
        <w:t>人居环境</w:t>
      </w:r>
      <w:r w:rsidRPr="004F25AC">
        <w:t>面临</w:t>
      </w:r>
      <w:r w:rsidRPr="004F25AC">
        <w:rPr>
          <w:rPrChange w:id="152" w:author="Fred Zhou" w:date="2024-03-10T14:00:00Z">
            <w:rPr>
              <w:highlight w:val="cyan"/>
            </w:rPr>
          </w:rPrChange>
        </w:rPr>
        <w:t>严峻挑战</w:t>
      </w:r>
      <w:r w:rsidR="006130CD" w:rsidRPr="004F25AC">
        <w:t>（</w:t>
      </w:r>
      <w:r w:rsidR="001D5055" w:rsidRPr="004F25AC">
        <w:rPr>
          <w:rPrChange w:id="153" w:author="Fred Zhou" w:date="2024-03-10T14:00:00Z">
            <w:rPr>
              <w:highlight w:val="green"/>
            </w:rPr>
          </w:rPrChange>
        </w:rPr>
        <w:t>黄晓军等</w:t>
      </w:r>
      <w:r w:rsidR="001D5055" w:rsidRPr="004F25AC">
        <w:rPr>
          <w:rFonts w:cs="Calibri"/>
          <w:rPrChange w:id="154" w:author="Fred Zhou" w:date="2024-03-10T14:00:00Z">
            <w:rPr>
              <w:rFonts w:cs="Calibri"/>
              <w:highlight w:val="green"/>
            </w:rPr>
          </w:rPrChange>
        </w:rPr>
        <w:t>，</w:t>
      </w:r>
      <w:r w:rsidR="001D5055" w:rsidRPr="004F25AC">
        <w:rPr>
          <w:rFonts w:cs="Calibri"/>
          <w:rPrChange w:id="155" w:author="Fred Zhou" w:date="2024-03-10T14:00:00Z">
            <w:rPr>
              <w:rFonts w:cs="Calibri"/>
              <w:highlight w:val="green"/>
            </w:rPr>
          </w:rPrChange>
        </w:rPr>
        <w:t>2020</w:t>
      </w:r>
      <w:r w:rsidR="001D5055" w:rsidRPr="004F25AC">
        <w:rPr>
          <w:rFonts w:cs="Calibri" w:hint="eastAsia"/>
        </w:rPr>
        <w:t>；</w:t>
      </w:r>
      <w:proofErr w:type="spellStart"/>
      <w:r w:rsidRPr="004F25AC">
        <w:rPr>
          <w:rFonts w:cs="Calibri"/>
          <w:rPrChange w:id="156" w:author="Fred Zhou" w:date="2024-03-10T14:00:00Z">
            <w:rPr>
              <w:rFonts w:cs="Calibri"/>
              <w:highlight w:val="green"/>
            </w:rPr>
          </w:rPrChange>
        </w:rPr>
        <w:t>Tuholske</w:t>
      </w:r>
      <w:proofErr w:type="spellEnd"/>
      <w:r w:rsidRPr="004F25AC">
        <w:rPr>
          <w:rFonts w:cs="Calibri"/>
          <w:rPrChange w:id="157" w:author="Fred Zhou" w:date="2024-03-10T14:00:00Z">
            <w:rPr>
              <w:rFonts w:cs="Calibri"/>
              <w:highlight w:val="green"/>
            </w:rPr>
          </w:rPrChange>
        </w:rPr>
        <w:t xml:space="preserve"> et al., 2021</w:t>
      </w:r>
      <w:r w:rsidRPr="004F25AC">
        <w:t>；</w:t>
      </w:r>
      <w:r w:rsidR="00E40948" w:rsidRPr="004F25AC">
        <w:rPr>
          <w:rFonts w:cs="Calibri"/>
          <w:rPrChange w:id="158" w:author="Fred Zhou" w:date="2024-03-10T14:00:00Z">
            <w:rPr>
              <w:rFonts w:cs="Calibri"/>
              <w:highlight w:val="green"/>
            </w:rPr>
          </w:rPrChange>
        </w:rPr>
        <w:t>García</w:t>
      </w:r>
      <w:r w:rsidR="00E40948" w:rsidRPr="004F25AC">
        <w:rPr>
          <w:rFonts w:cs="Calibri"/>
          <w:rPrChange w:id="159" w:author="Fred Zhou" w:date="2024-03-10T14:00:00Z">
            <w:rPr>
              <w:rFonts w:cs="Calibri"/>
              <w:highlight w:val="green"/>
            </w:rPr>
          </w:rPrChange>
        </w:rPr>
        <w:t xml:space="preserve"> </w:t>
      </w:r>
      <w:r w:rsidR="00E40948" w:rsidRPr="004F25AC">
        <w:rPr>
          <w:rFonts w:cs="Calibri" w:hint="eastAsia"/>
          <w:rPrChange w:id="160" w:author="Fred Zhou" w:date="2024-03-10T14:00:00Z">
            <w:rPr>
              <w:rFonts w:cs="Calibri" w:hint="eastAsia"/>
              <w:highlight w:val="green"/>
            </w:rPr>
          </w:rPrChange>
        </w:rPr>
        <w:t>et</w:t>
      </w:r>
      <w:r w:rsidR="00E40948" w:rsidRPr="004F25AC">
        <w:rPr>
          <w:rFonts w:cs="Calibri"/>
          <w:rPrChange w:id="161" w:author="Fred Zhou" w:date="2024-03-10T14:00:00Z">
            <w:rPr>
              <w:rFonts w:cs="Calibri"/>
              <w:highlight w:val="green"/>
            </w:rPr>
          </w:rPrChange>
        </w:rPr>
        <w:t xml:space="preserve"> al., 2023</w:t>
      </w:r>
      <w:r w:rsidR="006130CD" w:rsidRPr="004F25AC">
        <w:rPr>
          <w:rFonts w:cs="Calibri"/>
        </w:rPr>
        <w:t>）</w:t>
      </w:r>
      <w:r w:rsidRPr="004F25AC">
        <w:rPr>
          <w:rFonts w:cs="Calibri"/>
        </w:rPr>
        <w:t>。</w:t>
      </w:r>
      <w:r w:rsidRPr="004F25AC">
        <w:t>为应对</w:t>
      </w:r>
      <w:r w:rsidRPr="004F25AC">
        <w:rPr>
          <w:rPrChange w:id="162" w:author="Fred Zhou" w:date="2024-03-10T14:00:00Z">
            <w:rPr>
              <w:highlight w:val="cyan"/>
            </w:rPr>
          </w:rPrChange>
        </w:rPr>
        <w:t>相关风险</w:t>
      </w:r>
      <w:r w:rsidRPr="004F25AC">
        <w:t>，</w:t>
      </w:r>
      <w:r w:rsidRPr="004F25AC">
        <w:rPr>
          <w:rPrChange w:id="163" w:author="Fred Zhou" w:date="2024-03-10T14:00:00Z">
            <w:rPr>
              <w:highlight w:val="cyan"/>
            </w:rPr>
          </w:rPrChange>
        </w:rPr>
        <w:t>生态环境部</w:t>
      </w:r>
      <w:r w:rsidRPr="004F25AC">
        <w:t>等</w:t>
      </w:r>
      <w:r w:rsidRPr="004F25AC">
        <w:t>17</w:t>
      </w:r>
      <w:r w:rsidRPr="004F25AC">
        <w:t>部门</w:t>
      </w:r>
      <w:r w:rsidRPr="004F25AC">
        <w:rPr>
          <w:rPrChange w:id="164" w:author="Fred Zhou" w:date="2024-03-10T14:00:00Z">
            <w:rPr>
              <w:highlight w:val="cyan"/>
            </w:rPr>
          </w:rPrChange>
        </w:rPr>
        <w:t>联合印发的</w:t>
      </w:r>
      <w:r w:rsidRPr="004F25AC">
        <w:t>《国家适应气候变化战略</w:t>
      </w:r>
      <w:r w:rsidRPr="004F25AC">
        <w:t>2035</w:t>
      </w:r>
      <w:r w:rsidRPr="004F25AC">
        <w:t>》</w:t>
      </w:r>
      <w:r w:rsidR="00B25D3C" w:rsidRPr="004F25AC">
        <w:t>提出了建设</w:t>
      </w:r>
      <w:r w:rsidR="00B25D3C" w:rsidRPr="004F25AC">
        <w:rPr>
          <w:rPrChange w:id="165" w:author="Fred Zhou" w:date="2024-03-10T14:00:00Z">
            <w:rPr>
              <w:highlight w:val="cyan"/>
            </w:rPr>
          </w:rPrChange>
        </w:rPr>
        <w:t>气候适应型城市</w:t>
      </w:r>
      <w:r w:rsidR="00B25D3C" w:rsidRPr="004F25AC">
        <w:t>的</w:t>
      </w:r>
      <w:r w:rsidR="00B25D3C" w:rsidRPr="004F25AC">
        <w:rPr>
          <w:rPrChange w:id="166" w:author="Fred Zhou" w:date="2024-03-10T14:00:00Z">
            <w:rPr>
              <w:highlight w:val="cyan"/>
            </w:rPr>
          </w:rPrChange>
        </w:rPr>
        <w:t>迫切需求</w:t>
      </w:r>
      <w:r w:rsidRPr="004F25AC">
        <w:t>。</w:t>
      </w:r>
      <w:r w:rsidRPr="006C6159">
        <w:rPr>
          <w:b/>
          <w:bCs/>
          <w:rPrChange w:id="167" w:author="Fred Zhou" w:date="2024-03-10T14:14:00Z">
            <w:rPr/>
          </w:rPrChange>
        </w:rPr>
        <w:t>在此背景下，深化对</w:t>
      </w:r>
      <w:r w:rsidRPr="006C6159">
        <w:rPr>
          <w:b/>
          <w:bCs/>
          <w:rPrChange w:id="168" w:author="Fred Zhou" w:date="2024-03-10T14:14:00Z">
            <w:rPr>
              <w:highlight w:val="cyan"/>
            </w:rPr>
          </w:rPrChange>
        </w:rPr>
        <w:t>城市气候特征</w:t>
      </w:r>
      <w:r w:rsidRPr="006C6159">
        <w:rPr>
          <w:b/>
          <w:bCs/>
          <w:rPrChange w:id="169" w:author="Fred Zhou" w:date="2024-03-10T14:14:00Z">
            <w:rPr/>
          </w:rPrChange>
        </w:rPr>
        <w:t>的认识，通过</w:t>
      </w:r>
      <w:r w:rsidRPr="006C6159">
        <w:rPr>
          <w:b/>
          <w:bCs/>
          <w:rPrChange w:id="170" w:author="Fred Zhou" w:date="2024-03-10T14:14:00Z">
            <w:rPr>
              <w:highlight w:val="cyan"/>
            </w:rPr>
          </w:rPrChange>
        </w:rPr>
        <w:t>城市规划与管理</w:t>
      </w:r>
      <w:r w:rsidRPr="006C6159">
        <w:rPr>
          <w:b/>
          <w:bCs/>
          <w:rPrChange w:id="171" w:author="Fred Zhou" w:date="2024-03-10T14:14:00Z">
            <w:rPr/>
          </w:rPrChange>
        </w:rPr>
        <w:t>手段来对</w:t>
      </w:r>
      <w:r w:rsidRPr="006C6159">
        <w:rPr>
          <w:b/>
          <w:bCs/>
          <w:rPrChange w:id="172" w:author="Fred Zhou" w:date="2024-03-10T14:14:00Z">
            <w:rPr>
              <w:highlight w:val="cyan"/>
            </w:rPr>
          </w:rPrChange>
        </w:rPr>
        <w:t>城市气候</w:t>
      </w:r>
      <w:r w:rsidRPr="006C6159">
        <w:rPr>
          <w:b/>
          <w:bCs/>
          <w:rPrChange w:id="173" w:author="Fred Zhou" w:date="2024-03-10T14:14:00Z">
            <w:rPr/>
          </w:rPrChange>
        </w:rPr>
        <w:t>进行调节</w:t>
      </w:r>
      <w:r w:rsidRPr="006C6159">
        <w:rPr>
          <w:b/>
          <w:bCs/>
          <w:rPrChange w:id="174" w:author="Fred Zhou" w:date="2024-03-10T14:14:00Z">
            <w:rPr>
              <w:highlight w:val="cyan"/>
            </w:rPr>
          </w:rPrChange>
        </w:rPr>
        <w:t>具有重大意义</w:t>
      </w:r>
      <w:r w:rsidRPr="006C6159">
        <w:rPr>
          <w:b/>
          <w:bCs/>
          <w:rPrChange w:id="175" w:author="Fred Zhou" w:date="2024-03-10T14:14:00Z">
            <w:rPr/>
          </w:rPrChange>
        </w:rPr>
        <w:t>。</w:t>
      </w:r>
    </w:p>
    <w:p w14:paraId="519E3633" w14:textId="625D3383" w:rsidR="00147C48" w:rsidRPr="004F25AC" w:rsidDel="004F25AC" w:rsidRDefault="00147C48" w:rsidP="00E30DF7">
      <w:pPr>
        <w:ind w:firstLine="420"/>
        <w:rPr>
          <w:del w:id="176" w:author="Fred Zhou" w:date="2024-03-10T14:01:00Z"/>
          <w:rFonts w:hint="eastAsia"/>
        </w:rPr>
      </w:pPr>
      <w:del w:id="177" w:author="Fred Zhou" w:date="2024-03-10T14:01:00Z">
        <w:r w:rsidRPr="004F25AC" w:rsidDel="004F25AC">
          <w:rPr>
            <w:rFonts w:hint="eastAsia"/>
          </w:rPr>
          <w:delText>【</w:delText>
        </w:r>
        <w:r w:rsidR="002A1FFD" w:rsidRPr="004F25AC" w:rsidDel="004F25AC">
          <w:rPr>
            <w:rFonts w:hint="eastAsia"/>
          </w:rPr>
          <w:delText>up2024 030</w:delText>
        </w:r>
        <w:r w:rsidR="002A1FFD" w:rsidRPr="004F25AC" w:rsidDel="004F25AC">
          <w:delText>8</w:delText>
        </w:r>
        <w:r w:rsidR="002A1FFD" w:rsidRPr="004F25AC" w:rsidDel="004F25AC">
          <w:rPr>
            <w:rFonts w:hint="eastAsia"/>
          </w:rPr>
          <w:delText xml:space="preserve"> </w:delText>
        </w:r>
        <w:r w:rsidR="002A1FFD" w:rsidRPr="004F25AC" w:rsidDel="004F25AC">
          <w:delText>21</w:delText>
        </w:r>
        <w:r w:rsidR="002A1FFD" w:rsidRPr="004F25AC" w:rsidDel="004F25AC">
          <w:rPr>
            <w:rFonts w:hint="eastAsia"/>
          </w:rPr>
          <w:delText>:</w:delText>
        </w:r>
        <w:r w:rsidR="002A1FFD" w:rsidRPr="004F25AC" w:rsidDel="004F25AC">
          <w:delText>3</w:delText>
        </w:r>
        <w:r w:rsidR="00ED27E1" w:rsidRPr="004F25AC" w:rsidDel="004F25AC">
          <w:delText>8</w:delText>
        </w:r>
        <w:r w:rsidRPr="004F25AC" w:rsidDel="004F25AC">
          <w:rPr>
            <w:rFonts w:hint="eastAsia"/>
          </w:rPr>
          <w:delText>】</w:delText>
        </w:r>
      </w:del>
    </w:p>
    <w:p w14:paraId="5F4DB384" w14:textId="4DE76526" w:rsidR="00B11E01" w:rsidRPr="006C6159" w:rsidRDefault="00170140" w:rsidP="008777FE">
      <w:pPr>
        <w:ind w:firstLine="420"/>
        <w:rPr>
          <w:b/>
          <w:bCs/>
          <w:rPrChange w:id="178" w:author="Fred Zhou" w:date="2024-03-10T14:14:00Z">
            <w:rPr/>
          </w:rPrChange>
        </w:rPr>
      </w:pPr>
      <w:r w:rsidRPr="004F25AC">
        <w:rPr>
          <w:rPrChange w:id="179" w:author="Fred Zhou" w:date="2024-03-10T14:00:00Z">
            <w:rPr>
              <w:highlight w:val="cyan"/>
            </w:rPr>
          </w:rPrChange>
        </w:rPr>
        <w:t>城市</w:t>
      </w:r>
      <w:ins w:id="180" w:author="Fred Zhou" w:date="2024-03-10T00:42:00Z">
        <w:r w:rsidR="001B4D22" w:rsidRPr="004F25AC">
          <w:rPr>
            <w:rFonts w:hint="eastAsia"/>
            <w:rPrChange w:id="181" w:author="Fred Zhou" w:date="2024-03-10T14:00:00Z">
              <w:rPr>
                <w:rFonts w:hint="eastAsia"/>
                <w:highlight w:val="cyan"/>
              </w:rPr>
            </w:rPrChange>
          </w:rPr>
          <w:t>公园</w:t>
        </w:r>
      </w:ins>
      <w:del w:id="182" w:author="Fred Zhou" w:date="2024-03-10T00:41:00Z">
        <w:r w:rsidRPr="004F25AC" w:rsidDel="001B4D22">
          <w:rPr>
            <w:rPrChange w:id="183" w:author="Fred Zhou" w:date="2024-03-10T14:00:00Z">
              <w:rPr>
                <w:highlight w:val="cyan"/>
              </w:rPr>
            </w:rPrChange>
          </w:rPr>
          <w:delText>绿地</w:delText>
        </w:r>
      </w:del>
      <w:r w:rsidRPr="004F25AC">
        <w:t>的</w:t>
      </w:r>
      <w:r w:rsidRPr="004F25AC">
        <w:rPr>
          <w:rPrChange w:id="184" w:author="Fred Zhou" w:date="2024-03-10T14:00:00Z">
            <w:rPr>
              <w:highlight w:val="cyan"/>
            </w:rPr>
          </w:rPrChange>
        </w:rPr>
        <w:t>降温效应</w:t>
      </w:r>
      <w:r w:rsidRPr="004F25AC">
        <w:t>已得到</w:t>
      </w:r>
      <w:r w:rsidRPr="004F25AC">
        <w:rPr>
          <w:rPrChange w:id="185" w:author="Fred Zhou" w:date="2024-03-10T14:00:00Z">
            <w:rPr>
              <w:highlight w:val="cyan"/>
            </w:rPr>
          </w:rPrChange>
        </w:rPr>
        <w:t>广泛的研究</w:t>
      </w:r>
      <w:r w:rsidRPr="004F25AC">
        <w:t>，其不仅</w:t>
      </w:r>
      <w:r w:rsidRPr="004F25AC">
        <w:rPr>
          <w:rPrChange w:id="186" w:author="Fred Zhou" w:date="2024-03-10T14:00:00Z">
            <w:rPr>
              <w:highlight w:val="cyan"/>
            </w:rPr>
          </w:rPrChange>
        </w:rPr>
        <w:t>局限于</w:t>
      </w:r>
      <w:ins w:id="187" w:author="Fred Zhou" w:date="2024-03-10T00:42:00Z">
        <w:r w:rsidR="00366A1F" w:rsidRPr="004F25AC">
          <w:rPr>
            <w:rFonts w:hint="eastAsia"/>
            <w:rPrChange w:id="188" w:author="Fred Zhou" w:date="2024-03-10T14:00:00Z">
              <w:rPr>
                <w:rFonts w:hint="eastAsia"/>
                <w:highlight w:val="cyan"/>
              </w:rPr>
            </w:rPrChange>
          </w:rPr>
          <w:t>公园</w:t>
        </w:r>
      </w:ins>
      <w:del w:id="189" w:author="Fred Zhou" w:date="2024-03-10T00:42:00Z">
        <w:r w:rsidRPr="004F25AC" w:rsidDel="00366A1F">
          <w:delText>绿地</w:delText>
        </w:r>
      </w:del>
      <w:r w:rsidRPr="004F25AC">
        <w:t>自身的</w:t>
      </w:r>
      <w:r w:rsidRPr="004F25AC">
        <w:rPr>
          <w:rPrChange w:id="190" w:author="Fred Zhou" w:date="2024-03-10T14:00:00Z">
            <w:rPr>
              <w:highlight w:val="cyan"/>
            </w:rPr>
          </w:rPrChange>
        </w:rPr>
        <w:t>覆盖区域</w:t>
      </w:r>
      <w:r w:rsidRPr="004F25AC">
        <w:t>，更显示出</w:t>
      </w:r>
      <w:r w:rsidRPr="004F25AC">
        <w:rPr>
          <w:rPrChange w:id="191" w:author="Fred Zhou" w:date="2024-03-10T14:00:00Z">
            <w:rPr>
              <w:highlight w:val="cyan"/>
            </w:rPr>
          </w:rPrChange>
        </w:rPr>
        <w:t>溢出效应</w:t>
      </w:r>
      <w:r w:rsidRPr="004F25AC">
        <w:t>。具体而言，</w:t>
      </w:r>
      <w:ins w:id="192" w:author="Fred Zhou" w:date="2024-03-10T07:46:00Z">
        <w:r w:rsidR="00AC10DE" w:rsidRPr="004F25AC">
          <w:rPr>
            <w:rFonts w:hint="eastAsia"/>
          </w:rPr>
          <w:t>公园</w:t>
        </w:r>
      </w:ins>
      <w:del w:id="193" w:author="Fred Zhou" w:date="2024-03-10T07:46:00Z">
        <w:r w:rsidRPr="004F25AC" w:rsidDel="00AC10DE">
          <w:delText>绿地</w:delText>
        </w:r>
      </w:del>
      <w:r w:rsidRPr="004F25AC">
        <w:rPr>
          <w:rPrChange w:id="194" w:author="Fred Zhou" w:date="2024-03-10T14:00:00Z">
            <w:rPr>
              <w:highlight w:val="cyan"/>
            </w:rPr>
          </w:rPrChange>
        </w:rPr>
        <w:t>能够降低</w:t>
      </w:r>
      <w:r w:rsidRPr="004F25AC">
        <w:t>相邻区域的</w:t>
      </w:r>
      <w:r w:rsidRPr="004F25AC">
        <w:rPr>
          <w:rPrChange w:id="195" w:author="Fred Zhou" w:date="2024-03-10T14:00:00Z">
            <w:rPr>
              <w:highlight w:val="cyan"/>
            </w:rPr>
          </w:rPrChange>
        </w:rPr>
        <w:t>温度</w:t>
      </w:r>
      <w:r w:rsidRPr="004F25AC">
        <w:t>，对</w:t>
      </w:r>
      <w:r w:rsidRPr="004F25AC">
        <w:rPr>
          <w:rPrChange w:id="196" w:author="Fred Zhou" w:date="2024-03-10T14:00:00Z">
            <w:rPr>
              <w:highlight w:val="cyan"/>
            </w:rPr>
          </w:rPrChange>
        </w:rPr>
        <w:t>周边环境</w:t>
      </w:r>
      <w:r w:rsidRPr="004F25AC">
        <w:t>产生</w:t>
      </w:r>
      <w:r w:rsidRPr="004F25AC">
        <w:rPr>
          <w:rPrChange w:id="197" w:author="Fred Zhou" w:date="2024-03-10T14:00:00Z">
            <w:rPr>
              <w:highlight w:val="cyan"/>
            </w:rPr>
          </w:rPrChange>
        </w:rPr>
        <w:t>积极影响</w:t>
      </w:r>
      <w:r w:rsidRPr="004F25AC">
        <w:t>。然而，尽管</w:t>
      </w:r>
      <w:ins w:id="198" w:author="Fred Zhou" w:date="2024-03-10T07:46:00Z">
        <w:r w:rsidR="00AC10DE" w:rsidRPr="004F25AC">
          <w:rPr>
            <w:rFonts w:hint="eastAsia"/>
          </w:rPr>
          <w:t>公园</w:t>
        </w:r>
      </w:ins>
      <w:del w:id="199" w:author="Fred Zhou" w:date="2024-03-10T07:46:00Z">
        <w:r w:rsidRPr="004F25AC" w:rsidDel="00AC10DE">
          <w:delText>绿地</w:delText>
        </w:r>
      </w:del>
      <w:r w:rsidRPr="004F25AC">
        <w:rPr>
          <w:rPrChange w:id="200" w:author="Fred Zhou" w:date="2024-03-10T14:00:00Z">
            <w:rPr>
              <w:highlight w:val="cyan"/>
            </w:rPr>
          </w:rPrChange>
        </w:rPr>
        <w:t>广泛分布于</w:t>
      </w:r>
      <w:r w:rsidRPr="004F25AC">
        <w:t>各大城市，</w:t>
      </w:r>
      <w:r w:rsidRPr="004F25AC">
        <w:rPr>
          <w:rPrChange w:id="201" w:author="Fred Zhou" w:date="2024-03-10T14:00:00Z">
            <w:rPr>
              <w:highlight w:val="cyan"/>
            </w:rPr>
          </w:rPrChange>
        </w:rPr>
        <w:t>城市过热问题</w:t>
      </w:r>
      <w:r w:rsidRPr="004F25AC">
        <w:t>仍未得到</w:t>
      </w:r>
      <w:r w:rsidRPr="004F25AC">
        <w:rPr>
          <w:rPrChange w:id="202" w:author="Fred Zhou" w:date="2024-03-10T14:00:00Z">
            <w:rPr>
              <w:highlight w:val="cyan"/>
            </w:rPr>
          </w:rPrChange>
        </w:rPr>
        <w:t>有效解决</w:t>
      </w:r>
      <w:r w:rsidRPr="004F25AC">
        <w:t>。在部分</w:t>
      </w:r>
      <w:r w:rsidRPr="004F25AC">
        <w:rPr>
          <w:rPrChange w:id="203" w:author="Fred Zhou" w:date="2024-03-10T14:00:00Z">
            <w:rPr>
              <w:highlight w:val="cyan"/>
            </w:rPr>
          </w:rPrChange>
        </w:rPr>
        <w:t>植被覆盖比例</w:t>
      </w:r>
      <w:r w:rsidRPr="004F25AC">
        <w:t>较高的</w:t>
      </w:r>
      <w:r w:rsidRPr="004F25AC">
        <w:rPr>
          <w:rPrChange w:id="204" w:author="Fred Zhou" w:date="2024-03-10T14:00:00Z">
            <w:rPr>
              <w:highlight w:val="cyan"/>
            </w:rPr>
          </w:rPrChange>
        </w:rPr>
        <w:t>城市区域</w:t>
      </w:r>
      <w:r w:rsidRPr="004F25AC">
        <w:t>，仍可</w:t>
      </w:r>
      <w:r w:rsidRPr="004F25AC">
        <w:rPr>
          <w:rPrChange w:id="205" w:author="Fred Zhou" w:date="2024-03-10T14:00:00Z">
            <w:rPr>
              <w:highlight w:val="cyan"/>
            </w:rPr>
          </w:rPrChange>
        </w:rPr>
        <w:t>观察到</w:t>
      </w:r>
      <w:r w:rsidRPr="004F25AC">
        <w:t>与高温</w:t>
      </w:r>
      <w:r w:rsidRPr="004F25AC">
        <w:rPr>
          <w:rPrChange w:id="206" w:author="Fred Zhou" w:date="2024-03-10T14:00:00Z">
            <w:rPr>
              <w:highlight w:val="cyan"/>
            </w:rPr>
          </w:rPrChange>
        </w:rPr>
        <w:t>相关的</w:t>
      </w:r>
      <w:r w:rsidRPr="004F25AC">
        <w:t>较高</w:t>
      </w:r>
      <w:r w:rsidRPr="004F25AC">
        <w:rPr>
          <w:rPrChange w:id="207" w:author="Fred Zhou" w:date="2024-03-10T14:00:00Z">
            <w:rPr>
              <w:highlight w:val="cyan"/>
            </w:rPr>
          </w:rPrChange>
        </w:rPr>
        <w:t>死亡风险</w:t>
      </w:r>
      <w:r w:rsidRPr="004F25AC">
        <w:t>（</w:t>
      </w:r>
      <w:r w:rsidRPr="004F25AC">
        <w:rPr>
          <w:rPrChange w:id="208" w:author="Fred Zhou" w:date="2024-03-10T14:00:00Z">
            <w:rPr>
              <w:highlight w:val="green"/>
            </w:rPr>
          </w:rPrChange>
        </w:rPr>
        <w:t>Pascal et al., 2021</w:t>
      </w:r>
      <w:r w:rsidRPr="004F25AC">
        <w:t>）。此外，</w:t>
      </w:r>
      <w:r w:rsidR="00BD5681" w:rsidRPr="004F25AC">
        <w:t>部分城市区域</w:t>
      </w:r>
      <w:r w:rsidR="00BD5681" w:rsidRPr="004F25AC">
        <w:rPr>
          <w:rFonts w:hint="eastAsia"/>
        </w:rPr>
        <w:t>（</w:t>
      </w:r>
      <w:r w:rsidR="00BD5681" w:rsidRPr="004F25AC">
        <w:t>如</w:t>
      </w:r>
      <w:r w:rsidR="00BD5681" w:rsidRPr="004F25AC">
        <w:rPr>
          <w:rPrChange w:id="209" w:author="Fred Zhou" w:date="2024-03-10T14:00:00Z">
            <w:rPr>
              <w:highlight w:val="cyan"/>
            </w:rPr>
          </w:rPrChange>
        </w:rPr>
        <w:t>滨水地带</w:t>
      </w:r>
      <w:r w:rsidR="00BD5681" w:rsidRPr="004F25AC">
        <w:rPr>
          <w:rFonts w:hint="eastAsia"/>
        </w:rPr>
        <w:t>）在</w:t>
      </w:r>
      <w:ins w:id="210" w:author="Fred Zhou" w:date="2024-03-10T07:46:00Z">
        <w:r w:rsidR="00AC10DE" w:rsidRPr="004F25AC">
          <w:rPr>
            <w:rFonts w:hint="eastAsia"/>
          </w:rPr>
          <w:t>绿地</w:t>
        </w:r>
        <w:r w:rsidR="00AC10DE" w:rsidRPr="004F25AC">
          <w:rPr>
            <w:rFonts w:hint="eastAsia"/>
          </w:rPr>
          <w:t>公园</w:t>
        </w:r>
      </w:ins>
      <w:del w:id="211" w:author="Fred Zhou" w:date="2024-03-10T07:46:00Z">
        <w:r w:rsidR="00BD5681" w:rsidRPr="004F25AC" w:rsidDel="00AC10DE">
          <w:rPr>
            <w:rPrChange w:id="212" w:author="Fred Zhou" w:date="2024-03-10T14:00:00Z">
              <w:rPr>
                <w:highlight w:val="cyan"/>
              </w:rPr>
            </w:rPrChange>
          </w:rPr>
          <w:delText>绿地</w:delText>
        </w:r>
      </w:del>
      <w:r w:rsidR="00BD5681" w:rsidRPr="004F25AC">
        <w:rPr>
          <w:rPrChange w:id="213" w:author="Fred Zhou" w:date="2024-03-10T14:00:00Z">
            <w:rPr>
              <w:highlight w:val="cyan"/>
            </w:rPr>
          </w:rPrChange>
        </w:rPr>
        <w:t>影响</w:t>
      </w:r>
      <w:r w:rsidR="00BD5681" w:rsidRPr="004F25AC">
        <w:rPr>
          <w:rFonts w:hint="eastAsia"/>
          <w:rPrChange w:id="214" w:author="Fred Zhou" w:date="2024-03-10T14:00:00Z">
            <w:rPr>
              <w:rFonts w:hint="eastAsia"/>
              <w:highlight w:val="cyan"/>
            </w:rPr>
          </w:rPrChange>
        </w:rPr>
        <w:t>下</w:t>
      </w:r>
      <w:r w:rsidR="00BD5681" w:rsidRPr="004F25AC">
        <w:t>的</w:t>
      </w:r>
      <w:r w:rsidR="00BD5681" w:rsidRPr="004F25AC">
        <w:rPr>
          <w:rPrChange w:id="215" w:author="Fred Zhou" w:date="2024-03-10T14:00:00Z">
            <w:rPr>
              <w:highlight w:val="cyan"/>
            </w:rPr>
          </w:rPrChange>
        </w:rPr>
        <w:t>降温强度</w:t>
      </w:r>
      <w:r w:rsidR="00BD5681" w:rsidRPr="004F25AC">
        <w:t>相较于</w:t>
      </w:r>
      <w:r w:rsidR="00BD5681" w:rsidRPr="004F25AC">
        <w:rPr>
          <w:rPrChange w:id="216" w:author="Fred Zhou" w:date="2024-03-10T14:00:00Z">
            <w:rPr>
              <w:highlight w:val="cyan"/>
            </w:rPr>
          </w:rPrChange>
        </w:rPr>
        <w:t>其他</w:t>
      </w:r>
      <w:r w:rsidR="00BD5681" w:rsidRPr="004F25AC">
        <w:rPr>
          <w:rFonts w:hint="eastAsia"/>
          <w:rPrChange w:id="217" w:author="Fred Zhou" w:date="2024-03-10T14:00:00Z">
            <w:rPr>
              <w:rFonts w:hint="eastAsia"/>
              <w:highlight w:val="cyan"/>
            </w:rPr>
          </w:rPrChange>
        </w:rPr>
        <w:t>建成区</w:t>
      </w:r>
      <w:r w:rsidR="00BD5681" w:rsidRPr="004F25AC">
        <w:rPr>
          <w:rFonts w:hint="eastAsia"/>
        </w:rPr>
        <w:t>而言偏低</w:t>
      </w:r>
      <w:r w:rsidRPr="004F25AC">
        <w:t>（</w:t>
      </w:r>
      <w:r w:rsidRPr="004F25AC">
        <w:rPr>
          <w:rPrChange w:id="218" w:author="Fred Zhou" w:date="2024-03-10T14:00:00Z">
            <w:rPr>
              <w:highlight w:val="green"/>
            </w:rPr>
          </w:rPrChange>
        </w:rPr>
        <w:t>Liu et al., 2023</w:t>
      </w:r>
      <w:r w:rsidRPr="004F25AC">
        <w:t>）。</w:t>
      </w:r>
      <w:r w:rsidRPr="006C6159">
        <w:rPr>
          <w:b/>
          <w:bCs/>
          <w:rPrChange w:id="219" w:author="Fred Zhou" w:date="2024-03-10T14:14:00Z">
            <w:rPr/>
          </w:rPrChange>
        </w:rPr>
        <w:t>因此，在</w:t>
      </w:r>
      <w:r w:rsidRPr="006C6159">
        <w:rPr>
          <w:b/>
          <w:bCs/>
          <w:rPrChange w:id="220" w:author="Fred Zhou" w:date="2024-03-10T14:14:00Z">
            <w:rPr>
              <w:highlight w:val="cyan"/>
            </w:rPr>
          </w:rPrChange>
        </w:rPr>
        <w:t>不同城市</w:t>
      </w:r>
      <w:r w:rsidRPr="006C6159">
        <w:rPr>
          <w:b/>
          <w:bCs/>
          <w:rPrChange w:id="221" w:author="Fred Zhou" w:date="2024-03-10T14:14:00Z">
            <w:rPr/>
          </w:rPrChange>
        </w:rPr>
        <w:t>之间乃至</w:t>
      </w:r>
      <w:r w:rsidRPr="006C6159">
        <w:rPr>
          <w:b/>
          <w:bCs/>
          <w:rPrChange w:id="222" w:author="Fred Zhou" w:date="2024-03-10T14:14:00Z">
            <w:rPr>
              <w:highlight w:val="cyan"/>
            </w:rPr>
          </w:rPrChange>
        </w:rPr>
        <w:t>同一城市</w:t>
      </w:r>
      <w:r w:rsidRPr="006C6159">
        <w:rPr>
          <w:b/>
          <w:bCs/>
          <w:rPrChange w:id="223" w:author="Fred Zhou" w:date="2024-03-10T14:14:00Z">
            <w:rPr/>
          </w:rPrChange>
        </w:rPr>
        <w:t>内部的</w:t>
      </w:r>
      <w:r w:rsidRPr="006C6159">
        <w:rPr>
          <w:b/>
          <w:bCs/>
          <w:rPrChange w:id="224" w:author="Fred Zhou" w:date="2024-03-10T14:14:00Z">
            <w:rPr>
              <w:highlight w:val="cyan"/>
            </w:rPr>
          </w:rPrChange>
        </w:rPr>
        <w:t>不同区域</w:t>
      </w:r>
      <w:r w:rsidRPr="006C6159">
        <w:rPr>
          <w:b/>
          <w:bCs/>
          <w:rPrChange w:id="225" w:author="Fred Zhou" w:date="2024-03-10T14:14:00Z">
            <w:rPr/>
          </w:rPrChange>
        </w:rPr>
        <w:t>之间，</w:t>
      </w:r>
      <w:ins w:id="226" w:author="Fred Zhou" w:date="2024-03-10T07:47:00Z">
        <w:r w:rsidR="00AC10DE" w:rsidRPr="006C6159">
          <w:rPr>
            <w:rFonts w:hint="eastAsia"/>
            <w:b/>
            <w:bCs/>
            <w:rPrChange w:id="227" w:author="Fred Zhou" w:date="2024-03-10T14:14:00Z">
              <w:rPr>
                <w:rFonts w:hint="eastAsia"/>
              </w:rPr>
            </w:rPrChange>
          </w:rPr>
          <w:t>公园</w:t>
        </w:r>
      </w:ins>
      <w:del w:id="228" w:author="Fred Zhou" w:date="2024-03-10T07:47:00Z">
        <w:r w:rsidRPr="006C6159" w:rsidDel="00AC10DE">
          <w:rPr>
            <w:b/>
            <w:bCs/>
            <w:rPrChange w:id="229" w:author="Fred Zhou" w:date="2024-03-10T14:14:00Z">
              <w:rPr/>
            </w:rPrChange>
          </w:rPr>
          <w:delText>绿地</w:delText>
        </w:r>
      </w:del>
      <w:r w:rsidRPr="006C6159">
        <w:rPr>
          <w:b/>
          <w:bCs/>
          <w:rPrChange w:id="230" w:author="Fred Zhou" w:date="2024-03-10T14:14:00Z">
            <w:rPr/>
          </w:rPrChange>
        </w:rPr>
        <w:t>在</w:t>
      </w:r>
      <w:r w:rsidRPr="006C6159">
        <w:rPr>
          <w:b/>
          <w:bCs/>
          <w:rPrChange w:id="231" w:author="Fred Zhou" w:date="2024-03-10T14:14:00Z">
            <w:rPr>
              <w:highlight w:val="cyan"/>
            </w:rPr>
          </w:rPrChange>
        </w:rPr>
        <w:t>提供热缓解</w:t>
      </w:r>
      <w:r w:rsidRPr="006C6159">
        <w:rPr>
          <w:b/>
          <w:bCs/>
          <w:rPrChange w:id="232" w:author="Fred Zhou" w:date="2024-03-10T14:14:00Z">
            <w:rPr/>
          </w:rPrChange>
        </w:rPr>
        <w:t>方面的能力</w:t>
      </w:r>
      <w:r w:rsidRPr="006C6159">
        <w:rPr>
          <w:b/>
          <w:bCs/>
          <w:rPrChange w:id="233" w:author="Fred Zhou" w:date="2024-03-10T14:14:00Z">
            <w:rPr>
              <w:highlight w:val="cyan"/>
            </w:rPr>
          </w:rPrChange>
        </w:rPr>
        <w:t>存在显著差异</w:t>
      </w:r>
      <w:r w:rsidRPr="006C6159">
        <w:rPr>
          <w:b/>
          <w:bCs/>
          <w:rPrChange w:id="234" w:author="Fred Zhou" w:date="2024-03-10T14:14:00Z">
            <w:rPr/>
          </w:rPrChange>
        </w:rPr>
        <w:t>。</w:t>
      </w:r>
    </w:p>
    <w:p w14:paraId="3453C780" w14:textId="154E2138" w:rsidR="00653E46" w:rsidRPr="004F25AC" w:rsidDel="004F25AC" w:rsidRDefault="00653E46" w:rsidP="008777FE">
      <w:pPr>
        <w:ind w:firstLine="420"/>
        <w:rPr>
          <w:del w:id="235" w:author="Fred Zhou" w:date="2024-03-10T14:01:00Z"/>
          <w:rFonts w:hint="eastAsia"/>
        </w:rPr>
      </w:pPr>
      <w:del w:id="236" w:author="Fred Zhou" w:date="2024-03-10T14:01:00Z">
        <w:r w:rsidRPr="004F25AC" w:rsidDel="004F25AC">
          <w:rPr>
            <w:rFonts w:hint="eastAsia"/>
          </w:rPr>
          <w:delText>【</w:delText>
        </w:r>
        <w:r w:rsidR="004901ED" w:rsidRPr="004F25AC" w:rsidDel="004F25AC">
          <w:delText>up</w:delText>
        </w:r>
        <w:r w:rsidR="00ED27E1" w:rsidRPr="004F25AC" w:rsidDel="004F25AC">
          <w:rPr>
            <w:rFonts w:hint="eastAsia"/>
          </w:rPr>
          <w:delText>2024 030</w:delText>
        </w:r>
        <w:r w:rsidR="00ED27E1" w:rsidRPr="004F25AC" w:rsidDel="004F25AC">
          <w:delText>8</w:delText>
        </w:r>
        <w:r w:rsidR="00ED27E1" w:rsidRPr="004F25AC" w:rsidDel="004F25AC">
          <w:rPr>
            <w:rFonts w:hint="eastAsia"/>
          </w:rPr>
          <w:delText xml:space="preserve"> </w:delText>
        </w:r>
        <w:r w:rsidR="00ED27E1" w:rsidRPr="004F25AC" w:rsidDel="004F25AC">
          <w:delText>2</w:delText>
        </w:r>
        <w:r w:rsidR="004901ED" w:rsidRPr="004F25AC" w:rsidDel="004F25AC">
          <w:delText>2</w:delText>
        </w:r>
        <w:r w:rsidR="00ED27E1" w:rsidRPr="004F25AC" w:rsidDel="004F25AC">
          <w:rPr>
            <w:rFonts w:hint="eastAsia"/>
          </w:rPr>
          <w:delText>:</w:delText>
        </w:r>
        <w:r w:rsidR="00ED27E1" w:rsidRPr="004F25AC" w:rsidDel="004F25AC">
          <w:delText>4</w:delText>
        </w:r>
        <w:r w:rsidR="004901ED" w:rsidRPr="004F25AC" w:rsidDel="004F25AC">
          <w:delText>0</w:delText>
        </w:r>
        <w:r w:rsidRPr="004F25AC" w:rsidDel="004F25AC">
          <w:rPr>
            <w:rFonts w:hint="eastAsia"/>
          </w:rPr>
          <w:delText>】</w:delText>
        </w:r>
      </w:del>
    </w:p>
    <w:p w14:paraId="56FBF8D4" w14:textId="447D95D8" w:rsidR="004901ED" w:rsidRPr="006C6159" w:rsidDel="006C6159" w:rsidRDefault="002C380B" w:rsidP="002C380B">
      <w:pPr>
        <w:ind w:firstLine="420"/>
        <w:rPr>
          <w:del w:id="237" w:author="Fred Zhou" w:date="2024-03-10T14:14:00Z"/>
          <w:rFonts w:hint="eastAsia"/>
          <w:b/>
          <w:bCs/>
          <w:rPrChange w:id="238" w:author="Fred Zhou" w:date="2024-03-10T14:14:00Z">
            <w:rPr>
              <w:del w:id="239" w:author="Fred Zhou" w:date="2024-03-10T14:14:00Z"/>
              <w:rFonts w:hint="eastAsia"/>
            </w:rPr>
          </w:rPrChange>
        </w:rPr>
      </w:pPr>
      <w:r w:rsidRPr="004F25AC">
        <w:t>此外，随着</w:t>
      </w:r>
      <w:r w:rsidRPr="004F25AC">
        <w:rPr>
          <w:rPrChange w:id="240" w:author="Fred Zhou" w:date="2024-03-10T14:00:00Z">
            <w:rPr>
              <w:highlight w:val="cyan"/>
            </w:rPr>
          </w:rPrChange>
        </w:rPr>
        <w:t>城市空间布局</w:t>
      </w:r>
      <w:r w:rsidRPr="004F25AC">
        <w:t>的多样化，城市内</w:t>
      </w:r>
      <w:r w:rsidRPr="004F25AC">
        <w:rPr>
          <w:rPrChange w:id="241" w:author="Fred Zhou" w:date="2024-03-10T14:00:00Z">
            <w:rPr>
              <w:highlight w:val="cyan"/>
            </w:rPr>
          </w:rPrChange>
        </w:rPr>
        <w:t>不同区域</w:t>
      </w:r>
      <w:r w:rsidRPr="004F25AC">
        <w:t>的</w:t>
      </w:r>
      <w:r w:rsidRPr="004F25AC">
        <w:rPr>
          <w:rPrChange w:id="242" w:author="Fred Zhou" w:date="2024-03-10T14:00:00Z">
            <w:rPr>
              <w:highlight w:val="cyan"/>
            </w:rPr>
          </w:rPrChange>
        </w:rPr>
        <w:t>人口密度</w:t>
      </w:r>
      <w:r w:rsidRPr="004F25AC">
        <w:t>以及居民的</w:t>
      </w:r>
      <w:r w:rsidRPr="004F25AC">
        <w:rPr>
          <w:rPrChange w:id="243" w:author="Fred Zhou" w:date="2024-03-10T14:00:00Z">
            <w:rPr>
              <w:highlight w:val="cyan"/>
            </w:rPr>
          </w:rPrChange>
        </w:rPr>
        <w:lastRenderedPageBreak/>
        <w:t>社会经济状况</w:t>
      </w:r>
      <w:r w:rsidRPr="004F25AC">
        <w:t>，如</w:t>
      </w:r>
      <w:r w:rsidRPr="004F25AC">
        <w:rPr>
          <w:rPrChange w:id="244" w:author="Fred Zhou" w:date="2024-03-10T14:00:00Z">
            <w:rPr>
              <w:highlight w:val="cyan"/>
            </w:rPr>
          </w:rPrChange>
        </w:rPr>
        <w:t>年龄结构</w:t>
      </w:r>
      <w:r w:rsidRPr="004F25AC">
        <w:t>和</w:t>
      </w:r>
      <w:r w:rsidRPr="004F25AC">
        <w:rPr>
          <w:rPrChange w:id="245" w:author="Fred Zhou" w:date="2024-03-10T14:00:00Z">
            <w:rPr>
              <w:highlight w:val="cyan"/>
            </w:rPr>
          </w:rPrChange>
        </w:rPr>
        <w:t>收入水平</w:t>
      </w:r>
      <w:r w:rsidRPr="004F25AC">
        <w:t>等，呈现出</w:t>
      </w:r>
      <w:r w:rsidRPr="004F25AC">
        <w:rPr>
          <w:rPrChange w:id="246" w:author="Fred Zhou" w:date="2024-03-10T14:00:00Z">
            <w:rPr>
              <w:highlight w:val="cyan"/>
            </w:rPr>
          </w:rPrChange>
        </w:rPr>
        <w:t>显著的差异性</w:t>
      </w:r>
      <w:r w:rsidRPr="004F25AC">
        <w:t>。</w:t>
      </w:r>
      <w:r w:rsidRPr="004F25AC">
        <w:rPr>
          <w:rFonts w:hint="eastAsia"/>
        </w:rPr>
        <w:t>一项在</w:t>
      </w:r>
      <w:r w:rsidRPr="004F25AC">
        <w:rPr>
          <w:rFonts w:hint="eastAsia"/>
          <w:rPrChange w:id="247" w:author="Fred Zhou" w:date="2024-03-10T14:00:00Z">
            <w:rPr>
              <w:rFonts w:hint="eastAsia"/>
              <w:highlight w:val="cyan"/>
            </w:rPr>
          </w:rPrChange>
        </w:rPr>
        <w:t>我国柳州</w:t>
      </w:r>
      <w:r w:rsidRPr="004F25AC">
        <w:rPr>
          <w:rFonts w:hint="eastAsia"/>
        </w:rPr>
        <w:t>的</w:t>
      </w:r>
      <w:r w:rsidRPr="004F25AC">
        <w:rPr>
          <w:rFonts w:hint="eastAsia"/>
          <w:rPrChange w:id="248" w:author="Fred Zhou" w:date="2024-03-10T14:00:00Z">
            <w:rPr>
              <w:rFonts w:hint="eastAsia"/>
              <w:highlight w:val="cyan"/>
            </w:rPr>
          </w:rPrChange>
        </w:rPr>
        <w:t>研究指出</w:t>
      </w:r>
      <w:r w:rsidRPr="004F25AC">
        <w:rPr>
          <w:rFonts w:hint="eastAsia"/>
        </w:rPr>
        <w:t>，</w:t>
      </w:r>
      <w:r w:rsidRPr="004F25AC">
        <w:rPr>
          <w:rFonts w:hint="eastAsia"/>
          <w:rPrChange w:id="249" w:author="Fred Zhou" w:date="2024-03-10T14:00:00Z">
            <w:rPr>
              <w:rFonts w:hint="eastAsia"/>
              <w:highlight w:val="cyan"/>
            </w:rPr>
          </w:rPrChange>
        </w:rPr>
        <w:t>城市公园</w:t>
      </w:r>
      <w:r w:rsidRPr="004F25AC">
        <w:rPr>
          <w:rFonts w:hint="eastAsia"/>
        </w:rPr>
        <w:t>作为重要的</w:t>
      </w:r>
      <w:r w:rsidRPr="004F25AC">
        <w:rPr>
          <w:rFonts w:hint="eastAsia"/>
          <w:rPrChange w:id="250" w:author="Fred Zhou" w:date="2024-03-10T14:00:00Z">
            <w:rPr>
              <w:rFonts w:hint="eastAsia"/>
              <w:highlight w:val="cyan"/>
            </w:rPr>
          </w:rPrChange>
        </w:rPr>
        <w:t>降温服务</w:t>
      </w:r>
      <w:r w:rsidRPr="004F25AC">
        <w:rPr>
          <w:rFonts w:hint="eastAsia"/>
        </w:rPr>
        <w:t>提供者，其</w:t>
      </w:r>
      <w:r w:rsidRPr="004F25AC">
        <w:rPr>
          <w:rFonts w:hint="eastAsia"/>
          <w:rPrChange w:id="251" w:author="Fred Zhou" w:date="2024-03-10T14:00:00Z">
            <w:rPr>
              <w:rFonts w:hint="eastAsia"/>
              <w:highlight w:val="cyan"/>
            </w:rPr>
          </w:rPrChange>
        </w:rPr>
        <w:t>影响范围内</w:t>
      </w:r>
      <w:r w:rsidRPr="004F25AC">
        <w:rPr>
          <w:rFonts w:hint="eastAsia"/>
        </w:rPr>
        <w:t>的</w:t>
      </w:r>
      <w:r w:rsidRPr="004F25AC">
        <w:rPr>
          <w:rFonts w:hint="eastAsia"/>
          <w:rPrChange w:id="252" w:author="Fred Zhou" w:date="2024-03-10T14:00:00Z">
            <w:rPr>
              <w:rFonts w:hint="eastAsia"/>
              <w:highlight w:val="cyan"/>
            </w:rPr>
          </w:rPrChange>
        </w:rPr>
        <w:t>房价水平</w:t>
      </w:r>
      <w:r w:rsidRPr="004F25AC">
        <w:rPr>
          <w:rFonts w:hint="eastAsia"/>
        </w:rPr>
        <w:t>显著偏高（</w:t>
      </w:r>
      <w:r w:rsidRPr="004F25AC">
        <w:rPr>
          <w:rFonts w:hint="eastAsia"/>
          <w:rPrChange w:id="253" w:author="Fred Zhou" w:date="2024-03-10T14:00:00Z">
            <w:rPr>
              <w:rFonts w:hint="eastAsia"/>
              <w:highlight w:val="green"/>
            </w:rPr>
          </w:rPrChange>
        </w:rPr>
        <w:t>Shi</w:t>
      </w:r>
      <w:r w:rsidRPr="004F25AC">
        <w:rPr>
          <w:rPrChange w:id="254" w:author="Fred Zhou" w:date="2024-03-10T14:00:00Z">
            <w:rPr>
              <w:highlight w:val="green"/>
            </w:rPr>
          </w:rPrChange>
        </w:rPr>
        <w:t xml:space="preserve"> et al., 2023</w:t>
      </w:r>
      <w:r w:rsidRPr="004F25AC">
        <w:rPr>
          <w:rFonts w:hint="eastAsia"/>
        </w:rPr>
        <w:t>）。这一现象</w:t>
      </w:r>
      <w:r w:rsidRPr="004F25AC">
        <w:rPr>
          <w:rFonts w:hint="eastAsia"/>
          <w:rPrChange w:id="255" w:author="Fred Zhou" w:date="2024-03-10T14:00:00Z">
            <w:rPr>
              <w:rFonts w:hint="eastAsia"/>
              <w:highlight w:val="cyan"/>
            </w:rPr>
          </w:rPrChange>
        </w:rPr>
        <w:t>表明</w:t>
      </w:r>
      <w:r w:rsidRPr="004F25AC">
        <w:rPr>
          <w:rFonts w:hint="eastAsia"/>
        </w:rPr>
        <w:t>，享受公园</w:t>
      </w:r>
      <w:r w:rsidRPr="004F25AC">
        <w:rPr>
          <w:rFonts w:hint="eastAsia"/>
          <w:rPrChange w:id="256" w:author="Fred Zhou" w:date="2024-03-10T14:00:00Z">
            <w:rPr>
              <w:rFonts w:hint="eastAsia"/>
              <w:highlight w:val="cyan"/>
            </w:rPr>
          </w:rPrChange>
        </w:rPr>
        <w:t>降温服务</w:t>
      </w:r>
      <w:r w:rsidRPr="004F25AC">
        <w:rPr>
          <w:rFonts w:hint="eastAsia"/>
        </w:rPr>
        <w:t>的机会</w:t>
      </w:r>
      <w:r w:rsidRPr="004F25AC">
        <w:rPr>
          <w:rFonts w:hint="eastAsia"/>
          <w:rPrChange w:id="257" w:author="Fred Zhou" w:date="2024-03-10T14:00:00Z">
            <w:rPr>
              <w:rFonts w:hint="eastAsia"/>
              <w:highlight w:val="cyan"/>
            </w:rPr>
          </w:rPrChange>
        </w:rPr>
        <w:t>并不均等</w:t>
      </w:r>
      <w:r w:rsidRPr="004F25AC">
        <w:rPr>
          <w:rFonts w:hint="eastAsia"/>
        </w:rPr>
        <w:t>，</w:t>
      </w:r>
      <w:r w:rsidRPr="004F25AC">
        <w:rPr>
          <w:rFonts w:hint="eastAsia"/>
          <w:rPrChange w:id="258" w:author="Fred Zhou" w:date="2024-03-10T14:00:00Z">
            <w:rPr>
              <w:rFonts w:hint="eastAsia"/>
              <w:highlight w:val="cyan"/>
            </w:rPr>
          </w:rPrChange>
        </w:rPr>
        <w:t>低收入居民</w:t>
      </w:r>
      <w:r w:rsidRPr="004F25AC">
        <w:rPr>
          <w:rFonts w:hint="eastAsia"/>
        </w:rPr>
        <w:t>在获取城市</w:t>
      </w:r>
      <w:r w:rsidRPr="004F25AC">
        <w:rPr>
          <w:rFonts w:hint="eastAsia"/>
          <w:rPrChange w:id="259" w:author="Fred Zhou" w:date="2024-03-10T14:00:00Z">
            <w:rPr>
              <w:rFonts w:hint="eastAsia"/>
              <w:highlight w:val="cyan"/>
            </w:rPr>
          </w:rPrChange>
        </w:rPr>
        <w:t>降温资源</w:t>
      </w:r>
      <w:r w:rsidRPr="004F25AC">
        <w:rPr>
          <w:rFonts w:hint="eastAsia"/>
        </w:rPr>
        <w:t>方面的</w:t>
      </w:r>
      <w:r w:rsidRPr="004F25AC">
        <w:rPr>
          <w:rFonts w:hint="eastAsia"/>
          <w:rPrChange w:id="260" w:author="Fred Zhou" w:date="2024-03-10T14:00:00Z">
            <w:rPr>
              <w:rFonts w:hint="eastAsia"/>
              <w:highlight w:val="cyan"/>
            </w:rPr>
          </w:rPrChange>
        </w:rPr>
        <w:t>可达性较差</w:t>
      </w:r>
      <w:r w:rsidRPr="004F25AC">
        <w:rPr>
          <w:rFonts w:hint="eastAsia"/>
        </w:rPr>
        <w:t>，凸显了</w:t>
      </w:r>
      <w:r w:rsidRPr="004F25AC">
        <w:rPr>
          <w:rFonts w:hint="eastAsia"/>
          <w:rPrChange w:id="261" w:author="Fred Zhou" w:date="2024-03-10T14:00:00Z">
            <w:rPr>
              <w:rFonts w:hint="eastAsia"/>
              <w:highlight w:val="cyan"/>
            </w:rPr>
          </w:rPrChange>
        </w:rPr>
        <w:t>城市气候</w:t>
      </w:r>
      <w:r w:rsidRPr="004F25AC">
        <w:rPr>
          <w:rFonts w:hint="eastAsia"/>
        </w:rPr>
        <w:t>资源分配的</w:t>
      </w:r>
      <w:r w:rsidRPr="004F25AC">
        <w:rPr>
          <w:rFonts w:hint="eastAsia"/>
          <w:rPrChange w:id="262" w:author="Fred Zhou" w:date="2024-03-10T14:00:00Z">
            <w:rPr>
              <w:rFonts w:hint="eastAsia"/>
              <w:highlight w:val="cyan"/>
            </w:rPr>
          </w:rPrChange>
        </w:rPr>
        <w:t>不平等问题</w:t>
      </w:r>
      <w:r w:rsidRPr="004F25AC">
        <w:rPr>
          <w:rFonts w:hint="eastAsia"/>
        </w:rPr>
        <w:t>。可见，</w:t>
      </w:r>
      <w:r w:rsidRPr="004F25AC">
        <w:rPr>
          <w:rPrChange w:id="263" w:author="Fred Zhou" w:date="2024-03-10T14:00:00Z">
            <w:rPr>
              <w:highlight w:val="cyan"/>
            </w:rPr>
          </w:rPrChange>
        </w:rPr>
        <w:t>城市热缓解</w:t>
      </w:r>
      <w:r w:rsidRPr="004F25AC">
        <w:t>的</w:t>
      </w:r>
      <w:r w:rsidRPr="004F25AC">
        <w:rPr>
          <w:rPrChange w:id="264" w:author="Fred Zhou" w:date="2024-03-10T14:00:00Z">
            <w:rPr>
              <w:highlight w:val="cyan"/>
            </w:rPr>
          </w:rPrChange>
        </w:rPr>
        <w:t>实际需求</w:t>
      </w:r>
      <w:r w:rsidRPr="004F25AC">
        <w:t>存在较大的</w:t>
      </w:r>
      <w:r w:rsidRPr="004F25AC">
        <w:rPr>
          <w:rPrChange w:id="265" w:author="Fred Zhou" w:date="2024-03-10T14:00:00Z">
            <w:rPr>
              <w:highlight w:val="cyan"/>
            </w:rPr>
          </w:rPrChange>
        </w:rPr>
        <w:t>空间分异</w:t>
      </w:r>
      <w:r w:rsidRPr="004F25AC">
        <w:t>。</w:t>
      </w:r>
    </w:p>
    <w:p w14:paraId="66230E49" w14:textId="4F03325D" w:rsidR="002C380B" w:rsidRPr="006C6159" w:rsidDel="004F25AC" w:rsidRDefault="004901ED" w:rsidP="006C6159">
      <w:pPr>
        <w:rPr>
          <w:del w:id="266" w:author="Fred Zhou" w:date="2024-03-10T14:01:00Z"/>
          <w:rFonts w:hint="eastAsia"/>
          <w:b/>
          <w:bCs/>
          <w:rPrChange w:id="267" w:author="Fred Zhou" w:date="2024-03-10T14:14:00Z">
            <w:rPr>
              <w:del w:id="268" w:author="Fred Zhou" w:date="2024-03-10T14:01:00Z"/>
              <w:rFonts w:hint="eastAsia"/>
              <w:highlight w:val="yellow"/>
            </w:rPr>
          </w:rPrChange>
        </w:rPr>
        <w:pPrChange w:id="269" w:author="Fred Zhou" w:date="2024-03-10T14:14:00Z">
          <w:pPr>
            <w:ind w:firstLine="420"/>
          </w:pPr>
        </w:pPrChange>
      </w:pPr>
      <w:del w:id="270" w:author="Fred Zhou" w:date="2024-03-10T14:01:00Z">
        <w:r w:rsidRPr="006C6159" w:rsidDel="004F25AC">
          <w:rPr>
            <w:rFonts w:hint="eastAsia"/>
            <w:b/>
            <w:bCs/>
            <w:rPrChange w:id="271" w:author="Fred Zhou" w:date="2024-03-10T14:14:00Z">
              <w:rPr>
                <w:rFonts w:hint="eastAsia"/>
                <w:highlight w:val="yellow"/>
              </w:rPr>
            </w:rPrChange>
          </w:rPr>
          <w:delText>【</w:delText>
        </w:r>
      </w:del>
      <w:del w:id="272" w:author="Fred Zhou" w:date="2024-03-09T16:34:00Z">
        <w:r w:rsidR="008C0C1B" w:rsidRPr="006C6159" w:rsidDel="00523334">
          <w:rPr>
            <w:rFonts w:hint="eastAsia"/>
            <w:b/>
            <w:bCs/>
            <w:rPrChange w:id="273" w:author="Fred Zhou" w:date="2024-03-10T14:14:00Z">
              <w:rPr>
                <w:rFonts w:hint="eastAsia"/>
                <w:highlight w:val="yellow"/>
              </w:rPr>
            </w:rPrChange>
          </w:rPr>
          <w:delText>i</w:delText>
        </w:r>
        <w:r w:rsidR="008C0C1B" w:rsidRPr="006C6159" w:rsidDel="00523334">
          <w:rPr>
            <w:b/>
            <w:bCs/>
            <w:rPrChange w:id="274" w:author="Fred Zhou" w:date="2024-03-10T14:14:00Z">
              <w:rPr>
                <w:highlight w:val="yellow"/>
              </w:rPr>
            </w:rPrChange>
          </w:rPr>
          <w:delText>ng</w:delText>
        </w:r>
      </w:del>
      <w:del w:id="275" w:author="Fred Zhou" w:date="2024-03-10T14:01:00Z">
        <w:r w:rsidR="00487C80" w:rsidRPr="006C6159" w:rsidDel="004F25AC">
          <w:rPr>
            <w:rFonts w:hint="eastAsia"/>
            <w:b/>
            <w:bCs/>
            <w:rPrChange w:id="276" w:author="Fred Zhou" w:date="2024-03-10T14:14:00Z">
              <w:rPr>
                <w:rFonts w:hint="eastAsia"/>
                <w:highlight w:val="yellow"/>
              </w:rPr>
            </w:rPrChange>
          </w:rPr>
          <w:delText xml:space="preserve">2024 </w:delText>
        </w:r>
      </w:del>
      <w:del w:id="277" w:author="Fred Zhou" w:date="2024-03-09T16:34:00Z">
        <w:r w:rsidR="00487C80" w:rsidRPr="006C6159" w:rsidDel="00523334">
          <w:rPr>
            <w:rFonts w:hint="eastAsia"/>
            <w:b/>
            <w:bCs/>
            <w:rPrChange w:id="278" w:author="Fred Zhou" w:date="2024-03-10T14:14:00Z">
              <w:rPr>
                <w:rFonts w:hint="eastAsia"/>
                <w:highlight w:val="yellow"/>
              </w:rPr>
            </w:rPrChange>
          </w:rPr>
          <w:delText>030</w:delText>
        </w:r>
        <w:r w:rsidR="00487C80" w:rsidRPr="006C6159" w:rsidDel="00523334">
          <w:rPr>
            <w:b/>
            <w:bCs/>
            <w:rPrChange w:id="279" w:author="Fred Zhou" w:date="2024-03-10T14:14:00Z">
              <w:rPr>
                <w:highlight w:val="yellow"/>
              </w:rPr>
            </w:rPrChange>
          </w:rPr>
          <w:delText>8</w:delText>
        </w:r>
        <w:r w:rsidR="00487C80" w:rsidRPr="006C6159" w:rsidDel="00523334">
          <w:rPr>
            <w:rFonts w:hint="eastAsia"/>
            <w:b/>
            <w:bCs/>
            <w:rPrChange w:id="280" w:author="Fred Zhou" w:date="2024-03-10T14:14:00Z">
              <w:rPr>
                <w:rFonts w:hint="eastAsia"/>
                <w:highlight w:val="yellow"/>
              </w:rPr>
            </w:rPrChange>
          </w:rPr>
          <w:delText xml:space="preserve"> </w:delText>
        </w:r>
        <w:r w:rsidR="00487C80" w:rsidRPr="006C6159" w:rsidDel="00523334">
          <w:rPr>
            <w:b/>
            <w:bCs/>
            <w:rPrChange w:id="281" w:author="Fred Zhou" w:date="2024-03-10T14:14:00Z">
              <w:rPr>
                <w:highlight w:val="yellow"/>
              </w:rPr>
            </w:rPrChange>
          </w:rPr>
          <w:delText>22</w:delText>
        </w:r>
      </w:del>
      <w:del w:id="282" w:author="Fred Zhou" w:date="2024-03-10T14:01:00Z">
        <w:r w:rsidR="00487C80" w:rsidRPr="006C6159" w:rsidDel="004F25AC">
          <w:rPr>
            <w:rFonts w:hint="eastAsia"/>
            <w:b/>
            <w:bCs/>
            <w:rPrChange w:id="283" w:author="Fred Zhou" w:date="2024-03-10T14:14:00Z">
              <w:rPr>
                <w:rFonts w:hint="eastAsia"/>
                <w:highlight w:val="yellow"/>
              </w:rPr>
            </w:rPrChange>
          </w:rPr>
          <w:delText>:</w:delText>
        </w:r>
      </w:del>
      <w:del w:id="284" w:author="Fred Zhou" w:date="2024-03-09T16:34:00Z">
        <w:r w:rsidR="00487C80" w:rsidRPr="006C6159" w:rsidDel="00523334">
          <w:rPr>
            <w:b/>
            <w:bCs/>
            <w:rPrChange w:id="285" w:author="Fred Zhou" w:date="2024-03-10T14:14:00Z">
              <w:rPr>
                <w:highlight w:val="yellow"/>
              </w:rPr>
            </w:rPrChange>
          </w:rPr>
          <w:delText>4</w:delText>
        </w:r>
        <w:r w:rsidR="00487C80" w:rsidRPr="006C6159" w:rsidDel="00523334">
          <w:rPr>
            <w:b/>
            <w:bCs/>
            <w:rPrChange w:id="286" w:author="Fred Zhou" w:date="2024-03-10T14:14:00Z">
              <w:rPr>
                <w:highlight w:val="yellow"/>
              </w:rPr>
            </w:rPrChange>
          </w:rPr>
          <w:delText>2</w:delText>
        </w:r>
      </w:del>
      <w:del w:id="287" w:author="Fred Zhou" w:date="2024-03-10T14:01:00Z">
        <w:r w:rsidRPr="006C6159" w:rsidDel="004F25AC">
          <w:rPr>
            <w:rFonts w:hint="eastAsia"/>
            <w:b/>
            <w:bCs/>
            <w:rPrChange w:id="288" w:author="Fred Zhou" w:date="2024-03-10T14:14:00Z">
              <w:rPr>
                <w:rFonts w:hint="eastAsia"/>
                <w:highlight w:val="yellow"/>
              </w:rPr>
            </w:rPrChange>
          </w:rPr>
          <w:delText>】</w:delText>
        </w:r>
      </w:del>
    </w:p>
    <w:p w14:paraId="776278EE" w14:textId="491D50CC" w:rsidR="00170140" w:rsidRPr="004F25AC" w:rsidDel="00523334" w:rsidRDefault="00523334" w:rsidP="006C6159">
      <w:pPr>
        <w:rPr>
          <w:del w:id="289" w:author="Fred Zhou" w:date="2024-03-09T16:31:00Z"/>
        </w:rPr>
        <w:pPrChange w:id="290" w:author="Fred Zhou" w:date="2024-03-10T14:14:00Z">
          <w:pPr>
            <w:ind w:firstLine="420"/>
          </w:pPr>
        </w:pPrChange>
      </w:pPr>
      <w:ins w:id="291" w:author="Fred Zhou" w:date="2024-03-09T16:32:00Z">
        <w:r w:rsidRPr="006C6159">
          <w:rPr>
            <w:rFonts w:hint="eastAsia"/>
            <w:b/>
            <w:bCs/>
            <w:rPrChange w:id="292" w:author="Fred Zhou" w:date="2024-03-10T14:14:00Z">
              <w:rPr>
                <w:rFonts w:hint="eastAsia"/>
              </w:rPr>
            </w:rPrChange>
          </w:rPr>
          <w:t>因此，</w:t>
        </w:r>
      </w:ins>
      <w:ins w:id="293" w:author="Fred Zhou" w:date="2024-03-09T16:35:00Z">
        <w:r w:rsidR="00C165DB" w:rsidRPr="006C6159">
          <w:rPr>
            <w:rFonts w:hint="eastAsia"/>
            <w:b/>
            <w:bCs/>
            <w:rPrChange w:id="294" w:author="Fred Zhou" w:date="2024-03-10T14:14:00Z">
              <w:rPr>
                <w:rFonts w:hint="eastAsia"/>
              </w:rPr>
            </w:rPrChange>
          </w:rPr>
          <w:t>有必要</w:t>
        </w:r>
      </w:ins>
      <w:ins w:id="295" w:author="Fred Zhou" w:date="2024-03-09T16:31:00Z">
        <w:r w:rsidRPr="006C6159">
          <w:rPr>
            <w:b/>
            <w:bCs/>
            <w:rPrChange w:id="296" w:author="Fred Zhou" w:date="2024-03-10T14:14:00Z">
              <w:rPr/>
            </w:rPrChange>
          </w:rPr>
          <w:t>将人口密度及其结构特征纳入</w:t>
        </w:r>
        <w:proofErr w:type="gramStart"/>
        <w:r w:rsidRPr="006C6159">
          <w:rPr>
            <w:b/>
            <w:bCs/>
            <w:rPrChange w:id="297" w:author="Fred Zhou" w:date="2024-03-10T14:14:00Z">
              <w:rPr/>
            </w:rPrChange>
          </w:rPr>
          <w:t>考量</w:t>
        </w:r>
        <w:proofErr w:type="gramEnd"/>
        <w:r w:rsidRPr="006C6159">
          <w:rPr>
            <w:b/>
            <w:bCs/>
            <w:rPrChange w:id="298" w:author="Fred Zhou" w:date="2024-03-10T14:14:00Z">
              <w:rPr/>
            </w:rPrChange>
          </w:rPr>
          <w:t>范畴，构建新的指标体系，以便对</w:t>
        </w:r>
      </w:ins>
      <w:ins w:id="299" w:author="Fred Zhou" w:date="2024-03-10T07:47:00Z">
        <w:r w:rsidR="00AC10DE" w:rsidRPr="006C6159">
          <w:rPr>
            <w:rFonts w:hint="eastAsia"/>
            <w:b/>
            <w:bCs/>
            <w:rPrChange w:id="300" w:author="Fred Zhou" w:date="2024-03-10T14:14:00Z">
              <w:rPr>
                <w:rFonts w:hint="eastAsia"/>
              </w:rPr>
            </w:rPrChange>
          </w:rPr>
          <w:t>公园</w:t>
        </w:r>
      </w:ins>
      <w:ins w:id="301" w:author="Fred Zhou" w:date="2024-03-09T16:31:00Z">
        <w:r w:rsidRPr="006C6159">
          <w:rPr>
            <w:b/>
            <w:bCs/>
            <w:rPrChange w:id="302" w:author="Fred Zhou" w:date="2024-03-10T14:14:00Z">
              <w:rPr/>
            </w:rPrChange>
          </w:rPr>
          <w:t>热缓解</w:t>
        </w:r>
      </w:ins>
      <w:ins w:id="303" w:author="Fred Zhou" w:date="2024-03-09T16:35:00Z">
        <w:r w:rsidR="00D87AF4" w:rsidRPr="006C6159">
          <w:rPr>
            <w:rFonts w:hint="eastAsia"/>
            <w:b/>
            <w:bCs/>
            <w:rPrChange w:id="304" w:author="Fred Zhou" w:date="2024-03-10T14:14:00Z">
              <w:rPr>
                <w:rFonts w:hint="eastAsia"/>
                <w:highlight w:val="green"/>
              </w:rPr>
            </w:rPrChange>
          </w:rPr>
          <w:t>溢</w:t>
        </w:r>
      </w:ins>
      <w:ins w:id="305" w:author="Fred Zhou" w:date="2024-03-10T08:27:00Z">
        <w:r w:rsidR="000D6B7D" w:rsidRPr="006C6159">
          <w:rPr>
            <w:rFonts w:hint="eastAsia"/>
            <w:b/>
            <w:bCs/>
            <w:rPrChange w:id="306" w:author="Fred Zhou" w:date="2024-03-10T14:14:00Z">
              <w:rPr>
                <w:rFonts w:hint="eastAsia"/>
                <w:highlight w:val="green"/>
              </w:rPr>
            </w:rPrChange>
          </w:rPr>
          <w:t>出</w:t>
        </w:r>
      </w:ins>
      <w:ins w:id="307" w:author="Fred Zhou" w:date="2024-03-10T08:02:00Z">
        <w:r w:rsidR="00FA4F35" w:rsidRPr="006C6159">
          <w:rPr>
            <w:rFonts w:hint="eastAsia"/>
            <w:b/>
            <w:bCs/>
            <w:rPrChange w:id="308" w:author="Fred Zhou" w:date="2024-03-10T14:14:00Z">
              <w:rPr>
                <w:rFonts w:hint="eastAsia"/>
              </w:rPr>
            </w:rPrChange>
          </w:rPr>
          <w:t>供给</w:t>
        </w:r>
      </w:ins>
      <w:ins w:id="309" w:author="Fred Zhou" w:date="2024-03-09T16:31:00Z">
        <w:r w:rsidRPr="006C6159">
          <w:rPr>
            <w:b/>
            <w:bCs/>
            <w:rPrChange w:id="310" w:author="Fred Zhou" w:date="2024-03-10T14:14:00Z">
              <w:rPr/>
            </w:rPrChange>
          </w:rPr>
          <w:t>与城市热缓解需求之间的关系展开量化分析。</w:t>
        </w:r>
      </w:ins>
      <w:ins w:id="311" w:author="Fred Zhou" w:date="2024-03-09T16:34:00Z">
        <w:r w:rsidRPr="004F25AC">
          <w:rPr>
            <w:rFonts w:hint="eastAsia"/>
          </w:rPr>
          <w:t>这将</w:t>
        </w:r>
      </w:ins>
      <w:ins w:id="312" w:author="Fred Zhou" w:date="2024-03-09T16:31:00Z">
        <w:r w:rsidRPr="004F25AC">
          <w:t>不仅有助于准确识别热缓解的优先区域，更为城市公园的未来规划与管理提供</w:t>
        </w:r>
      </w:ins>
      <w:ins w:id="313" w:author="Fred Zhou" w:date="2024-03-09T16:34:00Z">
        <w:r w:rsidRPr="004F25AC">
          <w:rPr>
            <w:rFonts w:hint="eastAsia"/>
          </w:rPr>
          <w:t>科学</w:t>
        </w:r>
      </w:ins>
      <w:ins w:id="314" w:author="Fred Zhou" w:date="2024-03-09T16:31:00Z">
        <w:r w:rsidRPr="004F25AC">
          <w:t>参考，进而对推动城市热环境优化、提升居民生活质量具有重要的社会价值。</w:t>
        </w:r>
      </w:ins>
      <w:del w:id="315" w:author="Fred Zhou" w:date="2024-03-09T15:20:00Z">
        <w:r w:rsidR="00ED060B" w:rsidRPr="004F25AC" w:rsidDel="000C3579">
          <w:rPr>
            <w:rFonts w:hint="eastAsia"/>
            <w:rPrChange w:id="316" w:author="Fred Zhou" w:date="2024-03-10T14:00:00Z">
              <w:rPr>
                <w:rFonts w:hint="eastAsia"/>
                <w:highlight w:val="yellow"/>
              </w:rPr>
            </w:rPrChange>
          </w:rPr>
          <w:delText>现有研究分析了绿地热缓解的溢出效应。然而，</w:delText>
        </w:r>
        <w:r w:rsidR="00170140" w:rsidRPr="004F25AC" w:rsidDel="000C3579">
          <w:rPr>
            <w:rFonts w:hint="eastAsia"/>
            <w:rPrChange w:id="317" w:author="Fred Zhou" w:date="2024-03-10T14:00:00Z">
              <w:rPr>
                <w:rFonts w:hint="eastAsia"/>
                <w:highlight w:val="yellow"/>
              </w:rPr>
            </w:rPrChange>
          </w:rPr>
          <w:delText>当前对于城市绿地热缓解溢出效应与热缓解实际需求之间的匹配程度及其调控机制尚未有</w:delText>
        </w:r>
        <w:r w:rsidR="00ED060B" w:rsidRPr="004F25AC" w:rsidDel="000C3579">
          <w:rPr>
            <w:rFonts w:hint="eastAsia"/>
            <w:rPrChange w:id="318" w:author="Fred Zhou" w:date="2024-03-10T14:00:00Z">
              <w:rPr>
                <w:rFonts w:hint="eastAsia"/>
                <w:highlight w:val="yellow"/>
              </w:rPr>
            </w:rPrChange>
          </w:rPr>
          <w:delText>系统性</w:delText>
        </w:r>
        <w:r w:rsidR="00170140" w:rsidRPr="004F25AC" w:rsidDel="000C3579">
          <w:rPr>
            <w:rFonts w:hint="eastAsia"/>
            <w:rPrChange w:id="319" w:author="Fred Zhou" w:date="2024-03-10T14:00:00Z">
              <w:rPr>
                <w:rFonts w:hint="eastAsia"/>
                <w:highlight w:val="yellow"/>
              </w:rPr>
            </w:rPrChange>
          </w:rPr>
          <w:delText>的认识。鉴于此，本研究拟以成都市为例，首先构建一套综合背景气候、社会经济状况等多重因素的指标体系，评估城市热缓解的实际需求；然后通过对实测气象数据的分析，量化城市绿地热缓解溢出效应与</w:delText>
        </w:r>
        <w:r w:rsidR="00394EFC" w:rsidRPr="004F25AC" w:rsidDel="000C3579">
          <w:rPr>
            <w:rFonts w:hint="eastAsia"/>
            <w:rPrChange w:id="320" w:author="Fred Zhou" w:date="2024-03-10T14:00:00Z">
              <w:rPr>
                <w:rFonts w:hint="eastAsia"/>
                <w:highlight w:val="yellow"/>
              </w:rPr>
            </w:rPrChange>
          </w:rPr>
          <w:delText>影响</w:delText>
        </w:r>
        <w:r w:rsidR="00170140" w:rsidRPr="004F25AC" w:rsidDel="000C3579">
          <w:rPr>
            <w:rFonts w:hint="eastAsia"/>
            <w:rPrChange w:id="321" w:author="Fred Zhou" w:date="2024-03-10T14:00:00Z">
              <w:rPr>
                <w:rFonts w:hint="eastAsia"/>
                <w:highlight w:val="yellow"/>
              </w:rPr>
            </w:rPrChange>
          </w:rPr>
          <w:delText>因素之间的内在联系，对其时空分异进行建模</w:delText>
        </w:r>
        <w:r w:rsidR="00EF0CD4" w:rsidRPr="004F25AC" w:rsidDel="000C3579">
          <w:rPr>
            <w:rFonts w:hint="eastAsia"/>
            <w:rPrChange w:id="322" w:author="Fred Zhou" w:date="2024-03-10T14:00:00Z">
              <w:rPr>
                <w:rFonts w:hint="eastAsia"/>
                <w:highlight w:val="yellow"/>
              </w:rPr>
            </w:rPrChange>
          </w:rPr>
          <w:delText>，并结合社会经济数据计算热缓解溢出效应的供应</w:delText>
        </w:r>
        <w:r w:rsidR="00170140" w:rsidRPr="004F25AC" w:rsidDel="000C3579">
          <w:rPr>
            <w:rFonts w:hint="eastAsia"/>
            <w:rPrChange w:id="323" w:author="Fred Zhou" w:date="2024-03-10T14:00:00Z">
              <w:rPr>
                <w:rFonts w:hint="eastAsia"/>
                <w:highlight w:val="yellow"/>
              </w:rPr>
            </w:rPrChange>
          </w:rPr>
          <w:delText>；最后构建一个</w:delText>
        </w:r>
        <w:r w:rsidR="00170140" w:rsidRPr="004F25AC" w:rsidDel="000C3579">
          <w:rPr>
            <w:rFonts w:hint="eastAsia"/>
            <w:u w:val="single"/>
            <w:rPrChange w:id="324" w:author="Fred Zhou" w:date="2024-03-10T14:00:00Z">
              <w:rPr>
                <w:rFonts w:hint="eastAsia"/>
                <w:highlight w:val="yellow"/>
                <w:u w:val="single"/>
              </w:rPr>
            </w:rPrChange>
          </w:rPr>
          <w:delText>多元关系框架</w:delText>
        </w:r>
        <w:r w:rsidR="00170140" w:rsidRPr="004F25AC" w:rsidDel="000C3579">
          <w:rPr>
            <w:rFonts w:hint="eastAsia"/>
            <w:rPrChange w:id="325" w:author="Fred Zhou" w:date="2024-03-10T14:00:00Z">
              <w:rPr>
                <w:rFonts w:hint="eastAsia"/>
                <w:highlight w:val="yellow"/>
              </w:rPr>
            </w:rPrChange>
          </w:rPr>
          <w:delText>，旨在将不同区域的绿地热缓解溢出效应</w:delText>
        </w:r>
        <w:r w:rsidR="00170140" w:rsidRPr="004F25AC" w:rsidDel="000C3579">
          <w:rPr>
            <w:rFonts w:hint="eastAsia"/>
            <w:u w:val="single"/>
            <w:rPrChange w:id="326" w:author="Fred Zhou" w:date="2024-03-10T14:00:00Z">
              <w:rPr>
                <w:rFonts w:hint="eastAsia"/>
                <w:highlight w:val="yellow"/>
                <w:u w:val="single"/>
              </w:rPr>
            </w:rPrChange>
          </w:rPr>
          <w:delText>的供应</w:delText>
        </w:r>
        <w:r w:rsidR="00170140" w:rsidRPr="004F25AC" w:rsidDel="000C3579">
          <w:rPr>
            <w:rFonts w:hint="eastAsia"/>
            <w:rPrChange w:id="327" w:author="Fred Zhou" w:date="2024-03-10T14:00:00Z">
              <w:rPr>
                <w:rFonts w:hint="eastAsia"/>
                <w:highlight w:val="yellow"/>
              </w:rPr>
            </w:rPrChange>
          </w:rPr>
          <w:delText>与热缓解的实际需求进行</w:delText>
        </w:r>
        <w:r w:rsidR="00170140" w:rsidRPr="004F25AC" w:rsidDel="000C3579">
          <w:rPr>
            <w:rFonts w:hint="eastAsia"/>
            <w:u w:val="single"/>
            <w:rPrChange w:id="328" w:author="Fred Zhou" w:date="2024-03-10T14:00:00Z">
              <w:rPr>
                <w:rFonts w:hint="eastAsia"/>
                <w:highlight w:val="yellow"/>
                <w:u w:val="single"/>
              </w:rPr>
            </w:rPrChange>
          </w:rPr>
          <w:delText>耦合</w:delText>
        </w:r>
        <w:r w:rsidR="00170140" w:rsidRPr="004F25AC" w:rsidDel="000C3579">
          <w:rPr>
            <w:rFonts w:hint="eastAsia"/>
            <w:rPrChange w:id="329" w:author="Fred Zhou" w:date="2024-03-10T14:00:00Z">
              <w:rPr>
                <w:rFonts w:hint="eastAsia"/>
                <w:highlight w:val="yellow"/>
              </w:rPr>
            </w:rPrChange>
          </w:rPr>
          <w:delText>，并分析相应的调控机制。</w:delText>
        </w:r>
      </w:del>
    </w:p>
    <w:p w14:paraId="26552A6F" w14:textId="77777777" w:rsidR="00523334" w:rsidRPr="004F25AC" w:rsidRDefault="00523334" w:rsidP="006C6159">
      <w:pPr>
        <w:ind w:firstLine="420"/>
        <w:rPr>
          <w:ins w:id="330" w:author="Fred Zhou" w:date="2024-03-09T16:31:00Z"/>
          <w:rFonts w:hint="eastAsia"/>
        </w:rPr>
      </w:pPr>
    </w:p>
    <w:p w14:paraId="0CEEBB98" w14:textId="77777777" w:rsidR="00B11E01" w:rsidRPr="004F25AC" w:rsidRDefault="00B11E01" w:rsidP="008777FE">
      <w:pPr>
        <w:ind w:firstLine="420"/>
      </w:pPr>
    </w:p>
    <w:p w14:paraId="7D4FB93F" w14:textId="7B6E0C2F" w:rsidR="007D15C0" w:rsidRPr="004F25AC" w:rsidRDefault="0043681B" w:rsidP="0043681B">
      <w:pPr>
        <w:pStyle w:val="3"/>
        <w:pPrChange w:id="331" w:author="Fred Zhou" w:date="2024-03-10T14:33:00Z">
          <w:pPr>
            <w:pStyle w:val="3"/>
            <w:numPr>
              <w:ilvl w:val="1"/>
              <w:numId w:val="1"/>
            </w:numPr>
            <w:ind w:left="720" w:hanging="720"/>
          </w:pPr>
        </w:pPrChange>
      </w:pPr>
      <w:ins w:id="332" w:author="Fred Zhou" w:date="2024-03-10T14:33:00Z">
        <w:r>
          <w:rPr>
            <w:rFonts w:hint="eastAsia"/>
          </w:rPr>
          <w:t>1</w:t>
        </w:r>
        <w:r>
          <w:t xml:space="preserve">.2. </w:t>
        </w:r>
      </w:ins>
      <w:r w:rsidR="007D15C0" w:rsidRPr="004F25AC">
        <w:rPr>
          <w:rFonts w:hint="eastAsia"/>
        </w:rPr>
        <w:t>国内外研究</w:t>
      </w:r>
      <w:ins w:id="333" w:author="Fred Zhou" w:date="2024-03-10T14:34:00Z">
        <w:r>
          <w:rPr>
            <w:rFonts w:hint="eastAsia"/>
          </w:rPr>
          <w:t>现状</w:t>
        </w:r>
      </w:ins>
      <w:del w:id="334" w:author="Fred Zhou" w:date="2024-03-10T14:34:00Z">
        <w:r w:rsidR="007D15C0" w:rsidRPr="004F25AC" w:rsidDel="0043681B">
          <w:rPr>
            <w:rFonts w:hint="eastAsia"/>
          </w:rPr>
          <w:delText>进展</w:delText>
        </w:r>
      </w:del>
    </w:p>
    <w:p w14:paraId="64B1CA07" w14:textId="43A80E6F" w:rsidR="009518FF" w:rsidRPr="004F25AC" w:rsidDel="004F25AC" w:rsidRDefault="002344DA" w:rsidP="00060949">
      <w:pPr>
        <w:ind w:firstLine="420"/>
        <w:rPr>
          <w:del w:id="335" w:author="Fred Zhou" w:date="2024-03-10T14:01:00Z"/>
        </w:rPr>
      </w:pPr>
      <w:del w:id="336" w:author="Fred Zhou" w:date="2024-03-10T14:01:00Z">
        <w:r w:rsidRPr="004F25AC" w:rsidDel="004F25AC">
          <w:rPr>
            <w:rFonts w:hint="eastAsia"/>
          </w:rPr>
          <w:delText>【</w:delText>
        </w:r>
        <w:r w:rsidRPr="004F25AC" w:rsidDel="004F25AC">
          <w:rPr>
            <w:rFonts w:hint="eastAsia"/>
          </w:rPr>
          <w:delText>u</w:delText>
        </w:r>
        <w:r w:rsidRPr="004F25AC" w:rsidDel="004F25AC">
          <w:delText>p</w:delText>
        </w:r>
        <w:r w:rsidRPr="004F25AC" w:rsidDel="004F25AC">
          <w:delText>2024 030</w:delText>
        </w:r>
        <w:r w:rsidR="00661BF4" w:rsidRPr="004F25AC" w:rsidDel="004F25AC">
          <w:delText>7</w:delText>
        </w:r>
        <w:r w:rsidRPr="004F25AC" w:rsidDel="004F25AC">
          <w:delText xml:space="preserve"> </w:delText>
        </w:r>
        <w:r w:rsidR="00661BF4" w:rsidRPr="004F25AC" w:rsidDel="004F25AC">
          <w:delText>1</w:delText>
        </w:r>
        <w:r w:rsidR="0045234C" w:rsidRPr="004F25AC" w:rsidDel="004F25AC">
          <w:delText>4</w:delText>
        </w:r>
        <w:r w:rsidRPr="004F25AC" w:rsidDel="004F25AC">
          <w:delText>:</w:delText>
        </w:r>
        <w:r w:rsidR="0045234C" w:rsidRPr="004F25AC" w:rsidDel="004F25AC">
          <w:delText>5</w:delText>
        </w:r>
        <w:r w:rsidR="0064286F" w:rsidRPr="004F25AC" w:rsidDel="004F25AC">
          <w:delText>5</w:delText>
        </w:r>
        <w:r w:rsidRPr="004F25AC" w:rsidDel="004F25AC">
          <w:rPr>
            <w:rFonts w:hint="eastAsia"/>
          </w:rPr>
          <w:delText>】</w:delText>
        </w:r>
      </w:del>
    </w:p>
    <w:p w14:paraId="467E319B" w14:textId="3ABDE194" w:rsidR="00D04274" w:rsidRPr="004F25AC" w:rsidDel="00C8163E" w:rsidRDefault="00D04274" w:rsidP="00060949">
      <w:pPr>
        <w:ind w:firstLine="420"/>
        <w:rPr>
          <w:del w:id="337" w:author="Fred Zhou" w:date="2024-03-10T08:06:00Z"/>
          <w:rFonts w:hint="eastAsia"/>
        </w:rPr>
      </w:pPr>
      <w:del w:id="338" w:author="Fred Zhou" w:date="2024-03-10T08:06:00Z">
        <w:r w:rsidRPr="004F25AC" w:rsidDel="00C8163E">
          <w:rPr>
            <w:rFonts w:hint="eastAsia"/>
          </w:rPr>
          <w:delText>【</w:delText>
        </w:r>
      </w:del>
      <w:del w:id="339" w:author="Fred Zhou" w:date="2024-03-10T07:47:00Z">
        <w:r w:rsidRPr="004F25AC" w:rsidDel="00AC10DE">
          <w:rPr>
            <w:rFonts w:hint="eastAsia"/>
            <w:rPrChange w:id="340" w:author="Fred Zhou" w:date="2024-03-10T14:00:00Z">
              <w:rPr>
                <w:rFonts w:hint="eastAsia"/>
                <w:highlight w:val="green"/>
              </w:rPr>
            </w:rPrChange>
          </w:rPr>
          <w:delText>绿地</w:delText>
        </w:r>
      </w:del>
      <w:del w:id="341" w:author="Fred Zhou" w:date="2024-03-10T08:06:00Z">
        <w:r w:rsidRPr="004F25AC" w:rsidDel="00C8163E">
          <w:rPr>
            <w:rFonts w:hint="eastAsia"/>
            <w:rPrChange w:id="342" w:author="Fred Zhou" w:date="2024-03-10T14:00:00Z">
              <w:rPr>
                <w:rFonts w:hint="eastAsia"/>
                <w:highlight w:val="green"/>
              </w:rPr>
            </w:rPrChange>
          </w:rPr>
          <w:delText>热缓解溢出效应</w:delText>
        </w:r>
        <w:r w:rsidRPr="004F25AC" w:rsidDel="00C8163E">
          <w:rPr>
            <w:rFonts w:hint="eastAsia"/>
          </w:rPr>
          <w:delText>】【</w:delText>
        </w:r>
        <w:r w:rsidRPr="004F25AC" w:rsidDel="00C8163E">
          <w:rPr>
            <w:rFonts w:hint="eastAsia"/>
            <w:rPrChange w:id="343" w:author="Fred Zhou" w:date="2024-03-10T14:00:00Z">
              <w:rPr>
                <w:rFonts w:hint="eastAsia"/>
                <w:highlight w:val="green"/>
              </w:rPr>
            </w:rPrChange>
          </w:rPr>
          <w:delText>热缓解</w:delText>
        </w:r>
        <w:r w:rsidRPr="004F25AC" w:rsidDel="00C8163E">
          <w:rPr>
            <w:rFonts w:hint="eastAsia"/>
          </w:rPr>
          <w:delText>】</w:delText>
        </w:r>
      </w:del>
    </w:p>
    <w:p w14:paraId="3AFC05D8" w14:textId="6EB68A4F" w:rsidR="0059153F" w:rsidRPr="006C6159" w:rsidRDefault="00AC10DE" w:rsidP="00E60EB8">
      <w:pPr>
        <w:ind w:firstLine="420"/>
        <w:rPr>
          <w:b/>
          <w:bCs/>
          <w:rPrChange w:id="344" w:author="Fred Zhou" w:date="2024-03-10T14:15:00Z">
            <w:rPr/>
          </w:rPrChange>
        </w:rPr>
      </w:pPr>
      <w:ins w:id="345" w:author="Fred Zhou" w:date="2024-03-10T07:47:00Z">
        <w:r w:rsidRPr="004F25AC">
          <w:rPr>
            <w:rFonts w:hint="eastAsia"/>
          </w:rPr>
          <w:t>公园</w:t>
        </w:r>
      </w:ins>
      <w:del w:id="346" w:author="Fred Zhou" w:date="2024-03-10T07:47:00Z">
        <w:r w:rsidR="008C397C" w:rsidRPr="004F25AC" w:rsidDel="00AC10DE">
          <w:rPr>
            <w:rFonts w:hint="eastAsia"/>
          </w:rPr>
          <w:delText>绿地</w:delText>
        </w:r>
      </w:del>
      <w:r w:rsidR="008C397C" w:rsidRPr="004F25AC">
        <w:rPr>
          <w:rFonts w:hint="eastAsia"/>
        </w:rPr>
        <w:t>通过</w:t>
      </w:r>
      <w:r w:rsidR="008C397C" w:rsidRPr="004F25AC">
        <w:rPr>
          <w:rFonts w:hint="eastAsia"/>
          <w:rPrChange w:id="347" w:author="Fred Zhou" w:date="2024-03-10T14:00:00Z">
            <w:rPr>
              <w:rFonts w:hint="eastAsia"/>
              <w:highlight w:val="cyan"/>
            </w:rPr>
          </w:rPrChange>
        </w:rPr>
        <w:t>蒸散作用</w:t>
      </w:r>
      <w:r w:rsidR="008C397C" w:rsidRPr="004F25AC">
        <w:rPr>
          <w:rFonts w:hint="eastAsia"/>
        </w:rPr>
        <w:t>、</w:t>
      </w:r>
      <w:r w:rsidR="008C397C" w:rsidRPr="004F25AC">
        <w:rPr>
          <w:rFonts w:hint="eastAsia"/>
          <w:rPrChange w:id="348" w:author="Fred Zhou" w:date="2024-03-10T14:00:00Z">
            <w:rPr>
              <w:rFonts w:hint="eastAsia"/>
              <w:highlight w:val="cyan"/>
            </w:rPr>
          </w:rPrChange>
        </w:rPr>
        <w:t>提供遮阴条件</w:t>
      </w:r>
      <w:r w:rsidR="008C397C" w:rsidRPr="004F25AC">
        <w:rPr>
          <w:rFonts w:hint="eastAsia"/>
        </w:rPr>
        <w:t>以及</w:t>
      </w:r>
      <w:r w:rsidR="008C397C" w:rsidRPr="004F25AC">
        <w:rPr>
          <w:rFonts w:hint="eastAsia"/>
          <w:rPrChange w:id="349" w:author="Fred Zhou" w:date="2024-03-10T14:00:00Z">
            <w:rPr>
              <w:rFonts w:hint="eastAsia"/>
              <w:highlight w:val="cyan"/>
            </w:rPr>
          </w:rPrChange>
        </w:rPr>
        <w:t>影响空气流动</w:t>
      </w:r>
      <w:r w:rsidR="008C397C" w:rsidRPr="004F25AC">
        <w:rPr>
          <w:rFonts w:hint="eastAsia"/>
        </w:rPr>
        <w:t>等多重机制，</w:t>
      </w:r>
      <w:r w:rsidR="008C397C" w:rsidRPr="004F25AC">
        <w:rPr>
          <w:rFonts w:hint="eastAsia"/>
          <w:rPrChange w:id="350" w:author="Fred Zhou" w:date="2024-03-10T14:00:00Z">
            <w:rPr>
              <w:rFonts w:hint="eastAsia"/>
              <w:highlight w:val="cyan"/>
            </w:rPr>
          </w:rPrChange>
        </w:rPr>
        <w:t>能够</w:t>
      </w:r>
      <w:r w:rsidR="008C397C" w:rsidRPr="004F25AC">
        <w:rPr>
          <w:rFonts w:hint="eastAsia"/>
        </w:rPr>
        <w:t>有效地调节</w:t>
      </w:r>
      <w:r w:rsidR="008C397C" w:rsidRPr="004F25AC">
        <w:rPr>
          <w:rFonts w:hint="eastAsia"/>
          <w:rPrChange w:id="351" w:author="Fred Zhou" w:date="2024-03-10T14:00:00Z">
            <w:rPr>
              <w:rFonts w:hint="eastAsia"/>
              <w:highlight w:val="cyan"/>
            </w:rPr>
          </w:rPrChange>
        </w:rPr>
        <w:t>地表能量交换</w:t>
      </w:r>
      <w:r w:rsidR="008C397C" w:rsidRPr="004F25AC">
        <w:rPr>
          <w:rFonts w:hint="eastAsia"/>
        </w:rPr>
        <w:t>过程，降低温度，</w:t>
      </w:r>
      <w:r w:rsidR="008C397C" w:rsidRPr="004F25AC">
        <w:rPr>
          <w:rFonts w:hint="eastAsia"/>
        </w:rPr>
        <w:t>起到</w:t>
      </w:r>
      <w:r w:rsidR="008C397C" w:rsidRPr="004F25AC">
        <w:rPr>
          <w:rFonts w:hint="eastAsia"/>
          <w:rPrChange w:id="352" w:author="Fred Zhou" w:date="2024-03-10T14:00:00Z">
            <w:rPr>
              <w:rFonts w:hint="eastAsia"/>
              <w:highlight w:val="cyan"/>
            </w:rPr>
          </w:rPrChange>
        </w:rPr>
        <w:t>缓解城市过热</w:t>
      </w:r>
      <w:r w:rsidR="008C397C" w:rsidRPr="004F25AC">
        <w:rPr>
          <w:rFonts w:hint="eastAsia"/>
        </w:rPr>
        <w:t>的作用</w:t>
      </w:r>
      <w:r w:rsidR="008C397C" w:rsidRPr="004F25AC">
        <w:rPr>
          <w:rFonts w:hint="eastAsia"/>
        </w:rPr>
        <w:t>（</w:t>
      </w:r>
      <w:proofErr w:type="spellStart"/>
      <w:r w:rsidR="00CB4D67" w:rsidRPr="004F25AC">
        <w:rPr>
          <w:rFonts w:eastAsia="Times New Roman"/>
          <w:iCs/>
          <w:color w:val="404040" w:themeColor="text1" w:themeTint="BF"/>
          <w:rPrChange w:id="353" w:author="Fred Zhou" w:date="2024-03-10T14:00:00Z">
            <w:rPr>
              <w:rFonts w:eastAsia="Times New Roman"/>
              <w:iCs/>
              <w:color w:val="404040" w:themeColor="text1" w:themeTint="BF"/>
              <w:highlight w:val="green"/>
            </w:rPr>
          </w:rPrChange>
        </w:rPr>
        <w:t>Bouketta</w:t>
      </w:r>
      <w:proofErr w:type="spellEnd"/>
      <w:r w:rsidR="00CB4D67" w:rsidRPr="004F25AC" w:rsidDel="00CB4D67">
        <w:rPr>
          <w:rFonts w:hint="eastAsia"/>
          <w:rPrChange w:id="354" w:author="Fred Zhou" w:date="2024-03-10T14:00:00Z">
            <w:rPr>
              <w:rFonts w:hint="eastAsia"/>
              <w:highlight w:val="green"/>
            </w:rPr>
          </w:rPrChange>
        </w:rPr>
        <w:t xml:space="preserve"> </w:t>
      </w:r>
      <w:r w:rsidR="008C397C" w:rsidRPr="004F25AC">
        <w:rPr>
          <w:rFonts w:hint="eastAsia"/>
          <w:rPrChange w:id="355" w:author="Fred Zhou" w:date="2024-03-10T14:00:00Z">
            <w:rPr>
              <w:rFonts w:hint="eastAsia"/>
              <w:highlight w:val="green"/>
            </w:rPr>
          </w:rPrChange>
        </w:rPr>
        <w:t xml:space="preserve">, </w:t>
      </w:r>
      <w:r w:rsidR="00CB4D67" w:rsidRPr="004F25AC">
        <w:rPr>
          <w:rPrChange w:id="356" w:author="Fred Zhou" w:date="2024-03-10T14:00:00Z">
            <w:rPr>
              <w:highlight w:val="green"/>
            </w:rPr>
          </w:rPrChange>
        </w:rPr>
        <w:t>2023</w:t>
      </w:r>
      <w:r w:rsidR="008C397C" w:rsidRPr="004F25AC">
        <w:rPr>
          <w:rFonts w:hint="eastAsia"/>
        </w:rPr>
        <w:t>）。</w:t>
      </w:r>
      <w:ins w:id="357" w:author="Fred Zhou" w:date="2024-03-10T07:47:00Z">
        <w:r w:rsidRPr="004F25AC">
          <w:rPr>
            <w:rFonts w:hint="eastAsia"/>
          </w:rPr>
          <w:t>公园</w:t>
        </w:r>
      </w:ins>
      <w:del w:id="358" w:author="Fred Zhou" w:date="2024-03-10T07:47:00Z">
        <w:r w:rsidR="008C397C" w:rsidRPr="004F25AC" w:rsidDel="00AC10DE">
          <w:rPr>
            <w:rFonts w:hint="eastAsia"/>
          </w:rPr>
          <w:delText>绿地</w:delText>
        </w:r>
      </w:del>
      <w:r w:rsidR="008C397C" w:rsidRPr="004F25AC">
        <w:rPr>
          <w:rFonts w:hint="eastAsia"/>
        </w:rPr>
        <w:t>的</w:t>
      </w:r>
      <w:r w:rsidR="008C397C" w:rsidRPr="004F25AC">
        <w:rPr>
          <w:rFonts w:hint="eastAsia"/>
          <w:rPrChange w:id="359" w:author="Fred Zhou" w:date="2024-03-10T14:00:00Z">
            <w:rPr>
              <w:rFonts w:hint="eastAsia"/>
              <w:highlight w:val="green"/>
            </w:rPr>
          </w:rPrChange>
        </w:rPr>
        <w:t>热缓解</w:t>
      </w:r>
      <w:r w:rsidR="008C397C" w:rsidRPr="004F25AC">
        <w:rPr>
          <w:rFonts w:hint="eastAsia"/>
          <w:rPrChange w:id="360" w:author="Fred Zhou" w:date="2024-03-10T14:00:00Z">
            <w:rPr>
              <w:rFonts w:hint="eastAsia"/>
              <w:highlight w:val="cyan"/>
            </w:rPr>
          </w:rPrChange>
        </w:rPr>
        <w:t>效应</w:t>
      </w:r>
      <w:r w:rsidR="008C397C" w:rsidRPr="004F25AC">
        <w:rPr>
          <w:rFonts w:hint="eastAsia"/>
        </w:rPr>
        <w:t>不仅局限于</w:t>
      </w:r>
      <w:ins w:id="361" w:author="Fred Zhou" w:date="2024-03-10T07:47:00Z">
        <w:r w:rsidRPr="004F25AC">
          <w:rPr>
            <w:rFonts w:hint="eastAsia"/>
          </w:rPr>
          <w:t>公园</w:t>
        </w:r>
      </w:ins>
      <w:del w:id="362" w:author="Fred Zhou" w:date="2024-03-10T07:47:00Z">
        <w:r w:rsidR="008C397C" w:rsidRPr="004F25AC" w:rsidDel="00AC10DE">
          <w:rPr>
            <w:rFonts w:hint="eastAsia"/>
            <w:rPrChange w:id="363" w:author="Fred Zhou" w:date="2024-03-10T14:00:00Z">
              <w:rPr>
                <w:rFonts w:hint="eastAsia"/>
                <w:highlight w:val="cyan"/>
              </w:rPr>
            </w:rPrChange>
          </w:rPr>
          <w:delText>绿地</w:delText>
        </w:r>
      </w:del>
      <w:r w:rsidR="008C397C" w:rsidRPr="004F25AC">
        <w:rPr>
          <w:rFonts w:hint="eastAsia"/>
          <w:rPrChange w:id="364" w:author="Fred Zhou" w:date="2024-03-10T14:00:00Z">
            <w:rPr>
              <w:rFonts w:hint="eastAsia"/>
              <w:highlight w:val="cyan"/>
            </w:rPr>
          </w:rPrChange>
        </w:rPr>
        <w:t>本身</w:t>
      </w:r>
      <w:r w:rsidR="008C397C" w:rsidRPr="004F25AC">
        <w:rPr>
          <w:rFonts w:hint="eastAsia"/>
        </w:rPr>
        <w:t>，还能通过与</w:t>
      </w:r>
      <w:r w:rsidR="008C397C" w:rsidRPr="004F25AC">
        <w:rPr>
          <w:rFonts w:hint="eastAsia"/>
          <w:rPrChange w:id="365" w:author="Fred Zhou" w:date="2024-03-10T14:00:00Z">
            <w:rPr>
              <w:rFonts w:hint="eastAsia"/>
              <w:highlight w:val="cyan"/>
            </w:rPr>
          </w:rPrChange>
        </w:rPr>
        <w:t>相邻区域</w:t>
      </w:r>
      <w:r w:rsidR="008C397C" w:rsidRPr="004F25AC">
        <w:rPr>
          <w:rFonts w:hint="eastAsia"/>
        </w:rPr>
        <w:t>的</w:t>
      </w:r>
      <w:r w:rsidR="008C397C" w:rsidRPr="004F25AC">
        <w:rPr>
          <w:rFonts w:hint="eastAsia"/>
          <w:rPrChange w:id="366" w:author="Fred Zhou" w:date="2024-03-10T14:00:00Z">
            <w:rPr>
              <w:rFonts w:hint="eastAsia"/>
              <w:highlight w:val="cyan"/>
            </w:rPr>
          </w:rPrChange>
        </w:rPr>
        <w:t>气流交换</w:t>
      </w:r>
      <w:r w:rsidR="008C397C" w:rsidRPr="004F25AC">
        <w:rPr>
          <w:rFonts w:hint="eastAsia"/>
        </w:rPr>
        <w:t>，使</w:t>
      </w:r>
      <w:r w:rsidR="008C397C" w:rsidRPr="004F25AC">
        <w:rPr>
          <w:rFonts w:hint="eastAsia"/>
          <w:rPrChange w:id="367" w:author="Fred Zhou" w:date="2024-03-10T14:00:00Z">
            <w:rPr>
              <w:rFonts w:hint="eastAsia"/>
              <w:highlight w:val="cyan"/>
            </w:rPr>
          </w:rPrChange>
        </w:rPr>
        <w:t>周边区域</w:t>
      </w:r>
      <w:r w:rsidR="008C397C" w:rsidRPr="004F25AC">
        <w:rPr>
          <w:rFonts w:hint="eastAsia"/>
        </w:rPr>
        <w:t>的温度比</w:t>
      </w:r>
      <w:r w:rsidR="008C397C" w:rsidRPr="004F25AC">
        <w:rPr>
          <w:rFonts w:hint="eastAsia"/>
          <w:rPrChange w:id="368" w:author="Fred Zhou" w:date="2024-03-10T14:00:00Z">
            <w:rPr>
              <w:rFonts w:hint="eastAsia"/>
              <w:highlight w:val="cyan"/>
            </w:rPr>
          </w:rPrChange>
        </w:rPr>
        <w:t>远离</w:t>
      </w:r>
      <w:ins w:id="369" w:author="Fred Zhou" w:date="2024-03-10T07:47:00Z">
        <w:r w:rsidRPr="004F25AC">
          <w:rPr>
            <w:rFonts w:hint="eastAsia"/>
          </w:rPr>
          <w:t>公园</w:t>
        </w:r>
      </w:ins>
      <w:del w:id="370" w:author="Fred Zhou" w:date="2024-03-10T07:47:00Z">
        <w:r w:rsidR="008C397C" w:rsidRPr="004F25AC" w:rsidDel="00AC10DE">
          <w:rPr>
            <w:rFonts w:hint="eastAsia"/>
            <w:rPrChange w:id="371" w:author="Fred Zhou" w:date="2024-03-10T14:00:00Z">
              <w:rPr>
                <w:rFonts w:hint="eastAsia"/>
                <w:highlight w:val="cyan"/>
              </w:rPr>
            </w:rPrChange>
          </w:rPr>
          <w:delText>绿地</w:delText>
        </w:r>
      </w:del>
      <w:r w:rsidR="008C397C" w:rsidRPr="004F25AC">
        <w:rPr>
          <w:rFonts w:hint="eastAsia"/>
        </w:rPr>
        <w:t>的</w:t>
      </w:r>
      <w:r w:rsidR="008C397C" w:rsidRPr="004F25AC">
        <w:rPr>
          <w:rFonts w:hint="eastAsia"/>
          <w:rPrChange w:id="372" w:author="Fred Zhou" w:date="2024-03-10T14:00:00Z">
            <w:rPr>
              <w:rFonts w:hint="eastAsia"/>
              <w:highlight w:val="cyan"/>
            </w:rPr>
          </w:rPrChange>
        </w:rPr>
        <w:t>城市建成区</w:t>
      </w:r>
      <w:r w:rsidR="008C397C" w:rsidRPr="004F25AC">
        <w:rPr>
          <w:rFonts w:hint="eastAsia"/>
        </w:rPr>
        <w:t>更低。</w:t>
      </w:r>
      <w:r w:rsidR="008C397C" w:rsidRPr="006C6159">
        <w:rPr>
          <w:rFonts w:hint="eastAsia"/>
          <w:b/>
          <w:bCs/>
          <w:rPrChange w:id="373" w:author="Fred Zhou" w:date="2024-03-10T14:15:00Z">
            <w:rPr>
              <w:rFonts w:hint="eastAsia"/>
              <w:highlight w:val="cyan"/>
            </w:rPr>
          </w:rPrChange>
        </w:rPr>
        <w:t>这种现象</w:t>
      </w:r>
      <w:r w:rsidR="008C397C" w:rsidRPr="006C6159">
        <w:rPr>
          <w:rFonts w:hint="eastAsia"/>
          <w:b/>
          <w:bCs/>
          <w:rPrChange w:id="374" w:author="Fred Zhou" w:date="2024-03-10T14:15:00Z">
            <w:rPr>
              <w:rFonts w:hint="eastAsia"/>
            </w:rPr>
          </w:rPrChange>
        </w:rPr>
        <w:t>被称为</w:t>
      </w:r>
      <w:ins w:id="375" w:author="Fred Zhou" w:date="2024-03-10T07:50:00Z">
        <w:r w:rsidRPr="006C6159">
          <w:rPr>
            <w:rFonts w:hint="eastAsia"/>
            <w:b/>
            <w:bCs/>
            <w:rPrChange w:id="376" w:author="Fred Zhou" w:date="2024-03-10T14:15:00Z">
              <w:rPr>
                <w:rFonts w:hint="eastAsia"/>
              </w:rPr>
            </w:rPrChange>
          </w:rPr>
          <w:t>公园</w:t>
        </w:r>
      </w:ins>
      <w:del w:id="377" w:author="Fred Zhou" w:date="2024-03-10T07:50:00Z">
        <w:r w:rsidR="008C397C" w:rsidRPr="006C6159" w:rsidDel="00AC10DE">
          <w:rPr>
            <w:rFonts w:hint="eastAsia"/>
            <w:b/>
            <w:bCs/>
            <w:rPrChange w:id="378" w:author="Fred Zhou" w:date="2024-03-10T14:15:00Z">
              <w:rPr>
                <w:rFonts w:hint="eastAsia"/>
                <w:highlight w:val="green"/>
              </w:rPr>
            </w:rPrChange>
          </w:rPr>
          <w:delText>绿地</w:delText>
        </w:r>
      </w:del>
      <w:r w:rsidR="008C397C" w:rsidRPr="006C6159">
        <w:rPr>
          <w:rFonts w:hint="eastAsia"/>
          <w:b/>
          <w:bCs/>
          <w:rPrChange w:id="379" w:author="Fred Zhou" w:date="2024-03-10T14:15:00Z">
            <w:rPr>
              <w:rFonts w:hint="eastAsia"/>
              <w:highlight w:val="green"/>
            </w:rPr>
          </w:rPrChange>
        </w:rPr>
        <w:t>热缓解溢出效应</w:t>
      </w:r>
      <w:r w:rsidR="008C397C" w:rsidRPr="006C6159">
        <w:rPr>
          <w:rFonts w:hint="eastAsia"/>
          <w:b/>
          <w:bCs/>
          <w:rPrChange w:id="380" w:author="Fred Zhou" w:date="2024-03-10T14:15:00Z">
            <w:rPr>
              <w:rFonts w:hint="eastAsia"/>
            </w:rPr>
          </w:rPrChange>
        </w:rPr>
        <w:t>（</w:t>
      </w:r>
      <w:r w:rsidR="008C397C" w:rsidRPr="006C6159">
        <w:rPr>
          <w:rFonts w:hint="eastAsia"/>
          <w:b/>
          <w:bCs/>
          <w:rPrChange w:id="381" w:author="Fred Zhou" w:date="2024-03-10T14:15:00Z">
            <w:rPr>
              <w:rFonts w:hint="eastAsia"/>
              <w:highlight w:val="green"/>
            </w:rPr>
          </w:rPrChange>
        </w:rPr>
        <w:t>Yin et al., 2022</w:t>
      </w:r>
      <w:r w:rsidR="008C397C" w:rsidRPr="006C6159">
        <w:rPr>
          <w:rFonts w:hint="eastAsia"/>
          <w:b/>
          <w:bCs/>
          <w:rPrChange w:id="382" w:author="Fred Zhou" w:date="2024-03-10T14:15:00Z">
            <w:rPr>
              <w:rFonts w:hint="eastAsia"/>
            </w:rPr>
          </w:rPrChange>
        </w:rPr>
        <w:t>）。基于这一概念，我们将从</w:t>
      </w:r>
      <w:r w:rsidR="008C397C" w:rsidRPr="006C6159">
        <w:rPr>
          <w:rFonts w:hint="eastAsia"/>
          <w:b/>
          <w:bCs/>
          <w:rPrChange w:id="383" w:author="Fred Zhou" w:date="2024-03-10T14:15:00Z">
            <w:rPr>
              <w:rFonts w:hint="eastAsia"/>
              <w:highlight w:val="green"/>
            </w:rPr>
          </w:rPrChange>
        </w:rPr>
        <w:t>需求</w:t>
      </w:r>
      <w:r w:rsidR="004F4213" w:rsidRPr="006C6159">
        <w:rPr>
          <w:rFonts w:hint="eastAsia"/>
          <w:b/>
          <w:bCs/>
          <w:rPrChange w:id="384" w:author="Fred Zhou" w:date="2024-03-10T14:15:00Z">
            <w:rPr>
              <w:rFonts w:hint="eastAsia"/>
              <w:highlight w:val="green"/>
            </w:rPr>
          </w:rPrChange>
        </w:rPr>
        <w:t>、</w:t>
      </w:r>
      <w:ins w:id="385" w:author="Fred Zhou" w:date="2024-03-10T08:02:00Z">
        <w:r w:rsidR="00FA4F35" w:rsidRPr="006C6159">
          <w:rPr>
            <w:rFonts w:hint="eastAsia"/>
            <w:b/>
            <w:bCs/>
            <w:rPrChange w:id="386" w:author="Fred Zhou" w:date="2024-03-10T14:15:00Z">
              <w:rPr>
                <w:rFonts w:hint="eastAsia"/>
                <w:highlight w:val="green"/>
              </w:rPr>
            </w:rPrChange>
          </w:rPr>
          <w:t>供给</w:t>
        </w:r>
      </w:ins>
      <w:del w:id="387" w:author="Fred Zhou" w:date="2024-03-10T08:02:00Z">
        <w:r w:rsidR="004F4213" w:rsidRPr="006C6159" w:rsidDel="00FA4F35">
          <w:rPr>
            <w:rFonts w:hint="eastAsia"/>
            <w:b/>
            <w:bCs/>
            <w:rPrChange w:id="388" w:author="Fred Zhou" w:date="2024-03-10T14:15:00Z">
              <w:rPr>
                <w:rFonts w:hint="eastAsia"/>
                <w:highlight w:val="green"/>
              </w:rPr>
            </w:rPrChange>
          </w:rPr>
          <w:delText>供应</w:delText>
        </w:r>
      </w:del>
      <w:r w:rsidR="008C397C" w:rsidRPr="006C6159">
        <w:rPr>
          <w:rFonts w:hint="eastAsia"/>
          <w:b/>
          <w:bCs/>
          <w:rPrChange w:id="389" w:author="Fred Zhou" w:date="2024-03-10T14:15:00Z">
            <w:rPr>
              <w:rFonts w:hint="eastAsia"/>
            </w:rPr>
          </w:rPrChange>
        </w:rPr>
        <w:t>以及</w:t>
      </w:r>
      <w:r w:rsidR="008C397C" w:rsidRPr="006C6159">
        <w:rPr>
          <w:rFonts w:hint="eastAsia"/>
          <w:b/>
          <w:bCs/>
          <w:rPrChange w:id="390" w:author="Fred Zhou" w:date="2024-03-10T14:15:00Z">
            <w:rPr>
              <w:rFonts w:hint="eastAsia"/>
              <w:highlight w:val="cyan"/>
            </w:rPr>
          </w:rPrChange>
        </w:rPr>
        <w:t>两者关系</w:t>
      </w:r>
      <w:r w:rsidR="008C397C" w:rsidRPr="006C6159">
        <w:rPr>
          <w:rFonts w:hint="eastAsia"/>
          <w:b/>
          <w:bCs/>
          <w:rPrChange w:id="391" w:author="Fred Zhou" w:date="2024-03-10T14:15:00Z">
            <w:rPr>
              <w:rFonts w:hint="eastAsia"/>
            </w:rPr>
          </w:rPrChange>
        </w:rPr>
        <w:t>的角度出发，对</w:t>
      </w:r>
      <w:ins w:id="392" w:author="Fred Zhou" w:date="2024-03-10T07:50:00Z">
        <w:r w:rsidRPr="006C6159">
          <w:rPr>
            <w:rFonts w:hint="eastAsia"/>
            <w:b/>
            <w:bCs/>
            <w:rPrChange w:id="393" w:author="Fred Zhou" w:date="2024-03-10T14:15:00Z">
              <w:rPr>
                <w:rFonts w:hint="eastAsia"/>
              </w:rPr>
            </w:rPrChange>
          </w:rPr>
          <w:t>公园</w:t>
        </w:r>
      </w:ins>
      <w:del w:id="394" w:author="Fred Zhou" w:date="2024-03-10T07:50:00Z">
        <w:r w:rsidR="008C397C" w:rsidRPr="006C6159" w:rsidDel="00AC10DE">
          <w:rPr>
            <w:rFonts w:hint="eastAsia"/>
            <w:b/>
            <w:bCs/>
            <w:rPrChange w:id="395" w:author="Fred Zhou" w:date="2024-03-10T14:15:00Z">
              <w:rPr>
                <w:rFonts w:hint="eastAsia"/>
                <w:highlight w:val="green"/>
              </w:rPr>
            </w:rPrChange>
          </w:rPr>
          <w:delText>绿地</w:delText>
        </w:r>
      </w:del>
      <w:r w:rsidR="008C397C" w:rsidRPr="006C6159">
        <w:rPr>
          <w:rFonts w:hint="eastAsia"/>
          <w:b/>
          <w:bCs/>
          <w:rPrChange w:id="396" w:author="Fred Zhou" w:date="2024-03-10T14:15:00Z">
            <w:rPr>
              <w:rFonts w:hint="eastAsia"/>
              <w:highlight w:val="green"/>
            </w:rPr>
          </w:rPrChange>
        </w:rPr>
        <w:t>热缓解溢出效应</w:t>
      </w:r>
      <w:r w:rsidR="008C397C" w:rsidRPr="006C6159">
        <w:rPr>
          <w:rFonts w:hint="eastAsia"/>
          <w:b/>
          <w:bCs/>
          <w:rPrChange w:id="397" w:author="Fred Zhou" w:date="2024-03-10T14:15:00Z">
            <w:rPr>
              <w:rFonts w:hint="eastAsia"/>
            </w:rPr>
          </w:rPrChange>
        </w:rPr>
        <w:t>进行系统的</w:t>
      </w:r>
      <w:r w:rsidR="008C397C" w:rsidRPr="006C6159">
        <w:rPr>
          <w:rFonts w:hint="eastAsia"/>
          <w:b/>
          <w:bCs/>
          <w:rPrChange w:id="398" w:author="Fred Zhou" w:date="2024-03-10T14:15:00Z">
            <w:rPr>
              <w:rFonts w:hint="eastAsia"/>
              <w:highlight w:val="cyan"/>
            </w:rPr>
          </w:rPrChange>
        </w:rPr>
        <w:t>梳理与归纳</w:t>
      </w:r>
      <w:r w:rsidR="004E21F7" w:rsidRPr="006C6159">
        <w:rPr>
          <w:b/>
          <w:bCs/>
          <w:rPrChange w:id="399" w:author="Fred Zhou" w:date="2024-03-10T14:15:00Z">
            <w:rPr/>
          </w:rPrChange>
        </w:rPr>
        <w:t>。</w:t>
      </w:r>
    </w:p>
    <w:p w14:paraId="613F6D7B" w14:textId="2F123B67" w:rsidR="00131F26" w:rsidRPr="004F25AC" w:rsidRDefault="00131F26" w:rsidP="00131F26">
      <w:pPr>
        <w:pStyle w:val="4"/>
        <w:rPr>
          <w:moveTo w:id="400" w:author="Fred Zhou" w:date="2024-03-09T11:23:00Z"/>
        </w:rPr>
      </w:pPr>
      <w:moveToRangeStart w:id="401" w:author="Fred Zhou" w:date="2024-03-09T11:23:00Z" w:name="move160875854"/>
      <w:moveTo w:id="402" w:author="Fred Zhou" w:date="2024-03-09T11:23:00Z">
        <w:r w:rsidRPr="004F25AC">
          <w:rPr>
            <w:rFonts w:hint="eastAsia"/>
          </w:rPr>
          <w:t>1</w:t>
        </w:r>
        <w:r w:rsidRPr="004F25AC">
          <w:t>.2.</w:t>
        </w:r>
        <w:del w:id="403" w:author="Fred Zhou" w:date="2024-03-09T11:24:00Z">
          <w:r w:rsidRPr="004F25AC" w:rsidDel="00131F26">
            <w:delText>2</w:delText>
          </w:r>
        </w:del>
      </w:moveTo>
      <w:ins w:id="404" w:author="Fred Zhou" w:date="2024-03-09T11:24:00Z">
        <w:r w:rsidRPr="004F25AC">
          <w:t>1</w:t>
        </w:r>
      </w:ins>
      <w:moveTo w:id="405" w:author="Fred Zhou" w:date="2024-03-09T11:23:00Z">
        <w:r w:rsidRPr="004F25AC">
          <w:t xml:space="preserve">. </w:t>
        </w:r>
        <w:r w:rsidRPr="004F25AC">
          <w:rPr>
            <w:rFonts w:hint="eastAsia"/>
          </w:rPr>
          <w:t>城市</w:t>
        </w:r>
      </w:moveTo>
      <w:ins w:id="406" w:author="Fred Zhou" w:date="2024-03-10T07:47:00Z">
        <w:r w:rsidR="00AC10DE" w:rsidRPr="004F25AC">
          <w:rPr>
            <w:rFonts w:hint="eastAsia"/>
          </w:rPr>
          <w:t>公园</w:t>
        </w:r>
      </w:ins>
      <w:moveTo w:id="407" w:author="Fred Zhou" w:date="2024-03-09T11:23:00Z">
        <w:del w:id="408" w:author="Fred Zhou" w:date="2024-03-10T07:47:00Z">
          <w:r w:rsidRPr="004F25AC" w:rsidDel="00AC10DE">
            <w:rPr>
              <w:rFonts w:hint="eastAsia"/>
            </w:rPr>
            <w:delText>绿地</w:delText>
          </w:r>
        </w:del>
        <w:r w:rsidRPr="004F25AC">
          <w:rPr>
            <w:rFonts w:hint="eastAsia"/>
            <w:u w:val="single"/>
            <w:rPrChange w:id="409" w:author="Fred Zhou" w:date="2024-03-10T14:00:00Z">
              <w:rPr>
                <w:rFonts w:hint="eastAsia"/>
                <w:highlight w:val="cyan"/>
                <w:u w:val="single"/>
              </w:rPr>
            </w:rPrChange>
          </w:rPr>
          <w:t>热缓解</w:t>
        </w:r>
      </w:moveTo>
      <w:ins w:id="410" w:author="Fred Zhou" w:date="2024-03-10T08:03:00Z">
        <w:r w:rsidR="00FA4F35" w:rsidRPr="004F25AC">
          <w:rPr>
            <w:rFonts w:hint="eastAsia"/>
            <w:u w:val="single"/>
            <w:rPrChange w:id="411" w:author="Fred Zhou" w:date="2024-03-10T14:00:00Z">
              <w:rPr>
                <w:rFonts w:hint="eastAsia"/>
                <w:highlight w:val="cyan"/>
                <w:u w:val="single"/>
              </w:rPr>
            </w:rPrChange>
          </w:rPr>
          <w:t>溢出</w:t>
        </w:r>
      </w:ins>
      <w:moveTo w:id="412" w:author="Fred Zhou" w:date="2024-03-09T11:23:00Z">
        <w:del w:id="413" w:author="Fred Zhou" w:date="2024-03-10T00:15:00Z">
          <w:r w:rsidRPr="004F25AC" w:rsidDel="00B05BB0">
            <w:rPr>
              <w:rFonts w:hint="eastAsia"/>
              <w:u w:val="single"/>
              <w:rPrChange w:id="414" w:author="Fred Zhou" w:date="2024-03-10T14:00:00Z">
                <w:rPr>
                  <w:rFonts w:hint="eastAsia"/>
                  <w:highlight w:val="cyan"/>
                  <w:u w:val="single"/>
                </w:rPr>
              </w:rPrChange>
            </w:rPr>
            <w:delText>溢出效应</w:delText>
          </w:r>
          <w:r w:rsidRPr="004F25AC" w:rsidDel="00B05BB0">
            <w:rPr>
              <w:rFonts w:hint="eastAsia"/>
            </w:rPr>
            <w:delText>的</w:delText>
          </w:r>
        </w:del>
      </w:moveTo>
      <w:ins w:id="415" w:author="Fred Zhou" w:date="2024-03-10T08:02:00Z">
        <w:r w:rsidR="00FA4F35" w:rsidRPr="004F25AC">
          <w:rPr>
            <w:rFonts w:hint="eastAsia"/>
            <w:rPrChange w:id="416" w:author="Fred Zhou" w:date="2024-03-10T14:00:00Z">
              <w:rPr>
                <w:rFonts w:hint="eastAsia"/>
                <w:highlight w:val="green"/>
              </w:rPr>
            </w:rPrChange>
          </w:rPr>
          <w:t>供给</w:t>
        </w:r>
      </w:ins>
      <w:moveTo w:id="417" w:author="Fred Zhou" w:date="2024-03-09T11:23:00Z">
        <w:del w:id="418" w:author="Fred Zhou" w:date="2024-03-10T08:02:00Z">
          <w:r w:rsidRPr="004F25AC" w:rsidDel="00FA4F35">
            <w:rPr>
              <w:rFonts w:hint="eastAsia"/>
            </w:rPr>
            <w:delText>供应</w:delText>
          </w:r>
        </w:del>
      </w:moveTo>
    </w:p>
    <w:p w14:paraId="5957E80A" w14:textId="08D2E87A" w:rsidR="00131F26" w:rsidRPr="004F25AC" w:rsidDel="004F25AC" w:rsidRDefault="00131F26" w:rsidP="00131F26">
      <w:pPr>
        <w:ind w:firstLine="420"/>
        <w:rPr>
          <w:del w:id="419" w:author="Fred Zhou" w:date="2024-03-10T14:01:00Z"/>
          <w:moveTo w:id="420" w:author="Fred Zhou" w:date="2024-03-09T11:23:00Z"/>
          <w:rFonts w:hint="eastAsia"/>
        </w:rPr>
      </w:pPr>
      <w:moveTo w:id="421" w:author="Fred Zhou" w:date="2024-03-09T11:23:00Z">
        <w:del w:id="422" w:author="Fred Zhou" w:date="2024-03-10T14:01:00Z">
          <w:r w:rsidRPr="004F25AC" w:rsidDel="004F25AC">
            <w:rPr>
              <w:rFonts w:hint="eastAsia"/>
            </w:rPr>
            <w:delText>【</w:delText>
          </w:r>
          <w:r w:rsidRPr="004F25AC" w:rsidDel="004F25AC">
            <w:delText>up</w:delText>
          </w:r>
          <w:r w:rsidRPr="004F25AC" w:rsidDel="004F25AC">
            <w:rPr>
              <w:rFonts w:hint="eastAsia"/>
            </w:rPr>
            <w:delText>2024 0</w:delText>
          </w:r>
          <w:r w:rsidRPr="004F25AC" w:rsidDel="004F25AC">
            <w:delText>307</w:delText>
          </w:r>
          <w:r w:rsidRPr="004F25AC" w:rsidDel="004F25AC">
            <w:rPr>
              <w:rFonts w:hint="eastAsia"/>
            </w:rPr>
            <w:delText xml:space="preserve"> 1</w:delText>
          </w:r>
          <w:r w:rsidRPr="004F25AC" w:rsidDel="004F25AC">
            <w:delText>6</w:delText>
          </w:r>
          <w:r w:rsidRPr="004F25AC" w:rsidDel="004F25AC">
            <w:rPr>
              <w:rFonts w:hint="eastAsia"/>
            </w:rPr>
            <w:delText>:</w:delText>
          </w:r>
          <w:r w:rsidRPr="004F25AC" w:rsidDel="004F25AC">
            <w:delText>59</w:delText>
          </w:r>
          <w:r w:rsidRPr="004F25AC" w:rsidDel="004F25AC">
            <w:rPr>
              <w:rFonts w:hint="eastAsia"/>
            </w:rPr>
            <w:delText>】</w:delText>
          </w:r>
        </w:del>
      </w:moveTo>
    </w:p>
    <w:p w14:paraId="1C6DB81A" w14:textId="1584C921" w:rsidR="00131F26" w:rsidRPr="004F25AC" w:rsidRDefault="00131F26" w:rsidP="00131F26">
      <w:pPr>
        <w:ind w:firstLine="420"/>
        <w:rPr>
          <w:moveTo w:id="423" w:author="Fred Zhou" w:date="2024-03-09T11:23:00Z"/>
        </w:rPr>
      </w:pPr>
      <w:moveTo w:id="424" w:author="Fred Zhou" w:date="2024-03-09T11:23:00Z">
        <w:r w:rsidRPr="004F25AC">
          <w:rPr>
            <w:rPrChange w:id="425" w:author="Fred Zhou" w:date="2024-03-10T14:00:00Z">
              <w:rPr>
                <w:highlight w:val="cyan"/>
              </w:rPr>
            </w:rPrChange>
          </w:rPr>
          <w:t>城市</w:t>
        </w:r>
      </w:moveTo>
      <w:ins w:id="426" w:author="Fred Zhou" w:date="2024-03-10T07:47:00Z">
        <w:r w:rsidR="00AC10DE" w:rsidRPr="004F25AC">
          <w:rPr>
            <w:rFonts w:hint="eastAsia"/>
          </w:rPr>
          <w:t>公园</w:t>
        </w:r>
      </w:ins>
      <w:moveTo w:id="427" w:author="Fred Zhou" w:date="2024-03-09T11:23:00Z">
        <w:del w:id="428" w:author="Fred Zhou" w:date="2024-03-10T07:47:00Z">
          <w:r w:rsidRPr="004F25AC" w:rsidDel="00AC10DE">
            <w:rPr>
              <w:rPrChange w:id="429" w:author="Fred Zhou" w:date="2024-03-10T14:00:00Z">
                <w:rPr>
                  <w:highlight w:val="cyan"/>
                </w:rPr>
              </w:rPrChange>
            </w:rPr>
            <w:delText>绿地</w:delText>
          </w:r>
        </w:del>
        <w:r w:rsidRPr="004F25AC">
          <w:t>的</w:t>
        </w:r>
        <w:r w:rsidRPr="004F25AC">
          <w:rPr>
            <w:rPrChange w:id="430" w:author="Fred Zhou" w:date="2024-03-10T14:00:00Z">
              <w:rPr>
                <w:highlight w:val="green"/>
              </w:rPr>
            </w:rPrChange>
          </w:rPr>
          <w:t>降温</w:t>
        </w:r>
        <w:r w:rsidRPr="004F25AC">
          <w:rPr>
            <w:rPrChange w:id="431" w:author="Fred Zhou" w:date="2024-03-10T14:00:00Z">
              <w:rPr>
                <w:highlight w:val="cyan"/>
              </w:rPr>
            </w:rPrChange>
          </w:rPr>
          <w:t>效应</w:t>
        </w:r>
        <w:r w:rsidRPr="004F25AC">
          <w:t>已得到</w:t>
        </w:r>
        <w:r w:rsidRPr="004F25AC">
          <w:rPr>
            <w:rFonts w:hint="eastAsia"/>
          </w:rPr>
          <w:t>了</w:t>
        </w:r>
        <w:r w:rsidRPr="004F25AC">
          <w:rPr>
            <w:rFonts w:hint="eastAsia"/>
            <w:rPrChange w:id="432" w:author="Fred Zhou" w:date="2024-03-10T14:00:00Z">
              <w:rPr>
                <w:rFonts w:hint="eastAsia"/>
                <w:highlight w:val="cyan"/>
              </w:rPr>
            </w:rPrChange>
          </w:rPr>
          <w:t>广泛的关注</w:t>
        </w:r>
        <w:r w:rsidRPr="004F25AC">
          <w:t>，其影响范围</w:t>
        </w:r>
        <w:r w:rsidRPr="004F25AC">
          <w:rPr>
            <w:rPrChange w:id="433" w:author="Fred Zhou" w:date="2024-03-10T14:00:00Z">
              <w:rPr>
                <w:highlight w:val="cyan"/>
              </w:rPr>
            </w:rPrChange>
          </w:rPr>
          <w:t>不仅局限于</w:t>
        </w:r>
      </w:moveTo>
      <w:ins w:id="434" w:author="Fred Zhou" w:date="2024-03-10T07:50:00Z">
        <w:r w:rsidR="00AC10DE" w:rsidRPr="004F25AC">
          <w:rPr>
            <w:rFonts w:hint="eastAsia"/>
          </w:rPr>
          <w:t>公园</w:t>
        </w:r>
      </w:ins>
      <w:moveTo w:id="435" w:author="Fred Zhou" w:date="2024-03-09T11:23:00Z">
        <w:del w:id="436" w:author="Fred Zhou" w:date="2024-03-10T07:50:00Z">
          <w:r w:rsidRPr="004F25AC" w:rsidDel="00AC10DE">
            <w:delText>绿地</w:delText>
          </w:r>
        </w:del>
        <w:r w:rsidRPr="004F25AC">
          <w:t>自身，</w:t>
        </w:r>
        <w:r w:rsidRPr="004F25AC">
          <w:rPr>
            <w:rPrChange w:id="437" w:author="Fred Zhou" w:date="2024-03-10T14:00:00Z">
              <w:rPr>
                <w:highlight w:val="cyan"/>
              </w:rPr>
            </w:rPrChange>
          </w:rPr>
          <w:t>更展现出</w:t>
        </w:r>
        <w:r w:rsidRPr="004F25AC">
          <w:t>显著的</w:t>
        </w:r>
        <w:r w:rsidRPr="004F25AC">
          <w:rPr>
            <w:rPrChange w:id="438" w:author="Fred Zhou" w:date="2024-03-10T14:00:00Z">
              <w:rPr>
                <w:highlight w:val="cyan"/>
              </w:rPr>
            </w:rPrChange>
          </w:rPr>
          <w:t>溢出效应</w:t>
        </w:r>
        <w:r w:rsidRPr="004F25AC">
          <w:t>，对</w:t>
        </w:r>
        <w:r w:rsidRPr="004F25AC">
          <w:rPr>
            <w:rPrChange w:id="439" w:author="Fred Zhou" w:date="2024-03-10T14:00:00Z">
              <w:rPr>
                <w:highlight w:val="cyan"/>
              </w:rPr>
            </w:rPrChange>
          </w:rPr>
          <w:t>周边区域</w:t>
        </w:r>
        <w:r w:rsidRPr="004F25AC">
          <w:t>的</w:t>
        </w:r>
        <w:r w:rsidRPr="004F25AC">
          <w:rPr>
            <w:rPrChange w:id="440" w:author="Fred Zhou" w:date="2024-03-10T14:00:00Z">
              <w:rPr>
                <w:highlight w:val="cyan"/>
              </w:rPr>
            </w:rPrChange>
          </w:rPr>
          <w:t>城市热缓解</w:t>
        </w:r>
        <w:r w:rsidRPr="004F25AC">
          <w:t>起到重要作用</w:t>
        </w:r>
      </w:moveTo>
      <w:ins w:id="441" w:author="Fred Zhou" w:date="2024-03-09T23:55:00Z">
        <w:r w:rsidR="006916E9" w:rsidRPr="004F25AC">
          <w:rPr>
            <w:rFonts w:hint="eastAsia"/>
          </w:rPr>
          <w:t>（</w:t>
        </w:r>
        <w:r w:rsidR="006916E9" w:rsidRPr="004F25AC">
          <w:rPr>
            <w:rFonts w:hint="eastAsia"/>
          </w:rPr>
          <w:t>Z</w:t>
        </w:r>
        <w:r w:rsidR="006916E9" w:rsidRPr="004F25AC">
          <w:t>hou et al., 2022</w:t>
        </w:r>
        <w:r w:rsidR="006916E9" w:rsidRPr="004F25AC">
          <w:rPr>
            <w:rFonts w:hint="eastAsia"/>
          </w:rPr>
          <w:t>）</w:t>
        </w:r>
      </w:ins>
      <w:moveTo w:id="442" w:author="Fred Zhou" w:date="2024-03-09T11:23:00Z">
        <w:r w:rsidRPr="004F25AC">
          <w:t>。研究</w:t>
        </w:r>
        <w:r w:rsidRPr="004F25AC">
          <w:rPr>
            <w:rFonts w:hint="eastAsia"/>
          </w:rPr>
          <w:t>显示</w:t>
        </w:r>
        <w:r w:rsidRPr="004F25AC">
          <w:t>，</w:t>
        </w:r>
      </w:moveTo>
      <w:ins w:id="443" w:author="Fred Zhou" w:date="2024-03-10T07:47:00Z">
        <w:r w:rsidR="00AC10DE" w:rsidRPr="004F25AC">
          <w:rPr>
            <w:rFonts w:hint="eastAsia"/>
          </w:rPr>
          <w:t>公园</w:t>
        </w:r>
      </w:ins>
      <w:moveTo w:id="444" w:author="Fred Zhou" w:date="2024-03-09T11:23:00Z">
        <w:del w:id="445" w:author="Fred Zhou" w:date="2024-03-10T07:47:00Z">
          <w:r w:rsidRPr="004F25AC" w:rsidDel="00AC10DE">
            <w:delText>绿地</w:delText>
          </w:r>
        </w:del>
        <w:r w:rsidRPr="004F25AC">
          <w:t>所具备的</w:t>
        </w:r>
        <w:r w:rsidRPr="004F25AC">
          <w:rPr>
            <w:rFonts w:hint="eastAsia"/>
            <w:rPrChange w:id="446" w:author="Fred Zhou" w:date="2024-03-10T14:00:00Z">
              <w:rPr>
                <w:rFonts w:hint="eastAsia"/>
                <w:highlight w:val="green"/>
              </w:rPr>
            </w:rPrChange>
          </w:rPr>
          <w:t>降温</w:t>
        </w:r>
        <w:r w:rsidRPr="004F25AC">
          <w:rPr>
            <w:rPrChange w:id="447" w:author="Fred Zhou" w:date="2024-03-10T14:00:00Z">
              <w:rPr>
                <w:highlight w:val="cyan"/>
              </w:rPr>
            </w:rPrChange>
          </w:rPr>
          <w:t>能力</w:t>
        </w:r>
        <w:r w:rsidRPr="004F25AC">
          <w:t>能够延伸至</w:t>
        </w:r>
        <w:r w:rsidRPr="004F25AC">
          <w:rPr>
            <w:rPrChange w:id="448" w:author="Fred Zhou" w:date="2024-03-10T14:00:00Z">
              <w:rPr>
                <w:highlight w:val="cyan"/>
              </w:rPr>
            </w:rPrChange>
          </w:rPr>
          <w:t>其边界以外</w:t>
        </w:r>
        <w:r w:rsidRPr="004F25AC">
          <w:rPr>
            <w:rFonts w:hint="eastAsia"/>
          </w:rPr>
          <w:t>上</w:t>
        </w:r>
        <w:r w:rsidRPr="004F25AC">
          <w:t>千米的范围</w:t>
        </w:r>
        <w:r w:rsidRPr="004F25AC">
          <w:rPr>
            <w:rFonts w:hint="eastAsia"/>
          </w:rPr>
          <w:t>（</w:t>
        </w:r>
        <w:r w:rsidRPr="004F25AC">
          <w:rPr>
            <w:rFonts w:hint="eastAsia"/>
            <w:rPrChange w:id="449" w:author="Fred Zhou" w:date="2024-03-10T14:00:00Z">
              <w:rPr>
                <w:rFonts w:hint="eastAsia"/>
                <w:highlight w:val="green"/>
              </w:rPr>
            </w:rPrChange>
          </w:rPr>
          <w:t>Ca</w:t>
        </w:r>
        <w:r w:rsidRPr="004F25AC">
          <w:rPr>
            <w:rPrChange w:id="450" w:author="Fred Zhou" w:date="2024-03-10T14:00:00Z">
              <w:rPr>
                <w:highlight w:val="green"/>
              </w:rPr>
            </w:rPrChange>
          </w:rPr>
          <w:t xml:space="preserve"> et al., 1998</w:t>
        </w:r>
        <w:r w:rsidRPr="004F25AC">
          <w:rPr>
            <w:rFonts w:hint="eastAsia"/>
          </w:rPr>
          <w:t>）。其</w:t>
        </w:r>
        <w:r w:rsidRPr="004F25AC">
          <w:rPr>
            <w:rFonts w:hint="eastAsia"/>
            <w:rPrChange w:id="451" w:author="Fred Zhou" w:date="2024-03-10T14:00:00Z">
              <w:rPr>
                <w:rFonts w:hint="eastAsia"/>
                <w:highlight w:val="green"/>
              </w:rPr>
            </w:rPrChange>
          </w:rPr>
          <w:t>降温</w:t>
        </w:r>
        <w:r w:rsidRPr="004F25AC">
          <w:rPr>
            <w:rFonts w:hint="eastAsia"/>
            <w:rPrChange w:id="452" w:author="Fred Zhou" w:date="2024-03-10T14:00:00Z">
              <w:rPr>
                <w:rFonts w:hint="eastAsia"/>
                <w:highlight w:val="cyan"/>
              </w:rPr>
            </w:rPrChange>
          </w:rPr>
          <w:t>强度</w:t>
        </w:r>
        <w:r w:rsidRPr="004F25AC">
          <w:rPr>
            <w:rFonts w:hint="eastAsia"/>
          </w:rPr>
          <w:t>主要受到</w:t>
        </w:r>
        <w:r w:rsidRPr="004F25AC">
          <w:rPr>
            <w:rFonts w:hint="eastAsia"/>
            <w:rPrChange w:id="453" w:author="Fred Zhou" w:date="2024-03-10T14:00:00Z">
              <w:rPr>
                <w:rFonts w:hint="eastAsia"/>
                <w:highlight w:val="cyan"/>
              </w:rPr>
            </w:rPrChange>
          </w:rPr>
          <w:t>两类变量</w:t>
        </w:r>
        <w:r w:rsidRPr="004F25AC">
          <w:rPr>
            <w:rFonts w:hint="eastAsia"/>
          </w:rPr>
          <w:t>的</w:t>
        </w:r>
        <w:r w:rsidRPr="004F25AC">
          <w:rPr>
            <w:rFonts w:hint="eastAsia"/>
            <w:rPrChange w:id="454" w:author="Fred Zhou" w:date="2024-03-10T14:00:00Z">
              <w:rPr>
                <w:rFonts w:hint="eastAsia"/>
                <w:highlight w:val="cyan"/>
              </w:rPr>
            </w:rPrChange>
          </w:rPr>
          <w:t>共同影响</w:t>
        </w:r>
        <w:r w:rsidRPr="004F25AC">
          <w:rPr>
            <w:rFonts w:hint="eastAsia"/>
          </w:rPr>
          <w:t>：</w:t>
        </w:r>
      </w:moveTo>
      <w:ins w:id="455" w:author="Fred Zhou" w:date="2024-03-10T07:47:00Z">
        <w:r w:rsidR="00AC10DE" w:rsidRPr="004F25AC">
          <w:rPr>
            <w:rFonts w:hint="eastAsia"/>
          </w:rPr>
          <w:t>公园</w:t>
        </w:r>
      </w:ins>
      <w:moveTo w:id="456" w:author="Fred Zhou" w:date="2024-03-09T11:23:00Z">
        <w:del w:id="457" w:author="Fred Zhou" w:date="2024-03-10T07:47:00Z">
          <w:r w:rsidRPr="004F25AC" w:rsidDel="00AC10DE">
            <w:rPr>
              <w:rFonts w:hint="eastAsia"/>
            </w:rPr>
            <w:delText>绿地</w:delText>
          </w:r>
        </w:del>
        <w:r w:rsidRPr="004F25AC">
          <w:rPr>
            <w:rFonts w:hint="eastAsia"/>
          </w:rPr>
          <w:t>周边的</w:t>
        </w:r>
        <w:r w:rsidRPr="004F25AC">
          <w:rPr>
            <w:rFonts w:hint="eastAsia"/>
            <w:rPrChange w:id="458" w:author="Fred Zhou" w:date="2024-03-10T14:00:00Z">
              <w:rPr>
                <w:rFonts w:hint="eastAsia"/>
                <w:highlight w:val="cyan"/>
              </w:rPr>
            </w:rPrChange>
          </w:rPr>
          <w:t>环境特征</w:t>
        </w:r>
        <w:r w:rsidRPr="004F25AC">
          <w:rPr>
            <w:rFonts w:hint="eastAsia"/>
          </w:rPr>
          <w:t>和</w:t>
        </w:r>
      </w:moveTo>
      <w:ins w:id="459" w:author="Fred Zhou" w:date="2024-03-10T07:48:00Z">
        <w:r w:rsidR="00AC10DE" w:rsidRPr="004F25AC">
          <w:rPr>
            <w:rFonts w:hint="eastAsia"/>
          </w:rPr>
          <w:t>公园</w:t>
        </w:r>
      </w:ins>
      <w:moveTo w:id="460" w:author="Fred Zhou" w:date="2024-03-09T11:23:00Z">
        <w:del w:id="461" w:author="Fred Zhou" w:date="2024-03-10T07:48:00Z">
          <w:r w:rsidRPr="004F25AC" w:rsidDel="00AC10DE">
            <w:rPr>
              <w:rFonts w:hint="eastAsia"/>
              <w:rPrChange w:id="462" w:author="Fred Zhou" w:date="2024-03-10T14:00:00Z">
                <w:rPr>
                  <w:rFonts w:hint="eastAsia"/>
                  <w:highlight w:val="cyan"/>
                </w:rPr>
              </w:rPrChange>
            </w:rPr>
            <w:delText>绿地</w:delText>
          </w:r>
        </w:del>
        <w:r w:rsidRPr="004F25AC">
          <w:rPr>
            <w:rFonts w:hint="eastAsia"/>
            <w:rPrChange w:id="463" w:author="Fred Zhou" w:date="2024-03-10T14:00:00Z">
              <w:rPr>
                <w:rFonts w:hint="eastAsia"/>
                <w:highlight w:val="cyan"/>
              </w:rPr>
            </w:rPrChange>
          </w:rPr>
          <w:t>自身特征</w:t>
        </w:r>
        <w:r w:rsidRPr="004F25AC">
          <w:rPr>
            <w:rFonts w:hint="eastAsia"/>
          </w:rPr>
          <w:t>。前者涵盖了</w:t>
        </w:r>
      </w:moveTo>
      <w:ins w:id="464" w:author="Fred Zhou" w:date="2024-03-10T07:47:00Z">
        <w:r w:rsidR="00AC10DE" w:rsidRPr="004F25AC">
          <w:rPr>
            <w:rFonts w:hint="eastAsia"/>
          </w:rPr>
          <w:t>公园</w:t>
        </w:r>
      </w:ins>
      <w:moveTo w:id="465" w:author="Fred Zhou" w:date="2024-03-09T11:23:00Z">
        <w:del w:id="466" w:author="Fred Zhou" w:date="2024-03-10T07:47:00Z">
          <w:r w:rsidRPr="004F25AC" w:rsidDel="00AC10DE">
            <w:rPr>
              <w:rFonts w:hint="eastAsia"/>
              <w:rPrChange w:id="467" w:author="Fred Zhou" w:date="2024-03-10T14:00:00Z">
                <w:rPr>
                  <w:rFonts w:hint="eastAsia"/>
                  <w:highlight w:val="cyan"/>
                </w:rPr>
              </w:rPrChange>
            </w:rPr>
            <w:delText>绿地</w:delText>
          </w:r>
        </w:del>
        <w:r w:rsidRPr="004F25AC">
          <w:rPr>
            <w:rFonts w:hint="eastAsia"/>
            <w:rPrChange w:id="468" w:author="Fred Zhou" w:date="2024-03-10T14:00:00Z">
              <w:rPr>
                <w:rFonts w:hint="eastAsia"/>
                <w:highlight w:val="cyan"/>
              </w:rPr>
            </w:rPrChange>
          </w:rPr>
          <w:t>相邻区域</w:t>
        </w:r>
        <w:r w:rsidRPr="004F25AC">
          <w:rPr>
            <w:rFonts w:hint="eastAsia"/>
          </w:rPr>
          <w:t>的</w:t>
        </w:r>
        <w:r w:rsidRPr="004F25AC">
          <w:rPr>
            <w:rFonts w:hint="eastAsia"/>
            <w:rPrChange w:id="469" w:author="Fred Zhou" w:date="2024-03-10T14:00:00Z">
              <w:rPr>
                <w:rFonts w:hint="eastAsia"/>
                <w:highlight w:val="cyan"/>
              </w:rPr>
            </w:rPrChange>
          </w:rPr>
          <w:t>土地覆盖类型</w:t>
        </w:r>
        <w:r w:rsidRPr="004F25AC">
          <w:rPr>
            <w:rFonts w:hint="eastAsia"/>
          </w:rPr>
          <w:t>、</w:t>
        </w:r>
        <w:r w:rsidRPr="004F25AC">
          <w:rPr>
            <w:rFonts w:hint="eastAsia"/>
            <w:rPrChange w:id="470" w:author="Fred Zhou" w:date="2024-03-10T14:00:00Z">
              <w:rPr>
                <w:rFonts w:hint="eastAsia"/>
                <w:highlight w:val="cyan"/>
              </w:rPr>
            </w:rPrChange>
          </w:rPr>
          <w:t>建筑高度</w:t>
        </w:r>
        <w:r w:rsidRPr="004F25AC">
          <w:rPr>
            <w:rFonts w:hint="eastAsia"/>
          </w:rPr>
          <w:t>、</w:t>
        </w:r>
        <w:r w:rsidRPr="004F25AC">
          <w:rPr>
            <w:rFonts w:hint="eastAsia"/>
            <w:rPrChange w:id="471" w:author="Fred Zhou" w:date="2024-03-10T14:00:00Z">
              <w:rPr>
                <w:rFonts w:hint="eastAsia"/>
                <w:highlight w:val="cyan"/>
              </w:rPr>
            </w:rPrChange>
          </w:rPr>
          <w:t>道路朝向</w:t>
        </w:r>
        <w:r w:rsidRPr="004F25AC">
          <w:rPr>
            <w:rFonts w:hint="eastAsia"/>
          </w:rPr>
          <w:t>等诸多因素，而后者则主要涉及</w:t>
        </w:r>
      </w:moveTo>
      <w:ins w:id="472" w:author="Fred Zhou" w:date="2024-03-10T07:48:00Z">
        <w:r w:rsidR="00AC10DE" w:rsidRPr="004F25AC">
          <w:rPr>
            <w:rFonts w:hint="eastAsia"/>
          </w:rPr>
          <w:t>公园</w:t>
        </w:r>
      </w:ins>
      <w:moveTo w:id="473" w:author="Fred Zhou" w:date="2024-03-09T11:23:00Z">
        <w:del w:id="474" w:author="Fred Zhou" w:date="2024-03-10T07:48:00Z">
          <w:r w:rsidRPr="004F25AC" w:rsidDel="00AC10DE">
            <w:rPr>
              <w:rFonts w:hint="eastAsia"/>
              <w:rPrChange w:id="475" w:author="Fred Zhou" w:date="2024-03-10T14:00:00Z">
                <w:rPr>
                  <w:rFonts w:hint="eastAsia"/>
                  <w:highlight w:val="cyan"/>
                </w:rPr>
              </w:rPrChange>
            </w:rPr>
            <w:delText>绿地</w:delText>
          </w:r>
        </w:del>
        <w:r w:rsidRPr="004F25AC">
          <w:rPr>
            <w:rFonts w:hint="eastAsia"/>
            <w:rPrChange w:id="476" w:author="Fred Zhou" w:date="2024-03-10T14:00:00Z">
              <w:rPr>
                <w:rFonts w:hint="eastAsia"/>
                <w:highlight w:val="cyan"/>
              </w:rPr>
            </w:rPrChange>
          </w:rPr>
          <w:t>大小、形状、连通性</w:t>
        </w:r>
        <w:r w:rsidRPr="004F25AC">
          <w:rPr>
            <w:rFonts w:hint="eastAsia"/>
          </w:rPr>
          <w:t>以及</w:t>
        </w:r>
        <w:r w:rsidRPr="004F25AC">
          <w:rPr>
            <w:rFonts w:hint="eastAsia"/>
            <w:rPrChange w:id="477" w:author="Fred Zhou" w:date="2024-03-10T14:00:00Z">
              <w:rPr>
                <w:rFonts w:hint="eastAsia"/>
                <w:highlight w:val="cyan"/>
              </w:rPr>
            </w:rPrChange>
          </w:rPr>
          <w:t>植被的结构特征</w:t>
        </w:r>
        <w:r w:rsidRPr="004F25AC">
          <w:rPr>
            <w:rFonts w:hint="eastAsia"/>
          </w:rPr>
          <w:t>（</w:t>
        </w:r>
        <w:r w:rsidRPr="004F25AC">
          <w:rPr>
            <w:rFonts w:hint="eastAsia"/>
            <w:rPrChange w:id="478" w:author="Fred Zhou" w:date="2024-03-10T14:00:00Z">
              <w:rPr>
                <w:rFonts w:hint="eastAsia"/>
                <w:highlight w:val="green"/>
              </w:rPr>
            </w:rPrChange>
          </w:rPr>
          <w:t>Fan</w:t>
        </w:r>
        <w:r w:rsidRPr="004F25AC">
          <w:rPr>
            <w:rPrChange w:id="479" w:author="Fred Zhou" w:date="2024-03-10T14:00:00Z">
              <w:rPr>
                <w:highlight w:val="green"/>
              </w:rPr>
            </w:rPrChange>
          </w:rPr>
          <w:t xml:space="preserve"> et al., 2019</w:t>
        </w:r>
        <w:r w:rsidRPr="004F25AC">
          <w:rPr>
            <w:rFonts w:hint="eastAsia"/>
            <w:rPrChange w:id="480" w:author="Fred Zhou" w:date="2024-03-10T14:00:00Z">
              <w:rPr>
                <w:rFonts w:hint="eastAsia"/>
                <w:highlight w:val="green"/>
              </w:rPr>
            </w:rPrChange>
          </w:rPr>
          <w:t>；</w:t>
        </w:r>
        <w:r w:rsidRPr="004F25AC">
          <w:rPr>
            <w:rFonts w:hint="eastAsia"/>
            <w:rPrChange w:id="481" w:author="Fred Zhou" w:date="2024-03-10T14:00:00Z">
              <w:rPr>
                <w:rFonts w:hint="eastAsia"/>
                <w:highlight w:val="green"/>
              </w:rPr>
            </w:rPrChange>
          </w:rPr>
          <w:t>Yuan</w:t>
        </w:r>
        <w:r w:rsidRPr="004F25AC">
          <w:rPr>
            <w:rPrChange w:id="482" w:author="Fred Zhou" w:date="2024-03-10T14:00:00Z">
              <w:rPr>
                <w:highlight w:val="green"/>
              </w:rPr>
            </w:rPrChange>
          </w:rPr>
          <w:t xml:space="preserve"> et al., 2021</w:t>
        </w:r>
        <w:r w:rsidRPr="004F25AC">
          <w:rPr>
            <w:rFonts w:hint="eastAsia"/>
            <w:rPrChange w:id="483" w:author="Fred Zhou" w:date="2024-03-10T14:00:00Z">
              <w:rPr>
                <w:rFonts w:hint="eastAsia"/>
                <w:highlight w:val="green"/>
              </w:rPr>
            </w:rPrChange>
          </w:rPr>
          <w:t>；</w:t>
        </w:r>
        <w:r w:rsidRPr="004F25AC">
          <w:rPr>
            <w:rFonts w:hint="eastAsia"/>
            <w:rPrChange w:id="484" w:author="Fred Zhou" w:date="2024-03-10T14:00:00Z">
              <w:rPr>
                <w:rFonts w:hint="eastAsia"/>
                <w:highlight w:val="green"/>
              </w:rPr>
            </w:rPrChange>
          </w:rPr>
          <w:t>Du</w:t>
        </w:r>
        <w:r w:rsidRPr="004F25AC">
          <w:rPr>
            <w:rPrChange w:id="485" w:author="Fred Zhou" w:date="2024-03-10T14:00:00Z">
              <w:rPr>
                <w:highlight w:val="green"/>
              </w:rPr>
            </w:rPrChange>
          </w:rPr>
          <w:t xml:space="preserve"> et al., 2022</w:t>
        </w:r>
        <w:r w:rsidRPr="004F25AC">
          <w:rPr>
            <w:rFonts w:hint="eastAsia"/>
          </w:rPr>
          <w:t>）。具体而言，随着</w:t>
        </w:r>
      </w:moveTo>
      <w:ins w:id="486" w:author="Fred Zhou" w:date="2024-03-10T07:48:00Z">
        <w:r w:rsidR="00AC10DE" w:rsidRPr="004F25AC">
          <w:rPr>
            <w:rFonts w:hint="eastAsia"/>
          </w:rPr>
          <w:t>公园</w:t>
        </w:r>
      </w:ins>
      <w:moveTo w:id="487" w:author="Fred Zhou" w:date="2024-03-09T11:23:00Z">
        <w:del w:id="488" w:author="Fred Zhou" w:date="2024-03-10T07:48:00Z">
          <w:r w:rsidRPr="004F25AC" w:rsidDel="00AC10DE">
            <w:rPr>
              <w:rFonts w:hint="eastAsia"/>
              <w:rPrChange w:id="489" w:author="Fred Zhou" w:date="2024-03-10T14:00:00Z">
                <w:rPr>
                  <w:rFonts w:hint="eastAsia"/>
                  <w:highlight w:val="cyan"/>
                </w:rPr>
              </w:rPrChange>
            </w:rPr>
            <w:delText>绿地</w:delText>
          </w:r>
        </w:del>
        <w:r w:rsidRPr="004F25AC">
          <w:rPr>
            <w:rFonts w:hint="eastAsia"/>
            <w:rPrChange w:id="490" w:author="Fred Zhou" w:date="2024-03-10T14:00:00Z">
              <w:rPr>
                <w:rFonts w:hint="eastAsia"/>
                <w:highlight w:val="cyan"/>
              </w:rPr>
            </w:rPrChange>
          </w:rPr>
          <w:t>面积</w:t>
        </w:r>
        <w:r w:rsidRPr="004F25AC">
          <w:rPr>
            <w:rFonts w:hint="eastAsia"/>
          </w:rPr>
          <w:t>的增加，其</w:t>
        </w:r>
        <w:r w:rsidRPr="004F25AC">
          <w:rPr>
            <w:rFonts w:hint="eastAsia"/>
            <w:rPrChange w:id="491" w:author="Fred Zhou" w:date="2024-03-10T14:00:00Z">
              <w:rPr>
                <w:rFonts w:hint="eastAsia"/>
                <w:highlight w:val="green"/>
              </w:rPr>
            </w:rPrChange>
          </w:rPr>
          <w:t>降温</w:t>
        </w:r>
        <w:r w:rsidRPr="004F25AC">
          <w:rPr>
            <w:rFonts w:hint="eastAsia"/>
          </w:rPr>
          <w:t>能力</w:t>
        </w:r>
        <w:r w:rsidRPr="004F25AC">
          <w:rPr>
            <w:rFonts w:hint="eastAsia"/>
            <w:rPrChange w:id="492" w:author="Fred Zhou" w:date="2024-03-10T14:00:00Z">
              <w:rPr>
                <w:rFonts w:hint="eastAsia"/>
                <w:highlight w:val="cyan"/>
              </w:rPr>
            </w:rPrChange>
          </w:rPr>
          <w:t>呈现增强的</w:t>
        </w:r>
        <w:r w:rsidRPr="004F25AC">
          <w:rPr>
            <w:rFonts w:hint="eastAsia"/>
          </w:rPr>
          <w:t>趋势。然而，关于</w:t>
        </w:r>
      </w:moveTo>
      <w:ins w:id="493" w:author="Fred Zhou" w:date="2024-03-10T07:48:00Z">
        <w:r w:rsidR="00AC10DE" w:rsidRPr="004F25AC">
          <w:rPr>
            <w:rFonts w:hint="eastAsia"/>
          </w:rPr>
          <w:t>公园</w:t>
        </w:r>
      </w:ins>
      <w:moveTo w:id="494" w:author="Fred Zhou" w:date="2024-03-09T11:23:00Z">
        <w:del w:id="495" w:author="Fred Zhou" w:date="2024-03-10T07:48:00Z">
          <w:r w:rsidRPr="004F25AC" w:rsidDel="00AC10DE">
            <w:rPr>
              <w:rFonts w:hint="eastAsia"/>
            </w:rPr>
            <w:delText>绿地</w:delText>
          </w:r>
        </w:del>
        <w:r w:rsidRPr="004F25AC">
          <w:rPr>
            <w:rFonts w:hint="eastAsia"/>
            <w:rPrChange w:id="496" w:author="Fred Zhou" w:date="2024-03-10T14:00:00Z">
              <w:rPr>
                <w:rFonts w:hint="eastAsia"/>
                <w:highlight w:val="cyan"/>
              </w:rPr>
            </w:rPrChange>
          </w:rPr>
          <w:t>景观配置</w:t>
        </w:r>
        <w:r w:rsidRPr="004F25AC">
          <w:rPr>
            <w:rFonts w:hint="eastAsia"/>
          </w:rPr>
          <w:t>相对影响的</w:t>
        </w:r>
        <w:r w:rsidRPr="004F25AC">
          <w:rPr>
            <w:rFonts w:hint="eastAsia"/>
            <w:rPrChange w:id="497" w:author="Fred Zhou" w:date="2024-03-10T14:00:00Z">
              <w:rPr>
                <w:rFonts w:hint="eastAsia"/>
                <w:highlight w:val="cyan"/>
              </w:rPr>
            </w:rPrChange>
          </w:rPr>
          <w:t>研究</w:t>
        </w:r>
        <w:r w:rsidRPr="004F25AC">
          <w:rPr>
            <w:rFonts w:hint="eastAsia"/>
          </w:rPr>
          <w:t>则尚未形成</w:t>
        </w:r>
        <w:r w:rsidRPr="004F25AC">
          <w:rPr>
            <w:rFonts w:hint="eastAsia"/>
            <w:rPrChange w:id="498" w:author="Fred Zhou" w:date="2024-03-10T14:00:00Z">
              <w:rPr>
                <w:rFonts w:hint="eastAsia"/>
                <w:highlight w:val="cyan"/>
              </w:rPr>
            </w:rPrChange>
          </w:rPr>
          <w:t>一致的结论</w:t>
        </w:r>
        <w:r w:rsidRPr="004F25AC">
          <w:rPr>
            <w:rFonts w:hint="eastAsia"/>
          </w:rPr>
          <w:t>，</w:t>
        </w:r>
        <w:r w:rsidRPr="004F25AC">
          <w:rPr>
            <w:rPrChange w:id="499" w:author="Fred Zhou" w:date="2024-03-10T14:00:00Z">
              <w:rPr>
                <w:highlight w:val="cyan"/>
              </w:rPr>
            </w:rPrChange>
          </w:rPr>
          <w:t>相关研究结果</w:t>
        </w:r>
        <w:r w:rsidRPr="004F25AC">
          <w:t>存在的</w:t>
        </w:r>
        <w:r w:rsidRPr="004F25AC">
          <w:rPr>
            <w:rPrChange w:id="500" w:author="Fred Zhou" w:date="2024-03-10T14:00:00Z">
              <w:rPr>
                <w:highlight w:val="cyan"/>
              </w:rPr>
            </w:rPrChange>
          </w:rPr>
          <w:t>分歧</w:t>
        </w:r>
        <w:r w:rsidRPr="004F25AC">
          <w:rPr>
            <w:rFonts w:hint="eastAsia"/>
          </w:rPr>
          <w:t>可通过</w:t>
        </w:r>
        <w:r w:rsidRPr="004F25AC">
          <w:rPr>
            <w:rFonts w:hint="eastAsia"/>
            <w:rPrChange w:id="501" w:author="Fred Zhou" w:date="2024-03-10T14:00:00Z">
              <w:rPr>
                <w:rFonts w:hint="eastAsia"/>
                <w:highlight w:val="cyan"/>
              </w:rPr>
            </w:rPrChange>
          </w:rPr>
          <w:t>案例城市</w:t>
        </w:r>
        <w:r w:rsidRPr="004F25AC">
          <w:rPr>
            <w:rFonts w:hint="eastAsia"/>
          </w:rPr>
          <w:t>的</w:t>
        </w:r>
        <w:r w:rsidRPr="004F25AC">
          <w:rPr>
            <w:rFonts w:hint="eastAsia"/>
            <w:rPrChange w:id="502" w:author="Fred Zhou" w:date="2024-03-10T14:00:00Z">
              <w:rPr>
                <w:rFonts w:hint="eastAsia"/>
                <w:highlight w:val="cyan"/>
              </w:rPr>
            </w:rPrChange>
          </w:rPr>
          <w:t>背景气</w:t>
        </w:r>
        <w:r w:rsidRPr="004F25AC">
          <w:rPr>
            <w:rFonts w:hint="eastAsia"/>
            <w:rPrChange w:id="503" w:author="Fred Zhou" w:date="2024-03-10T14:00:00Z">
              <w:rPr>
                <w:rFonts w:hint="eastAsia"/>
                <w:highlight w:val="cyan"/>
              </w:rPr>
            </w:rPrChange>
          </w:rPr>
          <w:lastRenderedPageBreak/>
          <w:t>候、所使用数据</w:t>
        </w:r>
        <w:r w:rsidRPr="004F25AC">
          <w:rPr>
            <w:rFonts w:hint="eastAsia"/>
          </w:rPr>
          <w:t>的</w:t>
        </w:r>
        <w:r w:rsidRPr="004F25AC">
          <w:rPr>
            <w:rFonts w:hint="eastAsia"/>
            <w:rPrChange w:id="504" w:author="Fred Zhou" w:date="2024-03-10T14:00:00Z">
              <w:rPr>
                <w:rFonts w:hint="eastAsia"/>
                <w:highlight w:val="cyan"/>
              </w:rPr>
            </w:rPrChange>
          </w:rPr>
          <w:t>分辨率</w:t>
        </w:r>
        <w:r w:rsidRPr="004F25AC">
          <w:rPr>
            <w:rFonts w:hint="eastAsia"/>
          </w:rPr>
          <w:t>等因素</w:t>
        </w:r>
        <w:r w:rsidRPr="004F25AC">
          <w:rPr>
            <w:rFonts w:hint="eastAsia"/>
            <w:rPrChange w:id="505" w:author="Fred Zhou" w:date="2024-03-10T14:00:00Z">
              <w:rPr>
                <w:rFonts w:hint="eastAsia"/>
                <w:highlight w:val="cyan"/>
              </w:rPr>
            </w:rPrChange>
          </w:rPr>
          <w:t>来解释（</w:t>
        </w:r>
        <w:r w:rsidRPr="004F25AC">
          <w:rPr>
            <w:rPrChange w:id="506" w:author="Fred Zhou" w:date="2024-03-10T14:00:00Z">
              <w:rPr>
                <w:highlight w:val="green"/>
              </w:rPr>
            </w:rPrChange>
          </w:rPr>
          <w:t>Das et al., 2020</w:t>
        </w:r>
        <w:r w:rsidRPr="004F25AC">
          <w:rPr>
            <w:rFonts w:hint="eastAsia"/>
            <w:rPrChange w:id="507" w:author="Fred Zhou" w:date="2024-03-10T14:00:00Z">
              <w:rPr>
                <w:rFonts w:hint="eastAsia"/>
                <w:highlight w:val="green"/>
              </w:rPr>
            </w:rPrChange>
          </w:rPr>
          <w:t>；</w:t>
        </w:r>
        <w:r w:rsidRPr="004F25AC">
          <w:rPr>
            <w:rFonts w:hint="eastAsia"/>
            <w:rPrChange w:id="508" w:author="Fred Zhou" w:date="2024-03-10T14:00:00Z">
              <w:rPr>
                <w:rFonts w:hint="eastAsia"/>
                <w:highlight w:val="green"/>
              </w:rPr>
            </w:rPrChange>
          </w:rPr>
          <w:t>Li</w:t>
        </w:r>
        <w:r w:rsidRPr="004F25AC">
          <w:rPr>
            <w:rPrChange w:id="509" w:author="Fred Zhou" w:date="2024-03-10T14:00:00Z">
              <w:rPr>
                <w:highlight w:val="green"/>
              </w:rPr>
            </w:rPrChange>
          </w:rPr>
          <w:t xml:space="preserve"> et al., 2021</w:t>
        </w:r>
        <w:r w:rsidRPr="004F25AC">
          <w:rPr>
            <w:rFonts w:hint="eastAsia"/>
            <w:rPrChange w:id="510" w:author="Fred Zhou" w:date="2024-03-10T14:00:00Z">
              <w:rPr>
                <w:rFonts w:hint="eastAsia"/>
                <w:highlight w:val="green"/>
              </w:rPr>
            </w:rPrChange>
          </w:rPr>
          <w:t>；</w:t>
        </w:r>
        <w:r w:rsidRPr="004F25AC">
          <w:rPr>
            <w:rFonts w:hint="eastAsia"/>
            <w:rPrChange w:id="511" w:author="Fred Zhou" w:date="2024-03-10T14:00:00Z">
              <w:rPr>
                <w:rFonts w:hint="eastAsia"/>
                <w:highlight w:val="green"/>
              </w:rPr>
            </w:rPrChange>
          </w:rPr>
          <w:t>Li</w:t>
        </w:r>
        <w:r w:rsidRPr="004F25AC">
          <w:rPr>
            <w:rPrChange w:id="512" w:author="Fred Zhou" w:date="2024-03-10T14:00:00Z">
              <w:rPr>
                <w:highlight w:val="green"/>
              </w:rPr>
            </w:rPrChange>
          </w:rPr>
          <w:t xml:space="preserve"> et al., 2023</w:t>
        </w:r>
        <w:r w:rsidRPr="004F25AC">
          <w:rPr>
            <w:rFonts w:hint="eastAsia"/>
            <w:rPrChange w:id="513" w:author="Fred Zhou" w:date="2024-03-10T14:00:00Z">
              <w:rPr>
                <w:rFonts w:hint="eastAsia"/>
                <w:highlight w:val="cyan"/>
              </w:rPr>
            </w:rPrChange>
          </w:rPr>
          <w:t>）</w:t>
        </w:r>
        <w:r w:rsidRPr="004F25AC">
          <w:rPr>
            <w:rFonts w:hint="eastAsia"/>
          </w:rPr>
          <w:t>。</w:t>
        </w:r>
      </w:moveTo>
    </w:p>
    <w:p w14:paraId="383C8993" w14:textId="3CBC9A99" w:rsidR="00131F26" w:rsidRPr="004F25AC" w:rsidDel="004F25AC" w:rsidRDefault="00131F26" w:rsidP="00131F26">
      <w:pPr>
        <w:ind w:firstLine="420"/>
        <w:rPr>
          <w:del w:id="514" w:author="Fred Zhou" w:date="2024-03-10T14:01:00Z"/>
          <w:moveTo w:id="515" w:author="Fred Zhou" w:date="2024-03-09T11:23:00Z"/>
          <w:rFonts w:hint="eastAsia"/>
        </w:rPr>
      </w:pPr>
      <w:moveTo w:id="516" w:author="Fred Zhou" w:date="2024-03-09T11:23:00Z">
        <w:del w:id="517" w:author="Fred Zhou" w:date="2024-03-10T14:01:00Z">
          <w:r w:rsidRPr="004F25AC" w:rsidDel="004F25AC">
            <w:rPr>
              <w:rFonts w:hint="eastAsia"/>
            </w:rPr>
            <w:delText>【</w:delText>
          </w:r>
          <w:r w:rsidRPr="004F25AC" w:rsidDel="004F25AC">
            <w:rPr>
              <w:rFonts w:hint="eastAsia"/>
            </w:rPr>
            <w:delText>up2024 0</w:delText>
          </w:r>
          <w:r w:rsidRPr="004F25AC" w:rsidDel="004F25AC">
            <w:delText>307</w:delText>
          </w:r>
          <w:r w:rsidRPr="004F25AC" w:rsidDel="004F25AC">
            <w:rPr>
              <w:rFonts w:hint="eastAsia"/>
            </w:rPr>
            <w:delText xml:space="preserve"> 1</w:delText>
          </w:r>
          <w:r w:rsidRPr="004F25AC" w:rsidDel="004F25AC">
            <w:delText>7</w:delText>
          </w:r>
          <w:r w:rsidRPr="004F25AC" w:rsidDel="004F25AC">
            <w:rPr>
              <w:rFonts w:hint="eastAsia"/>
            </w:rPr>
            <w:delText>:</w:delText>
          </w:r>
          <w:r w:rsidRPr="004F25AC" w:rsidDel="004F25AC">
            <w:delText>30</w:delText>
          </w:r>
          <w:r w:rsidRPr="004F25AC" w:rsidDel="004F25AC">
            <w:rPr>
              <w:rFonts w:hint="eastAsia"/>
            </w:rPr>
            <w:delText>】</w:delText>
          </w:r>
        </w:del>
      </w:moveTo>
    </w:p>
    <w:p w14:paraId="057694DD" w14:textId="0A902FE7" w:rsidR="00131F26" w:rsidRPr="006C6159" w:rsidRDefault="00131F26" w:rsidP="00131F26">
      <w:pPr>
        <w:ind w:firstLine="420"/>
        <w:rPr>
          <w:moveTo w:id="518" w:author="Fred Zhou" w:date="2024-03-09T11:23:00Z"/>
          <w:b/>
          <w:bCs/>
          <w:rPrChange w:id="519" w:author="Fred Zhou" w:date="2024-03-10T14:15:00Z">
            <w:rPr>
              <w:moveTo w:id="520" w:author="Fred Zhou" w:date="2024-03-09T11:23:00Z"/>
            </w:rPr>
          </w:rPrChange>
        </w:rPr>
      </w:pPr>
      <w:moveTo w:id="521" w:author="Fred Zhou" w:date="2024-03-09T11:23:00Z">
        <w:r w:rsidRPr="004F25AC">
          <w:rPr>
            <w:rFonts w:ascii="Segoe UI" w:hAnsi="Segoe UI" w:cs="Segoe UI"/>
            <w:color w:val="05073B"/>
            <w:sz w:val="23"/>
            <w:szCs w:val="23"/>
            <w:shd w:val="clear" w:color="auto" w:fill="FDFDFE"/>
          </w:rPr>
          <w:t>在评估</w:t>
        </w:r>
      </w:moveTo>
      <w:ins w:id="522" w:author="Fred Zhou" w:date="2024-03-10T07:50:00Z">
        <w:r w:rsidR="00AC10DE" w:rsidRPr="004F25AC">
          <w:rPr>
            <w:rFonts w:hint="eastAsia"/>
          </w:rPr>
          <w:t>公园</w:t>
        </w:r>
      </w:ins>
      <w:moveTo w:id="523" w:author="Fred Zhou" w:date="2024-03-09T11:23:00Z">
        <w:del w:id="524" w:author="Fred Zhou" w:date="2024-03-10T07:50:00Z">
          <w:r w:rsidRPr="004F25AC" w:rsidDel="00AC10DE">
            <w:rPr>
              <w:rFonts w:ascii="Segoe UI" w:hAnsi="Segoe UI" w:cs="Segoe UI"/>
              <w:color w:val="05073B"/>
              <w:sz w:val="23"/>
              <w:szCs w:val="23"/>
              <w:shd w:val="clear" w:color="auto" w:fill="FDFDFE"/>
              <w:rPrChange w:id="525" w:author="Fred Zhou" w:date="2024-03-10T14:00:00Z">
                <w:rPr>
                  <w:rFonts w:ascii="Segoe UI" w:hAnsi="Segoe UI" w:cs="Segoe UI"/>
                  <w:color w:val="05073B"/>
                  <w:sz w:val="23"/>
                  <w:szCs w:val="23"/>
                  <w:highlight w:val="green"/>
                  <w:shd w:val="clear" w:color="auto" w:fill="FDFDFE"/>
                </w:rPr>
              </w:rPrChange>
            </w:rPr>
            <w:delText>绿地</w:delText>
          </w:r>
        </w:del>
        <w:r w:rsidRPr="004F25AC">
          <w:rPr>
            <w:rFonts w:ascii="Segoe UI" w:hAnsi="Segoe UI" w:cs="Segoe UI"/>
            <w:color w:val="05073B"/>
            <w:sz w:val="23"/>
            <w:szCs w:val="23"/>
            <w:shd w:val="clear" w:color="auto" w:fill="FDFDFE"/>
            <w:rPrChange w:id="526" w:author="Fred Zhou" w:date="2024-03-10T14:00:00Z">
              <w:rPr>
                <w:rFonts w:ascii="Segoe UI" w:hAnsi="Segoe UI" w:cs="Segoe UI"/>
                <w:color w:val="05073B"/>
                <w:sz w:val="23"/>
                <w:szCs w:val="23"/>
                <w:highlight w:val="green"/>
                <w:shd w:val="clear" w:color="auto" w:fill="FDFDFE"/>
              </w:rPr>
            </w:rPrChange>
          </w:rPr>
          <w:t>热缓解溢出效应</w:t>
        </w:r>
        <w:r w:rsidRPr="004F25AC">
          <w:rPr>
            <w:rFonts w:ascii="Segoe UI" w:hAnsi="Segoe UI" w:cs="Segoe UI"/>
            <w:color w:val="05073B"/>
            <w:sz w:val="23"/>
            <w:szCs w:val="23"/>
            <w:shd w:val="clear" w:color="auto" w:fill="FDFDFE"/>
          </w:rPr>
          <w:t>时，研究者采用了</w:t>
        </w:r>
        <w:r w:rsidRPr="004F25AC">
          <w:rPr>
            <w:rFonts w:ascii="Segoe UI" w:hAnsi="Segoe UI" w:cs="Segoe UI"/>
            <w:color w:val="05073B"/>
            <w:sz w:val="23"/>
            <w:szCs w:val="23"/>
            <w:shd w:val="clear" w:color="auto" w:fill="FDFDFE"/>
            <w:rPrChange w:id="527" w:author="Fred Zhou" w:date="2024-03-10T14:00:00Z">
              <w:rPr>
                <w:rFonts w:ascii="Segoe UI" w:hAnsi="Segoe UI" w:cs="Segoe UI"/>
                <w:color w:val="05073B"/>
                <w:sz w:val="23"/>
                <w:szCs w:val="23"/>
                <w:highlight w:val="cyan"/>
                <w:shd w:val="clear" w:color="auto" w:fill="FDFDFE"/>
              </w:rPr>
            </w:rPrChange>
          </w:rPr>
          <w:t>多种量化</w:t>
        </w:r>
        <w:r w:rsidRPr="004F25AC">
          <w:rPr>
            <w:rFonts w:ascii="Segoe UI" w:hAnsi="Segoe UI" w:cs="Segoe UI"/>
            <w:color w:val="05073B"/>
            <w:sz w:val="23"/>
            <w:szCs w:val="23"/>
            <w:shd w:val="clear" w:color="auto" w:fill="FDFDFE"/>
            <w:rPrChange w:id="528" w:author="Fred Zhou" w:date="2024-03-10T14:00:00Z">
              <w:rPr>
                <w:rFonts w:ascii="Segoe UI" w:hAnsi="Segoe UI" w:cs="Segoe UI"/>
                <w:color w:val="05073B"/>
                <w:sz w:val="23"/>
                <w:szCs w:val="23"/>
                <w:highlight w:val="green"/>
                <w:shd w:val="clear" w:color="auto" w:fill="FDFDFE"/>
              </w:rPr>
            </w:rPrChange>
          </w:rPr>
          <w:t>指标</w:t>
        </w:r>
        <w:r w:rsidRPr="004F25AC">
          <w:rPr>
            <w:rFonts w:hint="eastAsia"/>
          </w:rPr>
          <w:t>。</w:t>
        </w:r>
        <w:r w:rsidRPr="004F25AC">
          <w:t>这些指标包括</w:t>
        </w:r>
        <w:r w:rsidRPr="004F25AC">
          <w:rPr>
            <w:rPrChange w:id="529" w:author="Fred Zhou" w:date="2024-03-10T14:00:00Z">
              <w:rPr>
                <w:highlight w:val="cyan"/>
              </w:rPr>
            </w:rPrChange>
          </w:rPr>
          <w:t>降温距离、降温面积</w:t>
        </w:r>
        <w:r w:rsidRPr="004F25AC">
          <w:rPr>
            <w:rFonts w:hint="eastAsia"/>
            <w:rPrChange w:id="530" w:author="Fred Zhou" w:date="2024-03-10T14:00:00Z">
              <w:rPr>
                <w:rFonts w:hint="eastAsia"/>
                <w:highlight w:val="cyan"/>
              </w:rPr>
            </w:rPrChange>
          </w:rPr>
          <w:t>、</w:t>
        </w:r>
        <w:r w:rsidRPr="004F25AC">
          <w:rPr>
            <w:rPrChange w:id="531" w:author="Fred Zhou" w:date="2024-03-10T14:00:00Z">
              <w:rPr>
                <w:highlight w:val="cyan"/>
              </w:rPr>
            </w:rPrChange>
          </w:rPr>
          <w:t>降温梯度</w:t>
        </w:r>
        <w:r w:rsidRPr="004F25AC">
          <w:rPr>
            <w:rFonts w:hint="eastAsia"/>
          </w:rPr>
          <w:t>、</w:t>
        </w:r>
        <w:r w:rsidRPr="004F25AC">
          <w:rPr>
            <w:rPrChange w:id="532" w:author="Fred Zhou" w:date="2024-03-10T14:00:00Z">
              <w:rPr>
                <w:highlight w:val="cyan"/>
              </w:rPr>
            </w:rPrChange>
          </w:rPr>
          <w:t>降温强度</w:t>
        </w:r>
        <w:r w:rsidRPr="004F25AC">
          <w:rPr>
            <w:rFonts w:hint="eastAsia"/>
            <w:rPrChange w:id="533" w:author="Fred Zhou" w:date="2024-03-10T14:00:00Z">
              <w:rPr>
                <w:rFonts w:hint="eastAsia"/>
                <w:highlight w:val="cyan"/>
              </w:rPr>
            </w:rPrChange>
          </w:rPr>
          <w:t>和累积降温</w:t>
        </w:r>
        <w:r w:rsidRPr="004F25AC">
          <w:t>等</w:t>
        </w:r>
        <w:r w:rsidRPr="004F25AC">
          <w:rPr>
            <w:rFonts w:hint="eastAsia"/>
          </w:rPr>
          <w:t>（</w:t>
        </w:r>
        <w:r w:rsidRPr="004F25AC">
          <w:rPr>
            <w:rFonts w:hint="eastAsia"/>
            <w:rPrChange w:id="534" w:author="Fred Zhou" w:date="2024-03-10T14:00:00Z">
              <w:rPr>
                <w:rFonts w:hint="eastAsia"/>
                <w:highlight w:val="green"/>
              </w:rPr>
            </w:rPrChange>
          </w:rPr>
          <w:t>Tan</w:t>
        </w:r>
        <w:r w:rsidRPr="004F25AC">
          <w:rPr>
            <w:rPrChange w:id="535" w:author="Fred Zhou" w:date="2024-03-10T14:00:00Z">
              <w:rPr>
                <w:highlight w:val="green"/>
              </w:rPr>
            </w:rPrChange>
          </w:rPr>
          <w:t xml:space="preserve"> et al., 2021</w:t>
        </w:r>
        <w:r w:rsidRPr="004F25AC">
          <w:rPr>
            <w:rFonts w:hint="eastAsia"/>
            <w:rPrChange w:id="536" w:author="Fred Zhou" w:date="2024-03-10T14:00:00Z">
              <w:rPr>
                <w:rFonts w:hint="eastAsia"/>
                <w:highlight w:val="green"/>
              </w:rPr>
            </w:rPrChange>
          </w:rPr>
          <w:t>；</w:t>
        </w:r>
        <w:r w:rsidRPr="004F25AC">
          <w:rPr>
            <w:rFonts w:hint="eastAsia"/>
            <w:rPrChange w:id="537" w:author="Fred Zhou" w:date="2024-03-10T14:00:00Z">
              <w:rPr>
                <w:rFonts w:hint="eastAsia"/>
                <w:highlight w:val="green"/>
              </w:rPr>
            </w:rPrChange>
          </w:rPr>
          <w:t>Shi</w:t>
        </w:r>
        <w:r w:rsidRPr="004F25AC">
          <w:rPr>
            <w:rPrChange w:id="538" w:author="Fred Zhou" w:date="2024-03-10T14:00:00Z">
              <w:rPr>
                <w:highlight w:val="green"/>
              </w:rPr>
            </w:rPrChange>
          </w:rPr>
          <w:t xml:space="preserve"> et al., 2023</w:t>
        </w:r>
        <w:r w:rsidRPr="004F25AC">
          <w:rPr>
            <w:rFonts w:hint="eastAsia"/>
            <w:rPrChange w:id="539" w:author="Fred Zhou" w:date="2024-03-10T14:00:00Z">
              <w:rPr>
                <w:rFonts w:hint="eastAsia"/>
                <w:highlight w:val="green"/>
              </w:rPr>
            </w:rPrChange>
          </w:rPr>
          <w:t>；</w:t>
        </w:r>
        <w:r w:rsidRPr="004F25AC">
          <w:rPr>
            <w:rFonts w:hint="eastAsia"/>
            <w:rPrChange w:id="540" w:author="Fred Zhou" w:date="2024-03-10T14:00:00Z">
              <w:rPr>
                <w:rFonts w:hint="eastAsia"/>
                <w:highlight w:val="green"/>
              </w:rPr>
            </w:rPrChange>
          </w:rPr>
          <w:t>Y</w:t>
        </w:r>
        <w:r w:rsidRPr="004F25AC">
          <w:rPr>
            <w:rPrChange w:id="541" w:author="Fred Zhou" w:date="2024-03-10T14:00:00Z">
              <w:rPr>
                <w:highlight w:val="green"/>
              </w:rPr>
            </w:rPrChange>
          </w:rPr>
          <w:t>u et al., 2020</w:t>
        </w:r>
        <w:r w:rsidRPr="004F25AC">
          <w:rPr>
            <w:rFonts w:hint="eastAsia"/>
            <w:rPrChange w:id="542" w:author="Fred Zhou" w:date="2024-03-10T14:00:00Z">
              <w:rPr>
                <w:rFonts w:hint="eastAsia"/>
                <w:highlight w:val="green"/>
              </w:rPr>
            </w:rPrChange>
          </w:rPr>
          <w:t>；文慧等，</w:t>
        </w:r>
        <w:r w:rsidRPr="004F25AC">
          <w:rPr>
            <w:rFonts w:hint="eastAsia"/>
            <w:rPrChange w:id="543" w:author="Fred Zhou" w:date="2024-03-10T14:00:00Z">
              <w:rPr>
                <w:rFonts w:hint="eastAsia"/>
                <w:highlight w:val="green"/>
              </w:rPr>
            </w:rPrChange>
          </w:rPr>
          <w:t>2</w:t>
        </w:r>
        <w:r w:rsidRPr="004F25AC">
          <w:rPr>
            <w:rPrChange w:id="544" w:author="Fred Zhou" w:date="2024-03-10T14:00:00Z">
              <w:rPr>
                <w:highlight w:val="green"/>
              </w:rPr>
            </w:rPrChange>
          </w:rPr>
          <w:t>023</w:t>
        </w:r>
        <w:r w:rsidRPr="004F25AC">
          <w:rPr>
            <w:rFonts w:hint="eastAsia"/>
          </w:rPr>
          <w:t>）</w:t>
        </w:r>
        <w:r w:rsidRPr="004F25AC">
          <w:t>。</w:t>
        </w:r>
        <w:r w:rsidRPr="004F25AC">
          <w:rPr>
            <w:rFonts w:hint="eastAsia"/>
          </w:rPr>
          <w:t>其中</w:t>
        </w:r>
        <w:r w:rsidRPr="004F25AC">
          <w:t>，</w:t>
        </w:r>
        <w:r w:rsidRPr="004F25AC">
          <w:rPr>
            <w:rPrChange w:id="545" w:author="Fred Zhou" w:date="2024-03-10T14:00:00Z">
              <w:rPr>
                <w:highlight w:val="cyan"/>
              </w:rPr>
            </w:rPrChange>
          </w:rPr>
          <w:t>累积降温</w:t>
        </w:r>
        <w:r w:rsidRPr="004F25AC">
          <w:rPr>
            <w:rFonts w:hint="eastAsia"/>
          </w:rPr>
          <w:t>考虑</w:t>
        </w:r>
        <w:r w:rsidRPr="004F25AC">
          <w:t>了</w:t>
        </w:r>
      </w:moveTo>
      <w:ins w:id="546" w:author="Fred Zhou" w:date="2024-03-10T07:50:00Z">
        <w:r w:rsidR="00AC10DE" w:rsidRPr="004F25AC">
          <w:rPr>
            <w:rFonts w:hint="eastAsia"/>
          </w:rPr>
          <w:t>公园</w:t>
        </w:r>
      </w:ins>
      <w:moveTo w:id="547" w:author="Fred Zhou" w:date="2024-03-09T11:23:00Z">
        <w:del w:id="548" w:author="Fred Zhou" w:date="2024-03-10T07:50:00Z">
          <w:r w:rsidRPr="004F25AC" w:rsidDel="00AC10DE">
            <w:rPr>
              <w:rPrChange w:id="549" w:author="Fred Zhou" w:date="2024-03-10T14:00:00Z">
                <w:rPr>
                  <w:highlight w:val="cyan"/>
                </w:rPr>
              </w:rPrChange>
            </w:rPr>
            <w:delText>绿地</w:delText>
          </w:r>
        </w:del>
        <w:r w:rsidRPr="004F25AC">
          <w:rPr>
            <w:rPrChange w:id="550" w:author="Fred Zhou" w:date="2024-03-10T14:00:00Z">
              <w:rPr>
                <w:highlight w:val="cyan"/>
              </w:rPr>
            </w:rPrChange>
          </w:rPr>
          <w:t>降温</w:t>
        </w:r>
        <w:proofErr w:type="gramStart"/>
        <w:r w:rsidRPr="004F25AC">
          <w:rPr>
            <w:rFonts w:hint="eastAsia"/>
            <w:rPrChange w:id="551" w:author="Fred Zhou" w:date="2024-03-10T14:00:00Z">
              <w:rPr>
                <w:rFonts w:hint="eastAsia"/>
                <w:highlight w:val="cyan"/>
              </w:rPr>
            </w:rPrChange>
          </w:rPr>
          <w:t>强度</w:t>
        </w:r>
        <w:r w:rsidRPr="004F25AC">
          <w:t>随</w:t>
        </w:r>
        <w:r w:rsidRPr="004F25AC">
          <w:rPr>
            <w:rFonts w:hint="eastAsia"/>
            <w:rPrChange w:id="552" w:author="Fred Zhou" w:date="2024-03-10T14:00:00Z">
              <w:rPr>
                <w:rFonts w:hint="eastAsia"/>
                <w:highlight w:val="cyan"/>
              </w:rPr>
            </w:rPrChange>
          </w:rPr>
          <w:t>与</w:t>
        </w:r>
      </w:moveTo>
      <w:ins w:id="553" w:author="Fred Zhou" w:date="2024-03-10T07:50:00Z">
        <w:r w:rsidR="00AC10DE" w:rsidRPr="004F25AC">
          <w:rPr>
            <w:rFonts w:hint="eastAsia"/>
          </w:rPr>
          <w:t>公园</w:t>
        </w:r>
      </w:ins>
      <w:proofErr w:type="gramEnd"/>
      <w:moveTo w:id="554" w:author="Fred Zhou" w:date="2024-03-09T11:23:00Z">
        <w:del w:id="555" w:author="Fred Zhou" w:date="2024-03-10T07:50:00Z">
          <w:r w:rsidRPr="004F25AC" w:rsidDel="00AC10DE">
            <w:rPr>
              <w:rFonts w:hint="eastAsia"/>
              <w:rPrChange w:id="556" w:author="Fred Zhou" w:date="2024-03-10T14:00:00Z">
                <w:rPr>
                  <w:rFonts w:hint="eastAsia"/>
                  <w:highlight w:val="cyan"/>
                </w:rPr>
              </w:rPrChange>
            </w:rPr>
            <w:delText>绿地</w:delText>
          </w:r>
        </w:del>
        <w:r w:rsidRPr="004F25AC">
          <w:rPr>
            <w:rPrChange w:id="557" w:author="Fred Zhou" w:date="2024-03-10T14:00:00Z">
              <w:rPr>
                <w:highlight w:val="cyan"/>
              </w:rPr>
            </w:rPrChange>
          </w:rPr>
          <w:t>距离</w:t>
        </w:r>
        <w:r w:rsidRPr="004F25AC">
          <w:t>变化的</w:t>
        </w:r>
        <w:r w:rsidRPr="004F25AC">
          <w:rPr>
            <w:rPrChange w:id="558" w:author="Fred Zhou" w:date="2024-03-10T14:00:00Z">
              <w:rPr>
                <w:highlight w:val="cyan"/>
              </w:rPr>
            </w:rPrChange>
          </w:rPr>
          <w:t>非线性</w:t>
        </w:r>
        <w:r w:rsidRPr="004F25AC">
          <w:rPr>
            <w:rFonts w:hint="eastAsia"/>
            <w:rPrChange w:id="559" w:author="Fred Zhou" w:date="2024-03-10T14:00:00Z">
              <w:rPr>
                <w:rFonts w:hint="eastAsia"/>
                <w:highlight w:val="cyan"/>
              </w:rPr>
            </w:rPrChange>
          </w:rPr>
          <w:t>过程</w:t>
        </w:r>
        <w:r w:rsidRPr="004F25AC">
          <w:rPr>
            <w:rFonts w:hint="eastAsia"/>
          </w:rPr>
          <w:t>。</w:t>
        </w:r>
        <w:r w:rsidRPr="004F25AC">
          <w:t>相较于单一的</w:t>
        </w:r>
        <w:r w:rsidRPr="004F25AC">
          <w:rPr>
            <w:rPrChange w:id="560" w:author="Fred Zhou" w:date="2024-03-10T14:00:00Z">
              <w:rPr>
                <w:highlight w:val="cyan"/>
              </w:rPr>
            </w:rPrChange>
          </w:rPr>
          <w:t>降温</w:t>
        </w:r>
        <w:r w:rsidRPr="004F25AC">
          <w:rPr>
            <w:rFonts w:hint="eastAsia"/>
            <w:rPrChange w:id="561" w:author="Fred Zhou" w:date="2024-03-10T14:00:00Z">
              <w:rPr>
                <w:rFonts w:hint="eastAsia"/>
                <w:highlight w:val="cyan"/>
              </w:rPr>
            </w:rPrChange>
          </w:rPr>
          <w:t>距离</w:t>
        </w:r>
        <w:r w:rsidRPr="004F25AC">
          <w:rPr>
            <w:rPrChange w:id="562" w:author="Fred Zhou" w:date="2024-03-10T14:00:00Z">
              <w:rPr>
                <w:highlight w:val="cyan"/>
              </w:rPr>
            </w:rPrChange>
          </w:rPr>
          <w:t>和降温强度</w:t>
        </w:r>
        <w:r w:rsidRPr="004F25AC">
          <w:t>，</w:t>
        </w:r>
        <w:r w:rsidRPr="004F25AC">
          <w:rPr>
            <w:rFonts w:hint="eastAsia"/>
          </w:rPr>
          <w:t>该指标</w:t>
        </w:r>
        <w:r w:rsidRPr="004F25AC">
          <w:rPr>
            <w:rPrChange w:id="563" w:author="Fred Zhou" w:date="2024-03-10T14:00:00Z">
              <w:rPr>
                <w:highlight w:val="cyan"/>
              </w:rPr>
            </w:rPrChange>
          </w:rPr>
          <w:t>更能</w:t>
        </w:r>
        <w:r w:rsidRPr="004F25AC">
          <w:rPr>
            <w:rFonts w:hint="eastAsia"/>
            <w:rPrChange w:id="564" w:author="Fred Zhou" w:date="2024-03-10T14:00:00Z">
              <w:rPr>
                <w:rFonts w:hint="eastAsia"/>
                <w:highlight w:val="cyan"/>
              </w:rPr>
            </w:rPrChange>
          </w:rPr>
          <w:t>准确</w:t>
        </w:r>
        <w:r w:rsidRPr="004F25AC">
          <w:t>反映</w:t>
        </w:r>
      </w:moveTo>
      <w:ins w:id="565" w:author="Fred Zhou" w:date="2024-03-10T07:50:00Z">
        <w:r w:rsidR="00AC10DE" w:rsidRPr="004F25AC">
          <w:rPr>
            <w:rFonts w:hint="eastAsia"/>
          </w:rPr>
          <w:t>公园</w:t>
        </w:r>
      </w:ins>
      <w:moveTo w:id="566" w:author="Fred Zhou" w:date="2024-03-09T11:23:00Z">
        <w:del w:id="567" w:author="Fred Zhou" w:date="2024-03-10T07:50:00Z">
          <w:r w:rsidRPr="004F25AC" w:rsidDel="00AC10DE">
            <w:rPr>
              <w:rPrChange w:id="568" w:author="Fred Zhou" w:date="2024-03-10T14:00:00Z">
                <w:rPr>
                  <w:highlight w:val="green"/>
                </w:rPr>
              </w:rPrChange>
            </w:rPr>
            <w:delText>绿地</w:delText>
          </w:r>
        </w:del>
        <w:r w:rsidRPr="004F25AC">
          <w:rPr>
            <w:rFonts w:hint="eastAsia"/>
            <w:rPrChange w:id="569" w:author="Fred Zhou" w:date="2024-03-10T14:00:00Z">
              <w:rPr>
                <w:rFonts w:hint="eastAsia"/>
                <w:highlight w:val="green"/>
              </w:rPr>
            </w:rPrChange>
          </w:rPr>
          <w:t>热缓解</w:t>
        </w:r>
        <w:r w:rsidRPr="004F25AC">
          <w:rPr>
            <w:rPrChange w:id="570" w:author="Fred Zhou" w:date="2024-03-10T14:00:00Z">
              <w:rPr>
                <w:highlight w:val="green"/>
              </w:rPr>
            </w:rPrChange>
          </w:rPr>
          <w:t>溢出效应</w:t>
        </w:r>
        <w:r w:rsidRPr="004F25AC">
          <w:t>的</w:t>
        </w:r>
        <w:r w:rsidRPr="004F25AC">
          <w:rPr>
            <w:rPrChange w:id="571" w:author="Fred Zhou" w:date="2024-03-10T14:00:00Z">
              <w:rPr>
                <w:highlight w:val="cyan"/>
              </w:rPr>
            </w:rPrChange>
          </w:rPr>
          <w:t>整体</w:t>
        </w:r>
        <w:r w:rsidRPr="004F25AC">
          <w:rPr>
            <w:rFonts w:hint="eastAsia"/>
            <w:rPrChange w:id="572" w:author="Fred Zhou" w:date="2024-03-10T14:00:00Z">
              <w:rPr>
                <w:rFonts w:hint="eastAsia"/>
                <w:highlight w:val="cyan"/>
              </w:rPr>
            </w:rPrChange>
          </w:rPr>
          <w:t>特征</w:t>
        </w:r>
        <w:r w:rsidRPr="004F25AC">
          <w:t>。</w:t>
        </w:r>
        <w:r w:rsidRPr="006C6159">
          <w:rPr>
            <w:rFonts w:hint="eastAsia"/>
            <w:b/>
            <w:bCs/>
            <w:rPrChange w:id="573" w:author="Fred Zhou" w:date="2024-03-10T14:15:00Z">
              <w:rPr>
                <w:rFonts w:hint="eastAsia"/>
              </w:rPr>
            </w:rPrChange>
          </w:rPr>
          <w:t>需要注意的是，</w:t>
        </w:r>
        <w:r w:rsidRPr="006C6159">
          <w:rPr>
            <w:b/>
            <w:bCs/>
            <w:rPrChange w:id="574" w:author="Fred Zhou" w:date="2024-03-10T14:15:00Z">
              <w:rPr/>
            </w:rPrChange>
          </w:rPr>
          <w:t>上述指标</w:t>
        </w:r>
        <w:r w:rsidRPr="006C6159">
          <w:rPr>
            <w:b/>
            <w:bCs/>
            <w:rPrChange w:id="575" w:author="Fred Zhou" w:date="2024-03-10T14:15:00Z">
              <w:rPr>
                <w:highlight w:val="cyan"/>
              </w:rPr>
            </w:rPrChange>
          </w:rPr>
          <w:t>主要聚焦于</w:t>
        </w:r>
      </w:moveTo>
      <w:ins w:id="576" w:author="Fred Zhou" w:date="2024-03-10T07:50:00Z">
        <w:r w:rsidR="00AC10DE" w:rsidRPr="006C6159">
          <w:rPr>
            <w:rFonts w:hint="eastAsia"/>
            <w:b/>
            <w:bCs/>
            <w:rPrChange w:id="577" w:author="Fred Zhou" w:date="2024-03-10T14:15:00Z">
              <w:rPr>
                <w:rFonts w:hint="eastAsia"/>
              </w:rPr>
            </w:rPrChange>
          </w:rPr>
          <w:t>公园</w:t>
        </w:r>
      </w:ins>
      <w:moveTo w:id="578" w:author="Fred Zhou" w:date="2024-03-09T11:23:00Z">
        <w:del w:id="579" w:author="Fred Zhou" w:date="2024-03-10T07:50:00Z">
          <w:r w:rsidRPr="006C6159" w:rsidDel="00AC10DE">
            <w:rPr>
              <w:b/>
              <w:bCs/>
              <w:rPrChange w:id="580" w:author="Fred Zhou" w:date="2024-03-10T14:15:00Z">
                <w:rPr/>
              </w:rPrChange>
            </w:rPr>
            <w:delText>绿地</w:delText>
          </w:r>
        </w:del>
        <w:r w:rsidRPr="006C6159">
          <w:rPr>
            <w:b/>
            <w:bCs/>
            <w:rPrChange w:id="581" w:author="Fred Zhou" w:date="2024-03-10T14:15:00Z">
              <w:rPr/>
            </w:rPrChange>
          </w:rPr>
          <w:t>对</w:t>
        </w:r>
        <w:r w:rsidRPr="006C6159">
          <w:rPr>
            <w:b/>
            <w:bCs/>
            <w:rPrChange w:id="582" w:author="Fred Zhou" w:date="2024-03-10T14:15:00Z">
              <w:rPr>
                <w:highlight w:val="cyan"/>
              </w:rPr>
            </w:rPrChange>
          </w:rPr>
          <w:t>温度</w:t>
        </w:r>
        <w:r w:rsidRPr="006C6159">
          <w:rPr>
            <w:b/>
            <w:bCs/>
            <w:rPrChange w:id="583" w:author="Fred Zhou" w:date="2024-03-10T14:15:00Z">
              <w:rPr/>
            </w:rPrChange>
          </w:rPr>
          <w:t>的影响，却忽略了</w:t>
        </w:r>
        <w:r w:rsidRPr="006C6159">
          <w:rPr>
            <w:b/>
            <w:bCs/>
            <w:rPrChange w:id="584" w:author="Fred Zhou" w:date="2024-03-10T14:15:00Z">
              <w:rPr>
                <w:highlight w:val="cyan"/>
              </w:rPr>
            </w:rPrChange>
          </w:rPr>
          <w:t>湿度等其他因素</w:t>
        </w:r>
        <w:r w:rsidRPr="006C6159">
          <w:rPr>
            <w:b/>
            <w:bCs/>
            <w:rPrChange w:id="585" w:author="Fred Zhou" w:date="2024-03-10T14:15:00Z">
              <w:rPr/>
            </w:rPrChange>
          </w:rPr>
          <w:t>的作用。</w:t>
        </w:r>
        <w:r w:rsidRPr="004F25AC">
          <w:rPr>
            <w:rFonts w:hint="eastAsia"/>
          </w:rPr>
          <w:t>事实</w:t>
        </w:r>
        <w:r w:rsidRPr="004F25AC">
          <w:t>上，植被通过</w:t>
        </w:r>
        <w:r w:rsidRPr="004F25AC">
          <w:rPr>
            <w:rPrChange w:id="586" w:author="Fred Zhou" w:date="2024-03-10T14:00:00Z">
              <w:rPr>
                <w:highlight w:val="cyan"/>
              </w:rPr>
            </w:rPrChange>
          </w:rPr>
          <w:t>蒸</w:t>
        </w:r>
        <w:r w:rsidRPr="004F25AC">
          <w:rPr>
            <w:rFonts w:hint="eastAsia"/>
            <w:rPrChange w:id="587" w:author="Fred Zhou" w:date="2024-03-10T14:00:00Z">
              <w:rPr>
                <w:rFonts w:hint="eastAsia"/>
                <w:highlight w:val="cyan"/>
              </w:rPr>
            </w:rPrChange>
          </w:rPr>
          <w:t>散</w:t>
        </w:r>
        <w:r w:rsidRPr="004F25AC">
          <w:rPr>
            <w:rPrChange w:id="588" w:author="Fred Zhou" w:date="2024-03-10T14:00:00Z">
              <w:rPr>
                <w:highlight w:val="cyan"/>
              </w:rPr>
            </w:rPrChange>
          </w:rPr>
          <w:t>作用</w:t>
        </w:r>
        <w:r w:rsidRPr="004F25AC">
          <w:t>能够显著</w:t>
        </w:r>
        <w:r w:rsidRPr="004F25AC">
          <w:rPr>
            <w:rPrChange w:id="589" w:author="Fred Zhou" w:date="2024-03-10T14:00:00Z">
              <w:rPr>
                <w:highlight w:val="cyan"/>
              </w:rPr>
            </w:rPrChange>
          </w:rPr>
          <w:t>增加环境湿度</w:t>
        </w:r>
        <w:r w:rsidRPr="004F25AC">
          <w:rPr>
            <w:rFonts w:hint="eastAsia"/>
          </w:rPr>
          <w:t>，</w:t>
        </w:r>
        <w:r w:rsidRPr="004F25AC">
          <w:rPr>
            <w:rFonts w:hint="eastAsia"/>
            <w:rPrChange w:id="590" w:author="Fred Zhou" w:date="2024-03-10T14:00:00Z">
              <w:rPr>
                <w:rFonts w:hint="eastAsia"/>
                <w:highlight w:val="cyan"/>
              </w:rPr>
            </w:rPrChange>
          </w:rPr>
          <w:t>尤其在白天</w:t>
        </w:r>
        <w:r w:rsidRPr="004F25AC">
          <w:rPr>
            <w:rFonts w:hint="eastAsia"/>
          </w:rPr>
          <w:t>（</w:t>
        </w:r>
        <w:r w:rsidRPr="004F25AC">
          <w:rPr>
            <w:rFonts w:hint="eastAsia"/>
            <w:rPrChange w:id="591" w:author="Fred Zhou" w:date="2024-03-10T14:00:00Z">
              <w:rPr>
                <w:rFonts w:hint="eastAsia"/>
                <w:highlight w:val="green"/>
              </w:rPr>
            </w:rPrChange>
          </w:rPr>
          <w:t>Zhang</w:t>
        </w:r>
        <w:r w:rsidRPr="004F25AC">
          <w:rPr>
            <w:rPrChange w:id="592" w:author="Fred Zhou" w:date="2024-03-10T14:00:00Z">
              <w:rPr>
                <w:highlight w:val="green"/>
              </w:rPr>
            </w:rPrChange>
          </w:rPr>
          <w:t xml:space="preserve"> et al., 2022</w:t>
        </w:r>
        <w:r w:rsidRPr="004F25AC">
          <w:rPr>
            <w:rFonts w:hint="eastAsia"/>
          </w:rPr>
          <w:t>）</w:t>
        </w:r>
        <w:r w:rsidRPr="004F25AC">
          <w:t>。以</w:t>
        </w:r>
        <w:r w:rsidRPr="004F25AC">
          <w:rPr>
            <w:rPrChange w:id="593" w:author="Fred Zhou" w:date="2024-03-10T14:00:00Z">
              <w:rPr>
                <w:highlight w:val="cyan"/>
              </w:rPr>
            </w:rPrChange>
          </w:rPr>
          <w:t>我国北京</w:t>
        </w:r>
        <w:r w:rsidRPr="004F25AC">
          <w:t>的</w:t>
        </w:r>
        <w:r w:rsidRPr="004F25AC">
          <w:rPr>
            <w:rPrChange w:id="594" w:author="Fred Zhou" w:date="2024-03-10T14:00:00Z">
              <w:rPr>
                <w:highlight w:val="cyan"/>
              </w:rPr>
            </w:rPrChange>
          </w:rPr>
          <w:t>一项实证研究</w:t>
        </w:r>
        <w:r w:rsidRPr="004F25AC">
          <w:t>为例，</w:t>
        </w:r>
        <w:r w:rsidRPr="004F25AC">
          <w:rPr>
            <w:rPrChange w:id="595" w:author="Fred Zhou" w:date="2024-03-10T14:00:00Z">
              <w:rPr>
                <w:highlight w:val="cyan"/>
              </w:rPr>
            </w:rPrChange>
          </w:rPr>
          <w:t>小型</w:t>
        </w:r>
      </w:moveTo>
      <w:ins w:id="596" w:author="Fred Zhou" w:date="2024-03-10T07:48:00Z">
        <w:r w:rsidR="00AC10DE" w:rsidRPr="004F25AC">
          <w:rPr>
            <w:rFonts w:hint="eastAsia"/>
          </w:rPr>
          <w:t>公园</w:t>
        </w:r>
      </w:ins>
      <w:moveTo w:id="597" w:author="Fred Zhou" w:date="2024-03-09T11:23:00Z">
        <w:del w:id="598" w:author="Fred Zhou" w:date="2024-03-10T07:48:00Z">
          <w:r w:rsidRPr="004F25AC" w:rsidDel="00AC10DE">
            <w:rPr>
              <w:rPrChange w:id="599" w:author="Fred Zhou" w:date="2024-03-10T14:00:00Z">
                <w:rPr>
                  <w:highlight w:val="cyan"/>
                </w:rPr>
              </w:rPrChange>
            </w:rPr>
            <w:delText>绿地</w:delText>
          </w:r>
        </w:del>
        <w:r w:rsidRPr="004F25AC">
          <w:rPr>
            <w:rPrChange w:id="600" w:author="Fred Zhou" w:date="2024-03-10T14:00:00Z">
              <w:rPr>
                <w:highlight w:val="cyan"/>
              </w:rPr>
            </w:rPrChange>
          </w:rPr>
          <w:t>的存在</w:t>
        </w:r>
        <w:r w:rsidRPr="004F25AC">
          <w:t>可使</w:t>
        </w:r>
        <w:r w:rsidRPr="004F25AC">
          <w:rPr>
            <w:rPrChange w:id="601" w:author="Fred Zhou" w:date="2024-03-10T14:00:00Z">
              <w:rPr>
                <w:highlight w:val="cyan"/>
              </w:rPr>
            </w:rPrChange>
          </w:rPr>
          <w:t>周边环境</w:t>
        </w:r>
        <w:r w:rsidRPr="004F25AC">
          <w:t>的</w:t>
        </w:r>
        <w:r w:rsidRPr="004F25AC">
          <w:rPr>
            <w:rPrChange w:id="602" w:author="Fred Zhou" w:date="2024-03-10T14:00:00Z">
              <w:rPr>
                <w:highlight w:val="cyan"/>
              </w:rPr>
            </w:rPrChange>
          </w:rPr>
          <w:t>相对湿度</w:t>
        </w:r>
        <w:r w:rsidRPr="004F25AC">
          <w:t>提升约</w:t>
        </w:r>
        <w:r w:rsidRPr="004F25AC">
          <w:t xml:space="preserve">10% </w:t>
        </w:r>
        <w:r w:rsidRPr="004F25AC">
          <w:rPr>
            <w:rFonts w:hint="eastAsia"/>
          </w:rPr>
          <w:t>（</w:t>
        </w:r>
        <w:r w:rsidRPr="004F25AC">
          <w:rPr>
            <w:rFonts w:hint="eastAsia"/>
            <w:rPrChange w:id="603" w:author="Fred Zhou" w:date="2024-03-10T14:00:00Z">
              <w:rPr>
                <w:rFonts w:hint="eastAsia"/>
                <w:highlight w:val="green"/>
              </w:rPr>
            </w:rPrChange>
          </w:rPr>
          <w:t>Yan</w:t>
        </w:r>
        <w:r w:rsidRPr="004F25AC">
          <w:rPr>
            <w:rPrChange w:id="604" w:author="Fred Zhou" w:date="2024-03-10T14:00:00Z">
              <w:rPr>
                <w:highlight w:val="green"/>
              </w:rPr>
            </w:rPrChange>
          </w:rPr>
          <w:t xml:space="preserve"> et al., 2023</w:t>
        </w:r>
        <w:r w:rsidRPr="004F25AC">
          <w:rPr>
            <w:rFonts w:hint="eastAsia"/>
          </w:rPr>
          <w:t>）</w:t>
        </w:r>
        <w:r w:rsidRPr="004F25AC">
          <w:t>。</w:t>
        </w:r>
        <w:r w:rsidRPr="004F25AC">
          <w:rPr>
            <w:rPrChange w:id="605" w:author="Fred Zhou" w:date="2024-03-10T14:00:00Z">
              <w:rPr>
                <w:highlight w:val="cyan"/>
              </w:rPr>
            </w:rPrChange>
          </w:rPr>
          <w:t>湿度的增加</w:t>
        </w:r>
        <w:r w:rsidRPr="004F25AC">
          <w:t>会阻碍人体的</w:t>
        </w:r>
        <w:r w:rsidRPr="004F25AC">
          <w:rPr>
            <w:rPrChange w:id="606" w:author="Fred Zhou" w:date="2024-03-10T14:00:00Z">
              <w:rPr>
                <w:highlight w:val="cyan"/>
              </w:rPr>
            </w:rPrChange>
          </w:rPr>
          <w:t>散热</w:t>
        </w:r>
        <w:r w:rsidRPr="004F25AC">
          <w:rPr>
            <w:rFonts w:hint="eastAsia"/>
            <w:rPrChange w:id="607" w:author="Fred Zhou" w:date="2024-03-10T14:00:00Z">
              <w:rPr>
                <w:rFonts w:hint="eastAsia"/>
                <w:highlight w:val="cyan"/>
              </w:rPr>
            </w:rPrChange>
          </w:rPr>
          <w:t>过程</w:t>
        </w:r>
        <w:r w:rsidRPr="004F25AC">
          <w:t>，从而对</w:t>
        </w:r>
        <w:r w:rsidRPr="004F25AC">
          <w:rPr>
            <w:rPrChange w:id="608" w:author="Fred Zhou" w:date="2024-03-10T14:00:00Z">
              <w:rPr>
                <w:highlight w:val="cyan"/>
              </w:rPr>
            </w:rPrChange>
          </w:rPr>
          <w:t>热舒适</w:t>
        </w:r>
        <w:r w:rsidRPr="004F25AC">
          <w:t>产生</w:t>
        </w:r>
        <w:r w:rsidRPr="004F25AC">
          <w:rPr>
            <w:rPrChange w:id="609" w:author="Fred Zhou" w:date="2024-03-10T14:00:00Z">
              <w:rPr>
                <w:highlight w:val="cyan"/>
              </w:rPr>
            </w:rPrChange>
          </w:rPr>
          <w:t>不利影响</w:t>
        </w:r>
        <w:r w:rsidRPr="004F25AC">
          <w:t>。因此，植被增加对</w:t>
        </w:r>
        <w:r w:rsidRPr="004F25AC">
          <w:rPr>
            <w:rPrChange w:id="610" w:author="Fred Zhou" w:date="2024-03-10T14:00:00Z">
              <w:rPr>
                <w:highlight w:val="cyan"/>
              </w:rPr>
            </w:rPrChange>
          </w:rPr>
          <w:t>热舒适度</w:t>
        </w:r>
        <w:r w:rsidRPr="004F25AC">
          <w:t>的</w:t>
        </w:r>
        <w:r w:rsidRPr="004F25AC">
          <w:rPr>
            <w:rPrChange w:id="611" w:author="Fred Zhou" w:date="2024-03-10T14:00:00Z">
              <w:rPr>
                <w:highlight w:val="cyan"/>
              </w:rPr>
            </w:rPrChange>
          </w:rPr>
          <w:t>综合影响</w:t>
        </w:r>
        <w:r w:rsidRPr="004F25AC">
          <w:t>更为复杂。</w:t>
        </w:r>
        <w:r w:rsidRPr="006C6159">
          <w:rPr>
            <w:b/>
            <w:bCs/>
            <w:rPrChange w:id="612" w:author="Fred Zhou" w:date="2024-03-10T14:15:00Z">
              <w:rPr/>
            </w:rPrChange>
          </w:rPr>
          <w:t>在未来评估</w:t>
        </w:r>
      </w:moveTo>
      <w:ins w:id="613" w:author="Fred Zhou" w:date="2024-03-10T07:48:00Z">
        <w:r w:rsidR="00AC10DE" w:rsidRPr="006C6159">
          <w:rPr>
            <w:rFonts w:hint="eastAsia"/>
            <w:b/>
            <w:bCs/>
            <w:rPrChange w:id="614" w:author="Fred Zhou" w:date="2024-03-10T14:15:00Z">
              <w:rPr>
                <w:rFonts w:hint="eastAsia"/>
              </w:rPr>
            </w:rPrChange>
          </w:rPr>
          <w:t>公园</w:t>
        </w:r>
      </w:ins>
      <w:moveTo w:id="615" w:author="Fred Zhou" w:date="2024-03-09T11:23:00Z">
        <w:del w:id="616" w:author="Fred Zhou" w:date="2024-03-10T07:48:00Z">
          <w:r w:rsidRPr="006C6159" w:rsidDel="00AC10DE">
            <w:rPr>
              <w:b/>
              <w:bCs/>
              <w:rPrChange w:id="617" w:author="Fred Zhou" w:date="2024-03-10T14:15:00Z">
                <w:rPr>
                  <w:highlight w:val="green"/>
                </w:rPr>
              </w:rPrChange>
            </w:rPr>
            <w:delText>绿地</w:delText>
          </w:r>
        </w:del>
        <w:r w:rsidRPr="006C6159">
          <w:rPr>
            <w:b/>
            <w:bCs/>
            <w:rPrChange w:id="618" w:author="Fred Zhou" w:date="2024-03-10T14:15:00Z">
              <w:rPr>
                <w:highlight w:val="green"/>
              </w:rPr>
            </w:rPrChange>
          </w:rPr>
          <w:t>热缓解溢出效应</w:t>
        </w:r>
        <w:r w:rsidRPr="006C6159">
          <w:rPr>
            <w:b/>
            <w:bCs/>
            <w:rPrChange w:id="619" w:author="Fred Zhou" w:date="2024-03-10T14:15:00Z">
              <w:rPr/>
            </w:rPrChange>
          </w:rPr>
          <w:t>时，</w:t>
        </w:r>
        <w:r w:rsidRPr="006C6159">
          <w:rPr>
            <w:rFonts w:hint="eastAsia"/>
            <w:b/>
            <w:bCs/>
            <w:rPrChange w:id="620" w:author="Fred Zhou" w:date="2024-03-10T14:15:00Z">
              <w:rPr>
                <w:rFonts w:hint="eastAsia"/>
                <w:highlight w:val="cyan"/>
              </w:rPr>
            </w:rPrChange>
          </w:rPr>
          <w:t>应</w:t>
        </w:r>
        <w:r w:rsidRPr="006C6159">
          <w:rPr>
            <w:b/>
            <w:bCs/>
            <w:rPrChange w:id="621" w:author="Fred Zhou" w:date="2024-03-10T14:15:00Z">
              <w:rPr>
                <w:highlight w:val="cyan"/>
              </w:rPr>
            </w:rPrChange>
          </w:rPr>
          <w:t>综合考虑</w:t>
        </w:r>
      </w:moveTo>
      <w:ins w:id="622" w:author="Fred Zhou" w:date="2024-03-10T07:48:00Z">
        <w:r w:rsidR="00AC10DE" w:rsidRPr="006C6159">
          <w:rPr>
            <w:rFonts w:hint="eastAsia"/>
            <w:b/>
            <w:bCs/>
            <w:rPrChange w:id="623" w:author="Fred Zhou" w:date="2024-03-10T14:15:00Z">
              <w:rPr>
                <w:rFonts w:hint="eastAsia"/>
              </w:rPr>
            </w:rPrChange>
          </w:rPr>
          <w:t>公园</w:t>
        </w:r>
      </w:ins>
      <w:moveTo w:id="624" w:author="Fred Zhou" w:date="2024-03-09T11:23:00Z">
        <w:del w:id="625" w:author="Fred Zhou" w:date="2024-03-10T07:48:00Z">
          <w:r w:rsidRPr="006C6159" w:rsidDel="00AC10DE">
            <w:rPr>
              <w:b/>
              <w:bCs/>
              <w:rPrChange w:id="626" w:author="Fred Zhou" w:date="2024-03-10T14:15:00Z">
                <w:rPr/>
              </w:rPrChange>
            </w:rPr>
            <w:delText>绿地</w:delText>
          </w:r>
        </w:del>
        <w:r w:rsidRPr="006C6159">
          <w:rPr>
            <w:b/>
            <w:bCs/>
            <w:rPrChange w:id="627" w:author="Fred Zhou" w:date="2024-03-10T14:15:00Z">
              <w:rPr/>
            </w:rPrChange>
          </w:rPr>
          <w:t>对</w:t>
        </w:r>
        <w:r w:rsidRPr="006C6159">
          <w:rPr>
            <w:b/>
            <w:bCs/>
            <w:rPrChange w:id="628" w:author="Fred Zhou" w:date="2024-03-10T14:15:00Z">
              <w:rPr>
                <w:highlight w:val="cyan"/>
              </w:rPr>
            </w:rPrChange>
          </w:rPr>
          <w:t>温度、湿度等</w:t>
        </w:r>
        <w:r w:rsidRPr="006C6159">
          <w:rPr>
            <w:b/>
            <w:bCs/>
            <w:rPrChange w:id="629" w:author="Fred Zhou" w:date="2024-03-10T14:15:00Z">
              <w:rPr/>
            </w:rPrChange>
          </w:rPr>
          <w:t>多个</w:t>
        </w:r>
        <w:r w:rsidRPr="006C6159">
          <w:rPr>
            <w:rFonts w:hint="eastAsia"/>
            <w:b/>
            <w:bCs/>
            <w:rPrChange w:id="630" w:author="Fred Zhou" w:date="2024-03-10T14:15:00Z">
              <w:rPr>
                <w:rFonts w:hint="eastAsia"/>
                <w:highlight w:val="cyan"/>
              </w:rPr>
            </w:rPrChange>
          </w:rPr>
          <w:t>气象</w:t>
        </w:r>
        <w:r w:rsidRPr="006C6159">
          <w:rPr>
            <w:b/>
            <w:bCs/>
            <w:rPrChange w:id="631" w:author="Fred Zhou" w:date="2024-03-10T14:15:00Z">
              <w:rPr>
                <w:highlight w:val="cyan"/>
              </w:rPr>
            </w:rPrChange>
          </w:rPr>
          <w:t>因素</w:t>
        </w:r>
        <w:r w:rsidRPr="006C6159">
          <w:rPr>
            <w:b/>
            <w:bCs/>
            <w:rPrChange w:id="632" w:author="Fred Zhou" w:date="2024-03-10T14:15:00Z">
              <w:rPr/>
            </w:rPrChange>
          </w:rPr>
          <w:t>的调节作用，以</w:t>
        </w:r>
        <w:r w:rsidRPr="006C6159">
          <w:rPr>
            <w:b/>
            <w:bCs/>
            <w:rPrChange w:id="633" w:author="Fred Zhou" w:date="2024-03-10T14:15:00Z">
              <w:rPr>
                <w:highlight w:val="cyan"/>
              </w:rPr>
            </w:rPrChange>
          </w:rPr>
          <w:t>更准确地</w:t>
        </w:r>
        <w:r w:rsidRPr="006C6159">
          <w:rPr>
            <w:b/>
            <w:bCs/>
            <w:rPrChange w:id="634" w:author="Fred Zhou" w:date="2024-03-10T14:15:00Z">
              <w:rPr/>
            </w:rPrChange>
          </w:rPr>
          <w:t>评估</w:t>
        </w:r>
      </w:moveTo>
      <w:ins w:id="635" w:author="Fred Zhou" w:date="2024-03-10T07:48:00Z">
        <w:r w:rsidR="00AC10DE" w:rsidRPr="006C6159">
          <w:rPr>
            <w:rFonts w:hint="eastAsia"/>
            <w:b/>
            <w:bCs/>
            <w:rPrChange w:id="636" w:author="Fred Zhou" w:date="2024-03-10T14:15:00Z">
              <w:rPr>
                <w:rFonts w:hint="eastAsia"/>
              </w:rPr>
            </w:rPrChange>
          </w:rPr>
          <w:t>公园</w:t>
        </w:r>
      </w:ins>
      <w:moveTo w:id="637" w:author="Fred Zhou" w:date="2024-03-09T11:23:00Z">
        <w:del w:id="638" w:author="Fred Zhou" w:date="2024-03-10T07:48:00Z">
          <w:r w:rsidRPr="006C6159" w:rsidDel="00AC10DE">
            <w:rPr>
              <w:b/>
              <w:bCs/>
              <w:rPrChange w:id="639" w:author="Fred Zhou" w:date="2024-03-10T14:15:00Z">
                <w:rPr/>
              </w:rPrChange>
            </w:rPr>
            <w:delText>绿地</w:delText>
          </w:r>
        </w:del>
        <w:r w:rsidRPr="006C6159">
          <w:rPr>
            <w:b/>
            <w:bCs/>
            <w:rPrChange w:id="640" w:author="Fred Zhou" w:date="2024-03-10T14:15:00Z">
              <w:rPr>
                <w:highlight w:val="cyan"/>
              </w:rPr>
            </w:rPrChange>
          </w:rPr>
          <w:t>在改善</w:t>
        </w:r>
        <w:r w:rsidRPr="006C6159">
          <w:rPr>
            <w:b/>
            <w:bCs/>
            <w:rPrChange w:id="641" w:author="Fred Zhou" w:date="2024-03-10T14:15:00Z">
              <w:rPr/>
            </w:rPrChange>
          </w:rPr>
          <w:t>城市</w:t>
        </w:r>
        <w:r w:rsidRPr="006C6159">
          <w:rPr>
            <w:b/>
            <w:bCs/>
            <w:rPrChange w:id="642" w:author="Fred Zhou" w:date="2024-03-10T14:15:00Z">
              <w:rPr>
                <w:highlight w:val="cyan"/>
              </w:rPr>
            </w:rPrChange>
          </w:rPr>
          <w:t>热环境方面</w:t>
        </w:r>
        <w:r w:rsidRPr="006C6159">
          <w:rPr>
            <w:b/>
            <w:bCs/>
            <w:rPrChange w:id="643" w:author="Fred Zhou" w:date="2024-03-10T14:15:00Z">
              <w:rPr/>
            </w:rPrChange>
          </w:rPr>
          <w:t>的</w:t>
        </w:r>
        <w:r w:rsidRPr="006C6159">
          <w:rPr>
            <w:b/>
            <w:bCs/>
            <w:rPrChange w:id="644" w:author="Fred Zhou" w:date="2024-03-10T14:15:00Z">
              <w:rPr>
                <w:highlight w:val="cyan"/>
              </w:rPr>
            </w:rPrChange>
          </w:rPr>
          <w:t>实际效果</w:t>
        </w:r>
        <w:r w:rsidRPr="006C6159">
          <w:rPr>
            <w:b/>
            <w:bCs/>
            <w:rPrChange w:id="645" w:author="Fred Zhou" w:date="2024-03-10T14:15:00Z">
              <w:rPr/>
            </w:rPrChange>
          </w:rPr>
          <w:t>。</w:t>
        </w:r>
      </w:moveTo>
    </w:p>
    <w:p w14:paraId="31398833" w14:textId="058D93C5" w:rsidR="00131F26" w:rsidRPr="006C6159" w:rsidDel="004F25AC" w:rsidRDefault="00131F26" w:rsidP="00131F26">
      <w:pPr>
        <w:ind w:firstLine="420"/>
        <w:rPr>
          <w:del w:id="646" w:author="Fred Zhou" w:date="2024-03-10T14:01:00Z"/>
          <w:moveTo w:id="647" w:author="Fred Zhou" w:date="2024-03-09T11:23:00Z"/>
          <w:rFonts w:hint="eastAsia"/>
          <w:b/>
          <w:bCs/>
          <w:rPrChange w:id="648" w:author="Fred Zhou" w:date="2024-03-10T14:15:00Z">
            <w:rPr>
              <w:del w:id="649" w:author="Fred Zhou" w:date="2024-03-10T14:01:00Z"/>
              <w:moveTo w:id="650" w:author="Fred Zhou" w:date="2024-03-09T11:23:00Z"/>
              <w:rFonts w:hint="eastAsia"/>
            </w:rPr>
          </w:rPrChange>
        </w:rPr>
      </w:pPr>
      <w:moveTo w:id="651" w:author="Fred Zhou" w:date="2024-03-09T11:23:00Z">
        <w:del w:id="652" w:author="Fred Zhou" w:date="2024-03-10T14:01:00Z">
          <w:r w:rsidRPr="006C6159" w:rsidDel="004F25AC">
            <w:rPr>
              <w:rFonts w:hint="eastAsia"/>
              <w:b/>
              <w:bCs/>
              <w:rPrChange w:id="653" w:author="Fred Zhou" w:date="2024-03-10T14:15:00Z">
                <w:rPr>
                  <w:rFonts w:hint="eastAsia"/>
                </w:rPr>
              </w:rPrChange>
            </w:rPr>
            <w:delText>【</w:delText>
          </w:r>
          <w:r w:rsidRPr="006C6159" w:rsidDel="004F25AC">
            <w:rPr>
              <w:b/>
              <w:bCs/>
              <w:rPrChange w:id="654" w:author="Fred Zhou" w:date="2024-03-10T14:15:00Z">
                <w:rPr/>
              </w:rPrChange>
            </w:rPr>
            <w:delText>up</w:delText>
          </w:r>
          <w:r w:rsidRPr="006C6159" w:rsidDel="004F25AC">
            <w:rPr>
              <w:rFonts w:hint="eastAsia"/>
              <w:b/>
              <w:bCs/>
              <w:rPrChange w:id="655" w:author="Fred Zhou" w:date="2024-03-10T14:15:00Z">
                <w:rPr>
                  <w:rFonts w:hint="eastAsia"/>
                </w:rPr>
              </w:rPrChange>
            </w:rPr>
            <w:delText>2024 0</w:delText>
          </w:r>
          <w:r w:rsidRPr="006C6159" w:rsidDel="004F25AC">
            <w:rPr>
              <w:b/>
              <w:bCs/>
              <w:rPrChange w:id="656" w:author="Fred Zhou" w:date="2024-03-10T14:15:00Z">
                <w:rPr/>
              </w:rPrChange>
            </w:rPr>
            <w:delText>307</w:delText>
          </w:r>
          <w:r w:rsidRPr="006C6159" w:rsidDel="004F25AC">
            <w:rPr>
              <w:rFonts w:hint="eastAsia"/>
              <w:b/>
              <w:bCs/>
              <w:rPrChange w:id="657" w:author="Fred Zhou" w:date="2024-03-10T14:15:00Z">
                <w:rPr>
                  <w:rFonts w:hint="eastAsia"/>
                </w:rPr>
              </w:rPrChange>
            </w:rPr>
            <w:delText xml:space="preserve"> 1</w:delText>
          </w:r>
          <w:r w:rsidRPr="006C6159" w:rsidDel="004F25AC">
            <w:rPr>
              <w:b/>
              <w:bCs/>
              <w:rPrChange w:id="658" w:author="Fred Zhou" w:date="2024-03-10T14:15:00Z">
                <w:rPr/>
              </w:rPrChange>
            </w:rPr>
            <w:delText>9</w:delText>
          </w:r>
          <w:r w:rsidRPr="006C6159" w:rsidDel="004F25AC">
            <w:rPr>
              <w:rFonts w:hint="eastAsia"/>
              <w:b/>
              <w:bCs/>
              <w:rPrChange w:id="659" w:author="Fred Zhou" w:date="2024-03-10T14:15:00Z">
                <w:rPr>
                  <w:rFonts w:hint="eastAsia"/>
                </w:rPr>
              </w:rPrChange>
            </w:rPr>
            <w:delText>:</w:delText>
          </w:r>
          <w:r w:rsidRPr="006C6159" w:rsidDel="004F25AC">
            <w:rPr>
              <w:b/>
              <w:bCs/>
              <w:rPrChange w:id="660" w:author="Fred Zhou" w:date="2024-03-10T14:15:00Z">
                <w:rPr/>
              </w:rPrChange>
            </w:rPr>
            <w:delText>59</w:delText>
          </w:r>
          <w:r w:rsidRPr="006C6159" w:rsidDel="004F25AC">
            <w:rPr>
              <w:rFonts w:hint="eastAsia"/>
              <w:b/>
              <w:bCs/>
              <w:rPrChange w:id="661" w:author="Fred Zhou" w:date="2024-03-10T14:15:00Z">
                <w:rPr>
                  <w:rFonts w:hint="eastAsia"/>
                </w:rPr>
              </w:rPrChange>
            </w:rPr>
            <w:delText>】</w:delText>
          </w:r>
        </w:del>
      </w:moveTo>
    </w:p>
    <w:p w14:paraId="072AE2EC" w14:textId="0B584659" w:rsidR="00131F26" w:rsidDel="00315F9A" w:rsidRDefault="00131F26" w:rsidP="00315F9A">
      <w:pPr>
        <w:pStyle w:val="ListParagraph"/>
        <w:ind w:firstLineChars="0"/>
        <w:rPr>
          <w:del w:id="662" w:author="Fred Zhou" w:date="2024-03-10T14:39:00Z"/>
          <w:b/>
          <w:bCs/>
        </w:rPr>
      </w:pPr>
      <w:moveTo w:id="663" w:author="Fred Zhou" w:date="2024-03-09T11:23:00Z">
        <w:r w:rsidRPr="006C6159">
          <w:rPr>
            <w:b/>
            <w:bCs/>
            <w:rPrChange w:id="664" w:author="Fred Zhou" w:date="2024-03-10T14:15:00Z">
              <w:rPr/>
            </w:rPrChange>
          </w:rPr>
          <w:t>此外，相较于</w:t>
        </w:r>
        <w:r w:rsidRPr="006C6159">
          <w:rPr>
            <w:b/>
            <w:bCs/>
            <w:rPrChange w:id="665" w:author="Fred Zhou" w:date="2024-03-10T14:15:00Z">
              <w:rPr>
                <w:highlight w:val="cyan"/>
              </w:rPr>
            </w:rPrChange>
          </w:rPr>
          <w:t>气象</w:t>
        </w:r>
        <w:r w:rsidRPr="006C6159">
          <w:rPr>
            <w:rFonts w:hint="eastAsia"/>
            <w:b/>
            <w:bCs/>
            <w:rPrChange w:id="666" w:author="Fred Zhou" w:date="2024-03-10T14:15:00Z">
              <w:rPr>
                <w:rFonts w:hint="eastAsia"/>
                <w:highlight w:val="cyan"/>
              </w:rPr>
            </w:rPrChange>
          </w:rPr>
          <w:t>因素</w:t>
        </w:r>
        <w:r w:rsidRPr="006C6159">
          <w:rPr>
            <w:b/>
            <w:bCs/>
            <w:rPrChange w:id="667" w:author="Fred Zhou" w:date="2024-03-10T14:15:00Z">
              <w:rPr/>
            </w:rPrChange>
          </w:rPr>
          <w:t>，城市</w:t>
        </w:r>
        <w:r w:rsidRPr="006C6159">
          <w:rPr>
            <w:b/>
            <w:bCs/>
            <w:rPrChange w:id="668" w:author="Fred Zhou" w:date="2024-03-10T14:15:00Z">
              <w:rPr>
                <w:highlight w:val="cyan"/>
              </w:rPr>
            </w:rPrChange>
          </w:rPr>
          <w:t>社会经济属性</w:t>
        </w:r>
        <w:r w:rsidRPr="006C6159">
          <w:rPr>
            <w:b/>
            <w:bCs/>
            <w:rPrChange w:id="669" w:author="Fred Zhou" w:date="2024-03-10T14:15:00Z">
              <w:rPr/>
            </w:rPrChange>
          </w:rPr>
          <w:t>的</w:t>
        </w:r>
        <w:r w:rsidRPr="006C6159">
          <w:rPr>
            <w:b/>
            <w:bCs/>
            <w:rPrChange w:id="670" w:author="Fred Zhou" w:date="2024-03-10T14:15:00Z">
              <w:rPr>
                <w:highlight w:val="cyan"/>
              </w:rPr>
            </w:rPrChange>
          </w:rPr>
          <w:t>空间</w:t>
        </w:r>
        <w:r w:rsidRPr="006C6159">
          <w:rPr>
            <w:rFonts w:hint="eastAsia"/>
            <w:b/>
            <w:bCs/>
            <w:rPrChange w:id="671" w:author="Fred Zhou" w:date="2024-03-10T14:15:00Z">
              <w:rPr>
                <w:rFonts w:hint="eastAsia"/>
                <w:highlight w:val="cyan"/>
              </w:rPr>
            </w:rPrChange>
          </w:rPr>
          <w:t>格局</w:t>
        </w:r>
        <w:r w:rsidRPr="006C6159">
          <w:rPr>
            <w:b/>
            <w:bCs/>
            <w:rPrChange w:id="672" w:author="Fred Zhou" w:date="2024-03-10T14:15:00Z">
              <w:rPr/>
            </w:rPrChange>
          </w:rPr>
          <w:t>对于实现</w:t>
        </w:r>
      </w:moveTo>
      <w:ins w:id="673" w:author="Fred Zhou" w:date="2024-03-10T07:50:00Z">
        <w:r w:rsidR="00AC10DE" w:rsidRPr="006C6159">
          <w:rPr>
            <w:rFonts w:hint="eastAsia"/>
            <w:b/>
            <w:bCs/>
            <w:rPrChange w:id="674" w:author="Fred Zhou" w:date="2024-03-10T14:15:00Z">
              <w:rPr>
                <w:rFonts w:hint="eastAsia"/>
              </w:rPr>
            </w:rPrChange>
          </w:rPr>
          <w:t>公园</w:t>
        </w:r>
      </w:ins>
      <w:moveTo w:id="675" w:author="Fred Zhou" w:date="2024-03-09T11:23:00Z">
        <w:del w:id="676" w:author="Fred Zhou" w:date="2024-03-10T07:50:00Z">
          <w:r w:rsidRPr="006C6159" w:rsidDel="00AC10DE">
            <w:rPr>
              <w:b/>
              <w:bCs/>
              <w:rPrChange w:id="677" w:author="Fred Zhou" w:date="2024-03-10T14:15:00Z">
                <w:rPr>
                  <w:highlight w:val="green"/>
                </w:rPr>
              </w:rPrChange>
            </w:rPr>
            <w:delText>绿地</w:delText>
          </w:r>
        </w:del>
        <w:r w:rsidRPr="006C6159">
          <w:rPr>
            <w:b/>
            <w:bCs/>
            <w:rPrChange w:id="678" w:author="Fred Zhou" w:date="2024-03-10T14:15:00Z">
              <w:rPr>
                <w:highlight w:val="green"/>
              </w:rPr>
            </w:rPrChange>
          </w:rPr>
          <w:t>热缓解溢出效应</w:t>
        </w:r>
        <w:r w:rsidRPr="006C6159">
          <w:rPr>
            <w:b/>
            <w:bCs/>
            <w:rPrChange w:id="679" w:author="Fred Zhou" w:date="2024-03-10T14:15:00Z">
              <w:rPr/>
            </w:rPrChange>
          </w:rPr>
          <w:t>的</w:t>
        </w:r>
      </w:moveTo>
      <w:ins w:id="680" w:author="Fred Zhou" w:date="2024-03-10T09:14:00Z">
        <w:r w:rsidR="00A64EFD" w:rsidRPr="006C6159">
          <w:rPr>
            <w:rFonts w:hint="eastAsia"/>
            <w:b/>
            <w:bCs/>
            <w:rPrChange w:id="681" w:author="Fred Zhou" w:date="2024-03-10T14:15:00Z">
              <w:rPr>
                <w:rFonts w:hint="eastAsia"/>
              </w:rPr>
            </w:rPrChange>
          </w:rPr>
          <w:t>供给</w:t>
        </w:r>
      </w:ins>
      <w:moveTo w:id="682" w:author="Fred Zhou" w:date="2024-03-09T11:23:00Z">
        <w:r w:rsidRPr="006C6159">
          <w:rPr>
            <w:b/>
            <w:bCs/>
            <w:rPrChange w:id="683" w:author="Fred Zhou" w:date="2024-03-10T14:15:00Z">
              <w:rPr/>
            </w:rPrChange>
          </w:rPr>
          <w:t>最大化</w:t>
        </w:r>
        <w:r w:rsidRPr="006C6159">
          <w:rPr>
            <w:b/>
            <w:bCs/>
            <w:rPrChange w:id="684" w:author="Fred Zhou" w:date="2024-03-10T14:15:00Z">
              <w:rPr>
                <w:highlight w:val="cyan"/>
              </w:rPr>
            </w:rPrChange>
          </w:rPr>
          <w:t>同样具有</w:t>
        </w:r>
        <w:r w:rsidRPr="006C6159">
          <w:rPr>
            <w:b/>
            <w:bCs/>
            <w:rPrChange w:id="685" w:author="Fred Zhou" w:date="2024-03-10T14:15:00Z">
              <w:rPr/>
            </w:rPrChange>
          </w:rPr>
          <w:t>不可忽视</w:t>
        </w:r>
        <w:r w:rsidRPr="006C6159">
          <w:rPr>
            <w:b/>
            <w:bCs/>
            <w:rPrChange w:id="686" w:author="Fred Zhou" w:date="2024-03-10T14:15:00Z">
              <w:rPr>
                <w:highlight w:val="cyan"/>
              </w:rPr>
            </w:rPrChange>
          </w:rPr>
          <w:t>的</w:t>
        </w:r>
        <w:r w:rsidRPr="006C6159">
          <w:rPr>
            <w:rFonts w:hint="eastAsia"/>
            <w:b/>
            <w:bCs/>
            <w:rPrChange w:id="687" w:author="Fred Zhou" w:date="2024-03-10T14:15:00Z">
              <w:rPr>
                <w:rFonts w:hint="eastAsia"/>
                <w:highlight w:val="cyan"/>
              </w:rPr>
            </w:rPrChange>
          </w:rPr>
          <w:t>作用</w:t>
        </w:r>
        <w:r w:rsidRPr="006C6159">
          <w:rPr>
            <w:b/>
            <w:bCs/>
            <w:rPrChange w:id="688" w:author="Fred Zhou" w:date="2024-03-10T14:15:00Z">
              <w:rPr/>
            </w:rPrChange>
          </w:rPr>
          <w:t>。</w:t>
        </w:r>
        <w:r w:rsidRPr="004F25AC">
          <w:rPr>
            <w:rFonts w:hint="eastAsia"/>
          </w:rPr>
          <w:t>比如，</w:t>
        </w:r>
        <w:r w:rsidRPr="004F25AC">
          <w:t>在人口</w:t>
        </w:r>
        <w:r w:rsidRPr="004F25AC">
          <w:rPr>
            <w:rPrChange w:id="689" w:author="Fred Zhou" w:date="2024-03-10T14:00:00Z">
              <w:rPr>
                <w:highlight w:val="cyan"/>
              </w:rPr>
            </w:rPrChange>
          </w:rPr>
          <w:t>分布稀疏</w:t>
        </w:r>
        <w:r w:rsidRPr="004F25AC">
          <w:t>的</w:t>
        </w:r>
        <w:r w:rsidRPr="004F25AC">
          <w:rPr>
            <w:rFonts w:hint="eastAsia"/>
          </w:rPr>
          <w:t>城市区域</w:t>
        </w:r>
        <w:r w:rsidRPr="004F25AC">
          <w:t>，</w:t>
        </w:r>
        <w:r w:rsidRPr="004F25AC">
          <w:rPr>
            <w:rFonts w:hint="eastAsia"/>
          </w:rPr>
          <w:t>受益于</w:t>
        </w:r>
      </w:moveTo>
      <w:ins w:id="690" w:author="Fred Zhou" w:date="2024-03-10T07:48:00Z">
        <w:r w:rsidR="00AC10DE" w:rsidRPr="004F25AC">
          <w:rPr>
            <w:rFonts w:hint="eastAsia"/>
          </w:rPr>
          <w:t>公园</w:t>
        </w:r>
      </w:ins>
      <w:moveTo w:id="691" w:author="Fred Zhou" w:date="2024-03-09T11:23:00Z">
        <w:del w:id="692" w:author="Fred Zhou" w:date="2024-03-10T07:48:00Z">
          <w:r w:rsidRPr="004F25AC" w:rsidDel="00AC10DE">
            <w:rPr>
              <w:rPrChange w:id="693" w:author="Fred Zhou" w:date="2024-03-10T14:00:00Z">
                <w:rPr>
                  <w:highlight w:val="green"/>
                </w:rPr>
              </w:rPrChange>
            </w:rPr>
            <w:delText>绿地</w:delText>
          </w:r>
        </w:del>
        <w:r w:rsidRPr="004F25AC">
          <w:rPr>
            <w:rFonts w:hint="eastAsia"/>
            <w:rPrChange w:id="694" w:author="Fred Zhou" w:date="2024-03-10T14:00:00Z">
              <w:rPr>
                <w:rFonts w:hint="eastAsia"/>
                <w:highlight w:val="green"/>
              </w:rPr>
            </w:rPrChange>
          </w:rPr>
          <w:t>热缓解</w:t>
        </w:r>
        <w:r w:rsidRPr="004F25AC">
          <w:t>的人群</w:t>
        </w:r>
        <w:r w:rsidRPr="004F25AC">
          <w:rPr>
            <w:rPrChange w:id="695" w:author="Fred Zhou" w:date="2024-03-10T14:00:00Z">
              <w:rPr>
                <w:highlight w:val="cyan"/>
              </w:rPr>
            </w:rPrChange>
          </w:rPr>
          <w:t>数量有限</w:t>
        </w:r>
        <w:r w:rsidRPr="004F25AC">
          <w:t>，这</w:t>
        </w:r>
        <w:r w:rsidRPr="004F25AC">
          <w:rPr>
            <w:rPrChange w:id="696" w:author="Fred Zhou" w:date="2024-03-10T14:00:00Z">
              <w:rPr>
                <w:highlight w:val="cyan"/>
              </w:rPr>
            </w:rPrChange>
          </w:rPr>
          <w:t>在一定程度上</w:t>
        </w:r>
        <w:r w:rsidRPr="004F25AC">
          <w:t>限制了</w:t>
        </w:r>
      </w:moveTo>
      <w:ins w:id="697" w:author="Fred Zhou" w:date="2024-03-10T07:49:00Z">
        <w:r w:rsidR="00AC10DE" w:rsidRPr="004F25AC">
          <w:rPr>
            <w:rFonts w:hint="eastAsia"/>
          </w:rPr>
          <w:t>公园</w:t>
        </w:r>
      </w:ins>
      <w:moveTo w:id="698" w:author="Fred Zhou" w:date="2024-03-09T11:23:00Z">
        <w:del w:id="699" w:author="Fred Zhou" w:date="2024-03-10T07:49:00Z">
          <w:r w:rsidRPr="004F25AC" w:rsidDel="00AC10DE">
            <w:rPr>
              <w:rPrChange w:id="700" w:author="Fred Zhou" w:date="2024-03-10T14:00:00Z">
                <w:rPr>
                  <w:highlight w:val="green"/>
                </w:rPr>
              </w:rPrChange>
            </w:rPr>
            <w:delText>绿地</w:delText>
          </w:r>
        </w:del>
        <w:r w:rsidRPr="004F25AC">
          <w:rPr>
            <w:rPrChange w:id="701" w:author="Fred Zhou" w:date="2024-03-10T14:00:00Z">
              <w:rPr>
                <w:highlight w:val="green"/>
              </w:rPr>
            </w:rPrChange>
          </w:rPr>
          <w:t>热缓解</w:t>
        </w:r>
        <w:r w:rsidRPr="004F25AC">
          <w:t>对</w:t>
        </w:r>
        <w:r w:rsidRPr="004F25AC">
          <w:rPr>
            <w:rPrChange w:id="702" w:author="Fred Zhou" w:date="2024-03-10T14:00:00Z">
              <w:rPr>
                <w:highlight w:val="cyan"/>
              </w:rPr>
            </w:rPrChange>
          </w:rPr>
          <w:t>城市居民</w:t>
        </w:r>
        <w:r w:rsidRPr="004F25AC">
          <w:t>的实际贡献。城市中的</w:t>
        </w:r>
        <w:r w:rsidRPr="004F25AC">
          <w:rPr>
            <w:rPrChange w:id="703" w:author="Fred Zhou" w:date="2024-03-10T14:00:00Z">
              <w:rPr>
                <w:highlight w:val="cyan"/>
              </w:rPr>
            </w:rPrChange>
          </w:rPr>
          <w:t>不同人群</w:t>
        </w:r>
        <w:r w:rsidRPr="004F25AC">
          <w:rPr>
            <w:rFonts w:hint="eastAsia"/>
            <w:rPrChange w:id="704" w:author="Fred Zhou" w:date="2024-03-10T14:00:00Z">
              <w:rPr>
                <w:rFonts w:hint="eastAsia"/>
                <w:highlight w:val="cyan"/>
              </w:rPr>
            </w:rPrChange>
          </w:rPr>
          <w:t>应对</w:t>
        </w:r>
        <w:r w:rsidRPr="004F25AC">
          <w:t>热应激的</w:t>
        </w:r>
        <w:r w:rsidRPr="004F25AC">
          <w:rPr>
            <w:rPrChange w:id="705" w:author="Fred Zhou" w:date="2024-03-10T14:00:00Z">
              <w:rPr>
                <w:highlight w:val="cyan"/>
              </w:rPr>
            </w:rPrChange>
          </w:rPr>
          <w:t>脆弱性</w:t>
        </w:r>
        <w:r w:rsidRPr="004F25AC">
          <w:t>存在差异。</w:t>
        </w:r>
        <w:r w:rsidRPr="004F25AC">
          <w:rPr>
            <w:rFonts w:hint="eastAsia"/>
          </w:rPr>
          <w:t>相较于</w:t>
        </w:r>
        <w:r w:rsidRPr="004F25AC">
          <w:rPr>
            <w:rFonts w:hint="eastAsia"/>
            <w:rPrChange w:id="706" w:author="Fred Zhou" w:date="2024-03-10T14:00:00Z">
              <w:rPr>
                <w:rFonts w:hint="eastAsia"/>
                <w:highlight w:val="cyan"/>
              </w:rPr>
            </w:rPrChange>
          </w:rPr>
          <w:t>健康成年人</w:t>
        </w:r>
        <w:r w:rsidRPr="004F25AC">
          <w:rPr>
            <w:rFonts w:hint="eastAsia"/>
          </w:rPr>
          <w:t>，</w:t>
        </w:r>
        <w:r w:rsidRPr="004F25AC">
          <w:t>老年人等</w:t>
        </w:r>
        <w:r w:rsidRPr="004F25AC">
          <w:rPr>
            <w:rPrChange w:id="707" w:author="Fred Zhou" w:date="2024-03-10T14:00:00Z">
              <w:rPr>
                <w:highlight w:val="cyan"/>
              </w:rPr>
            </w:rPrChange>
          </w:rPr>
          <w:t>脆弱群体</w:t>
        </w:r>
        <w:r w:rsidRPr="004F25AC">
          <w:t>由于</w:t>
        </w:r>
        <w:r w:rsidRPr="004F25AC">
          <w:rPr>
            <w:rPrChange w:id="708" w:author="Fred Zhou" w:date="2024-03-10T14:00:00Z">
              <w:rPr>
                <w:highlight w:val="cyan"/>
              </w:rPr>
            </w:rPrChange>
          </w:rPr>
          <w:t>生理机能衰退</w:t>
        </w:r>
        <w:r w:rsidRPr="004F25AC">
          <w:t>和</w:t>
        </w:r>
        <w:r w:rsidRPr="004F25AC">
          <w:rPr>
            <w:rPrChange w:id="709" w:author="Fred Zhou" w:date="2024-03-10T14:00:00Z">
              <w:rPr>
                <w:highlight w:val="cyan"/>
              </w:rPr>
            </w:rPrChange>
          </w:rPr>
          <w:t>适应能力下降</w:t>
        </w:r>
        <w:r w:rsidRPr="004F25AC">
          <w:t>，对</w:t>
        </w:r>
        <w:r w:rsidRPr="004F25AC">
          <w:rPr>
            <w:rPrChange w:id="710" w:author="Fred Zhou" w:date="2024-03-10T14:00:00Z">
              <w:rPr>
                <w:highlight w:val="cyan"/>
              </w:rPr>
            </w:rPrChange>
          </w:rPr>
          <w:t>高温环境</w:t>
        </w:r>
        <w:r w:rsidRPr="004F25AC">
          <w:t>的</w:t>
        </w:r>
        <w:r w:rsidRPr="004F25AC">
          <w:rPr>
            <w:rPrChange w:id="711" w:author="Fred Zhou" w:date="2024-03-10T14:00:00Z">
              <w:rPr>
                <w:highlight w:val="cyan"/>
              </w:rPr>
            </w:rPrChange>
          </w:rPr>
          <w:t>耐受性</w:t>
        </w:r>
        <w:r w:rsidRPr="004F25AC">
          <w:t>较弱</w:t>
        </w:r>
        <w:r w:rsidRPr="004F25AC">
          <w:rPr>
            <w:rFonts w:hint="eastAsia"/>
          </w:rPr>
          <w:t>，因此</w:t>
        </w:r>
      </w:moveTo>
      <w:ins w:id="712" w:author="Fred Zhou" w:date="2024-03-10T07:48:00Z">
        <w:r w:rsidR="00AC10DE" w:rsidRPr="004F25AC">
          <w:rPr>
            <w:rFonts w:hint="eastAsia"/>
          </w:rPr>
          <w:t>公园</w:t>
        </w:r>
      </w:ins>
      <w:moveTo w:id="713" w:author="Fred Zhou" w:date="2024-03-09T11:23:00Z">
        <w:del w:id="714" w:author="Fred Zhou" w:date="2024-03-10T07:48:00Z">
          <w:r w:rsidRPr="004F25AC" w:rsidDel="00AC10DE">
            <w:rPr>
              <w:rFonts w:hint="eastAsia"/>
              <w:rPrChange w:id="715" w:author="Fred Zhou" w:date="2024-03-10T14:00:00Z">
                <w:rPr>
                  <w:rFonts w:hint="eastAsia"/>
                  <w:highlight w:val="green"/>
                </w:rPr>
              </w:rPrChange>
            </w:rPr>
            <w:delText>绿地</w:delText>
          </w:r>
        </w:del>
        <w:r w:rsidRPr="004F25AC">
          <w:rPr>
            <w:rFonts w:hint="eastAsia"/>
            <w:rPrChange w:id="716" w:author="Fred Zhou" w:date="2024-03-10T14:00:00Z">
              <w:rPr>
                <w:rFonts w:hint="eastAsia"/>
                <w:highlight w:val="green"/>
              </w:rPr>
            </w:rPrChange>
          </w:rPr>
          <w:t>热缓解溢出效应</w:t>
        </w:r>
        <w:r w:rsidRPr="004F25AC">
          <w:rPr>
            <w:rFonts w:hint="eastAsia"/>
          </w:rPr>
          <w:t>对他们而言</w:t>
        </w:r>
        <w:r w:rsidRPr="004F25AC">
          <w:rPr>
            <w:rFonts w:hint="eastAsia"/>
            <w:rPrChange w:id="717" w:author="Fred Zhou" w:date="2024-03-10T14:00:00Z">
              <w:rPr>
                <w:rFonts w:hint="eastAsia"/>
                <w:highlight w:val="cyan"/>
              </w:rPr>
            </w:rPrChange>
          </w:rPr>
          <w:t>更为重要（</w:t>
        </w:r>
        <w:r w:rsidRPr="004F25AC">
          <w:rPr>
            <w:rPrChange w:id="718" w:author="Fred Zhou" w:date="2024-03-10T14:00:00Z">
              <w:rPr>
                <w:highlight w:val="green"/>
              </w:rPr>
            </w:rPrChange>
          </w:rPr>
          <w:t xml:space="preserve">Macintyre </w:t>
        </w:r>
        <w:r w:rsidRPr="004F25AC">
          <w:rPr>
            <w:rFonts w:hint="eastAsia"/>
            <w:rPrChange w:id="719" w:author="Fred Zhou" w:date="2024-03-10T14:00:00Z">
              <w:rPr>
                <w:rFonts w:hint="eastAsia"/>
                <w:highlight w:val="green"/>
              </w:rPr>
            </w:rPrChange>
          </w:rPr>
          <w:t>et</w:t>
        </w:r>
        <w:r w:rsidRPr="004F25AC">
          <w:rPr>
            <w:rPrChange w:id="720" w:author="Fred Zhou" w:date="2024-03-10T14:00:00Z">
              <w:rPr>
                <w:highlight w:val="green"/>
              </w:rPr>
            </w:rPrChange>
          </w:rPr>
          <w:t xml:space="preserve"> al., 2018</w:t>
        </w:r>
        <w:r w:rsidRPr="004F25AC">
          <w:rPr>
            <w:rFonts w:hint="eastAsia"/>
            <w:rPrChange w:id="721" w:author="Fred Zhou" w:date="2024-03-10T14:00:00Z">
              <w:rPr>
                <w:rFonts w:hint="eastAsia"/>
                <w:highlight w:val="cyan"/>
              </w:rPr>
            </w:rPrChange>
          </w:rPr>
          <w:t>）</w:t>
        </w:r>
        <w:r w:rsidRPr="004F25AC">
          <w:rPr>
            <w:rFonts w:hint="eastAsia"/>
          </w:rPr>
          <w:t>。</w:t>
        </w:r>
        <w:r w:rsidRPr="006C6159">
          <w:rPr>
            <w:rFonts w:ascii="Segoe UI" w:hAnsi="Segoe UI" w:cs="Segoe UI"/>
            <w:b/>
            <w:bCs/>
            <w:color w:val="05073B"/>
            <w:sz w:val="23"/>
            <w:szCs w:val="23"/>
            <w:rPrChange w:id="722" w:author="Fred Zhou" w:date="2024-03-10T14:16:00Z">
              <w:rPr>
                <w:rFonts w:ascii="Segoe UI" w:hAnsi="Segoe UI" w:cs="Segoe UI"/>
                <w:color w:val="05073B"/>
                <w:sz w:val="23"/>
                <w:szCs w:val="23"/>
              </w:rPr>
            </w:rPrChange>
          </w:rPr>
          <w:t>以往评估</w:t>
        </w:r>
      </w:moveTo>
      <w:ins w:id="723" w:author="Fred Zhou" w:date="2024-03-10T07:48:00Z">
        <w:r w:rsidR="00AC10DE" w:rsidRPr="006C6159">
          <w:rPr>
            <w:rFonts w:hint="eastAsia"/>
            <w:b/>
            <w:bCs/>
            <w:rPrChange w:id="724" w:author="Fred Zhou" w:date="2024-03-10T14:16:00Z">
              <w:rPr>
                <w:rFonts w:hint="eastAsia"/>
              </w:rPr>
            </w:rPrChange>
          </w:rPr>
          <w:t>公园</w:t>
        </w:r>
      </w:ins>
      <w:moveTo w:id="725" w:author="Fred Zhou" w:date="2024-03-09T11:23:00Z">
        <w:del w:id="726" w:author="Fred Zhou" w:date="2024-03-10T07:48:00Z">
          <w:r w:rsidRPr="006C6159" w:rsidDel="00AC10DE">
            <w:rPr>
              <w:rFonts w:ascii="Segoe UI" w:hAnsi="Segoe UI" w:cs="Segoe UI"/>
              <w:b/>
              <w:bCs/>
              <w:color w:val="05073B"/>
              <w:sz w:val="23"/>
              <w:szCs w:val="23"/>
              <w:rPrChange w:id="727" w:author="Fred Zhou" w:date="2024-03-10T14:16:00Z">
                <w:rPr>
                  <w:rFonts w:ascii="Segoe UI" w:hAnsi="Segoe UI" w:cs="Segoe UI"/>
                  <w:color w:val="05073B"/>
                  <w:sz w:val="23"/>
                  <w:szCs w:val="23"/>
                  <w:highlight w:val="green"/>
                </w:rPr>
              </w:rPrChange>
            </w:rPr>
            <w:delText>绿地</w:delText>
          </w:r>
        </w:del>
        <w:r w:rsidRPr="006C6159">
          <w:rPr>
            <w:rFonts w:ascii="Segoe UI" w:hAnsi="Segoe UI" w:cs="Segoe UI"/>
            <w:b/>
            <w:bCs/>
            <w:color w:val="05073B"/>
            <w:sz w:val="23"/>
            <w:szCs w:val="23"/>
            <w:rPrChange w:id="728" w:author="Fred Zhou" w:date="2024-03-10T14:16:00Z">
              <w:rPr>
                <w:rFonts w:ascii="Segoe UI" w:hAnsi="Segoe UI" w:cs="Segoe UI"/>
                <w:color w:val="05073B"/>
                <w:sz w:val="23"/>
                <w:szCs w:val="23"/>
                <w:highlight w:val="green"/>
              </w:rPr>
            </w:rPrChange>
          </w:rPr>
          <w:t>热缓解溢出效应</w:t>
        </w:r>
        <w:r w:rsidRPr="006C6159">
          <w:rPr>
            <w:rFonts w:ascii="Segoe UI" w:hAnsi="Segoe UI" w:cs="Segoe UI"/>
            <w:b/>
            <w:bCs/>
            <w:color w:val="05073B"/>
            <w:sz w:val="23"/>
            <w:szCs w:val="23"/>
            <w:rPrChange w:id="729" w:author="Fred Zhou" w:date="2024-03-10T14:16:00Z">
              <w:rPr>
                <w:rFonts w:ascii="Segoe UI" w:hAnsi="Segoe UI" w:cs="Segoe UI"/>
                <w:color w:val="05073B"/>
                <w:sz w:val="23"/>
                <w:szCs w:val="23"/>
              </w:rPr>
            </w:rPrChange>
          </w:rPr>
          <w:t>的研究多从</w:t>
        </w:r>
        <w:r w:rsidRPr="006C6159">
          <w:rPr>
            <w:rFonts w:ascii="Segoe UI" w:hAnsi="Segoe UI" w:cs="Segoe UI"/>
            <w:b/>
            <w:bCs/>
            <w:color w:val="05073B"/>
            <w:sz w:val="23"/>
            <w:szCs w:val="23"/>
            <w:rPrChange w:id="730" w:author="Fred Zhou" w:date="2024-03-10T14:16:00Z">
              <w:rPr>
                <w:rFonts w:ascii="Segoe UI" w:hAnsi="Segoe UI" w:cs="Segoe UI"/>
                <w:color w:val="05073B"/>
                <w:sz w:val="23"/>
                <w:szCs w:val="23"/>
                <w:highlight w:val="cyan"/>
              </w:rPr>
            </w:rPrChange>
          </w:rPr>
          <w:t>自然属性</w:t>
        </w:r>
        <w:r w:rsidRPr="006C6159">
          <w:rPr>
            <w:rFonts w:ascii="Segoe UI" w:hAnsi="Segoe UI" w:cs="Segoe UI" w:hint="eastAsia"/>
            <w:b/>
            <w:bCs/>
            <w:color w:val="05073B"/>
            <w:sz w:val="23"/>
            <w:szCs w:val="23"/>
            <w:rPrChange w:id="731" w:author="Fred Zhou" w:date="2024-03-10T14:16:00Z">
              <w:rPr>
                <w:rFonts w:ascii="Segoe UI" w:hAnsi="Segoe UI" w:cs="Segoe UI" w:hint="eastAsia"/>
                <w:color w:val="05073B"/>
                <w:sz w:val="23"/>
                <w:szCs w:val="23"/>
                <w:highlight w:val="cyan"/>
              </w:rPr>
            </w:rPrChange>
          </w:rPr>
          <w:t>的</w:t>
        </w:r>
        <w:r w:rsidRPr="006C6159">
          <w:rPr>
            <w:rFonts w:ascii="Segoe UI" w:hAnsi="Segoe UI" w:cs="Segoe UI"/>
            <w:b/>
            <w:bCs/>
            <w:color w:val="05073B"/>
            <w:sz w:val="23"/>
            <w:szCs w:val="23"/>
            <w:rPrChange w:id="732" w:author="Fred Zhou" w:date="2024-03-10T14:16:00Z">
              <w:rPr>
                <w:rFonts w:ascii="Segoe UI" w:hAnsi="Segoe UI" w:cs="Segoe UI"/>
                <w:color w:val="05073B"/>
                <w:sz w:val="23"/>
                <w:szCs w:val="23"/>
                <w:highlight w:val="cyan"/>
              </w:rPr>
            </w:rPrChange>
          </w:rPr>
          <w:t>角度</w:t>
        </w:r>
        <w:r w:rsidRPr="006C6159">
          <w:rPr>
            <w:rFonts w:ascii="Segoe UI" w:hAnsi="Segoe UI" w:cs="Segoe UI"/>
            <w:b/>
            <w:bCs/>
            <w:color w:val="05073B"/>
            <w:sz w:val="23"/>
            <w:szCs w:val="23"/>
            <w:rPrChange w:id="733" w:author="Fred Zhou" w:date="2024-03-10T14:16:00Z">
              <w:rPr>
                <w:rFonts w:ascii="Segoe UI" w:hAnsi="Segoe UI" w:cs="Segoe UI"/>
                <w:color w:val="05073B"/>
                <w:sz w:val="23"/>
                <w:szCs w:val="23"/>
              </w:rPr>
            </w:rPrChange>
          </w:rPr>
          <w:t>出发，侧重于</w:t>
        </w:r>
        <w:r w:rsidRPr="006C6159">
          <w:rPr>
            <w:rFonts w:ascii="Segoe UI" w:hAnsi="Segoe UI" w:cs="Segoe UI" w:hint="eastAsia"/>
            <w:b/>
            <w:bCs/>
            <w:color w:val="05073B"/>
            <w:sz w:val="23"/>
            <w:szCs w:val="23"/>
            <w:rPrChange w:id="734" w:author="Fred Zhou" w:date="2024-03-10T14:16:00Z">
              <w:rPr>
                <w:rFonts w:ascii="Segoe UI" w:hAnsi="Segoe UI" w:cs="Segoe UI" w:hint="eastAsia"/>
                <w:color w:val="05073B"/>
                <w:sz w:val="23"/>
                <w:szCs w:val="23"/>
              </w:rPr>
            </w:rPrChange>
          </w:rPr>
          <w:t>分析</w:t>
        </w:r>
      </w:moveTo>
      <w:ins w:id="735" w:author="Fred Zhou" w:date="2024-03-10T07:49:00Z">
        <w:r w:rsidR="00AC10DE" w:rsidRPr="006C6159">
          <w:rPr>
            <w:rFonts w:hint="eastAsia"/>
            <w:b/>
            <w:bCs/>
            <w:rPrChange w:id="736" w:author="Fred Zhou" w:date="2024-03-10T14:16:00Z">
              <w:rPr>
                <w:rFonts w:hint="eastAsia"/>
              </w:rPr>
            </w:rPrChange>
          </w:rPr>
          <w:t>公园</w:t>
        </w:r>
      </w:ins>
      <w:moveTo w:id="737" w:author="Fred Zhou" w:date="2024-03-09T11:23:00Z">
        <w:del w:id="738" w:author="Fred Zhou" w:date="2024-03-10T07:49:00Z">
          <w:r w:rsidRPr="006C6159" w:rsidDel="00AC10DE">
            <w:rPr>
              <w:rFonts w:ascii="Segoe UI" w:hAnsi="Segoe UI" w:cs="Segoe UI"/>
              <w:b/>
              <w:bCs/>
              <w:color w:val="05073B"/>
              <w:sz w:val="23"/>
              <w:szCs w:val="23"/>
              <w:rPrChange w:id="739" w:author="Fred Zhou" w:date="2024-03-10T14:16:00Z">
                <w:rPr>
                  <w:rFonts w:ascii="Segoe UI" w:hAnsi="Segoe UI" w:cs="Segoe UI"/>
                  <w:color w:val="05073B"/>
                  <w:sz w:val="23"/>
                  <w:szCs w:val="23"/>
                  <w:highlight w:val="cyan"/>
                </w:rPr>
              </w:rPrChange>
            </w:rPr>
            <w:delText>绿地</w:delText>
          </w:r>
        </w:del>
        <w:r w:rsidRPr="006C6159">
          <w:rPr>
            <w:rFonts w:ascii="Segoe UI" w:hAnsi="Segoe UI" w:cs="Segoe UI"/>
            <w:b/>
            <w:bCs/>
            <w:color w:val="05073B"/>
            <w:sz w:val="23"/>
            <w:szCs w:val="23"/>
            <w:rPrChange w:id="740" w:author="Fred Zhou" w:date="2024-03-10T14:16:00Z">
              <w:rPr>
                <w:rFonts w:ascii="Segoe UI" w:hAnsi="Segoe UI" w:cs="Segoe UI"/>
                <w:color w:val="05073B"/>
                <w:sz w:val="23"/>
                <w:szCs w:val="23"/>
              </w:rPr>
            </w:rPrChange>
          </w:rPr>
          <w:t>对</w:t>
        </w:r>
        <w:r w:rsidRPr="006C6159">
          <w:rPr>
            <w:b/>
            <w:bCs/>
            <w:rPrChange w:id="741" w:author="Fred Zhou" w:date="2024-03-10T14:16:00Z">
              <w:rPr>
                <w:highlight w:val="cyan"/>
              </w:rPr>
            </w:rPrChange>
          </w:rPr>
          <w:t>温度、湿度</w:t>
        </w:r>
        <w:r w:rsidRPr="006C6159">
          <w:rPr>
            <w:b/>
            <w:bCs/>
            <w:rPrChange w:id="742" w:author="Fred Zhou" w:date="2024-03-10T14:16:00Z">
              <w:rPr/>
            </w:rPrChange>
          </w:rPr>
          <w:t>等</w:t>
        </w:r>
        <w:r w:rsidRPr="006C6159">
          <w:rPr>
            <w:rFonts w:ascii="Segoe UI" w:hAnsi="Segoe UI" w:cs="Segoe UI"/>
            <w:b/>
            <w:bCs/>
            <w:color w:val="05073B"/>
            <w:sz w:val="23"/>
            <w:szCs w:val="23"/>
            <w:rPrChange w:id="743" w:author="Fred Zhou" w:date="2024-03-10T14:16:00Z">
              <w:rPr>
                <w:rFonts w:ascii="Segoe UI" w:hAnsi="Segoe UI" w:cs="Segoe UI"/>
                <w:color w:val="05073B"/>
                <w:sz w:val="23"/>
                <w:szCs w:val="23"/>
                <w:highlight w:val="cyan"/>
              </w:rPr>
            </w:rPrChange>
          </w:rPr>
          <w:t>气象</w:t>
        </w:r>
        <w:r w:rsidRPr="006C6159">
          <w:rPr>
            <w:rFonts w:ascii="Segoe UI" w:hAnsi="Segoe UI" w:cs="Segoe UI" w:hint="eastAsia"/>
            <w:b/>
            <w:bCs/>
            <w:color w:val="05073B"/>
            <w:sz w:val="23"/>
            <w:szCs w:val="23"/>
            <w:rPrChange w:id="744" w:author="Fred Zhou" w:date="2024-03-10T14:16:00Z">
              <w:rPr>
                <w:rFonts w:ascii="Segoe UI" w:hAnsi="Segoe UI" w:cs="Segoe UI" w:hint="eastAsia"/>
                <w:color w:val="05073B"/>
                <w:sz w:val="23"/>
                <w:szCs w:val="23"/>
                <w:highlight w:val="cyan"/>
              </w:rPr>
            </w:rPrChange>
          </w:rPr>
          <w:t>因素</w:t>
        </w:r>
        <w:r w:rsidRPr="006C6159">
          <w:rPr>
            <w:rFonts w:ascii="Segoe UI" w:hAnsi="Segoe UI" w:cs="Segoe UI" w:hint="eastAsia"/>
            <w:b/>
            <w:bCs/>
            <w:color w:val="05073B"/>
            <w:sz w:val="23"/>
            <w:szCs w:val="23"/>
            <w:rPrChange w:id="745" w:author="Fred Zhou" w:date="2024-03-10T14:16:00Z">
              <w:rPr>
                <w:rFonts w:ascii="Segoe UI" w:hAnsi="Segoe UI" w:cs="Segoe UI" w:hint="eastAsia"/>
                <w:color w:val="05073B"/>
                <w:sz w:val="23"/>
                <w:szCs w:val="23"/>
              </w:rPr>
            </w:rPrChange>
          </w:rPr>
          <w:t>的影响</w:t>
        </w:r>
        <w:r w:rsidRPr="006C6159">
          <w:rPr>
            <w:rFonts w:ascii="Segoe UI" w:hAnsi="Segoe UI" w:cs="Segoe UI"/>
            <w:b/>
            <w:bCs/>
            <w:color w:val="05073B"/>
            <w:sz w:val="23"/>
            <w:szCs w:val="23"/>
            <w:rPrChange w:id="746" w:author="Fred Zhou" w:date="2024-03-10T14:16:00Z">
              <w:rPr>
                <w:rFonts w:ascii="Segoe UI" w:hAnsi="Segoe UI" w:cs="Segoe UI"/>
                <w:color w:val="05073B"/>
                <w:sz w:val="23"/>
                <w:szCs w:val="23"/>
              </w:rPr>
            </w:rPrChange>
          </w:rPr>
          <w:t>，而</w:t>
        </w:r>
        <w:r w:rsidRPr="006C6159">
          <w:rPr>
            <w:rFonts w:ascii="Segoe UI" w:hAnsi="Segoe UI" w:cs="Segoe UI"/>
            <w:b/>
            <w:bCs/>
            <w:color w:val="05073B"/>
            <w:sz w:val="23"/>
            <w:szCs w:val="23"/>
            <w:rPrChange w:id="747" w:author="Fred Zhou" w:date="2024-03-10T14:16:00Z">
              <w:rPr>
                <w:rFonts w:ascii="Segoe UI" w:hAnsi="Segoe UI" w:cs="Segoe UI"/>
                <w:color w:val="05073B"/>
                <w:sz w:val="23"/>
                <w:szCs w:val="23"/>
                <w:highlight w:val="cyan"/>
              </w:rPr>
            </w:rPrChange>
          </w:rPr>
          <w:t>忽视了</w:t>
        </w:r>
        <w:r w:rsidRPr="006C6159">
          <w:rPr>
            <w:rFonts w:ascii="Segoe UI" w:hAnsi="Segoe UI" w:cs="Segoe UI"/>
            <w:b/>
            <w:bCs/>
            <w:color w:val="05073B"/>
            <w:sz w:val="23"/>
            <w:szCs w:val="23"/>
            <w:rPrChange w:id="748" w:author="Fred Zhou" w:date="2024-03-10T14:16:00Z">
              <w:rPr>
                <w:rFonts w:ascii="Segoe UI" w:hAnsi="Segoe UI" w:cs="Segoe UI"/>
                <w:color w:val="05073B"/>
                <w:sz w:val="23"/>
                <w:szCs w:val="23"/>
              </w:rPr>
            </w:rPrChange>
          </w:rPr>
          <w:t>其在</w:t>
        </w:r>
        <w:r w:rsidRPr="006C6159">
          <w:rPr>
            <w:rFonts w:ascii="Segoe UI" w:hAnsi="Segoe UI" w:cs="Segoe UI"/>
            <w:b/>
            <w:bCs/>
            <w:color w:val="05073B"/>
            <w:sz w:val="23"/>
            <w:szCs w:val="23"/>
            <w:rPrChange w:id="749" w:author="Fred Zhou" w:date="2024-03-10T14:16:00Z">
              <w:rPr>
                <w:rFonts w:ascii="Segoe UI" w:hAnsi="Segoe UI" w:cs="Segoe UI"/>
                <w:color w:val="05073B"/>
                <w:sz w:val="23"/>
                <w:szCs w:val="23"/>
                <w:highlight w:val="cyan"/>
              </w:rPr>
            </w:rPrChange>
          </w:rPr>
          <w:t>社会经济层面</w:t>
        </w:r>
        <w:r w:rsidRPr="006C6159">
          <w:rPr>
            <w:rFonts w:ascii="Segoe UI" w:hAnsi="Segoe UI" w:cs="Segoe UI"/>
            <w:b/>
            <w:bCs/>
            <w:color w:val="05073B"/>
            <w:sz w:val="23"/>
            <w:szCs w:val="23"/>
            <w:rPrChange w:id="750" w:author="Fred Zhou" w:date="2024-03-10T14:16:00Z">
              <w:rPr>
                <w:rFonts w:ascii="Segoe UI" w:hAnsi="Segoe UI" w:cs="Segoe UI"/>
                <w:color w:val="05073B"/>
                <w:sz w:val="23"/>
                <w:szCs w:val="23"/>
              </w:rPr>
            </w:rPrChange>
          </w:rPr>
          <w:t>的</w:t>
        </w:r>
        <w:r w:rsidRPr="006C6159">
          <w:rPr>
            <w:rFonts w:ascii="Segoe UI" w:hAnsi="Segoe UI" w:cs="Segoe UI"/>
            <w:b/>
            <w:bCs/>
            <w:color w:val="05073B"/>
            <w:sz w:val="23"/>
            <w:szCs w:val="23"/>
            <w:rPrChange w:id="751" w:author="Fred Zhou" w:date="2024-03-10T14:16:00Z">
              <w:rPr>
                <w:rFonts w:ascii="Segoe UI" w:hAnsi="Segoe UI" w:cs="Segoe UI"/>
                <w:color w:val="05073B"/>
                <w:sz w:val="23"/>
                <w:szCs w:val="23"/>
                <w:highlight w:val="cyan"/>
              </w:rPr>
            </w:rPrChange>
          </w:rPr>
          <w:t>复合性</w:t>
        </w:r>
        <w:r w:rsidRPr="006C6159">
          <w:rPr>
            <w:rFonts w:ascii="Segoe UI" w:hAnsi="Segoe UI" w:cs="Segoe UI" w:hint="eastAsia"/>
            <w:b/>
            <w:bCs/>
            <w:color w:val="05073B"/>
            <w:sz w:val="23"/>
            <w:szCs w:val="23"/>
            <w:rPrChange w:id="752" w:author="Fred Zhou" w:date="2024-03-10T14:16:00Z">
              <w:rPr>
                <w:rFonts w:ascii="Segoe UI" w:hAnsi="Segoe UI" w:cs="Segoe UI" w:hint="eastAsia"/>
                <w:color w:val="05073B"/>
                <w:sz w:val="23"/>
                <w:szCs w:val="23"/>
                <w:highlight w:val="cyan"/>
              </w:rPr>
            </w:rPrChange>
          </w:rPr>
          <w:t>影响</w:t>
        </w:r>
        <w:r w:rsidRPr="006C6159">
          <w:rPr>
            <w:rFonts w:ascii="Segoe UI" w:hAnsi="Segoe UI" w:cs="Segoe UI" w:hint="eastAsia"/>
            <w:b/>
            <w:bCs/>
            <w:color w:val="05073B"/>
            <w:sz w:val="23"/>
            <w:szCs w:val="23"/>
            <w:rPrChange w:id="753" w:author="Fred Zhou" w:date="2024-03-10T14:16:00Z">
              <w:rPr>
                <w:rFonts w:ascii="Segoe UI" w:hAnsi="Segoe UI" w:cs="Segoe UI" w:hint="eastAsia"/>
                <w:color w:val="05073B"/>
                <w:sz w:val="23"/>
                <w:szCs w:val="23"/>
              </w:rPr>
            </w:rPrChange>
          </w:rPr>
          <w:t>，</w:t>
        </w:r>
        <w:r w:rsidRPr="006C6159">
          <w:rPr>
            <w:rFonts w:ascii="Segoe UI" w:hAnsi="Segoe UI" w:cs="Segoe UI"/>
            <w:b/>
            <w:bCs/>
            <w:color w:val="05073B"/>
            <w:sz w:val="23"/>
            <w:szCs w:val="23"/>
            <w:rPrChange w:id="754" w:author="Fred Zhou" w:date="2024-03-10T14:16:00Z">
              <w:rPr>
                <w:rFonts w:ascii="Segoe UI" w:hAnsi="Segoe UI" w:cs="Segoe UI"/>
                <w:color w:val="05073B"/>
                <w:sz w:val="23"/>
                <w:szCs w:val="23"/>
              </w:rPr>
            </w:rPrChange>
          </w:rPr>
          <w:t>难以全面揭示</w:t>
        </w:r>
      </w:moveTo>
      <w:ins w:id="755" w:author="Fred Zhou" w:date="2024-03-10T07:48:00Z">
        <w:r w:rsidR="00AC10DE" w:rsidRPr="006C6159">
          <w:rPr>
            <w:rFonts w:hint="eastAsia"/>
            <w:b/>
            <w:bCs/>
            <w:rPrChange w:id="756" w:author="Fred Zhou" w:date="2024-03-10T14:16:00Z">
              <w:rPr>
                <w:rFonts w:hint="eastAsia"/>
              </w:rPr>
            </w:rPrChange>
          </w:rPr>
          <w:t>公园</w:t>
        </w:r>
      </w:ins>
      <w:moveTo w:id="757" w:author="Fred Zhou" w:date="2024-03-09T11:23:00Z">
        <w:del w:id="758" w:author="Fred Zhou" w:date="2024-03-10T07:48:00Z">
          <w:r w:rsidRPr="006C6159" w:rsidDel="00AC10DE">
            <w:rPr>
              <w:rFonts w:ascii="Segoe UI" w:hAnsi="Segoe UI" w:cs="Segoe UI"/>
              <w:b/>
              <w:bCs/>
              <w:color w:val="05073B"/>
              <w:sz w:val="23"/>
              <w:szCs w:val="23"/>
              <w:rPrChange w:id="759" w:author="Fred Zhou" w:date="2024-03-10T14:16:00Z">
                <w:rPr>
                  <w:rFonts w:ascii="Segoe UI" w:hAnsi="Segoe UI" w:cs="Segoe UI"/>
                  <w:color w:val="05073B"/>
                  <w:sz w:val="23"/>
                  <w:szCs w:val="23"/>
                  <w:highlight w:val="green"/>
                </w:rPr>
              </w:rPrChange>
            </w:rPr>
            <w:delText>绿地</w:delText>
          </w:r>
        </w:del>
        <w:r w:rsidRPr="006C6159">
          <w:rPr>
            <w:rFonts w:ascii="Segoe UI" w:hAnsi="Segoe UI" w:cs="Segoe UI"/>
            <w:b/>
            <w:bCs/>
            <w:color w:val="05073B"/>
            <w:sz w:val="23"/>
            <w:szCs w:val="23"/>
            <w:rPrChange w:id="760" w:author="Fred Zhou" w:date="2024-03-10T14:16:00Z">
              <w:rPr>
                <w:rFonts w:ascii="Segoe UI" w:hAnsi="Segoe UI" w:cs="Segoe UI"/>
                <w:color w:val="05073B"/>
                <w:sz w:val="23"/>
                <w:szCs w:val="23"/>
                <w:highlight w:val="green"/>
              </w:rPr>
            </w:rPrChange>
          </w:rPr>
          <w:t>热缓解</w:t>
        </w:r>
        <w:r w:rsidRPr="006C6159">
          <w:rPr>
            <w:rFonts w:ascii="Segoe UI" w:hAnsi="Segoe UI" w:cs="Segoe UI" w:hint="eastAsia"/>
            <w:b/>
            <w:bCs/>
            <w:color w:val="05073B"/>
            <w:sz w:val="23"/>
            <w:szCs w:val="23"/>
            <w:rPrChange w:id="761" w:author="Fred Zhou" w:date="2024-03-10T14:16:00Z">
              <w:rPr>
                <w:rFonts w:ascii="Segoe UI" w:hAnsi="Segoe UI" w:cs="Segoe UI" w:hint="eastAsia"/>
                <w:color w:val="05073B"/>
                <w:sz w:val="23"/>
                <w:szCs w:val="23"/>
                <w:highlight w:val="green"/>
              </w:rPr>
            </w:rPrChange>
          </w:rPr>
          <w:t>溢出</w:t>
        </w:r>
        <w:r w:rsidRPr="006C6159">
          <w:rPr>
            <w:rFonts w:ascii="Segoe UI" w:hAnsi="Segoe UI" w:cs="Segoe UI"/>
            <w:b/>
            <w:bCs/>
            <w:color w:val="05073B"/>
            <w:sz w:val="23"/>
            <w:szCs w:val="23"/>
            <w:rPrChange w:id="762" w:author="Fred Zhou" w:date="2024-03-10T14:16:00Z">
              <w:rPr>
                <w:rFonts w:ascii="Segoe UI" w:hAnsi="Segoe UI" w:cs="Segoe UI"/>
                <w:color w:val="05073B"/>
                <w:sz w:val="23"/>
                <w:szCs w:val="23"/>
                <w:highlight w:val="green"/>
              </w:rPr>
            </w:rPrChange>
          </w:rPr>
          <w:t>效应</w:t>
        </w:r>
        <w:r w:rsidRPr="006C6159">
          <w:rPr>
            <w:rFonts w:ascii="Segoe UI" w:hAnsi="Segoe UI" w:cs="Segoe UI"/>
            <w:b/>
            <w:bCs/>
            <w:color w:val="05073B"/>
            <w:sz w:val="23"/>
            <w:szCs w:val="23"/>
            <w:rPrChange w:id="763" w:author="Fred Zhou" w:date="2024-03-10T14:16:00Z">
              <w:rPr>
                <w:rFonts w:ascii="Segoe UI" w:hAnsi="Segoe UI" w:cs="Segoe UI"/>
                <w:color w:val="05073B"/>
                <w:sz w:val="23"/>
                <w:szCs w:val="23"/>
              </w:rPr>
            </w:rPrChange>
          </w:rPr>
          <w:t>的</w:t>
        </w:r>
        <w:r w:rsidRPr="006C6159">
          <w:rPr>
            <w:rFonts w:ascii="Segoe UI" w:hAnsi="Segoe UI" w:cs="Segoe UI" w:hint="eastAsia"/>
            <w:b/>
            <w:bCs/>
            <w:color w:val="05073B"/>
            <w:sz w:val="23"/>
            <w:szCs w:val="23"/>
            <w:rPrChange w:id="764" w:author="Fred Zhou" w:date="2024-03-10T14:16:00Z">
              <w:rPr>
                <w:rFonts w:ascii="Segoe UI" w:hAnsi="Segoe UI" w:cs="Segoe UI" w:hint="eastAsia"/>
                <w:color w:val="05073B"/>
                <w:sz w:val="23"/>
                <w:szCs w:val="23"/>
              </w:rPr>
            </w:rPrChange>
          </w:rPr>
          <w:t>社会价值</w:t>
        </w:r>
        <w:r w:rsidRPr="006C6159">
          <w:rPr>
            <w:rFonts w:hint="eastAsia"/>
            <w:b/>
            <w:bCs/>
            <w:rPrChange w:id="765" w:author="Fred Zhou" w:date="2024-03-10T14:16:00Z">
              <w:rPr>
                <w:rFonts w:hint="eastAsia"/>
                <w:highlight w:val="green"/>
              </w:rPr>
            </w:rPrChange>
          </w:rPr>
          <w:t>（</w:t>
        </w:r>
        <w:proofErr w:type="spellStart"/>
        <w:r w:rsidRPr="006C6159">
          <w:rPr>
            <w:b/>
            <w:bCs/>
            <w:rPrChange w:id="766" w:author="Fred Zhou" w:date="2024-03-10T14:16:00Z">
              <w:rPr>
                <w:highlight w:val="green"/>
              </w:rPr>
            </w:rPrChange>
          </w:rPr>
          <w:t>Dronova</w:t>
        </w:r>
        <w:proofErr w:type="spellEnd"/>
        <w:r w:rsidRPr="006C6159">
          <w:rPr>
            <w:b/>
            <w:bCs/>
            <w:rPrChange w:id="767" w:author="Fred Zhou" w:date="2024-03-10T14:16:00Z">
              <w:rPr>
                <w:highlight w:val="green"/>
              </w:rPr>
            </w:rPrChange>
          </w:rPr>
          <w:t xml:space="preserve"> et al., 2018</w:t>
        </w:r>
        <w:r w:rsidRPr="006C6159">
          <w:rPr>
            <w:rFonts w:hint="eastAsia"/>
            <w:b/>
            <w:bCs/>
            <w:rPrChange w:id="768" w:author="Fred Zhou" w:date="2024-03-10T14:16:00Z">
              <w:rPr>
                <w:rFonts w:hint="eastAsia"/>
                <w:highlight w:val="green"/>
              </w:rPr>
            </w:rPrChange>
          </w:rPr>
          <w:t>；</w:t>
        </w:r>
        <w:r w:rsidRPr="006C6159">
          <w:rPr>
            <w:rFonts w:hint="eastAsia"/>
            <w:b/>
            <w:bCs/>
            <w:rPrChange w:id="769" w:author="Fred Zhou" w:date="2024-03-10T14:16:00Z">
              <w:rPr>
                <w:rFonts w:hint="eastAsia"/>
                <w:highlight w:val="green"/>
              </w:rPr>
            </w:rPrChange>
          </w:rPr>
          <w:t>Liu</w:t>
        </w:r>
        <w:r w:rsidRPr="006C6159">
          <w:rPr>
            <w:b/>
            <w:bCs/>
            <w:rPrChange w:id="770" w:author="Fred Zhou" w:date="2024-03-10T14:16:00Z">
              <w:rPr>
                <w:highlight w:val="green"/>
              </w:rPr>
            </w:rPrChange>
          </w:rPr>
          <w:t xml:space="preserve"> et al., 2021</w:t>
        </w:r>
        <w:r w:rsidRPr="006C6159">
          <w:rPr>
            <w:rFonts w:hint="eastAsia"/>
            <w:b/>
            <w:bCs/>
            <w:rPrChange w:id="771" w:author="Fred Zhou" w:date="2024-03-10T14:16:00Z">
              <w:rPr>
                <w:rFonts w:hint="eastAsia"/>
                <w:highlight w:val="green"/>
              </w:rPr>
            </w:rPrChange>
          </w:rPr>
          <w:t>）</w:t>
        </w:r>
        <w:r w:rsidRPr="006C6159">
          <w:rPr>
            <w:b/>
            <w:bCs/>
            <w:rPrChange w:id="772" w:author="Fred Zhou" w:date="2024-03-10T14:16:00Z">
              <w:rPr/>
            </w:rPrChange>
          </w:rPr>
          <w:t>。因此，</w:t>
        </w:r>
        <w:r w:rsidRPr="006C6159">
          <w:rPr>
            <w:b/>
            <w:bCs/>
            <w:rPrChange w:id="773" w:author="Fred Zhou" w:date="2024-03-10T14:16:00Z">
              <w:rPr>
                <w:highlight w:val="cyan"/>
              </w:rPr>
            </w:rPrChange>
          </w:rPr>
          <w:t>在全面评估</w:t>
        </w:r>
      </w:moveTo>
      <w:ins w:id="774" w:author="Fred Zhou" w:date="2024-03-10T07:49:00Z">
        <w:r w:rsidR="00AC10DE" w:rsidRPr="006C6159">
          <w:rPr>
            <w:rFonts w:hint="eastAsia"/>
            <w:b/>
            <w:bCs/>
            <w:rPrChange w:id="775" w:author="Fred Zhou" w:date="2024-03-10T14:16:00Z">
              <w:rPr>
                <w:rFonts w:hint="eastAsia"/>
              </w:rPr>
            </w:rPrChange>
          </w:rPr>
          <w:t>公园</w:t>
        </w:r>
      </w:ins>
      <w:moveTo w:id="776" w:author="Fred Zhou" w:date="2024-03-09T11:23:00Z">
        <w:del w:id="777" w:author="Fred Zhou" w:date="2024-03-10T07:49:00Z">
          <w:r w:rsidRPr="006C6159" w:rsidDel="00AC10DE">
            <w:rPr>
              <w:b/>
              <w:bCs/>
              <w:rPrChange w:id="778" w:author="Fred Zhou" w:date="2024-03-10T14:16:00Z">
                <w:rPr>
                  <w:highlight w:val="green"/>
                </w:rPr>
              </w:rPrChange>
            </w:rPr>
            <w:delText>绿地</w:delText>
          </w:r>
        </w:del>
        <w:r w:rsidRPr="006C6159">
          <w:rPr>
            <w:b/>
            <w:bCs/>
            <w:rPrChange w:id="779" w:author="Fred Zhou" w:date="2024-03-10T14:16:00Z">
              <w:rPr>
                <w:highlight w:val="green"/>
              </w:rPr>
            </w:rPrChange>
          </w:rPr>
          <w:t>热缓解</w:t>
        </w:r>
      </w:moveTo>
      <w:ins w:id="780" w:author="Fred Zhou" w:date="2024-03-10T08:03:00Z">
        <w:r w:rsidR="00FA4F35" w:rsidRPr="006C6159">
          <w:rPr>
            <w:rFonts w:hint="eastAsia"/>
            <w:b/>
            <w:bCs/>
            <w:rPrChange w:id="781" w:author="Fred Zhou" w:date="2024-03-10T14:16:00Z">
              <w:rPr>
                <w:rFonts w:hint="eastAsia"/>
                <w:highlight w:val="green"/>
              </w:rPr>
            </w:rPrChange>
          </w:rPr>
          <w:t>溢出</w:t>
        </w:r>
        <w:r w:rsidR="00FA4F35" w:rsidRPr="006C6159">
          <w:rPr>
            <w:rFonts w:hint="eastAsia"/>
            <w:b/>
            <w:bCs/>
            <w:rPrChange w:id="782" w:author="Fred Zhou" w:date="2024-03-10T14:16:00Z">
              <w:rPr>
                <w:rFonts w:hint="eastAsia"/>
                <w:highlight w:val="green"/>
              </w:rPr>
            </w:rPrChange>
          </w:rPr>
          <w:t>供给</w:t>
        </w:r>
      </w:ins>
      <w:moveTo w:id="783" w:author="Fred Zhou" w:date="2024-03-09T11:23:00Z">
        <w:del w:id="784" w:author="Fred Zhou" w:date="2024-03-10T07:57:00Z">
          <w:r w:rsidRPr="006C6159" w:rsidDel="0094401D">
            <w:rPr>
              <w:b/>
              <w:bCs/>
              <w:rPrChange w:id="785" w:author="Fred Zhou" w:date="2024-03-10T14:16:00Z">
                <w:rPr>
                  <w:highlight w:val="green"/>
                </w:rPr>
              </w:rPrChange>
            </w:rPr>
            <w:delText>溢出效应</w:delText>
          </w:r>
          <w:r w:rsidRPr="006C6159" w:rsidDel="0094401D">
            <w:rPr>
              <w:rFonts w:hint="eastAsia"/>
              <w:b/>
              <w:bCs/>
              <w:rPrChange w:id="786" w:author="Fred Zhou" w:date="2024-03-10T14:16:00Z">
                <w:rPr>
                  <w:rFonts w:hint="eastAsia"/>
                  <w:highlight w:val="green"/>
                </w:rPr>
              </w:rPrChange>
            </w:rPr>
            <w:delText>的</w:delText>
          </w:r>
        </w:del>
        <w:del w:id="787" w:author="Fred Zhou" w:date="2024-03-10T08:03:00Z">
          <w:r w:rsidRPr="006C6159" w:rsidDel="00FA4F35">
            <w:rPr>
              <w:rFonts w:hint="eastAsia"/>
              <w:b/>
              <w:bCs/>
              <w:rPrChange w:id="788" w:author="Fred Zhou" w:date="2024-03-10T14:16:00Z">
                <w:rPr>
                  <w:rFonts w:hint="eastAsia"/>
                  <w:highlight w:val="green"/>
                </w:rPr>
              </w:rPrChange>
            </w:rPr>
            <w:delText>供应</w:delText>
          </w:r>
        </w:del>
        <w:r w:rsidRPr="006C6159">
          <w:rPr>
            <w:b/>
            <w:bCs/>
            <w:rPrChange w:id="789" w:author="Fred Zhou" w:date="2024-03-10T14:16:00Z">
              <w:rPr/>
            </w:rPrChange>
          </w:rPr>
          <w:t>时，应</w:t>
        </w:r>
        <w:r w:rsidRPr="006C6159">
          <w:rPr>
            <w:rFonts w:hint="eastAsia"/>
            <w:b/>
            <w:bCs/>
            <w:rPrChange w:id="790" w:author="Fred Zhou" w:date="2024-03-10T14:16:00Z">
              <w:rPr>
                <w:rFonts w:hint="eastAsia"/>
              </w:rPr>
            </w:rPrChange>
          </w:rPr>
          <w:t>不仅考虑</w:t>
        </w:r>
        <w:r w:rsidRPr="006C6159">
          <w:rPr>
            <w:rFonts w:hint="eastAsia"/>
            <w:b/>
            <w:bCs/>
            <w:rPrChange w:id="791" w:author="Fred Zhou" w:date="2024-03-10T14:16:00Z">
              <w:rPr>
                <w:rFonts w:hint="eastAsia"/>
                <w:highlight w:val="green"/>
              </w:rPr>
            </w:rPrChange>
          </w:rPr>
          <w:t>气象因素</w:t>
        </w:r>
        <w:r w:rsidRPr="006C6159">
          <w:rPr>
            <w:rFonts w:hint="eastAsia"/>
            <w:b/>
            <w:bCs/>
            <w:rPrChange w:id="792" w:author="Fred Zhou" w:date="2024-03-10T14:16:00Z">
              <w:rPr>
                <w:rFonts w:hint="eastAsia"/>
              </w:rPr>
            </w:rPrChange>
          </w:rPr>
          <w:t>的影响，还应考虑</w:t>
        </w:r>
        <w:r w:rsidRPr="006C6159">
          <w:rPr>
            <w:rFonts w:hint="eastAsia"/>
            <w:b/>
            <w:bCs/>
            <w:rPrChange w:id="793" w:author="Fred Zhou" w:date="2024-03-10T14:16:00Z">
              <w:rPr>
                <w:rFonts w:hint="eastAsia"/>
                <w:highlight w:val="cyan"/>
              </w:rPr>
            </w:rPrChange>
          </w:rPr>
          <w:t>社会经济因素</w:t>
        </w:r>
        <w:r w:rsidRPr="006C6159">
          <w:rPr>
            <w:rFonts w:hint="eastAsia"/>
            <w:b/>
            <w:bCs/>
            <w:rPrChange w:id="794" w:author="Fred Zhou" w:date="2024-03-10T14:16:00Z">
              <w:rPr>
                <w:rFonts w:hint="eastAsia"/>
              </w:rPr>
            </w:rPrChange>
          </w:rPr>
          <w:t>，包括</w:t>
        </w:r>
        <w:r w:rsidRPr="006C6159">
          <w:rPr>
            <w:rFonts w:hint="eastAsia"/>
            <w:b/>
            <w:bCs/>
            <w:rPrChange w:id="795" w:author="Fred Zhou" w:date="2024-03-10T14:16:00Z">
              <w:rPr>
                <w:rFonts w:hint="eastAsia"/>
                <w:highlight w:val="cyan"/>
              </w:rPr>
            </w:rPrChange>
          </w:rPr>
          <w:t>其</w:t>
        </w:r>
        <w:r w:rsidRPr="006C6159">
          <w:rPr>
            <w:b/>
            <w:bCs/>
            <w:rPrChange w:id="796" w:author="Fred Zhou" w:date="2024-03-10T14:16:00Z">
              <w:rPr>
                <w:highlight w:val="cyan"/>
              </w:rPr>
            </w:rPrChange>
          </w:rPr>
          <w:t>覆盖范围</w:t>
        </w:r>
        <w:r w:rsidRPr="006C6159">
          <w:rPr>
            <w:b/>
            <w:bCs/>
            <w:rPrChange w:id="797" w:author="Fred Zhou" w:date="2024-03-10T14:16:00Z">
              <w:rPr/>
            </w:rPrChange>
          </w:rPr>
          <w:t>内的</w:t>
        </w:r>
        <w:r w:rsidRPr="006C6159">
          <w:rPr>
            <w:b/>
            <w:bCs/>
            <w:rPrChange w:id="798" w:author="Fred Zhou" w:date="2024-03-10T14:16:00Z">
              <w:rPr>
                <w:highlight w:val="cyan"/>
              </w:rPr>
            </w:rPrChange>
          </w:rPr>
          <w:t>人口</w:t>
        </w:r>
        <w:r w:rsidRPr="006C6159">
          <w:rPr>
            <w:rFonts w:hint="eastAsia"/>
            <w:b/>
            <w:bCs/>
            <w:rPrChange w:id="799" w:author="Fred Zhou" w:date="2024-03-10T14:16:00Z">
              <w:rPr>
                <w:rFonts w:hint="eastAsia"/>
                <w:highlight w:val="cyan"/>
              </w:rPr>
            </w:rPrChange>
          </w:rPr>
          <w:t>密度及其特征</w:t>
        </w:r>
        <w:r w:rsidRPr="006C6159">
          <w:rPr>
            <w:rFonts w:hint="eastAsia"/>
            <w:b/>
            <w:bCs/>
            <w:rPrChange w:id="800" w:author="Fred Zhou" w:date="2024-03-10T14:16:00Z">
              <w:rPr>
                <w:rFonts w:hint="eastAsia"/>
              </w:rPr>
            </w:rPrChange>
          </w:rPr>
          <w:t>（</w:t>
        </w:r>
        <w:r w:rsidRPr="006C6159">
          <w:rPr>
            <w:b/>
            <w:bCs/>
            <w:rPrChange w:id="801" w:author="Fred Zhou" w:date="2024-03-10T14:16:00Z">
              <w:rPr>
                <w:highlight w:val="cyan"/>
              </w:rPr>
            </w:rPrChange>
          </w:rPr>
          <w:t>年龄</w:t>
        </w:r>
        <w:r w:rsidRPr="006C6159">
          <w:rPr>
            <w:rFonts w:hint="eastAsia"/>
            <w:b/>
            <w:bCs/>
            <w:rPrChange w:id="802" w:author="Fred Zhou" w:date="2024-03-10T14:16:00Z">
              <w:rPr>
                <w:rFonts w:hint="eastAsia"/>
                <w:highlight w:val="cyan"/>
              </w:rPr>
            </w:rPrChange>
          </w:rPr>
          <w:t>、收入等</w:t>
        </w:r>
        <w:r w:rsidRPr="006C6159">
          <w:rPr>
            <w:rFonts w:hint="eastAsia"/>
            <w:b/>
            <w:bCs/>
            <w:rPrChange w:id="803" w:author="Fred Zhou" w:date="2024-03-10T14:16:00Z">
              <w:rPr>
                <w:rFonts w:hint="eastAsia"/>
              </w:rPr>
            </w:rPrChange>
          </w:rPr>
          <w:t>）。</w:t>
        </w:r>
      </w:moveTo>
    </w:p>
    <w:p w14:paraId="1B96B0A5" w14:textId="77777777" w:rsidR="00315F9A" w:rsidRPr="004F25AC" w:rsidRDefault="00315F9A" w:rsidP="00131F26">
      <w:pPr>
        <w:pStyle w:val="ListParagraph"/>
        <w:ind w:firstLineChars="0"/>
        <w:rPr>
          <w:ins w:id="804" w:author="Fred Zhou" w:date="2024-03-10T14:39:00Z"/>
          <w:moveTo w:id="805" w:author="Fred Zhou" w:date="2024-03-09T11:23:00Z"/>
          <w:rFonts w:hint="eastAsia"/>
          <w:rPrChange w:id="806" w:author="Fred Zhou" w:date="2024-03-10T14:00:00Z">
            <w:rPr>
              <w:ins w:id="807" w:author="Fred Zhou" w:date="2024-03-10T14:39:00Z"/>
              <w:moveTo w:id="808" w:author="Fred Zhou" w:date="2024-03-09T11:23:00Z"/>
              <w:highlight w:val="yellow"/>
            </w:rPr>
          </w:rPrChange>
        </w:rPr>
      </w:pPr>
    </w:p>
    <w:moveToRangeEnd w:id="401"/>
    <w:p w14:paraId="299C9879" w14:textId="77777777" w:rsidR="00E60EB8" w:rsidRPr="004F25AC" w:rsidRDefault="00E60EB8" w:rsidP="00315F9A">
      <w:pPr>
        <w:pStyle w:val="ListParagraph"/>
        <w:ind w:firstLineChars="0"/>
        <w:rPr>
          <w:rFonts w:hint="eastAsia"/>
        </w:rPr>
        <w:pPrChange w:id="809" w:author="Fred Zhou" w:date="2024-03-10T14:39:00Z">
          <w:pPr>
            <w:ind w:firstLine="420"/>
          </w:pPr>
        </w:pPrChange>
      </w:pPr>
    </w:p>
    <w:p w14:paraId="1CBDC2A8" w14:textId="68D9BA0C" w:rsidR="004E037A" w:rsidRPr="0043681B" w:rsidRDefault="004E037A" w:rsidP="0043681B">
      <w:pPr>
        <w:pStyle w:val="4"/>
      </w:pPr>
      <w:r w:rsidRPr="004F25AC">
        <w:rPr>
          <w:rFonts w:hint="eastAsia"/>
        </w:rPr>
        <w:t>1</w:t>
      </w:r>
      <w:r w:rsidRPr="004F25AC">
        <w:t>.2.</w:t>
      </w:r>
      <w:del w:id="810" w:author="Fred Zhou" w:date="2024-03-09T11:24:00Z">
        <w:r w:rsidRPr="004F25AC" w:rsidDel="00131F26">
          <w:delText xml:space="preserve">1 </w:delText>
        </w:r>
      </w:del>
      <w:ins w:id="811" w:author="Fred Zhou" w:date="2024-03-09T11:24:00Z">
        <w:r w:rsidR="00131F26" w:rsidRPr="004F25AC">
          <w:t xml:space="preserve">2. </w:t>
        </w:r>
      </w:ins>
      <w:r w:rsidRPr="004F25AC">
        <w:rPr>
          <w:rFonts w:hint="eastAsia"/>
        </w:rPr>
        <w:t>城市热缓解需求</w:t>
      </w:r>
    </w:p>
    <w:p w14:paraId="27BCB7DF" w14:textId="30E44C5D" w:rsidR="009518FF" w:rsidRPr="004F25AC" w:rsidDel="004F25AC" w:rsidRDefault="00DD5B11" w:rsidP="009518FF">
      <w:pPr>
        <w:ind w:firstLine="420"/>
        <w:rPr>
          <w:del w:id="812" w:author="Fred Zhou" w:date="2024-03-10T14:01:00Z"/>
          <w:rFonts w:hint="eastAsia"/>
        </w:rPr>
      </w:pPr>
      <w:ins w:id="813" w:author="Fred Zhou" w:date="2024-03-10T14:12:00Z">
        <w:r>
          <w:tab/>
        </w:r>
      </w:ins>
      <w:del w:id="814" w:author="Fred Zhou" w:date="2024-03-10T14:01:00Z">
        <w:r w:rsidR="009518FF" w:rsidRPr="004F25AC" w:rsidDel="004F25AC">
          <w:rPr>
            <w:rFonts w:hint="eastAsia"/>
          </w:rPr>
          <w:delText>【</w:delText>
        </w:r>
        <w:r w:rsidR="009518FF" w:rsidRPr="004F25AC" w:rsidDel="004F25AC">
          <w:rPr>
            <w:rFonts w:hint="eastAsia"/>
          </w:rPr>
          <w:delText>up2024 0</w:delText>
        </w:r>
        <w:r w:rsidR="009518FF" w:rsidRPr="004F25AC" w:rsidDel="004F25AC">
          <w:delText>30</w:delText>
        </w:r>
        <w:r w:rsidR="005D46B8" w:rsidRPr="004F25AC" w:rsidDel="004F25AC">
          <w:delText>7</w:delText>
        </w:r>
        <w:r w:rsidR="009518FF" w:rsidRPr="004F25AC" w:rsidDel="004F25AC">
          <w:rPr>
            <w:rFonts w:hint="eastAsia"/>
          </w:rPr>
          <w:delText xml:space="preserve"> 1</w:delText>
        </w:r>
        <w:r w:rsidR="002C0368" w:rsidRPr="004F25AC" w:rsidDel="004F25AC">
          <w:delText>5</w:delText>
        </w:r>
        <w:r w:rsidR="009518FF" w:rsidRPr="004F25AC" w:rsidDel="004F25AC">
          <w:rPr>
            <w:rFonts w:hint="eastAsia"/>
          </w:rPr>
          <w:delText>:</w:delText>
        </w:r>
        <w:r w:rsidR="00CA5CB9" w:rsidRPr="004F25AC" w:rsidDel="004F25AC">
          <w:delText>1</w:delText>
        </w:r>
        <w:r w:rsidR="00791B5F" w:rsidRPr="004F25AC" w:rsidDel="004F25AC">
          <w:delText>3</w:delText>
        </w:r>
        <w:r w:rsidR="009518FF" w:rsidRPr="004F25AC" w:rsidDel="004F25AC">
          <w:rPr>
            <w:rFonts w:hint="eastAsia"/>
          </w:rPr>
          <w:delText>】</w:delText>
        </w:r>
      </w:del>
    </w:p>
    <w:p w14:paraId="4FED12FB" w14:textId="02D9BAE6" w:rsidR="009747FF" w:rsidDel="006E27AE" w:rsidRDefault="0069642B" w:rsidP="006E27AE">
      <w:pPr>
        <w:ind w:firstLine="420"/>
        <w:rPr>
          <w:del w:id="815" w:author="Fred Zhou" w:date="2024-03-10T14:11:00Z"/>
        </w:rPr>
      </w:pPr>
      <w:r w:rsidRPr="004F25AC">
        <w:rPr>
          <w:rFonts w:hint="eastAsia"/>
        </w:rPr>
        <w:t>城市的</w:t>
      </w:r>
      <w:r w:rsidRPr="004F25AC">
        <w:rPr>
          <w:rPrChange w:id="816" w:author="Fred Zhou" w:date="2024-03-10T14:00:00Z">
            <w:rPr>
              <w:highlight w:val="cyan"/>
            </w:rPr>
          </w:rPrChange>
        </w:rPr>
        <w:t>高温环境</w:t>
      </w:r>
      <w:r w:rsidRPr="004F25AC">
        <w:t>对</w:t>
      </w:r>
      <w:r w:rsidR="00415C06" w:rsidRPr="004F25AC">
        <w:rPr>
          <w:rFonts w:hint="eastAsia"/>
          <w:rPrChange w:id="817" w:author="Fred Zhou" w:date="2024-03-10T14:00:00Z">
            <w:rPr>
              <w:rFonts w:hint="eastAsia"/>
              <w:highlight w:val="cyan"/>
            </w:rPr>
          </w:rPrChange>
        </w:rPr>
        <w:t>居民的</w:t>
      </w:r>
      <w:r w:rsidRPr="004F25AC">
        <w:rPr>
          <w:rPrChange w:id="818" w:author="Fred Zhou" w:date="2024-03-10T14:00:00Z">
            <w:rPr>
              <w:highlight w:val="cyan"/>
            </w:rPr>
          </w:rPrChange>
        </w:rPr>
        <w:t>生活</w:t>
      </w:r>
      <w:r w:rsidRPr="004F25AC">
        <w:t>、</w:t>
      </w:r>
      <w:r w:rsidRPr="004F25AC">
        <w:rPr>
          <w:rPrChange w:id="819" w:author="Fred Zhou" w:date="2024-03-10T14:00:00Z">
            <w:rPr>
              <w:highlight w:val="cyan"/>
            </w:rPr>
          </w:rPrChange>
        </w:rPr>
        <w:t>工作及健康</w:t>
      </w:r>
      <w:r w:rsidRPr="004F25AC">
        <w:t>等多个</w:t>
      </w:r>
      <w:r w:rsidRPr="004F25AC">
        <w:rPr>
          <w:rFonts w:hint="eastAsia"/>
        </w:rPr>
        <w:t>方面</w:t>
      </w:r>
      <w:r w:rsidRPr="004F25AC">
        <w:rPr>
          <w:rPrChange w:id="820" w:author="Fred Zhou" w:date="2024-03-10T14:00:00Z">
            <w:rPr>
              <w:highlight w:val="cyan"/>
            </w:rPr>
          </w:rPrChange>
        </w:rPr>
        <w:t>造成不利影响</w:t>
      </w:r>
      <w:r w:rsidRPr="004F25AC">
        <w:t>，由此</w:t>
      </w:r>
      <w:r w:rsidRPr="004F25AC">
        <w:lastRenderedPageBreak/>
        <w:t>催生出</w:t>
      </w:r>
      <w:r w:rsidRPr="004F25AC">
        <w:rPr>
          <w:rPrChange w:id="821" w:author="Fred Zhou" w:date="2024-03-10T14:00:00Z">
            <w:rPr>
              <w:highlight w:val="cyan"/>
            </w:rPr>
          </w:rPrChange>
        </w:rPr>
        <w:t>热缓解需求</w:t>
      </w:r>
      <w:ins w:id="822" w:author="Fred Zhou" w:date="2024-03-10T00:01:00Z">
        <w:r w:rsidR="007B3F3C" w:rsidRPr="004F25AC">
          <w:rPr>
            <w:rFonts w:hint="eastAsia"/>
            <w:rPrChange w:id="823" w:author="Fred Zhou" w:date="2024-03-10T14:00:00Z">
              <w:rPr>
                <w:rFonts w:hint="eastAsia"/>
                <w:highlight w:val="cyan"/>
              </w:rPr>
            </w:rPrChange>
          </w:rPr>
          <w:t>（</w:t>
        </w:r>
        <w:r w:rsidR="007B3F3C" w:rsidRPr="004F25AC">
          <w:t>Ellena</w:t>
        </w:r>
        <w:r w:rsidR="007B3F3C" w:rsidRPr="004F25AC">
          <w:t xml:space="preserve"> et al., 2023</w:t>
        </w:r>
      </w:ins>
      <w:ins w:id="824" w:author="Fred Zhou" w:date="2024-03-10T00:02:00Z">
        <w:r w:rsidR="007B3F3C" w:rsidRPr="004F25AC">
          <w:rPr>
            <w:rFonts w:hint="eastAsia"/>
            <w:rPrChange w:id="825" w:author="Fred Zhou" w:date="2024-03-10T14:00:00Z">
              <w:rPr>
                <w:rFonts w:hint="eastAsia"/>
                <w:highlight w:val="green"/>
              </w:rPr>
            </w:rPrChange>
          </w:rPr>
          <w:t>；</w:t>
        </w:r>
        <w:r w:rsidR="007B3F3C" w:rsidRPr="004F25AC">
          <w:rPr>
            <w:rFonts w:hint="eastAsia"/>
            <w:rPrChange w:id="826" w:author="Fred Zhou" w:date="2024-03-10T14:00:00Z">
              <w:rPr>
                <w:rFonts w:hint="eastAsia"/>
                <w:highlight w:val="green"/>
              </w:rPr>
            </w:rPrChange>
          </w:rPr>
          <w:t>Huang</w:t>
        </w:r>
        <w:r w:rsidR="007B3F3C" w:rsidRPr="004F25AC">
          <w:rPr>
            <w:rPrChange w:id="827" w:author="Fred Zhou" w:date="2024-03-10T14:00:00Z">
              <w:rPr>
                <w:highlight w:val="green"/>
              </w:rPr>
            </w:rPrChange>
          </w:rPr>
          <w:t xml:space="preserve"> et</w:t>
        </w:r>
      </w:ins>
      <w:ins w:id="828" w:author="Fred Zhou" w:date="2024-03-10T00:03:00Z">
        <w:r w:rsidR="007B3F3C" w:rsidRPr="004F25AC">
          <w:rPr>
            <w:rPrChange w:id="829" w:author="Fred Zhou" w:date="2024-03-10T14:00:00Z">
              <w:rPr>
                <w:highlight w:val="green"/>
              </w:rPr>
            </w:rPrChange>
          </w:rPr>
          <w:t xml:space="preserve"> al., 2023</w:t>
        </w:r>
      </w:ins>
      <w:ins w:id="830" w:author="Fred Zhou" w:date="2024-03-10T00:01:00Z">
        <w:r w:rsidR="007B3F3C" w:rsidRPr="004F25AC">
          <w:rPr>
            <w:rFonts w:hint="eastAsia"/>
            <w:rPrChange w:id="831" w:author="Fred Zhou" w:date="2024-03-10T14:00:00Z">
              <w:rPr>
                <w:rFonts w:hint="eastAsia"/>
                <w:highlight w:val="cyan"/>
              </w:rPr>
            </w:rPrChange>
          </w:rPr>
          <w:t>）</w:t>
        </w:r>
      </w:ins>
      <w:r w:rsidR="00364B95" w:rsidRPr="004F25AC">
        <w:rPr>
          <w:rFonts w:hint="eastAsia"/>
        </w:rPr>
        <w:t>。此需求</w:t>
      </w:r>
      <w:r w:rsidR="005D68B5" w:rsidRPr="004F25AC">
        <w:rPr>
          <w:rFonts w:hint="eastAsia"/>
          <w:rPrChange w:id="832" w:author="Fred Zhou" w:date="2024-03-10T14:00:00Z">
            <w:rPr>
              <w:rFonts w:hint="eastAsia"/>
              <w:highlight w:val="cyan"/>
            </w:rPr>
          </w:rPrChange>
        </w:rPr>
        <w:t>可</w:t>
      </w:r>
      <w:r w:rsidR="00364B95" w:rsidRPr="004F25AC">
        <w:rPr>
          <w:rFonts w:hint="eastAsia"/>
          <w:rPrChange w:id="833" w:author="Fred Zhou" w:date="2024-03-10T14:00:00Z">
            <w:rPr>
              <w:rFonts w:hint="eastAsia"/>
              <w:highlight w:val="cyan"/>
            </w:rPr>
          </w:rPrChange>
        </w:rPr>
        <w:t>被定义为</w:t>
      </w:r>
      <w:r w:rsidR="00CA5CB9" w:rsidRPr="004F25AC">
        <w:rPr>
          <w:rFonts w:hint="eastAsia"/>
        </w:rPr>
        <w:t>在</w:t>
      </w:r>
      <w:r w:rsidR="00CA5CB9" w:rsidRPr="004F25AC">
        <w:rPr>
          <w:rFonts w:hint="eastAsia"/>
          <w:rPrChange w:id="834" w:author="Fred Zhou" w:date="2024-03-10T14:00:00Z">
            <w:rPr>
              <w:rFonts w:hint="eastAsia"/>
              <w:highlight w:val="cyan"/>
            </w:rPr>
          </w:rPrChange>
        </w:rPr>
        <w:t>高温条件下</w:t>
      </w:r>
      <w:r w:rsidRPr="004F25AC">
        <w:rPr>
          <w:rFonts w:hint="eastAsia"/>
        </w:rPr>
        <w:t>通过</w:t>
      </w:r>
      <w:r w:rsidRPr="004F25AC">
        <w:t>合理的</w:t>
      </w:r>
      <w:r w:rsidRPr="004F25AC">
        <w:rPr>
          <w:rPrChange w:id="835" w:author="Fred Zhou" w:date="2024-03-10T14:00:00Z">
            <w:rPr>
              <w:highlight w:val="cyan"/>
            </w:rPr>
          </w:rPrChange>
        </w:rPr>
        <w:t>热缓解措施</w:t>
      </w:r>
      <w:r w:rsidRPr="004F25AC">
        <w:rPr>
          <w:rFonts w:hint="eastAsia"/>
        </w:rPr>
        <w:t>改善</w:t>
      </w:r>
      <w:r w:rsidRPr="004F25AC">
        <w:rPr>
          <w:rFonts w:hint="eastAsia"/>
          <w:rPrChange w:id="836" w:author="Fred Zhou" w:date="2024-03-10T14:00:00Z">
            <w:rPr>
              <w:rFonts w:hint="eastAsia"/>
              <w:highlight w:val="cyan"/>
            </w:rPr>
          </w:rPrChange>
        </w:rPr>
        <w:t>城市</w:t>
      </w:r>
      <w:r w:rsidR="00CA5CB9" w:rsidRPr="004F25AC">
        <w:rPr>
          <w:rFonts w:hint="eastAsia"/>
          <w:rPrChange w:id="837" w:author="Fred Zhou" w:date="2024-03-10T14:00:00Z">
            <w:rPr>
              <w:rFonts w:hint="eastAsia"/>
              <w:highlight w:val="cyan"/>
            </w:rPr>
          </w:rPrChange>
        </w:rPr>
        <w:t>热环境</w:t>
      </w:r>
      <w:r w:rsidRPr="004F25AC">
        <w:rPr>
          <w:rFonts w:hint="eastAsia"/>
        </w:rPr>
        <w:t>的需求。</w:t>
      </w:r>
      <w:r w:rsidR="003C2A3F" w:rsidRPr="004F25AC">
        <w:rPr>
          <w:rFonts w:hint="eastAsia"/>
        </w:rPr>
        <w:t>因其对</w:t>
      </w:r>
      <w:r w:rsidR="003C2A3F" w:rsidRPr="004F25AC">
        <w:rPr>
          <w:rFonts w:hint="eastAsia"/>
          <w:rPrChange w:id="838" w:author="Fred Zhou" w:date="2024-03-10T14:00:00Z">
            <w:rPr>
              <w:rFonts w:hint="eastAsia"/>
              <w:highlight w:val="cyan"/>
            </w:rPr>
          </w:rPrChange>
        </w:rPr>
        <w:t>城市居民福祉</w:t>
      </w:r>
      <w:r w:rsidR="003C2A3F" w:rsidRPr="004F25AC">
        <w:rPr>
          <w:rFonts w:hint="eastAsia"/>
        </w:rPr>
        <w:t>的潜在影响</w:t>
      </w:r>
      <w:r w:rsidR="003C2A3F" w:rsidRPr="004F25AC">
        <w:rPr>
          <w:rFonts w:hint="eastAsia"/>
        </w:rPr>
        <w:t>，</w:t>
      </w:r>
      <w:r w:rsidR="003C2A3F" w:rsidRPr="004F25AC">
        <w:rPr>
          <w:rFonts w:hint="eastAsia"/>
          <w:rPrChange w:id="839" w:author="Fred Zhou" w:date="2024-03-10T14:00:00Z">
            <w:rPr>
              <w:rFonts w:hint="eastAsia"/>
              <w:highlight w:val="cyan"/>
            </w:rPr>
          </w:rPrChange>
        </w:rPr>
        <w:t>城市热缓解需求</w:t>
      </w:r>
      <w:r w:rsidR="00104397" w:rsidRPr="004F25AC">
        <w:rPr>
          <w:rFonts w:hint="eastAsia"/>
        </w:rPr>
        <w:t>的</w:t>
      </w:r>
      <w:r w:rsidR="00104397" w:rsidRPr="004F25AC">
        <w:rPr>
          <w:rFonts w:hint="eastAsia"/>
          <w:rPrChange w:id="840" w:author="Fred Zhou" w:date="2024-03-10T14:00:00Z">
            <w:rPr>
              <w:rFonts w:hint="eastAsia"/>
              <w:highlight w:val="cyan"/>
            </w:rPr>
          </w:rPrChange>
        </w:rPr>
        <w:t>估算</w:t>
      </w:r>
      <w:r w:rsidR="003C2A3F" w:rsidRPr="004F25AC">
        <w:rPr>
          <w:rFonts w:hint="eastAsia"/>
        </w:rPr>
        <w:t>近年来受到</w:t>
      </w:r>
      <w:r w:rsidR="00791B5F" w:rsidRPr="004F25AC">
        <w:rPr>
          <w:rFonts w:hint="eastAsia"/>
        </w:rPr>
        <w:t>了</w:t>
      </w:r>
      <w:r w:rsidR="003C2A3F" w:rsidRPr="004F25AC">
        <w:rPr>
          <w:rFonts w:hint="eastAsia"/>
          <w:rPrChange w:id="841" w:author="Fred Zhou" w:date="2024-03-10T14:00:00Z">
            <w:rPr>
              <w:rFonts w:hint="eastAsia"/>
              <w:highlight w:val="cyan"/>
            </w:rPr>
          </w:rPrChange>
        </w:rPr>
        <w:t>广泛关注</w:t>
      </w:r>
      <w:r w:rsidR="003C2A3F" w:rsidRPr="004F25AC">
        <w:rPr>
          <w:rFonts w:hint="eastAsia"/>
        </w:rPr>
        <w:t>。</w:t>
      </w:r>
    </w:p>
    <w:p w14:paraId="7180AFBF" w14:textId="5761E28F" w:rsidR="00B55B6D" w:rsidRPr="004F25AC" w:rsidDel="004F25AC" w:rsidRDefault="00B55B6D" w:rsidP="00DD5B11">
      <w:pPr>
        <w:rPr>
          <w:del w:id="842" w:author="Fred Zhou" w:date="2024-03-10T14:01:00Z"/>
        </w:rPr>
        <w:pPrChange w:id="843" w:author="Fred Zhou" w:date="2024-03-10T14:11:00Z">
          <w:pPr>
            <w:ind w:firstLine="420"/>
          </w:pPr>
        </w:pPrChange>
      </w:pPr>
      <w:del w:id="844" w:author="Fred Zhou" w:date="2024-03-10T14:01:00Z">
        <w:r w:rsidRPr="004F25AC" w:rsidDel="004F25AC">
          <w:rPr>
            <w:rFonts w:hint="eastAsia"/>
          </w:rPr>
          <w:delText>【</w:delText>
        </w:r>
        <w:r w:rsidR="00A96A37" w:rsidRPr="004F25AC" w:rsidDel="004F25AC">
          <w:rPr>
            <w:rFonts w:hint="eastAsia"/>
          </w:rPr>
          <w:delText>up2024 0</w:delText>
        </w:r>
        <w:r w:rsidR="00A96A37" w:rsidRPr="004F25AC" w:rsidDel="004F25AC">
          <w:delText>307</w:delText>
        </w:r>
        <w:r w:rsidR="00A96A37" w:rsidRPr="004F25AC" w:rsidDel="004F25AC">
          <w:rPr>
            <w:rFonts w:hint="eastAsia"/>
          </w:rPr>
          <w:delText xml:space="preserve"> 1</w:delText>
        </w:r>
        <w:r w:rsidR="00A96A37" w:rsidRPr="004F25AC" w:rsidDel="004F25AC">
          <w:delText>5</w:delText>
        </w:r>
        <w:r w:rsidR="00A96A37" w:rsidRPr="004F25AC" w:rsidDel="004F25AC">
          <w:rPr>
            <w:rFonts w:hint="eastAsia"/>
          </w:rPr>
          <w:delText>:</w:delText>
        </w:r>
        <w:r w:rsidR="00676171" w:rsidRPr="004F25AC" w:rsidDel="004F25AC">
          <w:delText>31</w:delText>
        </w:r>
        <w:r w:rsidRPr="004F25AC" w:rsidDel="004F25AC">
          <w:rPr>
            <w:rFonts w:hint="eastAsia"/>
          </w:rPr>
          <w:delText>】</w:delText>
        </w:r>
      </w:del>
    </w:p>
    <w:p w14:paraId="3B29F1EA" w14:textId="4376982C" w:rsidR="000C42C4" w:rsidRPr="004F25AC" w:rsidRDefault="0069642B" w:rsidP="00DD5B11">
      <w:pPr>
        <w:pPrChange w:id="845" w:author="Fred Zhou" w:date="2024-03-10T14:11:00Z">
          <w:pPr>
            <w:ind w:firstLine="420"/>
          </w:pPr>
        </w:pPrChange>
      </w:pPr>
      <w:r w:rsidRPr="004F25AC">
        <w:rPr>
          <w:rFonts w:hint="eastAsia"/>
        </w:rPr>
        <w:t>在评估</w:t>
      </w:r>
      <w:r w:rsidRPr="004F25AC">
        <w:rPr>
          <w:rFonts w:hint="eastAsia"/>
          <w:rPrChange w:id="846" w:author="Fred Zhou" w:date="2024-03-10T14:00:00Z">
            <w:rPr>
              <w:rFonts w:hint="eastAsia"/>
              <w:highlight w:val="cyan"/>
            </w:rPr>
          </w:rPrChange>
        </w:rPr>
        <w:t>城市</w:t>
      </w:r>
      <w:r w:rsidRPr="004F25AC">
        <w:rPr>
          <w:rFonts w:hint="eastAsia"/>
          <w:rPrChange w:id="847" w:author="Fred Zhou" w:date="2024-03-10T14:00:00Z">
            <w:rPr>
              <w:rFonts w:hint="eastAsia"/>
              <w:highlight w:val="green"/>
            </w:rPr>
          </w:rPrChange>
        </w:rPr>
        <w:t>热缓解</w:t>
      </w:r>
      <w:r w:rsidRPr="004F25AC">
        <w:rPr>
          <w:rFonts w:hint="eastAsia"/>
          <w:rPrChange w:id="848" w:author="Fred Zhou" w:date="2024-03-10T14:00:00Z">
            <w:rPr>
              <w:rFonts w:hint="eastAsia"/>
              <w:highlight w:val="cyan"/>
            </w:rPr>
          </w:rPrChange>
        </w:rPr>
        <w:t>需求</w:t>
      </w:r>
      <w:r w:rsidRPr="004F25AC">
        <w:rPr>
          <w:rFonts w:hint="eastAsia"/>
        </w:rPr>
        <w:t>的过程中，热危害的</w:t>
      </w:r>
      <w:r w:rsidRPr="004F25AC">
        <w:rPr>
          <w:rFonts w:hint="eastAsia"/>
          <w:rPrChange w:id="849" w:author="Fred Zhou" w:date="2024-03-10T14:00:00Z">
            <w:rPr>
              <w:rFonts w:hint="eastAsia"/>
              <w:highlight w:val="cyan"/>
            </w:rPr>
          </w:rPrChange>
        </w:rPr>
        <w:t>物理特性</w:t>
      </w:r>
      <w:r w:rsidRPr="004F25AC">
        <w:rPr>
          <w:rFonts w:hint="eastAsia"/>
        </w:rPr>
        <w:t>是</w:t>
      </w:r>
      <w:r w:rsidRPr="004F25AC">
        <w:rPr>
          <w:rFonts w:hint="eastAsia"/>
          <w:rPrChange w:id="850" w:author="Fred Zhou" w:date="2024-03-10T14:00:00Z">
            <w:rPr>
              <w:rFonts w:hint="eastAsia"/>
              <w:highlight w:val="cyan"/>
            </w:rPr>
          </w:rPrChange>
        </w:rPr>
        <w:t>不可或缺</w:t>
      </w:r>
      <w:r w:rsidRPr="004F25AC">
        <w:rPr>
          <w:rFonts w:hint="eastAsia"/>
        </w:rPr>
        <w:t>的因素之一。在</w:t>
      </w:r>
      <w:r w:rsidRPr="004F25AC">
        <w:rPr>
          <w:rFonts w:hint="eastAsia"/>
          <w:rPrChange w:id="851" w:author="Fred Zhou" w:date="2024-03-10T14:00:00Z">
            <w:rPr>
              <w:rFonts w:hint="eastAsia"/>
              <w:highlight w:val="cyan"/>
            </w:rPr>
          </w:rPrChange>
        </w:rPr>
        <w:t>给定时间范围</w:t>
      </w:r>
      <w:r w:rsidRPr="004F25AC">
        <w:rPr>
          <w:rFonts w:hint="eastAsia"/>
        </w:rPr>
        <w:t>内的</w:t>
      </w:r>
      <w:r w:rsidRPr="004F25AC">
        <w:rPr>
          <w:rFonts w:hint="eastAsia"/>
          <w:rPrChange w:id="852" w:author="Fred Zhou" w:date="2024-03-10T14:00:00Z">
            <w:rPr>
              <w:rFonts w:hint="eastAsia"/>
              <w:highlight w:val="cyan"/>
            </w:rPr>
          </w:rPrChange>
        </w:rPr>
        <w:t>特定区域</w:t>
      </w:r>
      <w:r w:rsidRPr="004F25AC">
        <w:rPr>
          <w:rFonts w:hint="eastAsia"/>
        </w:rPr>
        <w:t>，当</w:t>
      </w:r>
      <w:r w:rsidR="00A96A37" w:rsidRPr="004F25AC">
        <w:rPr>
          <w:rFonts w:hint="eastAsia"/>
          <w:rPrChange w:id="853" w:author="Fred Zhou" w:date="2024-03-10T14:00:00Z">
            <w:rPr>
              <w:rFonts w:hint="eastAsia"/>
              <w:highlight w:val="cyan"/>
            </w:rPr>
          </w:rPrChange>
        </w:rPr>
        <w:t>温度</w:t>
      </w:r>
      <w:r w:rsidRPr="004F25AC">
        <w:rPr>
          <w:rFonts w:hint="eastAsia"/>
        </w:rPr>
        <w:t>超出</w:t>
      </w:r>
      <w:r w:rsidRPr="004F25AC">
        <w:rPr>
          <w:rFonts w:hint="eastAsia"/>
          <w:rPrChange w:id="854" w:author="Fred Zhou" w:date="2024-03-10T14:00:00Z">
            <w:rPr>
              <w:rFonts w:hint="eastAsia"/>
              <w:highlight w:val="cyan"/>
            </w:rPr>
          </w:rPrChange>
        </w:rPr>
        <w:t>人体可接受</w:t>
      </w:r>
      <w:r w:rsidRPr="004F25AC">
        <w:rPr>
          <w:rFonts w:hint="eastAsia"/>
        </w:rPr>
        <w:t>的</w:t>
      </w:r>
      <w:r w:rsidR="000049BB" w:rsidRPr="004F25AC">
        <w:rPr>
          <w:rFonts w:hint="eastAsia"/>
        </w:rPr>
        <w:t>阈值</w:t>
      </w:r>
      <w:r w:rsidRPr="004F25AC">
        <w:rPr>
          <w:rFonts w:hint="eastAsia"/>
        </w:rPr>
        <w:t>时，</w:t>
      </w:r>
      <w:r w:rsidR="00493D80" w:rsidRPr="004F25AC">
        <w:rPr>
          <w:rFonts w:hint="eastAsia"/>
        </w:rPr>
        <w:t>会引发对</w:t>
      </w:r>
      <w:r w:rsidR="00A3325D" w:rsidRPr="004F25AC">
        <w:rPr>
          <w:rPrChange w:id="855" w:author="Fred Zhou" w:date="2024-03-10T14:00:00Z">
            <w:rPr>
              <w:highlight w:val="cyan"/>
            </w:rPr>
          </w:rPrChange>
        </w:rPr>
        <w:t>公共健康</w:t>
      </w:r>
      <w:r w:rsidR="00493D80" w:rsidRPr="004F25AC">
        <w:rPr>
          <w:rFonts w:hint="eastAsia"/>
        </w:rPr>
        <w:t>的</w:t>
      </w:r>
      <w:r w:rsidR="00A3325D" w:rsidRPr="004F25AC">
        <w:rPr>
          <w:rPrChange w:id="856" w:author="Fred Zhou" w:date="2024-03-10T14:00:00Z">
            <w:rPr>
              <w:highlight w:val="cyan"/>
            </w:rPr>
          </w:rPrChange>
        </w:rPr>
        <w:t>潜在威胁</w:t>
      </w:r>
      <w:r w:rsidRPr="004F25AC">
        <w:rPr>
          <w:rFonts w:hint="eastAsia"/>
        </w:rPr>
        <w:t>。此时，</w:t>
      </w:r>
      <w:r w:rsidRPr="004F25AC">
        <w:rPr>
          <w:rFonts w:hint="eastAsia"/>
          <w:rPrChange w:id="857" w:author="Fred Zhou" w:date="2024-03-10T14:00:00Z">
            <w:rPr>
              <w:rFonts w:hint="eastAsia"/>
              <w:highlight w:val="cyan"/>
            </w:rPr>
          </w:rPrChange>
        </w:rPr>
        <w:t>实际</w:t>
      </w:r>
      <w:r w:rsidR="000049BB" w:rsidRPr="004F25AC">
        <w:rPr>
          <w:rFonts w:hint="eastAsia"/>
          <w:rPrChange w:id="858" w:author="Fred Zhou" w:date="2024-03-10T14:00:00Z">
            <w:rPr>
              <w:rFonts w:hint="eastAsia"/>
              <w:highlight w:val="cyan"/>
            </w:rPr>
          </w:rPrChange>
        </w:rPr>
        <w:t>温度</w:t>
      </w:r>
      <w:r w:rsidRPr="004F25AC">
        <w:rPr>
          <w:rFonts w:hint="eastAsia"/>
        </w:rPr>
        <w:t>与</w:t>
      </w:r>
      <w:r w:rsidRPr="004F25AC">
        <w:rPr>
          <w:rFonts w:hint="eastAsia"/>
          <w:rPrChange w:id="859" w:author="Fred Zhou" w:date="2024-03-10T14:00:00Z">
            <w:rPr>
              <w:rFonts w:hint="eastAsia"/>
              <w:highlight w:val="cyan"/>
            </w:rPr>
          </w:rPrChange>
        </w:rPr>
        <w:t>个体可接受</w:t>
      </w:r>
      <w:r w:rsidRPr="004F25AC">
        <w:rPr>
          <w:rFonts w:hint="eastAsia"/>
        </w:rPr>
        <w:t>的</w:t>
      </w:r>
      <w:r w:rsidR="00802B30" w:rsidRPr="004F25AC">
        <w:rPr>
          <w:rFonts w:hint="eastAsia"/>
          <w:rPrChange w:id="860" w:author="Fred Zhou" w:date="2024-03-10T14:00:00Z">
            <w:rPr>
              <w:rFonts w:hint="eastAsia"/>
              <w:highlight w:val="cyan"/>
            </w:rPr>
          </w:rPrChange>
        </w:rPr>
        <w:t>最高</w:t>
      </w:r>
      <w:r w:rsidR="000049BB" w:rsidRPr="004F25AC">
        <w:rPr>
          <w:rFonts w:hint="eastAsia"/>
          <w:rPrChange w:id="861" w:author="Fred Zhou" w:date="2024-03-10T14:00:00Z">
            <w:rPr>
              <w:rFonts w:hint="eastAsia"/>
              <w:highlight w:val="cyan"/>
            </w:rPr>
          </w:rPrChange>
        </w:rPr>
        <w:t>温度</w:t>
      </w:r>
      <w:r w:rsidRPr="004F25AC">
        <w:rPr>
          <w:rFonts w:hint="eastAsia"/>
        </w:rPr>
        <w:t>之间的差值可</w:t>
      </w:r>
      <w:r w:rsidR="00621467" w:rsidRPr="004F25AC">
        <w:rPr>
          <w:rFonts w:hint="eastAsia"/>
        </w:rPr>
        <w:t>被视为</w:t>
      </w:r>
      <w:r w:rsidRPr="004F25AC">
        <w:rPr>
          <w:rFonts w:hint="eastAsia"/>
        </w:rPr>
        <w:t>量化</w:t>
      </w:r>
      <w:r w:rsidRPr="004F25AC">
        <w:rPr>
          <w:rFonts w:hint="eastAsia"/>
          <w:rPrChange w:id="862" w:author="Fred Zhou" w:date="2024-03-10T14:00:00Z">
            <w:rPr>
              <w:rFonts w:hint="eastAsia"/>
              <w:highlight w:val="cyan"/>
            </w:rPr>
          </w:rPrChange>
        </w:rPr>
        <w:t>热缓解需求</w:t>
      </w:r>
      <w:r w:rsidRPr="004F25AC">
        <w:rPr>
          <w:rFonts w:hint="eastAsia"/>
        </w:rPr>
        <w:t>的</w:t>
      </w:r>
      <w:r w:rsidRPr="004F25AC">
        <w:rPr>
          <w:rFonts w:hint="eastAsia"/>
          <w:rPrChange w:id="863" w:author="Fred Zhou" w:date="2024-03-10T14:00:00Z">
            <w:rPr>
              <w:rFonts w:hint="eastAsia"/>
              <w:highlight w:val="cyan"/>
            </w:rPr>
          </w:rPrChange>
        </w:rPr>
        <w:t>重要指标</w:t>
      </w:r>
      <w:r w:rsidR="00453892" w:rsidRPr="004F25AC">
        <w:rPr>
          <w:rFonts w:hint="eastAsia"/>
        </w:rPr>
        <w:t xml:space="preserve"> (</w:t>
      </w:r>
      <w:r w:rsidR="00453892" w:rsidRPr="004F25AC">
        <w:rPr>
          <w:rFonts w:hint="eastAsia"/>
          <w:rPrChange w:id="864" w:author="Fred Zhou" w:date="2024-03-10T14:00:00Z">
            <w:rPr>
              <w:rFonts w:hint="eastAsia"/>
              <w:highlight w:val="green"/>
            </w:rPr>
          </w:rPrChange>
        </w:rPr>
        <w:t>Estoque et al., 2020</w:t>
      </w:r>
      <w:r w:rsidR="00453892" w:rsidRPr="004F25AC">
        <w:rPr>
          <w:rFonts w:hint="eastAsia"/>
        </w:rPr>
        <w:t>)</w:t>
      </w:r>
      <w:r w:rsidR="00453892" w:rsidRPr="004F25AC">
        <w:rPr>
          <w:rFonts w:hint="eastAsia"/>
        </w:rPr>
        <w:t>。</w:t>
      </w:r>
      <w:r w:rsidR="00621467" w:rsidRPr="006C6159">
        <w:rPr>
          <w:rFonts w:hint="eastAsia"/>
          <w:b/>
          <w:bCs/>
          <w:rPrChange w:id="865" w:author="Fred Zhou" w:date="2024-03-10T14:16:00Z">
            <w:rPr>
              <w:rFonts w:hint="eastAsia"/>
            </w:rPr>
          </w:rPrChange>
        </w:rPr>
        <w:t>此外，</w:t>
      </w:r>
      <w:r w:rsidR="003F701A" w:rsidRPr="006C6159">
        <w:rPr>
          <w:b/>
          <w:bCs/>
          <w:rPrChange w:id="866" w:author="Fred Zhou" w:date="2024-03-10T14:16:00Z">
            <w:rPr/>
          </w:rPrChange>
        </w:rPr>
        <w:t>最近记录的</w:t>
      </w:r>
      <w:r w:rsidR="003F701A" w:rsidRPr="006C6159">
        <w:rPr>
          <w:b/>
          <w:bCs/>
          <w:rPrChange w:id="867" w:author="Fred Zhou" w:date="2024-03-10T14:16:00Z">
            <w:rPr>
              <w:highlight w:val="cyan"/>
            </w:rPr>
          </w:rPrChange>
        </w:rPr>
        <w:t>极端气候</w:t>
      </w:r>
      <w:r w:rsidR="003F701A" w:rsidRPr="006C6159">
        <w:rPr>
          <w:b/>
          <w:bCs/>
          <w:rPrChange w:id="868" w:author="Fred Zhou" w:date="2024-03-10T14:16:00Z">
            <w:rPr/>
          </w:rPrChange>
        </w:rPr>
        <w:t>对</w:t>
      </w:r>
      <w:r w:rsidR="003F701A" w:rsidRPr="006C6159">
        <w:rPr>
          <w:b/>
          <w:bCs/>
          <w:rPrChange w:id="869" w:author="Fred Zhou" w:date="2024-03-10T14:16:00Z">
            <w:rPr>
              <w:highlight w:val="cyan"/>
            </w:rPr>
          </w:rPrChange>
        </w:rPr>
        <w:t>人类的影响</w:t>
      </w:r>
      <w:r w:rsidR="003F701A" w:rsidRPr="006C6159">
        <w:rPr>
          <w:b/>
          <w:bCs/>
          <w:rPrChange w:id="870" w:author="Fred Zhou" w:date="2024-03-10T14:16:00Z">
            <w:rPr/>
          </w:rPrChange>
        </w:rPr>
        <w:t>表明，某些</w:t>
      </w:r>
      <w:r w:rsidR="003F701A" w:rsidRPr="006C6159">
        <w:rPr>
          <w:b/>
          <w:bCs/>
          <w:rPrChange w:id="871" w:author="Fred Zhou" w:date="2024-03-10T14:16:00Z">
            <w:rPr>
              <w:highlight w:val="cyan"/>
            </w:rPr>
          </w:rPrChange>
        </w:rPr>
        <w:t>人口</w:t>
      </w:r>
      <w:r w:rsidR="003F701A" w:rsidRPr="006C6159">
        <w:rPr>
          <w:b/>
          <w:bCs/>
          <w:rPrChange w:id="872" w:author="Fred Zhou" w:date="2024-03-10T14:16:00Z">
            <w:rPr>
              <w:highlight w:val="cyan"/>
            </w:rPr>
          </w:rPrChange>
        </w:rPr>
        <w:t>/</w:t>
      </w:r>
      <w:r w:rsidR="003F701A" w:rsidRPr="006C6159">
        <w:rPr>
          <w:b/>
          <w:bCs/>
          <w:rPrChange w:id="873" w:author="Fred Zhou" w:date="2024-03-10T14:16:00Z">
            <w:rPr>
              <w:highlight w:val="cyan"/>
            </w:rPr>
          </w:rPrChange>
        </w:rPr>
        <w:t>社会经济因素</w:t>
      </w:r>
      <w:r w:rsidR="003F701A" w:rsidRPr="006C6159">
        <w:rPr>
          <w:b/>
          <w:bCs/>
          <w:rPrChange w:id="874" w:author="Fred Zhou" w:date="2024-03-10T14:16:00Z">
            <w:rPr/>
          </w:rPrChange>
        </w:rPr>
        <w:t>加剧了</w:t>
      </w:r>
      <w:r w:rsidR="003F701A" w:rsidRPr="006C6159">
        <w:rPr>
          <w:b/>
          <w:bCs/>
          <w:rPrChange w:id="875" w:author="Fred Zhou" w:date="2024-03-10T14:16:00Z">
            <w:rPr>
              <w:highlight w:val="cyan"/>
            </w:rPr>
          </w:rPrChange>
        </w:rPr>
        <w:t>相关健康问题</w:t>
      </w:r>
      <w:r w:rsidR="003F701A" w:rsidRPr="006C6159">
        <w:rPr>
          <w:b/>
          <w:bCs/>
          <w:rPrChange w:id="876" w:author="Fred Zhou" w:date="2024-03-10T14:16:00Z">
            <w:rPr/>
          </w:rPrChange>
        </w:rPr>
        <w:t>的脆弱性</w:t>
      </w:r>
      <w:r w:rsidR="003F701A" w:rsidRPr="006C6159">
        <w:rPr>
          <w:b/>
          <w:bCs/>
          <w:color w:val="222222"/>
          <w:shd w:val="clear" w:color="auto" w:fill="FFFFFF"/>
          <w:rPrChange w:id="877" w:author="Fred Zhou" w:date="2024-03-10T14:16:00Z">
            <w:rPr/>
          </w:rPrChange>
        </w:rPr>
        <w:t>（</w:t>
      </w:r>
      <w:proofErr w:type="spellStart"/>
      <w:ins w:id="878" w:author="Fred Zhou" w:date="2024-03-09T23:57:00Z">
        <w:r w:rsidR="006916E9" w:rsidRPr="006C6159">
          <w:rPr>
            <w:b/>
            <w:bCs/>
            <w:color w:val="222222"/>
            <w:shd w:val="clear" w:color="auto" w:fill="FFFFFF"/>
            <w:rPrChange w:id="879" w:author="Fred Zhou" w:date="2024-03-10T14:16:00Z">
              <w:rPr>
                <w:rFonts w:ascii="Arial" w:hAnsi="Arial" w:cs="Arial"/>
                <w:color w:val="222222"/>
                <w:sz w:val="20"/>
                <w:szCs w:val="20"/>
                <w:highlight w:val="green"/>
                <w:shd w:val="clear" w:color="auto" w:fill="FFFFFF"/>
              </w:rPr>
            </w:rPrChange>
          </w:rPr>
          <w:t>Benmarhnia</w:t>
        </w:r>
        <w:proofErr w:type="spellEnd"/>
        <w:r w:rsidR="006916E9" w:rsidRPr="006C6159">
          <w:rPr>
            <w:b/>
            <w:bCs/>
            <w:color w:val="222222"/>
            <w:shd w:val="clear" w:color="auto" w:fill="FFFFFF"/>
            <w:rPrChange w:id="880" w:author="Fred Zhou" w:date="2024-03-10T14:16:00Z">
              <w:rPr>
                <w:color w:val="222222"/>
                <w:highlight w:val="green"/>
                <w:shd w:val="clear" w:color="auto" w:fill="FFFFFF"/>
              </w:rPr>
            </w:rPrChange>
          </w:rPr>
          <w:t xml:space="preserve"> et al., 2017</w:t>
        </w:r>
        <w:r w:rsidR="006916E9" w:rsidRPr="006C6159">
          <w:rPr>
            <w:rFonts w:hint="eastAsia"/>
            <w:b/>
            <w:bCs/>
            <w:color w:val="222222"/>
            <w:shd w:val="clear" w:color="auto" w:fill="FFFFFF"/>
            <w:rPrChange w:id="881" w:author="Fred Zhou" w:date="2024-03-10T14:16:00Z">
              <w:rPr>
                <w:rFonts w:hint="eastAsia"/>
                <w:color w:val="222222"/>
                <w:highlight w:val="green"/>
                <w:shd w:val="clear" w:color="auto" w:fill="FFFFFF"/>
              </w:rPr>
            </w:rPrChange>
          </w:rPr>
          <w:t>；</w:t>
        </w:r>
      </w:ins>
      <w:r w:rsidR="003F701A" w:rsidRPr="006C6159">
        <w:rPr>
          <w:b/>
          <w:bCs/>
          <w:color w:val="222222"/>
          <w:shd w:val="clear" w:color="auto" w:fill="FFFFFF"/>
          <w:rPrChange w:id="882" w:author="Fred Zhou" w:date="2024-03-10T14:16:00Z">
            <w:rPr>
              <w:color w:val="222222"/>
              <w:highlight w:val="green"/>
              <w:shd w:val="clear" w:color="auto" w:fill="FFFFFF"/>
            </w:rPr>
          </w:rPrChange>
        </w:rPr>
        <w:t>Trigo et al., 2005</w:t>
      </w:r>
      <w:r w:rsidR="003F701A" w:rsidRPr="006C6159">
        <w:rPr>
          <w:b/>
          <w:bCs/>
          <w:rPrChange w:id="883" w:author="Fred Zhou" w:date="2024-03-10T14:16:00Z">
            <w:rPr/>
          </w:rPrChange>
        </w:rPr>
        <w:t>）</w:t>
      </w:r>
      <w:r w:rsidR="003F701A" w:rsidRPr="006C6159">
        <w:rPr>
          <w:rFonts w:hint="eastAsia"/>
          <w:b/>
          <w:bCs/>
          <w:rPrChange w:id="884" w:author="Fred Zhou" w:date="2024-03-10T14:16:00Z">
            <w:rPr>
              <w:rFonts w:hint="eastAsia"/>
            </w:rPr>
          </w:rPrChange>
        </w:rPr>
        <w:t>。</w:t>
      </w:r>
      <w:r w:rsidR="005D265C" w:rsidRPr="004F25AC">
        <w:t>受</w:t>
      </w:r>
      <w:r w:rsidR="005D265C" w:rsidRPr="004F25AC">
        <w:rPr>
          <w:rPrChange w:id="885" w:author="Fred Zhou" w:date="2024-03-10T14:00:00Z">
            <w:rPr>
              <w:highlight w:val="cyan"/>
            </w:rPr>
          </w:rPrChange>
        </w:rPr>
        <w:t>高温不利影响</w:t>
      </w:r>
      <w:r w:rsidR="005D265C" w:rsidRPr="004F25AC">
        <w:t>的</w:t>
      </w:r>
      <w:r w:rsidR="005D265C" w:rsidRPr="004F25AC">
        <w:rPr>
          <w:rPrChange w:id="886" w:author="Fred Zhou" w:date="2024-03-10T14:00:00Z">
            <w:rPr>
              <w:highlight w:val="cyan"/>
            </w:rPr>
          </w:rPrChange>
        </w:rPr>
        <w:t>人口规模</w:t>
      </w:r>
      <w:r w:rsidR="000C42C4" w:rsidRPr="004F25AC">
        <w:rPr>
          <w:rFonts w:hint="eastAsia"/>
          <w:rPrChange w:id="887" w:author="Fred Zhou" w:date="2024-03-10T14:00:00Z">
            <w:rPr>
              <w:rFonts w:hint="eastAsia"/>
              <w:highlight w:val="cyan"/>
            </w:rPr>
          </w:rPrChange>
        </w:rPr>
        <w:t>及其结构</w:t>
      </w:r>
      <w:r w:rsidR="007307D0" w:rsidRPr="004F25AC">
        <w:rPr>
          <w:rFonts w:hint="eastAsia"/>
          <w:rPrChange w:id="888" w:author="Fred Zhou" w:date="2024-03-10T14:00:00Z">
            <w:rPr>
              <w:rFonts w:hint="eastAsia"/>
              <w:highlight w:val="cyan"/>
            </w:rPr>
          </w:rPrChange>
        </w:rPr>
        <w:t>特征</w:t>
      </w:r>
      <w:r w:rsidR="005D265C" w:rsidRPr="004F25AC">
        <w:t>亦对</w:t>
      </w:r>
      <w:r w:rsidR="005D265C" w:rsidRPr="004F25AC">
        <w:rPr>
          <w:rPrChange w:id="889" w:author="Fred Zhou" w:date="2024-03-10T14:00:00Z">
            <w:rPr>
              <w:highlight w:val="cyan"/>
            </w:rPr>
          </w:rPrChange>
        </w:rPr>
        <w:t>城市热缓解需求</w:t>
      </w:r>
      <w:r w:rsidR="00CC4A3C" w:rsidRPr="004F25AC">
        <w:rPr>
          <w:rFonts w:hint="eastAsia"/>
        </w:rPr>
        <w:t>有</w:t>
      </w:r>
      <w:r w:rsidR="005D265C" w:rsidRPr="004F25AC">
        <w:t>显著影响。</w:t>
      </w:r>
      <w:r w:rsidR="00663E36" w:rsidRPr="004F25AC">
        <w:rPr>
          <w:rFonts w:hint="eastAsia"/>
        </w:rPr>
        <w:t>以</w:t>
      </w:r>
      <w:r w:rsidR="000C42C4" w:rsidRPr="004F25AC">
        <w:rPr>
          <w:rFonts w:hint="eastAsia"/>
          <w:rPrChange w:id="890" w:author="Fred Zhou" w:date="2024-03-10T14:00:00Z">
            <w:rPr>
              <w:rFonts w:hint="eastAsia"/>
              <w:highlight w:val="cyan"/>
            </w:rPr>
          </w:rPrChange>
        </w:rPr>
        <w:t>我</w:t>
      </w:r>
      <w:r w:rsidR="00663E36" w:rsidRPr="004F25AC">
        <w:rPr>
          <w:rFonts w:hint="eastAsia"/>
          <w:rPrChange w:id="891" w:author="Fred Zhou" w:date="2024-03-10T14:00:00Z">
            <w:rPr>
              <w:rFonts w:hint="eastAsia"/>
              <w:highlight w:val="cyan"/>
            </w:rPr>
          </w:rPrChange>
        </w:rPr>
        <w:t>国绵阳</w:t>
      </w:r>
      <w:r w:rsidR="00663E36" w:rsidRPr="004F25AC">
        <w:rPr>
          <w:rFonts w:hint="eastAsia"/>
        </w:rPr>
        <w:t>为例的</w:t>
      </w:r>
      <w:r w:rsidR="00663E36" w:rsidRPr="004F25AC">
        <w:rPr>
          <w:rFonts w:hint="eastAsia"/>
          <w:rPrChange w:id="892" w:author="Fred Zhou" w:date="2024-03-10T14:00:00Z">
            <w:rPr>
              <w:rFonts w:hint="eastAsia"/>
              <w:highlight w:val="cyan"/>
            </w:rPr>
          </w:rPrChange>
        </w:rPr>
        <w:t>一项研究显示</w:t>
      </w:r>
      <w:r w:rsidR="00663E36" w:rsidRPr="004F25AC">
        <w:rPr>
          <w:rFonts w:hint="eastAsia"/>
        </w:rPr>
        <w:t>，</w:t>
      </w:r>
      <w:r w:rsidR="00663E36" w:rsidRPr="004F25AC">
        <w:rPr>
          <w:rFonts w:hint="eastAsia"/>
        </w:rPr>
        <w:t>65</w:t>
      </w:r>
      <w:r w:rsidR="00663E36" w:rsidRPr="004F25AC">
        <w:rPr>
          <w:rFonts w:hint="eastAsia"/>
        </w:rPr>
        <w:t>岁及</w:t>
      </w:r>
      <w:r w:rsidR="00663E36" w:rsidRPr="004F25AC">
        <w:rPr>
          <w:rFonts w:hint="eastAsia"/>
          <w:rPrChange w:id="893" w:author="Fred Zhou" w:date="2024-03-10T14:00:00Z">
            <w:rPr>
              <w:rFonts w:hint="eastAsia"/>
              <w:highlight w:val="cyan"/>
            </w:rPr>
          </w:rPrChange>
        </w:rPr>
        <w:t>以上人群</w:t>
      </w:r>
      <w:r w:rsidR="00663E36" w:rsidRPr="004F25AC">
        <w:rPr>
          <w:rFonts w:hint="eastAsia"/>
        </w:rPr>
        <w:t>在</w:t>
      </w:r>
      <w:r w:rsidR="00663E36" w:rsidRPr="004F25AC">
        <w:rPr>
          <w:rFonts w:hint="eastAsia"/>
          <w:rPrChange w:id="894" w:author="Fred Zhou" w:date="2024-03-10T14:00:00Z">
            <w:rPr>
              <w:rFonts w:hint="eastAsia"/>
              <w:highlight w:val="cyan"/>
            </w:rPr>
          </w:rPrChange>
        </w:rPr>
        <w:t>高温环境</w:t>
      </w:r>
      <w:r w:rsidR="00663E36" w:rsidRPr="004F25AC">
        <w:rPr>
          <w:rFonts w:hint="eastAsia"/>
        </w:rPr>
        <w:t>下的</w:t>
      </w:r>
      <w:r w:rsidR="00663E36" w:rsidRPr="004F25AC">
        <w:rPr>
          <w:rFonts w:hint="eastAsia"/>
          <w:rPrChange w:id="895" w:author="Fred Zhou" w:date="2024-03-10T14:00:00Z">
            <w:rPr>
              <w:rFonts w:hint="eastAsia"/>
              <w:highlight w:val="cyan"/>
            </w:rPr>
          </w:rPrChange>
        </w:rPr>
        <w:t>非意外死亡率</w:t>
      </w:r>
      <w:r w:rsidR="00663E36" w:rsidRPr="004F25AC">
        <w:rPr>
          <w:rFonts w:hint="eastAsia"/>
        </w:rPr>
        <w:t>是</w:t>
      </w:r>
      <w:r w:rsidR="00663E36" w:rsidRPr="004F25AC">
        <w:rPr>
          <w:rFonts w:hint="eastAsia"/>
          <w:rPrChange w:id="896" w:author="Fred Zhou" w:date="2024-03-10T14:00:00Z">
            <w:rPr>
              <w:rFonts w:hint="eastAsia"/>
              <w:highlight w:val="cyan"/>
            </w:rPr>
          </w:rPrChange>
        </w:rPr>
        <w:t>65</w:t>
      </w:r>
      <w:r w:rsidR="00663E36" w:rsidRPr="004F25AC">
        <w:rPr>
          <w:rFonts w:hint="eastAsia"/>
          <w:rPrChange w:id="897" w:author="Fred Zhou" w:date="2024-03-10T14:00:00Z">
            <w:rPr>
              <w:rFonts w:hint="eastAsia"/>
              <w:highlight w:val="cyan"/>
            </w:rPr>
          </w:rPrChange>
        </w:rPr>
        <w:t>岁以下人群</w:t>
      </w:r>
      <w:r w:rsidR="00663E36" w:rsidRPr="004F25AC">
        <w:rPr>
          <w:rFonts w:hint="eastAsia"/>
        </w:rPr>
        <w:t>的</w:t>
      </w:r>
      <w:r w:rsidR="00663E36" w:rsidRPr="004F25AC">
        <w:rPr>
          <w:rFonts w:hint="eastAsia"/>
          <w:rPrChange w:id="898" w:author="Fred Zhou" w:date="2024-03-10T14:00:00Z">
            <w:rPr>
              <w:rFonts w:hint="eastAsia"/>
              <w:highlight w:val="cyan"/>
            </w:rPr>
          </w:rPrChange>
        </w:rPr>
        <w:t>两倍以上</w:t>
      </w:r>
      <w:r w:rsidR="00663E36" w:rsidRPr="004F25AC">
        <w:rPr>
          <w:rFonts w:hint="eastAsia"/>
        </w:rPr>
        <w:t>（</w:t>
      </w:r>
      <w:r w:rsidR="00663E36" w:rsidRPr="004F25AC">
        <w:rPr>
          <w:rFonts w:hint="eastAsia"/>
          <w:rPrChange w:id="899" w:author="Fred Zhou" w:date="2024-03-10T14:00:00Z">
            <w:rPr>
              <w:rFonts w:hint="eastAsia"/>
              <w:highlight w:val="green"/>
            </w:rPr>
          </w:rPrChange>
        </w:rPr>
        <w:t>任宇等，</w:t>
      </w:r>
      <w:r w:rsidR="00663E36" w:rsidRPr="004F25AC">
        <w:rPr>
          <w:rFonts w:hint="eastAsia"/>
          <w:rPrChange w:id="900" w:author="Fred Zhou" w:date="2024-03-10T14:00:00Z">
            <w:rPr>
              <w:rFonts w:hint="eastAsia"/>
              <w:highlight w:val="green"/>
            </w:rPr>
          </w:rPrChange>
        </w:rPr>
        <w:t>2020</w:t>
      </w:r>
      <w:r w:rsidR="00663E36" w:rsidRPr="004F25AC">
        <w:rPr>
          <w:rFonts w:hint="eastAsia"/>
        </w:rPr>
        <w:t>）。此外，随着</w:t>
      </w:r>
      <w:r w:rsidR="00663E36" w:rsidRPr="004F25AC">
        <w:rPr>
          <w:rFonts w:hint="eastAsia"/>
          <w:rPrChange w:id="901" w:author="Fred Zhou" w:date="2024-03-10T14:00:00Z">
            <w:rPr>
              <w:rFonts w:hint="eastAsia"/>
              <w:highlight w:val="cyan"/>
            </w:rPr>
          </w:rPrChange>
        </w:rPr>
        <w:t>居民收入水平</w:t>
      </w:r>
      <w:r w:rsidR="00663E36" w:rsidRPr="004F25AC">
        <w:rPr>
          <w:rFonts w:hint="eastAsia"/>
        </w:rPr>
        <w:t>的提升，与</w:t>
      </w:r>
      <w:r w:rsidR="00663E36" w:rsidRPr="004F25AC">
        <w:rPr>
          <w:rFonts w:hint="eastAsia"/>
          <w:rPrChange w:id="902" w:author="Fred Zhou" w:date="2024-03-10T14:00:00Z">
            <w:rPr>
              <w:rFonts w:hint="eastAsia"/>
              <w:highlight w:val="cyan"/>
            </w:rPr>
          </w:rPrChange>
        </w:rPr>
        <w:t>高温相关的死亡率</w:t>
      </w:r>
      <w:r w:rsidR="00663E36" w:rsidRPr="004F25AC">
        <w:rPr>
          <w:rFonts w:hint="eastAsia"/>
        </w:rPr>
        <w:t>呈显著</w:t>
      </w:r>
      <w:r w:rsidR="00663E36" w:rsidRPr="004F25AC">
        <w:rPr>
          <w:rFonts w:hint="eastAsia"/>
          <w:rPrChange w:id="903" w:author="Fred Zhou" w:date="2024-03-10T14:00:00Z">
            <w:rPr>
              <w:rFonts w:hint="eastAsia"/>
              <w:highlight w:val="cyan"/>
            </w:rPr>
          </w:rPrChange>
        </w:rPr>
        <w:t>下降的趋势</w:t>
      </w:r>
      <w:r w:rsidR="00663E36" w:rsidRPr="004F25AC">
        <w:rPr>
          <w:rFonts w:hint="eastAsia"/>
        </w:rPr>
        <w:t>（</w:t>
      </w:r>
      <w:r w:rsidR="00663E36" w:rsidRPr="004F25AC">
        <w:rPr>
          <w:rFonts w:hint="eastAsia"/>
          <w:rPrChange w:id="904" w:author="Fred Zhou" w:date="2024-03-10T14:00:00Z">
            <w:rPr>
              <w:rFonts w:hint="eastAsia"/>
              <w:highlight w:val="green"/>
            </w:rPr>
          </w:rPrChange>
        </w:rPr>
        <w:t>Coates</w:t>
      </w:r>
      <w:r w:rsidR="009A0136" w:rsidRPr="004F25AC">
        <w:rPr>
          <w:rFonts w:hint="eastAsia"/>
          <w:rPrChange w:id="905" w:author="Fred Zhou" w:date="2024-03-10T14:00:00Z">
            <w:rPr>
              <w:rFonts w:hint="eastAsia"/>
              <w:highlight w:val="green"/>
            </w:rPr>
          </w:rPrChange>
        </w:rPr>
        <w:t xml:space="preserve"> </w:t>
      </w:r>
      <w:r w:rsidR="009A0136" w:rsidRPr="004F25AC">
        <w:rPr>
          <w:rPrChange w:id="906" w:author="Fred Zhou" w:date="2024-03-10T14:00:00Z">
            <w:rPr>
              <w:highlight w:val="green"/>
            </w:rPr>
          </w:rPrChange>
        </w:rPr>
        <w:t>et al.</w:t>
      </w:r>
      <w:r w:rsidR="00B163C2" w:rsidRPr="004F25AC">
        <w:rPr>
          <w:rFonts w:hint="eastAsia"/>
          <w:rPrChange w:id="907" w:author="Fred Zhou" w:date="2024-03-10T14:00:00Z">
            <w:rPr>
              <w:rFonts w:hint="eastAsia"/>
              <w:highlight w:val="green"/>
            </w:rPr>
          </w:rPrChange>
        </w:rPr>
        <w:t>,</w:t>
      </w:r>
      <w:r w:rsidR="00B163C2" w:rsidRPr="004F25AC">
        <w:rPr>
          <w:rPrChange w:id="908" w:author="Fred Zhou" w:date="2024-03-10T14:00:00Z">
            <w:rPr>
              <w:highlight w:val="green"/>
            </w:rPr>
          </w:rPrChange>
        </w:rPr>
        <w:t xml:space="preserve"> </w:t>
      </w:r>
      <w:r w:rsidR="00663E36" w:rsidRPr="004F25AC">
        <w:rPr>
          <w:rFonts w:hint="eastAsia"/>
          <w:rPrChange w:id="909" w:author="Fred Zhou" w:date="2024-03-10T14:00:00Z">
            <w:rPr>
              <w:rFonts w:hint="eastAsia"/>
              <w:highlight w:val="green"/>
            </w:rPr>
          </w:rPrChange>
        </w:rPr>
        <w:t>2022</w:t>
      </w:r>
      <w:r w:rsidR="00663E36" w:rsidRPr="004F25AC">
        <w:rPr>
          <w:rFonts w:hint="eastAsia"/>
        </w:rPr>
        <w:t>）。</w:t>
      </w:r>
    </w:p>
    <w:p w14:paraId="5A59CE5A" w14:textId="3800CBFF" w:rsidR="003F701A" w:rsidRPr="004F25AC" w:rsidDel="004F25AC" w:rsidRDefault="004F25AC" w:rsidP="003F701A">
      <w:pPr>
        <w:ind w:firstLine="420"/>
        <w:rPr>
          <w:del w:id="910" w:author="Fred Zhou" w:date="2024-03-10T14:01:00Z"/>
          <w:rFonts w:hint="eastAsia"/>
        </w:rPr>
      </w:pPr>
      <w:ins w:id="911" w:author="Fred Zhou" w:date="2024-03-10T14:02:00Z">
        <w:r>
          <w:tab/>
        </w:r>
      </w:ins>
    </w:p>
    <w:p w14:paraId="03CEE1EE" w14:textId="0FE77CB2" w:rsidR="005A7A83" w:rsidRPr="004F25AC" w:rsidDel="004F25AC" w:rsidRDefault="005A7A83" w:rsidP="004F25AC">
      <w:pPr>
        <w:rPr>
          <w:del w:id="912" w:author="Fred Zhou" w:date="2024-03-10T14:01:00Z"/>
          <w:rFonts w:hint="eastAsia"/>
        </w:rPr>
        <w:pPrChange w:id="913" w:author="Fred Zhou" w:date="2024-03-10T14:01:00Z">
          <w:pPr>
            <w:ind w:firstLine="420"/>
          </w:pPr>
        </w:pPrChange>
      </w:pPr>
      <w:del w:id="914" w:author="Fred Zhou" w:date="2024-03-10T14:01:00Z">
        <w:r w:rsidRPr="004F25AC" w:rsidDel="004F25AC">
          <w:rPr>
            <w:rFonts w:hint="eastAsia"/>
          </w:rPr>
          <w:delText>【</w:delText>
        </w:r>
        <w:r w:rsidR="0063596B" w:rsidRPr="004F25AC" w:rsidDel="004F25AC">
          <w:rPr>
            <w:rFonts w:hint="eastAsia"/>
          </w:rPr>
          <w:delText>u</w:delText>
        </w:r>
        <w:r w:rsidR="0063596B" w:rsidRPr="004F25AC" w:rsidDel="004F25AC">
          <w:delText>p</w:delText>
        </w:r>
        <w:r w:rsidRPr="004F25AC" w:rsidDel="004F25AC">
          <w:rPr>
            <w:rFonts w:hint="eastAsia"/>
          </w:rPr>
          <w:delText>2024 0</w:delText>
        </w:r>
        <w:r w:rsidRPr="004F25AC" w:rsidDel="004F25AC">
          <w:delText>30</w:delText>
        </w:r>
        <w:r w:rsidR="0063596B" w:rsidRPr="004F25AC" w:rsidDel="004F25AC">
          <w:delText>7</w:delText>
        </w:r>
        <w:r w:rsidRPr="004F25AC" w:rsidDel="004F25AC">
          <w:rPr>
            <w:rFonts w:hint="eastAsia"/>
          </w:rPr>
          <w:delText xml:space="preserve"> 1</w:delText>
        </w:r>
        <w:r w:rsidR="0063596B" w:rsidRPr="004F25AC" w:rsidDel="004F25AC">
          <w:delText>6</w:delText>
        </w:r>
        <w:r w:rsidRPr="004F25AC" w:rsidDel="004F25AC">
          <w:rPr>
            <w:rFonts w:hint="eastAsia"/>
          </w:rPr>
          <w:delText>:</w:delText>
        </w:r>
        <w:r w:rsidR="00B102DD" w:rsidRPr="004F25AC" w:rsidDel="004F25AC">
          <w:delText>31</w:delText>
        </w:r>
        <w:r w:rsidRPr="004F25AC" w:rsidDel="004F25AC">
          <w:rPr>
            <w:rFonts w:hint="eastAsia"/>
          </w:rPr>
          <w:delText>】</w:delText>
        </w:r>
      </w:del>
    </w:p>
    <w:p w14:paraId="0B8D8719" w14:textId="339B0B28" w:rsidR="00911ACA" w:rsidRPr="004F25AC" w:rsidRDefault="00F35F0A" w:rsidP="004F25AC">
      <w:pPr>
        <w:pPrChange w:id="915" w:author="Fred Zhou" w:date="2024-03-10T14:01:00Z">
          <w:pPr>
            <w:ind w:firstLine="420"/>
          </w:pPr>
        </w:pPrChange>
      </w:pPr>
      <w:r w:rsidRPr="004F25AC">
        <w:t>鉴于</w:t>
      </w:r>
      <w:r w:rsidRPr="004F25AC">
        <w:rPr>
          <w:rPrChange w:id="916" w:author="Fred Zhou" w:date="2024-03-10T14:00:00Z">
            <w:rPr>
              <w:highlight w:val="cyan"/>
            </w:rPr>
          </w:rPrChange>
        </w:rPr>
        <w:t>城市</w:t>
      </w:r>
      <w:r w:rsidRPr="004F25AC">
        <w:t>内部</w:t>
      </w:r>
      <w:r w:rsidRPr="004F25AC">
        <w:rPr>
          <w:rPrChange w:id="917" w:author="Fred Zhou" w:date="2024-03-10T14:00:00Z">
            <w:rPr>
              <w:highlight w:val="cyan"/>
            </w:rPr>
          </w:rPrChange>
        </w:rPr>
        <w:t>各要素布局</w:t>
      </w:r>
      <w:r w:rsidRPr="004F25AC">
        <w:t>的</w:t>
      </w:r>
      <w:r w:rsidRPr="004F25AC">
        <w:rPr>
          <w:rPrChange w:id="918" w:author="Fred Zhou" w:date="2024-03-10T14:00:00Z">
            <w:rPr>
              <w:highlight w:val="cyan"/>
            </w:rPr>
          </w:rPrChange>
        </w:rPr>
        <w:t>非均质性</w:t>
      </w:r>
      <w:r w:rsidRPr="004F25AC">
        <w:rPr>
          <w:rFonts w:hint="eastAsia"/>
        </w:rPr>
        <w:t>，</w:t>
      </w:r>
      <w:r w:rsidRPr="004F25AC">
        <w:rPr>
          <w:rPrChange w:id="919" w:author="Fred Zhou" w:date="2024-03-10T14:00:00Z">
            <w:rPr>
              <w:highlight w:val="cyan"/>
            </w:rPr>
          </w:rPrChange>
        </w:rPr>
        <w:t>气象变量</w:t>
      </w:r>
      <w:r w:rsidRPr="004F25AC">
        <w:t>和</w:t>
      </w:r>
      <w:r w:rsidRPr="004F25AC">
        <w:rPr>
          <w:rPrChange w:id="920" w:author="Fred Zhou" w:date="2024-03-10T14:00:00Z">
            <w:rPr>
              <w:highlight w:val="cyan"/>
            </w:rPr>
          </w:rPrChange>
        </w:rPr>
        <w:t>社会经济状况</w:t>
      </w:r>
      <w:r w:rsidRPr="004F25AC">
        <w:t>呈现显著</w:t>
      </w:r>
      <w:r w:rsidRPr="004F25AC">
        <w:rPr>
          <w:rFonts w:hint="eastAsia"/>
        </w:rPr>
        <w:t>的</w:t>
      </w:r>
      <w:r w:rsidRPr="004F25AC">
        <w:rPr>
          <w:rPrChange w:id="921" w:author="Fred Zhou" w:date="2024-03-10T14:00:00Z">
            <w:rPr>
              <w:highlight w:val="cyan"/>
            </w:rPr>
          </w:rPrChange>
        </w:rPr>
        <w:t>空间分异</w:t>
      </w:r>
      <w:r w:rsidRPr="004F25AC">
        <w:rPr>
          <w:rFonts w:hint="eastAsia"/>
        </w:rPr>
        <w:t>。</w:t>
      </w:r>
      <w:r w:rsidRPr="004F25AC">
        <w:t>深入分析</w:t>
      </w:r>
      <w:r w:rsidRPr="004F25AC">
        <w:rPr>
          <w:rPrChange w:id="922" w:author="Fred Zhou" w:date="2024-03-10T14:00:00Z">
            <w:rPr>
              <w:highlight w:val="green"/>
            </w:rPr>
          </w:rPrChange>
        </w:rPr>
        <w:t>热缓解需求</w:t>
      </w:r>
      <w:r w:rsidRPr="004F25AC">
        <w:t>的</w:t>
      </w:r>
      <w:r w:rsidRPr="004F25AC">
        <w:rPr>
          <w:rPrChange w:id="923" w:author="Fred Zhou" w:date="2024-03-10T14:00:00Z">
            <w:rPr>
              <w:highlight w:val="cyan"/>
            </w:rPr>
          </w:rPrChange>
        </w:rPr>
        <w:t>空间动态</w:t>
      </w:r>
      <w:r w:rsidRPr="004F25AC">
        <w:t>将有助于</w:t>
      </w:r>
      <w:r w:rsidRPr="004F25AC">
        <w:rPr>
          <w:rPrChange w:id="924" w:author="Fred Zhou" w:date="2024-03-10T14:00:00Z">
            <w:rPr>
              <w:highlight w:val="cyan"/>
            </w:rPr>
          </w:rPrChange>
        </w:rPr>
        <w:t>精准制定</w:t>
      </w:r>
      <w:r w:rsidRPr="004F25AC">
        <w:t>热缓解</w:t>
      </w:r>
      <w:r w:rsidRPr="004F25AC">
        <w:rPr>
          <w:rPrChange w:id="925" w:author="Fred Zhou" w:date="2024-03-10T14:00:00Z">
            <w:rPr>
              <w:highlight w:val="cyan"/>
            </w:rPr>
          </w:rPrChange>
        </w:rPr>
        <w:t>策略</w:t>
      </w:r>
      <w:r w:rsidRPr="004F25AC">
        <w:t>。</w:t>
      </w:r>
      <w:r w:rsidRPr="006C6159">
        <w:rPr>
          <w:b/>
          <w:bCs/>
          <w:rPrChange w:id="926" w:author="Fred Zhou" w:date="2024-03-10T14:16:00Z">
            <w:rPr/>
          </w:rPrChange>
        </w:rPr>
        <w:t>在以往的</w:t>
      </w:r>
      <w:r w:rsidRPr="006C6159">
        <w:rPr>
          <w:b/>
          <w:bCs/>
          <w:rPrChange w:id="927" w:author="Fred Zhou" w:date="2024-03-10T14:16:00Z">
            <w:rPr>
              <w:highlight w:val="green"/>
            </w:rPr>
          </w:rPrChange>
        </w:rPr>
        <w:t>城市热缓解需求</w:t>
      </w:r>
      <w:r w:rsidRPr="006C6159">
        <w:rPr>
          <w:b/>
          <w:bCs/>
          <w:rPrChange w:id="928" w:author="Fred Zhou" w:date="2024-03-10T14:16:00Z">
            <w:rPr/>
          </w:rPrChange>
        </w:rPr>
        <w:t>研究中，</w:t>
      </w:r>
      <w:r w:rsidRPr="006C6159">
        <w:rPr>
          <w:b/>
          <w:bCs/>
          <w:rPrChange w:id="929" w:author="Fred Zhou" w:date="2024-03-10T14:16:00Z">
            <w:rPr>
              <w:highlight w:val="cyan"/>
            </w:rPr>
          </w:rPrChange>
        </w:rPr>
        <w:t>气象指标</w:t>
      </w:r>
      <w:r w:rsidRPr="006C6159">
        <w:rPr>
          <w:b/>
          <w:bCs/>
          <w:rPrChange w:id="930" w:author="Fred Zhou" w:date="2024-03-10T14:16:00Z">
            <w:rPr/>
          </w:rPrChange>
        </w:rPr>
        <w:t>主要以</w:t>
      </w:r>
      <w:r w:rsidRPr="006C6159">
        <w:rPr>
          <w:b/>
          <w:bCs/>
          <w:rPrChange w:id="931" w:author="Fred Zhou" w:date="2024-03-10T14:16:00Z">
            <w:rPr>
              <w:highlight w:val="cyan"/>
            </w:rPr>
          </w:rPrChange>
        </w:rPr>
        <w:t>温度</w:t>
      </w:r>
      <w:r w:rsidRPr="006C6159">
        <w:rPr>
          <w:b/>
          <w:bCs/>
          <w:rPrChange w:id="932" w:author="Fred Zhou" w:date="2024-03-10T14:16:00Z">
            <w:rPr/>
          </w:rPrChange>
        </w:rPr>
        <w:t>为核心，</w:t>
      </w:r>
      <w:r w:rsidRPr="006C6159">
        <w:rPr>
          <w:rFonts w:hint="eastAsia"/>
          <w:b/>
          <w:bCs/>
          <w:rPrChange w:id="933" w:author="Fred Zhou" w:date="2024-03-10T14:16:00Z">
            <w:rPr>
              <w:rFonts w:hint="eastAsia"/>
            </w:rPr>
          </w:rPrChange>
        </w:rPr>
        <w:t>涉及</w:t>
      </w:r>
      <w:r w:rsidRPr="006C6159">
        <w:rPr>
          <w:b/>
          <w:bCs/>
          <w:rPrChange w:id="934" w:author="Fred Zhou" w:date="2024-03-10T14:16:00Z">
            <w:rPr>
              <w:highlight w:val="cyan"/>
            </w:rPr>
          </w:rPrChange>
        </w:rPr>
        <w:t>高温强度、高温频率</w:t>
      </w:r>
      <w:r w:rsidRPr="006C6159">
        <w:rPr>
          <w:b/>
          <w:bCs/>
          <w:rPrChange w:id="935" w:author="Fred Zhou" w:date="2024-03-10T14:16:00Z">
            <w:rPr/>
          </w:rPrChange>
        </w:rPr>
        <w:t>等多个</w:t>
      </w:r>
      <w:r w:rsidRPr="006C6159">
        <w:rPr>
          <w:rFonts w:hint="eastAsia"/>
          <w:b/>
          <w:bCs/>
          <w:rPrChange w:id="936" w:author="Fred Zhou" w:date="2024-03-10T14:16:00Z">
            <w:rPr>
              <w:rFonts w:hint="eastAsia"/>
            </w:rPr>
          </w:rPrChange>
        </w:rPr>
        <w:t>方面</w:t>
      </w:r>
      <w:r w:rsidRPr="006C6159">
        <w:rPr>
          <w:b/>
          <w:bCs/>
          <w:rPrChange w:id="937" w:author="Fred Zhou" w:date="2024-03-10T14:16:00Z">
            <w:rPr/>
          </w:rPrChange>
        </w:rPr>
        <w:t>。然而，这些研究</w:t>
      </w:r>
      <w:r w:rsidRPr="006C6159">
        <w:rPr>
          <w:b/>
          <w:bCs/>
          <w:rPrChange w:id="938" w:author="Fred Zhou" w:date="2024-03-10T14:16:00Z">
            <w:rPr>
              <w:highlight w:val="cyan"/>
            </w:rPr>
          </w:rPrChange>
        </w:rPr>
        <w:t>对于</w:t>
      </w:r>
      <w:r w:rsidRPr="006C6159">
        <w:rPr>
          <w:b/>
          <w:bCs/>
          <w:rPrChange w:id="939" w:author="Fred Zhou" w:date="2024-03-10T14:16:00Z">
            <w:rPr/>
          </w:rPrChange>
        </w:rPr>
        <w:t>与城市居民</w:t>
      </w:r>
      <w:r w:rsidRPr="006C6159">
        <w:rPr>
          <w:b/>
          <w:bCs/>
          <w:rPrChange w:id="940" w:author="Fred Zhou" w:date="2024-03-10T14:16:00Z">
            <w:rPr>
              <w:highlight w:val="cyan"/>
            </w:rPr>
          </w:rPrChange>
        </w:rPr>
        <w:t>实际感知</w:t>
      </w:r>
      <w:r w:rsidRPr="006C6159">
        <w:rPr>
          <w:b/>
          <w:bCs/>
          <w:rPrChange w:id="941" w:author="Fred Zhou" w:date="2024-03-10T14:16:00Z">
            <w:rPr/>
          </w:rPrChange>
        </w:rPr>
        <w:t>更为</w:t>
      </w:r>
      <w:r w:rsidRPr="006C6159">
        <w:rPr>
          <w:rFonts w:hint="eastAsia"/>
          <w:b/>
          <w:bCs/>
          <w:rPrChange w:id="942" w:author="Fred Zhou" w:date="2024-03-10T14:16:00Z">
            <w:rPr>
              <w:rFonts w:hint="eastAsia"/>
            </w:rPr>
          </w:rPrChange>
        </w:rPr>
        <w:t>接近</w:t>
      </w:r>
      <w:r w:rsidRPr="006C6159">
        <w:rPr>
          <w:b/>
          <w:bCs/>
          <w:rPrChange w:id="943" w:author="Fred Zhou" w:date="2024-03-10T14:16:00Z">
            <w:rPr/>
          </w:rPrChange>
        </w:rPr>
        <w:t>的</w:t>
      </w:r>
      <w:r w:rsidRPr="006C6159">
        <w:rPr>
          <w:b/>
          <w:bCs/>
          <w:rPrChange w:id="944" w:author="Fred Zhou" w:date="2024-03-10T14:16:00Z">
            <w:rPr>
              <w:highlight w:val="cyan"/>
            </w:rPr>
          </w:rPrChange>
        </w:rPr>
        <w:t>热舒适度</w:t>
      </w:r>
      <w:r w:rsidRPr="006C6159">
        <w:rPr>
          <w:b/>
          <w:bCs/>
          <w:rPrChange w:id="945" w:author="Fred Zhou" w:date="2024-03-10T14:16:00Z">
            <w:rPr/>
          </w:rPrChange>
        </w:rPr>
        <w:t>的理解</w:t>
      </w:r>
      <w:r w:rsidRPr="006C6159">
        <w:rPr>
          <w:b/>
          <w:bCs/>
          <w:rPrChange w:id="946" w:author="Fred Zhou" w:date="2024-03-10T14:16:00Z">
            <w:rPr>
              <w:highlight w:val="cyan"/>
            </w:rPr>
          </w:rPrChange>
        </w:rPr>
        <w:t>尚显不足</w:t>
      </w:r>
      <w:r w:rsidRPr="006C6159">
        <w:rPr>
          <w:b/>
          <w:bCs/>
          <w:rPrChange w:id="947" w:author="Fred Zhou" w:date="2024-03-10T14:16:00Z">
            <w:rPr/>
          </w:rPrChange>
        </w:rPr>
        <w:t>，未能充分考虑</w:t>
      </w:r>
      <w:r w:rsidRPr="006C6159">
        <w:rPr>
          <w:b/>
          <w:bCs/>
          <w:rPrChange w:id="948" w:author="Fred Zhou" w:date="2024-03-10T14:16:00Z">
            <w:rPr>
              <w:highlight w:val="cyan"/>
            </w:rPr>
          </w:rPrChange>
        </w:rPr>
        <w:t>湿度等</w:t>
      </w:r>
      <w:r w:rsidRPr="006C6159">
        <w:rPr>
          <w:b/>
          <w:bCs/>
          <w:rPrChange w:id="949" w:author="Fred Zhou" w:date="2024-03-10T14:16:00Z">
            <w:rPr/>
          </w:rPrChange>
        </w:rPr>
        <w:t>其他</w:t>
      </w:r>
      <w:r w:rsidRPr="006C6159">
        <w:rPr>
          <w:b/>
          <w:bCs/>
          <w:rPrChange w:id="950" w:author="Fred Zhou" w:date="2024-03-10T14:16:00Z">
            <w:rPr>
              <w:highlight w:val="cyan"/>
            </w:rPr>
          </w:rPrChange>
        </w:rPr>
        <w:t>气象变量</w:t>
      </w:r>
      <w:r w:rsidRPr="006C6159">
        <w:rPr>
          <w:b/>
          <w:bCs/>
          <w:rPrChange w:id="951" w:author="Fred Zhou" w:date="2024-03-10T14:16:00Z">
            <w:rPr/>
          </w:rPrChange>
        </w:rPr>
        <w:t>的影响</w:t>
      </w:r>
      <w:ins w:id="952" w:author="Fred Zhou" w:date="2024-03-10T00:15:00Z">
        <w:r w:rsidR="00B05BB0" w:rsidRPr="006C6159">
          <w:rPr>
            <w:rFonts w:hint="eastAsia"/>
            <w:b/>
            <w:bCs/>
            <w:rPrChange w:id="953" w:author="Fred Zhou" w:date="2024-03-10T14:16:00Z">
              <w:rPr>
                <w:rFonts w:hint="eastAsia"/>
              </w:rPr>
            </w:rPrChange>
          </w:rPr>
          <w:t>（</w:t>
        </w:r>
      </w:ins>
      <w:ins w:id="954" w:author="Fred Zhou" w:date="2024-03-10T00:16:00Z">
        <w:r w:rsidR="00B05BB0" w:rsidRPr="006C6159">
          <w:rPr>
            <w:rFonts w:hint="eastAsia"/>
            <w:b/>
            <w:bCs/>
            <w:rPrChange w:id="955" w:author="Fred Zhou" w:date="2024-03-10T14:16:00Z">
              <w:rPr>
                <w:rFonts w:hint="eastAsia"/>
              </w:rPr>
            </w:rPrChange>
          </w:rPr>
          <w:t>Liao</w:t>
        </w:r>
        <w:r w:rsidR="00B05BB0" w:rsidRPr="006C6159">
          <w:rPr>
            <w:b/>
            <w:bCs/>
            <w:rPrChange w:id="956" w:author="Fred Zhou" w:date="2024-03-10T14:16:00Z">
              <w:rPr/>
            </w:rPrChange>
          </w:rPr>
          <w:t xml:space="preserve"> et al., 2021</w:t>
        </w:r>
      </w:ins>
      <w:ins w:id="957" w:author="Fred Zhou" w:date="2024-03-10T00:26:00Z">
        <w:r w:rsidR="00B75C3E" w:rsidRPr="006C6159">
          <w:rPr>
            <w:rFonts w:hint="eastAsia"/>
            <w:b/>
            <w:bCs/>
            <w:rPrChange w:id="958" w:author="Fred Zhou" w:date="2024-03-10T14:16:00Z">
              <w:rPr>
                <w:rFonts w:hint="eastAsia"/>
                <w:highlight w:val="green"/>
              </w:rPr>
            </w:rPrChange>
          </w:rPr>
          <w:t>；</w:t>
        </w:r>
        <w:r w:rsidR="00B75C3E" w:rsidRPr="006C6159">
          <w:rPr>
            <w:rFonts w:hint="eastAsia"/>
            <w:b/>
            <w:bCs/>
            <w:rPrChange w:id="959" w:author="Fred Zhou" w:date="2024-03-10T14:16:00Z">
              <w:rPr>
                <w:rFonts w:hint="eastAsia"/>
              </w:rPr>
            </w:rPrChange>
          </w:rPr>
          <w:t>Y</w:t>
        </w:r>
        <w:r w:rsidR="00B75C3E" w:rsidRPr="006C6159">
          <w:rPr>
            <w:rFonts w:hint="eastAsia"/>
            <w:b/>
            <w:bCs/>
            <w:rPrChange w:id="960" w:author="Fred Zhou" w:date="2024-03-10T14:16:00Z">
              <w:rPr>
                <w:rFonts w:hint="eastAsia"/>
                <w:highlight w:val="green"/>
              </w:rPr>
            </w:rPrChange>
          </w:rPr>
          <w:t>u</w:t>
        </w:r>
        <w:r w:rsidR="00B75C3E" w:rsidRPr="006C6159">
          <w:rPr>
            <w:b/>
            <w:bCs/>
            <w:rPrChange w:id="961" w:author="Fred Zhou" w:date="2024-03-10T14:16:00Z">
              <w:rPr/>
            </w:rPrChange>
          </w:rPr>
          <w:t xml:space="preserve"> et al., 2018</w:t>
        </w:r>
      </w:ins>
      <w:ins w:id="962" w:author="Fred Zhou" w:date="2024-03-10T00:27:00Z">
        <w:r w:rsidR="00B75C3E" w:rsidRPr="006C6159">
          <w:rPr>
            <w:rFonts w:hint="eastAsia"/>
            <w:b/>
            <w:bCs/>
            <w:rPrChange w:id="963" w:author="Fred Zhou" w:date="2024-03-10T14:16:00Z">
              <w:rPr>
                <w:rFonts w:hint="eastAsia"/>
                <w:highlight w:val="green"/>
              </w:rPr>
            </w:rPrChange>
          </w:rPr>
          <w:t>；</w:t>
        </w:r>
        <w:r w:rsidR="00B75C3E" w:rsidRPr="006C6159">
          <w:rPr>
            <w:rFonts w:hint="eastAsia"/>
            <w:b/>
            <w:bCs/>
            <w:rPrChange w:id="964" w:author="Fred Zhou" w:date="2024-03-10T14:16:00Z">
              <w:rPr>
                <w:rFonts w:hint="eastAsia"/>
              </w:rPr>
            </w:rPrChange>
          </w:rPr>
          <w:t>G</w:t>
        </w:r>
        <w:r w:rsidR="00B75C3E" w:rsidRPr="006C6159">
          <w:rPr>
            <w:rFonts w:hint="eastAsia"/>
            <w:b/>
            <w:bCs/>
            <w:rPrChange w:id="965" w:author="Fred Zhou" w:date="2024-03-10T14:16:00Z">
              <w:rPr>
                <w:rFonts w:hint="eastAsia"/>
                <w:highlight w:val="green"/>
              </w:rPr>
            </w:rPrChange>
          </w:rPr>
          <w:t>eng</w:t>
        </w:r>
        <w:r w:rsidR="00B75C3E" w:rsidRPr="006C6159">
          <w:rPr>
            <w:b/>
            <w:bCs/>
            <w:rPrChange w:id="966" w:author="Fred Zhou" w:date="2024-03-10T14:16:00Z">
              <w:rPr/>
            </w:rPrChange>
          </w:rPr>
          <w:t xml:space="preserve"> et al., 2022</w:t>
        </w:r>
      </w:ins>
      <w:ins w:id="967" w:author="Fred Zhou" w:date="2024-03-10T00:15:00Z">
        <w:r w:rsidR="00B05BB0" w:rsidRPr="006C6159">
          <w:rPr>
            <w:rFonts w:hint="eastAsia"/>
            <w:b/>
            <w:bCs/>
            <w:rPrChange w:id="968" w:author="Fred Zhou" w:date="2024-03-10T14:16:00Z">
              <w:rPr>
                <w:rFonts w:hint="eastAsia"/>
              </w:rPr>
            </w:rPrChange>
          </w:rPr>
          <w:t>）</w:t>
        </w:r>
      </w:ins>
      <w:r w:rsidRPr="006C6159">
        <w:rPr>
          <w:b/>
          <w:bCs/>
          <w:rPrChange w:id="969" w:author="Fred Zhou" w:date="2024-03-10T14:16:00Z">
            <w:rPr/>
          </w:rPrChange>
        </w:rPr>
        <w:t>。</w:t>
      </w:r>
      <w:r w:rsidRPr="004F25AC">
        <w:t>同时，尽管</w:t>
      </w:r>
      <w:r w:rsidRPr="004F25AC">
        <w:rPr>
          <w:rPrChange w:id="970" w:author="Fred Zhou" w:date="2024-03-10T14:00:00Z">
            <w:rPr>
              <w:highlight w:val="cyan"/>
            </w:rPr>
          </w:rPrChange>
        </w:rPr>
        <w:t>人口因素</w:t>
      </w:r>
      <w:r w:rsidRPr="004F25AC">
        <w:t>在</w:t>
      </w:r>
      <w:r w:rsidRPr="004F25AC">
        <w:rPr>
          <w:rPrChange w:id="971" w:author="Fred Zhou" w:date="2024-03-10T14:00:00Z">
            <w:rPr>
              <w:highlight w:val="green"/>
            </w:rPr>
          </w:rPrChange>
        </w:rPr>
        <w:t>热缓解需求</w:t>
      </w:r>
      <w:r w:rsidRPr="004F25AC">
        <w:t>的估算中</w:t>
      </w:r>
      <w:r w:rsidRPr="004F25AC">
        <w:rPr>
          <w:rPrChange w:id="972" w:author="Fred Zhou" w:date="2024-03-10T14:00:00Z">
            <w:rPr>
              <w:highlight w:val="cyan"/>
            </w:rPr>
          </w:rPrChange>
        </w:rPr>
        <w:t>受到了关注</w:t>
      </w:r>
      <w:r w:rsidRPr="004F25AC">
        <w:t>，但对于</w:t>
      </w:r>
      <w:r w:rsidRPr="004F25AC">
        <w:rPr>
          <w:rPrChange w:id="973" w:author="Fred Zhou" w:date="2024-03-10T14:00:00Z">
            <w:rPr>
              <w:highlight w:val="cyan"/>
            </w:rPr>
          </w:rPrChange>
        </w:rPr>
        <w:t>人口年龄、收入等</w:t>
      </w:r>
      <w:r w:rsidRPr="004F25AC">
        <w:t>特征的</w:t>
      </w:r>
      <w:r w:rsidRPr="004F25AC">
        <w:rPr>
          <w:rFonts w:hint="eastAsia"/>
        </w:rPr>
        <w:t>考虑</w:t>
      </w:r>
      <w:r w:rsidR="007C131F" w:rsidRPr="004F25AC">
        <w:rPr>
          <w:rFonts w:hint="eastAsia"/>
          <w:rPrChange w:id="974" w:author="Fred Zhou" w:date="2024-03-10T14:00:00Z">
            <w:rPr>
              <w:rFonts w:hint="eastAsia"/>
              <w:highlight w:val="cyan"/>
            </w:rPr>
          </w:rPrChange>
        </w:rPr>
        <w:t>仍然</w:t>
      </w:r>
      <w:r w:rsidRPr="004F25AC">
        <w:rPr>
          <w:rPrChange w:id="975" w:author="Fred Zhou" w:date="2024-03-10T14:00:00Z">
            <w:rPr>
              <w:highlight w:val="cyan"/>
            </w:rPr>
          </w:rPrChange>
        </w:rPr>
        <w:t>不足</w:t>
      </w:r>
      <w:r w:rsidR="004E1202" w:rsidRPr="004F25AC">
        <w:rPr>
          <w:rFonts w:hint="eastAsia"/>
          <w:rPrChange w:id="976" w:author="Fred Zhou" w:date="2024-03-10T14:00:00Z">
            <w:rPr>
              <w:rFonts w:hint="eastAsia"/>
              <w:highlight w:val="cyan"/>
            </w:rPr>
          </w:rPrChange>
        </w:rPr>
        <w:t>（</w:t>
      </w:r>
      <w:r w:rsidR="00FD5BCC" w:rsidRPr="004F25AC">
        <w:rPr>
          <w:rFonts w:hint="eastAsia"/>
          <w:rPrChange w:id="977" w:author="Fred Zhou" w:date="2024-03-10T14:00:00Z">
            <w:rPr>
              <w:rFonts w:hint="eastAsia"/>
              <w:highlight w:val="green"/>
            </w:rPr>
          </w:rPrChange>
        </w:rPr>
        <w:t>Chen</w:t>
      </w:r>
      <w:r w:rsidR="00FD5BCC" w:rsidRPr="004F25AC">
        <w:rPr>
          <w:rPrChange w:id="978" w:author="Fred Zhou" w:date="2024-03-10T14:00:00Z">
            <w:rPr>
              <w:highlight w:val="green"/>
            </w:rPr>
          </w:rPrChange>
        </w:rPr>
        <w:t xml:space="preserve"> et al., 2022; </w:t>
      </w:r>
      <w:r w:rsidR="004E1202" w:rsidRPr="004F25AC">
        <w:rPr>
          <w:rFonts w:hint="eastAsia"/>
          <w:rPrChange w:id="979" w:author="Fred Zhou" w:date="2024-03-10T14:00:00Z">
            <w:rPr>
              <w:rFonts w:hint="eastAsia"/>
              <w:highlight w:val="green"/>
            </w:rPr>
          </w:rPrChange>
        </w:rPr>
        <w:t>Lan</w:t>
      </w:r>
      <w:r w:rsidR="004E1202" w:rsidRPr="004F25AC">
        <w:rPr>
          <w:rPrChange w:id="980" w:author="Fred Zhou" w:date="2024-03-10T14:00:00Z">
            <w:rPr>
              <w:highlight w:val="green"/>
            </w:rPr>
          </w:rPrChange>
        </w:rPr>
        <w:t xml:space="preserve"> et al., 2022</w:t>
      </w:r>
      <w:r w:rsidR="004E1202" w:rsidRPr="004F25AC">
        <w:rPr>
          <w:rFonts w:hint="eastAsia"/>
          <w:rPrChange w:id="981" w:author="Fred Zhou" w:date="2024-03-10T14:00:00Z">
            <w:rPr>
              <w:rFonts w:hint="eastAsia"/>
              <w:highlight w:val="cyan"/>
            </w:rPr>
          </w:rPrChange>
        </w:rPr>
        <w:t>）</w:t>
      </w:r>
      <w:r w:rsidRPr="004F25AC">
        <w:t>。</w:t>
      </w:r>
      <w:r w:rsidRPr="004F25AC">
        <w:rPr>
          <w:rPrChange w:id="982" w:author="Fred Zhou" w:date="2024-03-10T14:00:00Z">
            <w:rPr>
              <w:highlight w:val="cyan"/>
            </w:rPr>
          </w:rPrChange>
        </w:rPr>
        <w:t>大量研究</w:t>
      </w:r>
      <w:r w:rsidRPr="004F25AC">
        <w:t>采用</w:t>
      </w:r>
      <w:r w:rsidRPr="004F25AC">
        <w:rPr>
          <w:rPrChange w:id="983" w:author="Fred Zhou" w:date="2024-03-10T14:00:00Z">
            <w:rPr>
              <w:highlight w:val="cyan"/>
            </w:rPr>
          </w:rPrChange>
        </w:rPr>
        <w:t>人口普查数据</w:t>
      </w:r>
      <w:r w:rsidRPr="004F25AC">
        <w:t>来估算城市的</w:t>
      </w:r>
      <w:r w:rsidRPr="004F25AC">
        <w:rPr>
          <w:rPrChange w:id="984" w:author="Fred Zhou" w:date="2024-03-10T14:00:00Z">
            <w:rPr>
              <w:highlight w:val="cyan"/>
            </w:rPr>
          </w:rPrChange>
        </w:rPr>
        <w:t>热暴露</w:t>
      </w:r>
      <w:r w:rsidR="007C131F" w:rsidRPr="004F25AC">
        <w:rPr>
          <w:rFonts w:hint="eastAsia"/>
          <w:rPrChange w:id="985" w:author="Fred Zhou" w:date="2024-03-10T14:00:00Z">
            <w:rPr>
              <w:rFonts w:hint="eastAsia"/>
              <w:highlight w:val="cyan"/>
            </w:rPr>
          </w:rPrChange>
        </w:rPr>
        <w:t>状况</w:t>
      </w:r>
      <w:r w:rsidRPr="004F25AC">
        <w:t>，然而，</w:t>
      </w:r>
      <w:r w:rsidRPr="004F25AC">
        <w:rPr>
          <w:rPrChange w:id="986" w:author="Fred Zhou" w:date="2024-03-10T14:00:00Z">
            <w:rPr>
              <w:highlight w:val="cyan"/>
            </w:rPr>
          </w:rPrChange>
        </w:rPr>
        <w:t>人口普查数据</w:t>
      </w:r>
      <w:r w:rsidRPr="004F25AC">
        <w:t>主要反映的是</w:t>
      </w:r>
      <w:r w:rsidRPr="004F25AC">
        <w:rPr>
          <w:rPrChange w:id="987" w:author="Fred Zhou" w:date="2024-03-10T14:00:00Z">
            <w:rPr>
              <w:highlight w:val="cyan"/>
            </w:rPr>
          </w:rPrChange>
        </w:rPr>
        <w:t>居住人口</w:t>
      </w:r>
      <w:r w:rsidRPr="004F25AC">
        <w:t>，即夜间的</w:t>
      </w:r>
      <w:r w:rsidR="007C131F" w:rsidRPr="004F25AC">
        <w:rPr>
          <w:rFonts w:hint="eastAsia"/>
        </w:rPr>
        <w:t>人口</w:t>
      </w:r>
      <w:r w:rsidRPr="004F25AC">
        <w:rPr>
          <w:rPrChange w:id="988" w:author="Fred Zhou" w:date="2024-03-10T14:00:00Z">
            <w:rPr>
              <w:highlight w:val="cyan"/>
            </w:rPr>
          </w:rPrChange>
        </w:rPr>
        <w:t>分布情况</w:t>
      </w:r>
      <w:r w:rsidRPr="004F25AC">
        <w:t>。在</w:t>
      </w:r>
      <w:r w:rsidRPr="004F25AC">
        <w:rPr>
          <w:rPrChange w:id="989" w:author="Fred Zhou" w:date="2024-03-10T14:00:00Z">
            <w:rPr>
              <w:highlight w:val="cyan"/>
            </w:rPr>
          </w:rPrChange>
        </w:rPr>
        <w:t>大城市地区</w:t>
      </w:r>
      <w:r w:rsidRPr="004F25AC">
        <w:t>，由于</w:t>
      </w:r>
      <w:r w:rsidRPr="004F25AC">
        <w:rPr>
          <w:rPrChange w:id="990" w:author="Fred Zhou" w:date="2024-03-10T14:00:00Z">
            <w:rPr>
              <w:highlight w:val="cyan"/>
            </w:rPr>
          </w:rPrChange>
        </w:rPr>
        <w:t>工作地与居住地</w:t>
      </w:r>
      <w:r w:rsidRPr="004F25AC">
        <w:t>的分离，</w:t>
      </w:r>
      <w:r w:rsidRPr="004F25AC">
        <w:rPr>
          <w:rPrChange w:id="991" w:author="Fred Zhou" w:date="2024-03-10T14:00:00Z">
            <w:rPr>
              <w:highlight w:val="cyan"/>
            </w:rPr>
          </w:rPrChange>
        </w:rPr>
        <w:t>人口分布</w:t>
      </w:r>
      <w:r w:rsidRPr="004F25AC">
        <w:t>的</w:t>
      </w:r>
      <w:r w:rsidRPr="004F25AC">
        <w:rPr>
          <w:rPrChange w:id="992" w:author="Fred Zhou" w:date="2024-03-10T14:00:00Z">
            <w:rPr>
              <w:highlight w:val="cyan"/>
            </w:rPr>
          </w:rPrChange>
        </w:rPr>
        <w:t>昼夜变化</w:t>
      </w:r>
      <w:r w:rsidRPr="004F25AC">
        <w:t>显著。因此，单纯依赖</w:t>
      </w:r>
      <w:r w:rsidRPr="004F25AC">
        <w:rPr>
          <w:rPrChange w:id="993" w:author="Fred Zhou" w:date="2024-03-10T14:00:00Z">
            <w:rPr>
              <w:highlight w:val="cyan"/>
            </w:rPr>
          </w:rPrChange>
        </w:rPr>
        <w:t>人口普查数据</w:t>
      </w:r>
      <w:r w:rsidRPr="004F25AC">
        <w:t>难以满足对白天</w:t>
      </w:r>
      <w:r w:rsidRPr="004F25AC">
        <w:rPr>
          <w:rPrChange w:id="994" w:author="Fred Zhou" w:date="2024-03-10T14:00:00Z">
            <w:rPr>
              <w:highlight w:val="cyan"/>
            </w:rPr>
          </w:rPrChange>
        </w:rPr>
        <w:t>热缓解需求</w:t>
      </w:r>
      <w:r w:rsidRPr="004F25AC">
        <w:t>的准确估计。</w:t>
      </w:r>
      <w:r w:rsidRPr="006C6159">
        <w:rPr>
          <w:b/>
          <w:bCs/>
          <w:rPrChange w:id="995" w:author="Fred Zhou" w:date="2024-03-10T14:17:00Z">
            <w:rPr/>
          </w:rPrChange>
        </w:rPr>
        <w:t>此外，当前的</w:t>
      </w:r>
      <w:r w:rsidRPr="006C6159">
        <w:rPr>
          <w:b/>
          <w:bCs/>
          <w:rPrChange w:id="996" w:author="Fred Zhou" w:date="2024-03-10T14:17:00Z">
            <w:rPr>
              <w:highlight w:val="cyan"/>
            </w:rPr>
          </w:rPrChange>
        </w:rPr>
        <w:t>人口普查数据</w:t>
      </w:r>
      <w:r w:rsidRPr="006C6159">
        <w:rPr>
          <w:b/>
          <w:bCs/>
          <w:rPrChange w:id="997" w:author="Fred Zhou" w:date="2024-03-10T14:17:00Z">
            <w:rPr/>
          </w:rPrChange>
        </w:rPr>
        <w:t>所采用的</w:t>
      </w:r>
      <w:r w:rsidRPr="006C6159">
        <w:rPr>
          <w:b/>
          <w:bCs/>
          <w:rPrChange w:id="998" w:author="Fred Zhou" w:date="2024-03-10T14:17:00Z">
            <w:rPr>
              <w:highlight w:val="cyan"/>
            </w:rPr>
          </w:rPrChange>
        </w:rPr>
        <w:t>统计尺度</w:t>
      </w:r>
      <w:r w:rsidRPr="006C6159">
        <w:rPr>
          <w:b/>
          <w:bCs/>
          <w:rPrChange w:id="999" w:author="Fred Zhou" w:date="2024-03-10T14:17:00Z">
            <w:rPr/>
          </w:rPrChange>
        </w:rPr>
        <w:t>为</w:t>
      </w:r>
      <w:r w:rsidRPr="006C6159">
        <w:rPr>
          <w:b/>
          <w:bCs/>
          <w:rPrChange w:id="1000" w:author="Fred Zhou" w:date="2024-03-10T14:17:00Z">
            <w:rPr>
              <w:highlight w:val="cyan"/>
            </w:rPr>
          </w:rPrChange>
        </w:rPr>
        <w:t>区县级别</w:t>
      </w:r>
      <w:r w:rsidRPr="006C6159">
        <w:rPr>
          <w:b/>
          <w:bCs/>
          <w:rPrChange w:id="1001" w:author="Fred Zhou" w:date="2024-03-10T14:17:00Z">
            <w:rPr/>
          </w:rPrChange>
        </w:rPr>
        <w:t>，</w:t>
      </w:r>
      <w:r w:rsidRPr="006C6159">
        <w:rPr>
          <w:b/>
          <w:bCs/>
          <w:rPrChange w:id="1002" w:author="Fred Zhou" w:date="2024-03-10T14:17:00Z">
            <w:rPr>
              <w:highlight w:val="cyan"/>
            </w:rPr>
          </w:rPrChange>
        </w:rPr>
        <w:t>这一尺度</w:t>
      </w:r>
      <w:r w:rsidRPr="006C6159">
        <w:rPr>
          <w:b/>
          <w:bCs/>
          <w:rPrChange w:id="1003" w:author="Fred Zhou" w:date="2024-03-10T14:17:00Z">
            <w:rPr/>
          </w:rPrChange>
        </w:rPr>
        <w:t>在描述</w:t>
      </w:r>
      <w:r w:rsidRPr="006C6159">
        <w:rPr>
          <w:b/>
          <w:bCs/>
          <w:rPrChange w:id="1004" w:author="Fred Zhou" w:date="2024-03-10T14:17:00Z">
            <w:rPr>
              <w:highlight w:val="cyan"/>
            </w:rPr>
          </w:rPrChange>
        </w:rPr>
        <w:t>人口空间分布</w:t>
      </w:r>
      <w:r w:rsidRPr="006C6159">
        <w:rPr>
          <w:b/>
          <w:bCs/>
          <w:rPrChange w:id="1005" w:author="Fred Zhou" w:date="2024-03-10T14:17:00Z">
            <w:rPr/>
          </w:rPrChange>
        </w:rPr>
        <w:t>时存在局限性，无法精确</w:t>
      </w:r>
      <w:r w:rsidRPr="006C6159">
        <w:rPr>
          <w:b/>
          <w:bCs/>
          <w:rPrChange w:id="1006" w:author="Fred Zhou" w:date="2024-03-10T14:17:00Z">
            <w:rPr>
              <w:highlight w:val="cyan"/>
            </w:rPr>
          </w:rPrChange>
        </w:rPr>
        <w:t>刻画人口</w:t>
      </w:r>
      <w:r w:rsidRPr="006C6159">
        <w:rPr>
          <w:b/>
          <w:bCs/>
          <w:rPrChange w:id="1007" w:author="Fred Zhou" w:date="2024-03-10T14:17:00Z">
            <w:rPr/>
          </w:rPrChange>
        </w:rPr>
        <w:t>的高精度</w:t>
      </w:r>
      <w:r w:rsidRPr="006C6159">
        <w:rPr>
          <w:b/>
          <w:bCs/>
          <w:rPrChange w:id="1008" w:author="Fred Zhou" w:date="2024-03-10T14:17:00Z">
            <w:rPr>
              <w:highlight w:val="cyan"/>
            </w:rPr>
          </w:rPrChange>
        </w:rPr>
        <w:t>分布特征</w:t>
      </w:r>
      <w:r w:rsidRPr="006C6159">
        <w:rPr>
          <w:b/>
          <w:bCs/>
          <w:rPrChange w:id="1009" w:author="Fred Zhou" w:date="2024-03-10T14:17:00Z">
            <w:rPr/>
          </w:rPrChange>
        </w:rPr>
        <w:t>。</w:t>
      </w:r>
      <w:r w:rsidR="00B102DD" w:rsidRPr="006C6159">
        <w:rPr>
          <w:b/>
          <w:bCs/>
          <w:rPrChange w:id="1010" w:author="Fred Zhou" w:date="2024-03-10T14:17:00Z">
            <w:rPr/>
          </w:rPrChange>
        </w:rPr>
        <w:t>随着</w:t>
      </w:r>
      <w:r w:rsidR="00B102DD" w:rsidRPr="006C6159">
        <w:rPr>
          <w:b/>
          <w:bCs/>
          <w:rPrChange w:id="1011" w:author="Fred Zhou" w:date="2024-03-10T14:17:00Z">
            <w:rPr>
              <w:highlight w:val="cyan"/>
            </w:rPr>
          </w:rPrChange>
        </w:rPr>
        <w:t>手机大数据</w:t>
      </w:r>
      <w:r w:rsidR="00B102DD" w:rsidRPr="006C6159">
        <w:rPr>
          <w:b/>
          <w:bCs/>
          <w:rPrChange w:id="1012" w:author="Fred Zhou" w:date="2024-03-10T14:17:00Z">
            <w:rPr/>
          </w:rPrChange>
        </w:rPr>
        <w:t>的应用，我们能够</w:t>
      </w:r>
      <w:r w:rsidR="00B102DD" w:rsidRPr="006C6159">
        <w:rPr>
          <w:b/>
          <w:bCs/>
          <w:rPrChange w:id="1013" w:author="Fred Zhou" w:date="2024-03-10T14:17:00Z">
            <w:rPr>
              <w:highlight w:val="cyan"/>
            </w:rPr>
          </w:rPrChange>
        </w:rPr>
        <w:t>相对便捷地</w:t>
      </w:r>
      <w:r w:rsidR="00B102DD" w:rsidRPr="006C6159">
        <w:rPr>
          <w:b/>
          <w:bCs/>
          <w:rPrChange w:id="1014" w:author="Fred Zhou" w:date="2024-03-10T14:17:00Z">
            <w:rPr/>
          </w:rPrChange>
        </w:rPr>
        <w:t>获取到</w:t>
      </w:r>
      <w:r w:rsidR="00B102DD" w:rsidRPr="006C6159">
        <w:rPr>
          <w:b/>
          <w:bCs/>
          <w:rPrChange w:id="1015" w:author="Fred Zhou" w:date="2024-03-10T14:17:00Z">
            <w:rPr>
              <w:highlight w:val="cyan"/>
            </w:rPr>
          </w:rPrChange>
        </w:rPr>
        <w:t>高精度</w:t>
      </w:r>
      <w:r w:rsidR="00B102DD" w:rsidRPr="006C6159">
        <w:rPr>
          <w:b/>
          <w:bCs/>
          <w:rPrChange w:id="1016" w:author="Fred Zhou" w:date="2024-03-10T14:17:00Z">
            <w:rPr/>
          </w:rPrChange>
        </w:rPr>
        <w:t>的</w:t>
      </w:r>
      <w:r w:rsidR="00B102DD" w:rsidRPr="006C6159">
        <w:rPr>
          <w:b/>
          <w:bCs/>
          <w:rPrChange w:id="1017" w:author="Fred Zhou" w:date="2024-03-10T14:17:00Z">
            <w:rPr>
              <w:highlight w:val="cyan"/>
            </w:rPr>
          </w:rPrChange>
        </w:rPr>
        <w:t>人口密度</w:t>
      </w:r>
      <w:r w:rsidR="00B102DD" w:rsidRPr="006C6159">
        <w:rPr>
          <w:b/>
          <w:bCs/>
          <w:rPrChange w:id="1018" w:author="Fred Zhou" w:date="2024-03-10T14:17:00Z">
            <w:rPr/>
          </w:rPrChange>
        </w:rPr>
        <w:t>及其</w:t>
      </w:r>
      <w:r w:rsidR="00B102DD" w:rsidRPr="006C6159">
        <w:rPr>
          <w:b/>
          <w:bCs/>
          <w:rPrChange w:id="1019" w:author="Fred Zhou" w:date="2024-03-10T14:17:00Z">
            <w:rPr>
              <w:highlight w:val="cyan"/>
            </w:rPr>
          </w:rPrChange>
        </w:rPr>
        <w:t>特征属性</w:t>
      </w:r>
      <w:r w:rsidR="00B102DD" w:rsidRPr="006C6159">
        <w:rPr>
          <w:b/>
          <w:bCs/>
          <w:rPrChange w:id="1020" w:author="Fred Zhou" w:date="2024-03-10T14:17:00Z">
            <w:rPr/>
          </w:rPrChange>
        </w:rPr>
        <w:t>的</w:t>
      </w:r>
      <w:r w:rsidR="00B102DD" w:rsidRPr="006C6159">
        <w:rPr>
          <w:b/>
          <w:bCs/>
          <w:rPrChange w:id="1021" w:author="Fred Zhou" w:date="2024-03-10T14:17:00Z">
            <w:rPr>
              <w:highlight w:val="cyan"/>
            </w:rPr>
          </w:rPrChange>
        </w:rPr>
        <w:t>空间分布数据</w:t>
      </w:r>
      <w:r w:rsidR="00B102DD" w:rsidRPr="006C6159">
        <w:rPr>
          <w:b/>
          <w:bCs/>
          <w:rPrChange w:id="1022" w:author="Fred Zhou" w:date="2024-03-10T14:17:00Z">
            <w:rPr/>
          </w:rPrChange>
        </w:rPr>
        <w:t>。</w:t>
      </w:r>
      <w:r w:rsidR="00B102DD" w:rsidRPr="004F25AC">
        <w:t>鉴于此，构建一个综合</w:t>
      </w:r>
      <w:r w:rsidR="00B102DD" w:rsidRPr="004F25AC">
        <w:rPr>
          <w:rFonts w:hint="eastAsia"/>
        </w:rPr>
        <w:t>考虑</w:t>
      </w:r>
      <w:r w:rsidR="00B102DD" w:rsidRPr="004F25AC">
        <w:rPr>
          <w:rPrChange w:id="1023" w:author="Fred Zhou" w:date="2024-03-10T14:00:00Z">
            <w:rPr>
              <w:highlight w:val="cyan"/>
            </w:rPr>
          </w:rPrChange>
        </w:rPr>
        <w:t>热舒适度、人口密度</w:t>
      </w:r>
      <w:r w:rsidR="00B102DD" w:rsidRPr="004F25AC">
        <w:rPr>
          <w:rFonts w:hint="eastAsia"/>
        </w:rPr>
        <w:t>及其</w:t>
      </w:r>
      <w:r w:rsidR="00B102DD" w:rsidRPr="004F25AC">
        <w:rPr>
          <w:rFonts w:hint="eastAsia"/>
          <w:rPrChange w:id="1024" w:author="Fred Zhou" w:date="2024-03-10T14:00:00Z">
            <w:rPr>
              <w:rFonts w:hint="eastAsia"/>
              <w:highlight w:val="cyan"/>
            </w:rPr>
          </w:rPrChange>
        </w:rPr>
        <w:t>特征属性</w:t>
      </w:r>
      <w:r w:rsidR="00B102DD" w:rsidRPr="004F25AC">
        <w:t>的</w:t>
      </w:r>
      <w:r w:rsidR="00B102DD" w:rsidRPr="004F25AC">
        <w:rPr>
          <w:rPrChange w:id="1025" w:author="Fred Zhou" w:date="2024-03-10T14:00:00Z">
            <w:rPr>
              <w:highlight w:val="cyan"/>
            </w:rPr>
          </w:rPrChange>
        </w:rPr>
        <w:t>分析框架</w:t>
      </w:r>
      <w:r w:rsidR="00B102DD" w:rsidRPr="004F25AC">
        <w:t>尤为重要。</w:t>
      </w:r>
    </w:p>
    <w:p w14:paraId="39A8EF26" w14:textId="77777777" w:rsidR="00B102DD" w:rsidRPr="004F25AC" w:rsidDel="00021CD4" w:rsidRDefault="00B102DD" w:rsidP="00B102DD">
      <w:pPr>
        <w:rPr>
          <w:del w:id="1026" w:author="Fred Zhou" w:date="2024-03-09T11:50:00Z"/>
          <w:rFonts w:hint="eastAsia"/>
        </w:rPr>
      </w:pPr>
    </w:p>
    <w:p w14:paraId="114491EB" w14:textId="2A1AF5A0" w:rsidR="00D63F23" w:rsidRPr="004F25AC" w:rsidDel="00131F26" w:rsidRDefault="00D63F23" w:rsidP="00EE36D4">
      <w:pPr>
        <w:pStyle w:val="4"/>
        <w:rPr>
          <w:moveFrom w:id="1027" w:author="Fred Zhou" w:date="2024-03-09T11:23:00Z"/>
        </w:rPr>
      </w:pPr>
      <w:moveFromRangeStart w:id="1028" w:author="Fred Zhou" w:date="2024-03-09T11:23:00Z" w:name="move160875854"/>
      <w:moveFrom w:id="1029" w:author="Fred Zhou" w:date="2024-03-09T11:23:00Z">
        <w:r w:rsidRPr="004F25AC" w:rsidDel="00131F26">
          <w:rPr>
            <w:rFonts w:hint="eastAsia"/>
          </w:rPr>
          <w:t>1</w:t>
        </w:r>
        <w:r w:rsidRPr="004F25AC" w:rsidDel="00131F26">
          <w:t xml:space="preserve">.2.2. </w:t>
        </w:r>
        <w:r w:rsidRPr="004F25AC" w:rsidDel="00131F26">
          <w:rPr>
            <w:rFonts w:hint="eastAsia"/>
          </w:rPr>
          <w:t>城市绿地</w:t>
        </w:r>
        <w:r w:rsidRPr="004F25AC" w:rsidDel="00131F26">
          <w:rPr>
            <w:rFonts w:hint="eastAsia"/>
            <w:u w:val="single"/>
            <w:rPrChange w:id="1030" w:author="Fred Zhou" w:date="2024-03-10T14:00:00Z">
              <w:rPr>
                <w:rFonts w:hint="eastAsia"/>
                <w:highlight w:val="cyan"/>
                <w:u w:val="single"/>
              </w:rPr>
            </w:rPrChange>
          </w:rPr>
          <w:t>热缓解溢出效应</w:t>
        </w:r>
        <w:r w:rsidRPr="004F25AC" w:rsidDel="00131F26">
          <w:rPr>
            <w:rFonts w:hint="eastAsia"/>
          </w:rPr>
          <w:t>的供应</w:t>
        </w:r>
      </w:moveFrom>
    </w:p>
    <w:p w14:paraId="12A3BB7B" w14:textId="5C3915EB" w:rsidR="00465A7F" w:rsidRPr="004F25AC" w:rsidDel="00131F26" w:rsidRDefault="00465A7F" w:rsidP="00465A7F">
      <w:pPr>
        <w:ind w:firstLine="420"/>
        <w:rPr>
          <w:moveFrom w:id="1031" w:author="Fred Zhou" w:date="2024-03-09T11:23:00Z"/>
          <w:rFonts w:hint="eastAsia"/>
        </w:rPr>
      </w:pPr>
      <w:moveFrom w:id="1032" w:author="Fred Zhou" w:date="2024-03-09T11:23:00Z">
        <w:r w:rsidRPr="004F25AC" w:rsidDel="00131F26">
          <w:rPr>
            <w:rFonts w:hint="eastAsia"/>
          </w:rPr>
          <w:t>【</w:t>
        </w:r>
        <w:r w:rsidR="00214EB2" w:rsidRPr="004F25AC" w:rsidDel="00131F26">
          <w:t>up</w:t>
        </w:r>
        <w:r w:rsidRPr="004F25AC" w:rsidDel="00131F26">
          <w:rPr>
            <w:rFonts w:hint="eastAsia"/>
          </w:rPr>
          <w:t>2024 0</w:t>
        </w:r>
        <w:r w:rsidRPr="004F25AC" w:rsidDel="00131F26">
          <w:t>30</w:t>
        </w:r>
        <w:r w:rsidR="00214EB2" w:rsidRPr="004F25AC" w:rsidDel="00131F26">
          <w:t>7</w:t>
        </w:r>
        <w:r w:rsidRPr="004F25AC" w:rsidDel="00131F26">
          <w:rPr>
            <w:rFonts w:hint="eastAsia"/>
          </w:rPr>
          <w:t xml:space="preserve"> 1</w:t>
        </w:r>
        <w:r w:rsidRPr="004F25AC" w:rsidDel="00131F26">
          <w:t>6</w:t>
        </w:r>
        <w:r w:rsidRPr="004F25AC" w:rsidDel="00131F26">
          <w:rPr>
            <w:rFonts w:hint="eastAsia"/>
          </w:rPr>
          <w:t>:</w:t>
        </w:r>
        <w:r w:rsidR="00D441FA" w:rsidRPr="004F25AC" w:rsidDel="00131F26">
          <w:t>5</w:t>
        </w:r>
        <w:r w:rsidR="00F55114" w:rsidRPr="004F25AC" w:rsidDel="00131F26">
          <w:t>9</w:t>
        </w:r>
        <w:r w:rsidRPr="004F25AC" w:rsidDel="00131F26">
          <w:rPr>
            <w:rFonts w:hint="eastAsia"/>
          </w:rPr>
          <w:t>】</w:t>
        </w:r>
      </w:moveFrom>
    </w:p>
    <w:p w14:paraId="41DD50C2" w14:textId="5C734343" w:rsidR="002C1043" w:rsidRPr="004F25AC" w:rsidDel="00131F26" w:rsidRDefault="002C1043" w:rsidP="006B7C7B">
      <w:pPr>
        <w:ind w:firstLine="420"/>
        <w:rPr>
          <w:moveFrom w:id="1033" w:author="Fred Zhou" w:date="2024-03-09T11:23:00Z"/>
        </w:rPr>
      </w:pPr>
      <w:moveFrom w:id="1034" w:author="Fred Zhou" w:date="2024-03-09T11:23:00Z">
        <w:r w:rsidRPr="004F25AC" w:rsidDel="00131F26">
          <w:rPr>
            <w:rPrChange w:id="1035" w:author="Fred Zhou" w:date="2024-03-10T14:00:00Z">
              <w:rPr>
                <w:highlight w:val="cyan"/>
              </w:rPr>
            </w:rPrChange>
          </w:rPr>
          <w:t>城市绿地</w:t>
        </w:r>
        <w:r w:rsidRPr="004F25AC" w:rsidDel="00131F26">
          <w:t>的</w:t>
        </w:r>
        <w:r w:rsidRPr="004F25AC" w:rsidDel="00131F26">
          <w:rPr>
            <w:rPrChange w:id="1036" w:author="Fred Zhou" w:date="2024-03-10T14:00:00Z">
              <w:rPr>
                <w:highlight w:val="green"/>
              </w:rPr>
            </w:rPrChange>
          </w:rPr>
          <w:t>降温</w:t>
        </w:r>
        <w:r w:rsidRPr="004F25AC" w:rsidDel="00131F26">
          <w:rPr>
            <w:rPrChange w:id="1037" w:author="Fred Zhou" w:date="2024-03-10T14:00:00Z">
              <w:rPr>
                <w:highlight w:val="cyan"/>
              </w:rPr>
            </w:rPrChange>
          </w:rPr>
          <w:t>效应</w:t>
        </w:r>
        <w:r w:rsidRPr="004F25AC" w:rsidDel="00131F26">
          <w:t>已得到</w:t>
        </w:r>
        <w:r w:rsidR="008C54EF" w:rsidRPr="004F25AC" w:rsidDel="00131F26">
          <w:rPr>
            <w:rFonts w:hint="eastAsia"/>
          </w:rPr>
          <w:t>了</w:t>
        </w:r>
        <w:r w:rsidR="008C54EF" w:rsidRPr="004F25AC" w:rsidDel="00131F26">
          <w:rPr>
            <w:rFonts w:hint="eastAsia"/>
            <w:rPrChange w:id="1038" w:author="Fred Zhou" w:date="2024-03-10T14:00:00Z">
              <w:rPr>
                <w:rFonts w:hint="eastAsia"/>
                <w:highlight w:val="cyan"/>
              </w:rPr>
            </w:rPrChange>
          </w:rPr>
          <w:t>广泛的关注</w:t>
        </w:r>
        <w:r w:rsidRPr="004F25AC" w:rsidDel="00131F26">
          <w:t>，</w:t>
        </w:r>
        <w:r w:rsidR="006B7C7B" w:rsidRPr="004F25AC" w:rsidDel="00131F26">
          <w:t>其影响范围</w:t>
        </w:r>
        <w:r w:rsidR="006B7C7B" w:rsidRPr="004F25AC" w:rsidDel="00131F26">
          <w:rPr>
            <w:rPrChange w:id="1039" w:author="Fred Zhou" w:date="2024-03-10T14:00:00Z">
              <w:rPr>
                <w:highlight w:val="cyan"/>
              </w:rPr>
            </w:rPrChange>
          </w:rPr>
          <w:t>不仅局限于</w:t>
        </w:r>
        <w:r w:rsidR="006B7C7B" w:rsidRPr="004F25AC" w:rsidDel="00131F26">
          <w:t>绿地自身，</w:t>
        </w:r>
        <w:r w:rsidR="006B7C7B" w:rsidRPr="004F25AC" w:rsidDel="00131F26">
          <w:rPr>
            <w:rPrChange w:id="1040" w:author="Fred Zhou" w:date="2024-03-10T14:00:00Z">
              <w:rPr>
                <w:highlight w:val="cyan"/>
              </w:rPr>
            </w:rPrChange>
          </w:rPr>
          <w:t>更展现出</w:t>
        </w:r>
        <w:r w:rsidR="006B7C7B" w:rsidRPr="004F25AC" w:rsidDel="00131F26">
          <w:t>显著的</w:t>
        </w:r>
        <w:r w:rsidR="006B7C7B" w:rsidRPr="004F25AC" w:rsidDel="00131F26">
          <w:rPr>
            <w:rPrChange w:id="1041" w:author="Fred Zhou" w:date="2024-03-10T14:00:00Z">
              <w:rPr>
                <w:highlight w:val="cyan"/>
              </w:rPr>
            </w:rPrChange>
          </w:rPr>
          <w:t>溢出效应</w:t>
        </w:r>
        <w:r w:rsidR="006B7C7B" w:rsidRPr="004F25AC" w:rsidDel="00131F26">
          <w:t>，对</w:t>
        </w:r>
        <w:r w:rsidR="006B7C7B" w:rsidRPr="004F25AC" w:rsidDel="00131F26">
          <w:rPr>
            <w:rPrChange w:id="1042" w:author="Fred Zhou" w:date="2024-03-10T14:00:00Z">
              <w:rPr>
                <w:highlight w:val="cyan"/>
              </w:rPr>
            </w:rPrChange>
          </w:rPr>
          <w:t>周边区域</w:t>
        </w:r>
        <w:r w:rsidR="006B7C7B" w:rsidRPr="004F25AC" w:rsidDel="00131F26">
          <w:t>的</w:t>
        </w:r>
        <w:r w:rsidR="006B7C7B" w:rsidRPr="004F25AC" w:rsidDel="00131F26">
          <w:rPr>
            <w:rPrChange w:id="1043" w:author="Fred Zhou" w:date="2024-03-10T14:00:00Z">
              <w:rPr>
                <w:highlight w:val="cyan"/>
              </w:rPr>
            </w:rPrChange>
          </w:rPr>
          <w:t>城市热缓解</w:t>
        </w:r>
        <w:r w:rsidR="006B7C7B" w:rsidRPr="004F25AC" w:rsidDel="00131F26">
          <w:t>起到重要作用。研究</w:t>
        </w:r>
        <w:r w:rsidR="00E06FB4" w:rsidRPr="004F25AC" w:rsidDel="00131F26">
          <w:rPr>
            <w:rFonts w:hint="eastAsia"/>
          </w:rPr>
          <w:t>显示</w:t>
        </w:r>
        <w:r w:rsidR="006B7C7B" w:rsidRPr="004F25AC" w:rsidDel="00131F26">
          <w:t>，绿地所具备的</w:t>
        </w:r>
        <w:r w:rsidR="002D7D17" w:rsidRPr="004F25AC" w:rsidDel="00131F26">
          <w:rPr>
            <w:rFonts w:hint="eastAsia"/>
            <w:rPrChange w:id="1044" w:author="Fred Zhou" w:date="2024-03-10T14:00:00Z">
              <w:rPr>
                <w:rFonts w:hint="eastAsia"/>
                <w:highlight w:val="green"/>
              </w:rPr>
            </w:rPrChange>
          </w:rPr>
          <w:t>降温</w:t>
        </w:r>
        <w:r w:rsidR="006B7C7B" w:rsidRPr="004F25AC" w:rsidDel="00131F26">
          <w:rPr>
            <w:rPrChange w:id="1045" w:author="Fred Zhou" w:date="2024-03-10T14:00:00Z">
              <w:rPr>
                <w:highlight w:val="cyan"/>
              </w:rPr>
            </w:rPrChange>
          </w:rPr>
          <w:t>能力</w:t>
        </w:r>
        <w:r w:rsidR="006B7C7B" w:rsidRPr="004F25AC" w:rsidDel="00131F26">
          <w:t>能够延伸至</w:t>
        </w:r>
        <w:r w:rsidR="006B7C7B" w:rsidRPr="004F25AC" w:rsidDel="00131F26">
          <w:rPr>
            <w:rPrChange w:id="1046" w:author="Fred Zhou" w:date="2024-03-10T14:00:00Z">
              <w:rPr>
                <w:highlight w:val="cyan"/>
              </w:rPr>
            </w:rPrChange>
          </w:rPr>
          <w:t>其边界以外</w:t>
        </w:r>
        <w:r w:rsidR="00A05CFA" w:rsidRPr="004F25AC" w:rsidDel="00131F26">
          <w:rPr>
            <w:rFonts w:hint="eastAsia"/>
          </w:rPr>
          <w:t>上</w:t>
        </w:r>
        <w:r w:rsidR="006B7C7B" w:rsidRPr="004F25AC" w:rsidDel="00131F26">
          <w:t>千米的范围</w:t>
        </w:r>
        <w:r w:rsidR="00A05CFA" w:rsidRPr="004F25AC" w:rsidDel="00131F26">
          <w:rPr>
            <w:rFonts w:hint="eastAsia"/>
          </w:rPr>
          <w:t>（</w:t>
        </w:r>
        <w:r w:rsidR="00A05CFA" w:rsidRPr="004F25AC" w:rsidDel="00131F26">
          <w:rPr>
            <w:rFonts w:hint="eastAsia"/>
            <w:rPrChange w:id="1047" w:author="Fred Zhou" w:date="2024-03-10T14:00:00Z">
              <w:rPr>
                <w:rFonts w:hint="eastAsia"/>
                <w:highlight w:val="green"/>
              </w:rPr>
            </w:rPrChange>
          </w:rPr>
          <w:t>Ca</w:t>
        </w:r>
        <w:r w:rsidR="00A05CFA" w:rsidRPr="004F25AC" w:rsidDel="00131F26">
          <w:rPr>
            <w:rPrChange w:id="1048" w:author="Fred Zhou" w:date="2024-03-10T14:00:00Z">
              <w:rPr>
                <w:highlight w:val="green"/>
              </w:rPr>
            </w:rPrChange>
          </w:rPr>
          <w:t xml:space="preserve"> et al., 1998</w:t>
        </w:r>
        <w:r w:rsidR="00A05CFA" w:rsidRPr="004F25AC" w:rsidDel="00131F26">
          <w:rPr>
            <w:rFonts w:hint="eastAsia"/>
          </w:rPr>
          <w:t>）</w:t>
        </w:r>
        <w:r w:rsidRPr="004F25AC" w:rsidDel="00131F26">
          <w:rPr>
            <w:rFonts w:hint="eastAsia"/>
          </w:rPr>
          <w:t>。</w:t>
        </w:r>
        <w:r w:rsidR="006B7C7B" w:rsidRPr="004F25AC" w:rsidDel="00131F26">
          <w:rPr>
            <w:rFonts w:hint="eastAsia"/>
          </w:rPr>
          <w:t>其</w:t>
        </w:r>
        <w:r w:rsidRPr="004F25AC" w:rsidDel="00131F26">
          <w:rPr>
            <w:rFonts w:hint="eastAsia"/>
            <w:rPrChange w:id="1049" w:author="Fred Zhou" w:date="2024-03-10T14:00:00Z">
              <w:rPr>
                <w:rFonts w:hint="eastAsia"/>
                <w:highlight w:val="green"/>
              </w:rPr>
            </w:rPrChange>
          </w:rPr>
          <w:t>降温</w:t>
        </w:r>
        <w:r w:rsidRPr="004F25AC" w:rsidDel="00131F26">
          <w:rPr>
            <w:rFonts w:hint="eastAsia"/>
            <w:rPrChange w:id="1050" w:author="Fred Zhou" w:date="2024-03-10T14:00:00Z">
              <w:rPr>
                <w:rFonts w:hint="eastAsia"/>
                <w:highlight w:val="cyan"/>
              </w:rPr>
            </w:rPrChange>
          </w:rPr>
          <w:t>强度</w:t>
        </w:r>
        <w:r w:rsidRPr="004F25AC" w:rsidDel="00131F26">
          <w:rPr>
            <w:rFonts w:hint="eastAsia"/>
          </w:rPr>
          <w:t>主要受到</w:t>
        </w:r>
        <w:r w:rsidRPr="004F25AC" w:rsidDel="00131F26">
          <w:rPr>
            <w:rFonts w:hint="eastAsia"/>
            <w:rPrChange w:id="1051" w:author="Fred Zhou" w:date="2024-03-10T14:00:00Z">
              <w:rPr>
                <w:rFonts w:hint="eastAsia"/>
                <w:highlight w:val="cyan"/>
              </w:rPr>
            </w:rPrChange>
          </w:rPr>
          <w:t>两类变量</w:t>
        </w:r>
        <w:r w:rsidRPr="004F25AC" w:rsidDel="00131F26">
          <w:rPr>
            <w:rFonts w:hint="eastAsia"/>
          </w:rPr>
          <w:t>的</w:t>
        </w:r>
        <w:r w:rsidRPr="004F25AC" w:rsidDel="00131F26">
          <w:rPr>
            <w:rFonts w:hint="eastAsia"/>
            <w:rPrChange w:id="1052" w:author="Fred Zhou" w:date="2024-03-10T14:00:00Z">
              <w:rPr>
                <w:rFonts w:hint="eastAsia"/>
                <w:highlight w:val="cyan"/>
              </w:rPr>
            </w:rPrChange>
          </w:rPr>
          <w:t>共同影响</w:t>
        </w:r>
        <w:r w:rsidRPr="004F25AC" w:rsidDel="00131F26">
          <w:rPr>
            <w:rFonts w:hint="eastAsia"/>
          </w:rPr>
          <w:t>：绿地周边的</w:t>
        </w:r>
        <w:r w:rsidRPr="004F25AC" w:rsidDel="00131F26">
          <w:rPr>
            <w:rFonts w:hint="eastAsia"/>
            <w:rPrChange w:id="1053" w:author="Fred Zhou" w:date="2024-03-10T14:00:00Z">
              <w:rPr>
                <w:rFonts w:hint="eastAsia"/>
                <w:highlight w:val="cyan"/>
              </w:rPr>
            </w:rPrChange>
          </w:rPr>
          <w:t>环境特征</w:t>
        </w:r>
        <w:r w:rsidRPr="004F25AC" w:rsidDel="00131F26">
          <w:rPr>
            <w:rFonts w:hint="eastAsia"/>
          </w:rPr>
          <w:t>和</w:t>
        </w:r>
        <w:r w:rsidRPr="004F25AC" w:rsidDel="00131F26">
          <w:rPr>
            <w:rFonts w:hint="eastAsia"/>
            <w:rPrChange w:id="1054" w:author="Fred Zhou" w:date="2024-03-10T14:00:00Z">
              <w:rPr>
                <w:rFonts w:hint="eastAsia"/>
                <w:highlight w:val="cyan"/>
              </w:rPr>
            </w:rPrChange>
          </w:rPr>
          <w:t>绿地自身特征</w:t>
        </w:r>
        <w:r w:rsidRPr="004F25AC" w:rsidDel="00131F26">
          <w:rPr>
            <w:rFonts w:hint="eastAsia"/>
          </w:rPr>
          <w:t>。前者涵盖了</w:t>
        </w:r>
        <w:r w:rsidRPr="004F25AC" w:rsidDel="00131F26">
          <w:rPr>
            <w:rFonts w:hint="eastAsia"/>
            <w:rPrChange w:id="1055" w:author="Fred Zhou" w:date="2024-03-10T14:00:00Z">
              <w:rPr>
                <w:rFonts w:hint="eastAsia"/>
                <w:highlight w:val="cyan"/>
              </w:rPr>
            </w:rPrChange>
          </w:rPr>
          <w:t>绿地相邻区域</w:t>
        </w:r>
        <w:r w:rsidRPr="004F25AC" w:rsidDel="00131F26">
          <w:rPr>
            <w:rFonts w:hint="eastAsia"/>
          </w:rPr>
          <w:t>的</w:t>
        </w:r>
        <w:r w:rsidRPr="004F25AC" w:rsidDel="00131F26">
          <w:rPr>
            <w:rFonts w:hint="eastAsia"/>
            <w:rPrChange w:id="1056" w:author="Fred Zhou" w:date="2024-03-10T14:00:00Z">
              <w:rPr>
                <w:rFonts w:hint="eastAsia"/>
                <w:highlight w:val="cyan"/>
              </w:rPr>
            </w:rPrChange>
          </w:rPr>
          <w:t>土地覆盖类型</w:t>
        </w:r>
        <w:r w:rsidRPr="004F25AC" w:rsidDel="00131F26">
          <w:rPr>
            <w:rFonts w:hint="eastAsia"/>
          </w:rPr>
          <w:t>、</w:t>
        </w:r>
        <w:r w:rsidRPr="004F25AC" w:rsidDel="00131F26">
          <w:rPr>
            <w:rFonts w:hint="eastAsia"/>
            <w:rPrChange w:id="1057" w:author="Fred Zhou" w:date="2024-03-10T14:00:00Z">
              <w:rPr>
                <w:rFonts w:hint="eastAsia"/>
                <w:highlight w:val="cyan"/>
              </w:rPr>
            </w:rPrChange>
          </w:rPr>
          <w:t>建筑高度</w:t>
        </w:r>
        <w:r w:rsidRPr="004F25AC" w:rsidDel="00131F26">
          <w:rPr>
            <w:rFonts w:hint="eastAsia"/>
          </w:rPr>
          <w:t>、</w:t>
        </w:r>
        <w:r w:rsidRPr="004F25AC" w:rsidDel="00131F26">
          <w:rPr>
            <w:rFonts w:hint="eastAsia"/>
            <w:rPrChange w:id="1058" w:author="Fred Zhou" w:date="2024-03-10T14:00:00Z">
              <w:rPr>
                <w:rFonts w:hint="eastAsia"/>
                <w:highlight w:val="cyan"/>
              </w:rPr>
            </w:rPrChange>
          </w:rPr>
          <w:t>道路朝向</w:t>
        </w:r>
        <w:r w:rsidRPr="004F25AC" w:rsidDel="00131F26">
          <w:rPr>
            <w:rFonts w:hint="eastAsia"/>
          </w:rPr>
          <w:t>等诸多因素</w:t>
        </w:r>
        <w:r w:rsidR="00E40508" w:rsidRPr="004F25AC" w:rsidDel="00131F26">
          <w:rPr>
            <w:rFonts w:hint="eastAsia"/>
          </w:rPr>
          <w:t>，</w:t>
        </w:r>
        <w:r w:rsidRPr="004F25AC" w:rsidDel="00131F26">
          <w:rPr>
            <w:rFonts w:hint="eastAsia"/>
          </w:rPr>
          <w:t>而后者则主要涉及</w:t>
        </w:r>
        <w:r w:rsidRPr="004F25AC" w:rsidDel="00131F26">
          <w:rPr>
            <w:rFonts w:hint="eastAsia"/>
            <w:rPrChange w:id="1059" w:author="Fred Zhou" w:date="2024-03-10T14:00:00Z">
              <w:rPr>
                <w:rFonts w:hint="eastAsia"/>
                <w:highlight w:val="cyan"/>
              </w:rPr>
            </w:rPrChange>
          </w:rPr>
          <w:t>绿地大小、形状、连通性</w:t>
        </w:r>
        <w:r w:rsidRPr="004F25AC" w:rsidDel="00131F26">
          <w:rPr>
            <w:rFonts w:hint="eastAsia"/>
          </w:rPr>
          <w:t>以及</w:t>
        </w:r>
        <w:r w:rsidRPr="004F25AC" w:rsidDel="00131F26">
          <w:rPr>
            <w:rFonts w:hint="eastAsia"/>
            <w:rPrChange w:id="1060" w:author="Fred Zhou" w:date="2024-03-10T14:00:00Z">
              <w:rPr>
                <w:rFonts w:hint="eastAsia"/>
                <w:highlight w:val="cyan"/>
              </w:rPr>
            </w:rPrChange>
          </w:rPr>
          <w:t>植被的结构特征</w:t>
        </w:r>
        <w:r w:rsidR="00E40508" w:rsidRPr="004F25AC" w:rsidDel="00131F26">
          <w:rPr>
            <w:rFonts w:hint="eastAsia"/>
          </w:rPr>
          <w:t>（</w:t>
        </w:r>
        <w:r w:rsidR="00E40508" w:rsidRPr="004F25AC" w:rsidDel="00131F26">
          <w:rPr>
            <w:rFonts w:hint="eastAsia"/>
            <w:rPrChange w:id="1061" w:author="Fred Zhou" w:date="2024-03-10T14:00:00Z">
              <w:rPr>
                <w:rFonts w:hint="eastAsia"/>
                <w:highlight w:val="green"/>
              </w:rPr>
            </w:rPrChange>
          </w:rPr>
          <w:t>Fan</w:t>
        </w:r>
        <w:r w:rsidR="00E40508" w:rsidRPr="004F25AC" w:rsidDel="00131F26">
          <w:rPr>
            <w:rPrChange w:id="1062" w:author="Fred Zhou" w:date="2024-03-10T14:00:00Z">
              <w:rPr>
                <w:highlight w:val="green"/>
              </w:rPr>
            </w:rPrChange>
          </w:rPr>
          <w:t xml:space="preserve"> et al., 2019</w:t>
        </w:r>
        <w:r w:rsidR="00E40508" w:rsidRPr="004F25AC" w:rsidDel="00131F26">
          <w:rPr>
            <w:rFonts w:hint="eastAsia"/>
            <w:rPrChange w:id="1063" w:author="Fred Zhou" w:date="2024-03-10T14:00:00Z">
              <w:rPr>
                <w:rFonts w:hint="eastAsia"/>
                <w:highlight w:val="green"/>
              </w:rPr>
            </w:rPrChange>
          </w:rPr>
          <w:t>；</w:t>
        </w:r>
        <w:r w:rsidR="00E40508" w:rsidRPr="004F25AC" w:rsidDel="00131F26">
          <w:rPr>
            <w:rFonts w:hint="eastAsia"/>
            <w:rPrChange w:id="1064" w:author="Fred Zhou" w:date="2024-03-10T14:00:00Z">
              <w:rPr>
                <w:rFonts w:hint="eastAsia"/>
                <w:highlight w:val="green"/>
              </w:rPr>
            </w:rPrChange>
          </w:rPr>
          <w:t>Yuan</w:t>
        </w:r>
        <w:r w:rsidR="00E40508" w:rsidRPr="004F25AC" w:rsidDel="00131F26">
          <w:rPr>
            <w:rPrChange w:id="1065" w:author="Fred Zhou" w:date="2024-03-10T14:00:00Z">
              <w:rPr>
                <w:highlight w:val="green"/>
              </w:rPr>
            </w:rPrChange>
          </w:rPr>
          <w:t xml:space="preserve"> et al., 2021</w:t>
        </w:r>
        <w:r w:rsidR="00E40508" w:rsidRPr="004F25AC" w:rsidDel="00131F26">
          <w:rPr>
            <w:rFonts w:hint="eastAsia"/>
            <w:rPrChange w:id="1066" w:author="Fred Zhou" w:date="2024-03-10T14:00:00Z">
              <w:rPr>
                <w:rFonts w:hint="eastAsia"/>
                <w:highlight w:val="green"/>
              </w:rPr>
            </w:rPrChange>
          </w:rPr>
          <w:t>；</w:t>
        </w:r>
        <w:r w:rsidR="00E40508" w:rsidRPr="004F25AC" w:rsidDel="00131F26">
          <w:rPr>
            <w:rFonts w:hint="eastAsia"/>
            <w:rPrChange w:id="1067" w:author="Fred Zhou" w:date="2024-03-10T14:00:00Z">
              <w:rPr>
                <w:rFonts w:hint="eastAsia"/>
                <w:highlight w:val="green"/>
              </w:rPr>
            </w:rPrChange>
          </w:rPr>
          <w:t>Du</w:t>
        </w:r>
        <w:r w:rsidR="00E40508" w:rsidRPr="004F25AC" w:rsidDel="00131F26">
          <w:rPr>
            <w:rPrChange w:id="1068" w:author="Fred Zhou" w:date="2024-03-10T14:00:00Z">
              <w:rPr>
                <w:highlight w:val="green"/>
              </w:rPr>
            </w:rPrChange>
          </w:rPr>
          <w:t xml:space="preserve"> et al., 2022</w:t>
        </w:r>
        <w:r w:rsidR="00E40508" w:rsidRPr="004F25AC" w:rsidDel="00131F26">
          <w:rPr>
            <w:rFonts w:hint="eastAsia"/>
          </w:rPr>
          <w:t>）</w:t>
        </w:r>
        <w:r w:rsidRPr="004F25AC" w:rsidDel="00131F26">
          <w:rPr>
            <w:rFonts w:hint="eastAsia"/>
          </w:rPr>
          <w:t>。具体而言，随着</w:t>
        </w:r>
        <w:r w:rsidRPr="004F25AC" w:rsidDel="00131F26">
          <w:rPr>
            <w:rFonts w:hint="eastAsia"/>
            <w:rPrChange w:id="1069" w:author="Fred Zhou" w:date="2024-03-10T14:00:00Z">
              <w:rPr>
                <w:rFonts w:hint="eastAsia"/>
                <w:highlight w:val="cyan"/>
              </w:rPr>
            </w:rPrChange>
          </w:rPr>
          <w:t>绿地面积</w:t>
        </w:r>
        <w:r w:rsidRPr="004F25AC" w:rsidDel="00131F26">
          <w:rPr>
            <w:rFonts w:hint="eastAsia"/>
          </w:rPr>
          <w:t>的增加，其</w:t>
        </w:r>
        <w:r w:rsidR="002D7D17" w:rsidRPr="004F25AC" w:rsidDel="00131F26">
          <w:rPr>
            <w:rFonts w:hint="eastAsia"/>
            <w:rPrChange w:id="1070" w:author="Fred Zhou" w:date="2024-03-10T14:00:00Z">
              <w:rPr>
                <w:rFonts w:hint="eastAsia"/>
                <w:highlight w:val="green"/>
              </w:rPr>
            </w:rPrChange>
          </w:rPr>
          <w:t>降温</w:t>
        </w:r>
        <w:r w:rsidRPr="004F25AC" w:rsidDel="00131F26">
          <w:rPr>
            <w:rFonts w:hint="eastAsia"/>
          </w:rPr>
          <w:t>能力</w:t>
        </w:r>
        <w:r w:rsidRPr="004F25AC" w:rsidDel="00131F26">
          <w:rPr>
            <w:rFonts w:hint="eastAsia"/>
            <w:rPrChange w:id="1071" w:author="Fred Zhou" w:date="2024-03-10T14:00:00Z">
              <w:rPr>
                <w:rFonts w:hint="eastAsia"/>
                <w:highlight w:val="cyan"/>
              </w:rPr>
            </w:rPrChange>
          </w:rPr>
          <w:t>呈现增强的</w:t>
        </w:r>
        <w:r w:rsidRPr="004F25AC" w:rsidDel="00131F26">
          <w:rPr>
            <w:rFonts w:hint="eastAsia"/>
          </w:rPr>
          <w:t>趋势。然而，关于绿地</w:t>
        </w:r>
        <w:r w:rsidRPr="004F25AC" w:rsidDel="00131F26">
          <w:rPr>
            <w:rFonts w:hint="eastAsia"/>
            <w:rPrChange w:id="1072" w:author="Fred Zhou" w:date="2024-03-10T14:00:00Z">
              <w:rPr>
                <w:rFonts w:hint="eastAsia"/>
                <w:highlight w:val="cyan"/>
              </w:rPr>
            </w:rPrChange>
          </w:rPr>
          <w:t>景观配置</w:t>
        </w:r>
        <w:r w:rsidRPr="004F25AC" w:rsidDel="00131F26">
          <w:rPr>
            <w:rFonts w:hint="eastAsia"/>
          </w:rPr>
          <w:t>相对影响的</w:t>
        </w:r>
        <w:r w:rsidRPr="004F25AC" w:rsidDel="00131F26">
          <w:rPr>
            <w:rFonts w:hint="eastAsia"/>
            <w:rPrChange w:id="1073" w:author="Fred Zhou" w:date="2024-03-10T14:00:00Z">
              <w:rPr>
                <w:rFonts w:hint="eastAsia"/>
                <w:highlight w:val="cyan"/>
              </w:rPr>
            </w:rPrChange>
          </w:rPr>
          <w:t>研究</w:t>
        </w:r>
        <w:r w:rsidRPr="004F25AC" w:rsidDel="00131F26">
          <w:rPr>
            <w:rFonts w:hint="eastAsia"/>
          </w:rPr>
          <w:t>则尚未形成</w:t>
        </w:r>
        <w:r w:rsidRPr="004F25AC" w:rsidDel="00131F26">
          <w:rPr>
            <w:rFonts w:hint="eastAsia"/>
            <w:rPrChange w:id="1074" w:author="Fred Zhou" w:date="2024-03-10T14:00:00Z">
              <w:rPr>
                <w:rFonts w:hint="eastAsia"/>
                <w:highlight w:val="cyan"/>
              </w:rPr>
            </w:rPrChange>
          </w:rPr>
          <w:t>一致的结论</w:t>
        </w:r>
        <w:r w:rsidRPr="004F25AC" w:rsidDel="00131F26">
          <w:rPr>
            <w:rFonts w:hint="eastAsia"/>
          </w:rPr>
          <w:t>，</w:t>
        </w:r>
        <w:r w:rsidR="00D441FA" w:rsidRPr="004F25AC" w:rsidDel="00131F26">
          <w:rPr>
            <w:rPrChange w:id="1075" w:author="Fred Zhou" w:date="2024-03-10T14:00:00Z">
              <w:rPr>
                <w:highlight w:val="cyan"/>
              </w:rPr>
            </w:rPrChange>
          </w:rPr>
          <w:t>相关研究结果</w:t>
        </w:r>
        <w:r w:rsidR="00D441FA" w:rsidRPr="004F25AC" w:rsidDel="00131F26">
          <w:t>存在的</w:t>
        </w:r>
        <w:r w:rsidR="00D441FA" w:rsidRPr="004F25AC" w:rsidDel="00131F26">
          <w:rPr>
            <w:rPrChange w:id="1076" w:author="Fred Zhou" w:date="2024-03-10T14:00:00Z">
              <w:rPr>
                <w:highlight w:val="cyan"/>
              </w:rPr>
            </w:rPrChange>
          </w:rPr>
          <w:t>分歧</w:t>
        </w:r>
        <w:r w:rsidRPr="004F25AC" w:rsidDel="00131F26">
          <w:rPr>
            <w:rFonts w:hint="eastAsia"/>
          </w:rPr>
          <w:t>可通过</w:t>
        </w:r>
        <w:r w:rsidRPr="004F25AC" w:rsidDel="00131F26">
          <w:rPr>
            <w:rFonts w:hint="eastAsia"/>
            <w:rPrChange w:id="1077" w:author="Fred Zhou" w:date="2024-03-10T14:00:00Z">
              <w:rPr>
                <w:rFonts w:hint="eastAsia"/>
                <w:highlight w:val="cyan"/>
              </w:rPr>
            </w:rPrChange>
          </w:rPr>
          <w:t>案例城市</w:t>
        </w:r>
        <w:r w:rsidRPr="004F25AC" w:rsidDel="00131F26">
          <w:rPr>
            <w:rFonts w:hint="eastAsia"/>
          </w:rPr>
          <w:t>的</w:t>
        </w:r>
        <w:r w:rsidRPr="004F25AC" w:rsidDel="00131F26">
          <w:rPr>
            <w:rFonts w:hint="eastAsia"/>
            <w:rPrChange w:id="1078" w:author="Fred Zhou" w:date="2024-03-10T14:00:00Z">
              <w:rPr>
                <w:rFonts w:hint="eastAsia"/>
                <w:highlight w:val="cyan"/>
              </w:rPr>
            </w:rPrChange>
          </w:rPr>
          <w:t>背景气候、所使用数据</w:t>
        </w:r>
        <w:r w:rsidRPr="004F25AC" w:rsidDel="00131F26">
          <w:rPr>
            <w:rFonts w:hint="eastAsia"/>
          </w:rPr>
          <w:t>的</w:t>
        </w:r>
        <w:r w:rsidRPr="004F25AC" w:rsidDel="00131F26">
          <w:rPr>
            <w:rFonts w:hint="eastAsia"/>
            <w:rPrChange w:id="1079" w:author="Fred Zhou" w:date="2024-03-10T14:00:00Z">
              <w:rPr>
                <w:rFonts w:hint="eastAsia"/>
                <w:highlight w:val="cyan"/>
              </w:rPr>
            </w:rPrChange>
          </w:rPr>
          <w:t>分辨率</w:t>
        </w:r>
        <w:r w:rsidRPr="004F25AC" w:rsidDel="00131F26">
          <w:rPr>
            <w:rFonts w:hint="eastAsia"/>
          </w:rPr>
          <w:t>等因素</w:t>
        </w:r>
        <w:r w:rsidRPr="004F25AC" w:rsidDel="00131F26">
          <w:rPr>
            <w:rFonts w:hint="eastAsia"/>
            <w:rPrChange w:id="1080" w:author="Fred Zhou" w:date="2024-03-10T14:00:00Z">
              <w:rPr>
                <w:rFonts w:hint="eastAsia"/>
                <w:highlight w:val="cyan"/>
              </w:rPr>
            </w:rPrChange>
          </w:rPr>
          <w:t>来解释</w:t>
        </w:r>
        <w:r w:rsidR="007B7037" w:rsidRPr="004F25AC" w:rsidDel="00131F26">
          <w:rPr>
            <w:rFonts w:hint="eastAsia"/>
            <w:rPrChange w:id="1081" w:author="Fred Zhou" w:date="2024-03-10T14:00:00Z">
              <w:rPr>
                <w:rFonts w:hint="eastAsia"/>
                <w:highlight w:val="cyan"/>
              </w:rPr>
            </w:rPrChange>
          </w:rPr>
          <w:t>（</w:t>
        </w:r>
        <w:r w:rsidR="00A742AC" w:rsidRPr="004F25AC" w:rsidDel="00131F26">
          <w:rPr>
            <w:rPrChange w:id="1082" w:author="Fred Zhou" w:date="2024-03-10T14:00:00Z">
              <w:rPr>
                <w:highlight w:val="green"/>
              </w:rPr>
            </w:rPrChange>
          </w:rPr>
          <w:t>Das et al., 2020</w:t>
        </w:r>
        <w:r w:rsidR="00A742AC" w:rsidRPr="004F25AC" w:rsidDel="00131F26">
          <w:rPr>
            <w:rFonts w:hint="eastAsia"/>
            <w:rPrChange w:id="1083" w:author="Fred Zhou" w:date="2024-03-10T14:00:00Z">
              <w:rPr>
                <w:rFonts w:hint="eastAsia"/>
                <w:highlight w:val="green"/>
              </w:rPr>
            </w:rPrChange>
          </w:rPr>
          <w:t>；</w:t>
        </w:r>
        <w:r w:rsidR="004E00A5" w:rsidRPr="004F25AC" w:rsidDel="00131F26">
          <w:rPr>
            <w:rFonts w:hint="eastAsia"/>
            <w:rPrChange w:id="1084" w:author="Fred Zhou" w:date="2024-03-10T14:00:00Z">
              <w:rPr>
                <w:rFonts w:hint="eastAsia"/>
                <w:highlight w:val="green"/>
              </w:rPr>
            </w:rPrChange>
          </w:rPr>
          <w:t>Li</w:t>
        </w:r>
        <w:r w:rsidR="004E00A5" w:rsidRPr="004F25AC" w:rsidDel="00131F26">
          <w:rPr>
            <w:rPrChange w:id="1085" w:author="Fred Zhou" w:date="2024-03-10T14:00:00Z">
              <w:rPr>
                <w:highlight w:val="green"/>
              </w:rPr>
            </w:rPrChange>
          </w:rPr>
          <w:t xml:space="preserve"> et al., 2021</w:t>
        </w:r>
        <w:r w:rsidR="004E00A5" w:rsidRPr="004F25AC" w:rsidDel="00131F26">
          <w:rPr>
            <w:rFonts w:hint="eastAsia"/>
            <w:rPrChange w:id="1086" w:author="Fred Zhou" w:date="2024-03-10T14:00:00Z">
              <w:rPr>
                <w:rFonts w:hint="eastAsia"/>
                <w:highlight w:val="green"/>
              </w:rPr>
            </w:rPrChange>
          </w:rPr>
          <w:t>；</w:t>
        </w:r>
        <w:r w:rsidR="007B7037" w:rsidRPr="004F25AC" w:rsidDel="00131F26">
          <w:rPr>
            <w:rFonts w:hint="eastAsia"/>
            <w:rPrChange w:id="1087" w:author="Fred Zhou" w:date="2024-03-10T14:00:00Z">
              <w:rPr>
                <w:rFonts w:hint="eastAsia"/>
                <w:highlight w:val="green"/>
              </w:rPr>
            </w:rPrChange>
          </w:rPr>
          <w:t>Li</w:t>
        </w:r>
        <w:r w:rsidR="007B7037" w:rsidRPr="004F25AC" w:rsidDel="00131F26">
          <w:rPr>
            <w:rPrChange w:id="1088" w:author="Fred Zhou" w:date="2024-03-10T14:00:00Z">
              <w:rPr>
                <w:highlight w:val="green"/>
              </w:rPr>
            </w:rPrChange>
          </w:rPr>
          <w:t xml:space="preserve"> et al., 2023</w:t>
        </w:r>
        <w:r w:rsidR="007B7037" w:rsidRPr="004F25AC" w:rsidDel="00131F26">
          <w:rPr>
            <w:rFonts w:hint="eastAsia"/>
            <w:rPrChange w:id="1089" w:author="Fred Zhou" w:date="2024-03-10T14:00:00Z">
              <w:rPr>
                <w:rFonts w:hint="eastAsia"/>
                <w:highlight w:val="cyan"/>
              </w:rPr>
            </w:rPrChange>
          </w:rPr>
          <w:t>）</w:t>
        </w:r>
        <w:r w:rsidRPr="004F25AC" w:rsidDel="00131F26">
          <w:rPr>
            <w:rFonts w:hint="eastAsia"/>
          </w:rPr>
          <w:t>。</w:t>
        </w:r>
      </w:moveFrom>
    </w:p>
    <w:p w14:paraId="51C5C158" w14:textId="786E5AB7" w:rsidR="007150D6" w:rsidRPr="004F25AC" w:rsidDel="00131F26" w:rsidRDefault="00A11D28" w:rsidP="00E13781">
      <w:pPr>
        <w:ind w:firstLine="420"/>
        <w:rPr>
          <w:moveFrom w:id="1090" w:author="Fred Zhou" w:date="2024-03-09T11:23:00Z"/>
          <w:rFonts w:hint="eastAsia"/>
        </w:rPr>
      </w:pPr>
      <w:moveFrom w:id="1091" w:author="Fred Zhou" w:date="2024-03-09T11:23:00Z">
        <w:r w:rsidRPr="004F25AC" w:rsidDel="00131F26">
          <w:rPr>
            <w:rFonts w:hint="eastAsia"/>
          </w:rPr>
          <w:t>【</w:t>
        </w:r>
        <w:r w:rsidR="00F94E62" w:rsidRPr="004F25AC" w:rsidDel="00131F26">
          <w:rPr>
            <w:rFonts w:hint="eastAsia"/>
          </w:rPr>
          <w:t>up</w:t>
        </w:r>
        <w:r w:rsidRPr="004F25AC" w:rsidDel="00131F26">
          <w:rPr>
            <w:rFonts w:hint="eastAsia"/>
          </w:rPr>
          <w:t xml:space="preserve">2024 </w:t>
        </w:r>
        <w:r w:rsidR="00BC5EA8" w:rsidRPr="004F25AC" w:rsidDel="00131F26">
          <w:rPr>
            <w:rFonts w:hint="eastAsia"/>
          </w:rPr>
          <w:t>0</w:t>
        </w:r>
        <w:r w:rsidR="00BC5EA8" w:rsidRPr="004F25AC" w:rsidDel="00131F26">
          <w:t>30</w:t>
        </w:r>
        <w:r w:rsidR="00BC5EA8" w:rsidRPr="004F25AC" w:rsidDel="00131F26">
          <w:t>7</w:t>
        </w:r>
        <w:r w:rsidR="00BC5EA8" w:rsidRPr="004F25AC" w:rsidDel="00131F26">
          <w:rPr>
            <w:rFonts w:hint="eastAsia"/>
          </w:rPr>
          <w:t xml:space="preserve"> </w:t>
        </w:r>
        <w:r w:rsidRPr="004F25AC" w:rsidDel="00131F26">
          <w:rPr>
            <w:rFonts w:hint="eastAsia"/>
          </w:rPr>
          <w:t>1</w:t>
        </w:r>
        <w:r w:rsidR="00E13781" w:rsidRPr="004F25AC" w:rsidDel="00131F26">
          <w:t>7</w:t>
        </w:r>
        <w:r w:rsidRPr="004F25AC" w:rsidDel="00131F26">
          <w:rPr>
            <w:rFonts w:hint="eastAsia"/>
          </w:rPr>
          <w:t>:</w:t>
        </w:r>
        <w:r w:rsidR="00BE7A6B" w:rsidRPr="004F25AC" w:rsidDel="00131F26">
          <w:t>30</w:t>
        </w:r>
        <w:r w:rsidRPr="004F25AC" w:rsidDel="00131F26">
          <w:rPr>
            <w:rFonts w:hint="eastAsia"/>
          </w:rPr>
          <w:t>】</w:t>
        </w:r>
      </w:moveFrom>
    </w:p>
    <w:p w14:paraId="1FC4C6A7" w14:textId="51AF77BC" w:rsidR="00F46CBD" w:rsidRPr="004F25AC" w:rsidDel="00131F26" w:rsidRDefault="00F94E62" w:rsidP="00F94E62">
      <w:pPr>
        <w:ind w:firstLine="420"/>
        <w:rPr>
          <w:moveFrom w:id="1092" w:author="Fred Zhou" w:date="2024-03-09T11:23:00Z"/>
        </w:rPr>
      </w:pPr>
      <w:moveFrom w:id="1093" w:author="Fred Zhou" w:date="2024-03-09T11:23:00Z">
        <w:r w:rsidRPr="004F25AC" w:rsidDel="00131F26">
          <w:rPr>
            <w:rFonts w:ascii="Segoe UI" w:hAnsi="Segoe UI" w:cs="Segoe UI"/>
            <w:color w:val="05073B"/>
            <w:sz w:val="23"/>
            <w:szCs w:val="23"/>
            <w:shd w:val="clear" w:color="auto" w:fill="FDFDFE"/>
          </w:rPr>
          <w:t>在评估</w:t>
        </w:r>
        <w:r w:rsidRPr="004F25AC" w:rsidDel="00131F26">
          <w:rPr>
            <w:rFonts w:ascii="Segoe UI" w:hAnsi="Segoe UI" w:cs="Segoe UI"/>
            <w:color w:val="05073B"/>
            <w:sz w:val="23"/>
            <w:szCs w:val="23"/>
            <w:shd w:val="clear" w:color="auto" w:fill="FDFDFE"/>
            <w:rPrChange w:id="1094" w:author="Fred Zhou" w:date="2024-03-10T14:00:00Z">
              <w:rPr>
                <w:rFonts w:ascii="Segoe UI" w:hAnsi="Segoe UI" w:cs="Segoe UI"/>
                <w:color w:val="05073B"/>
                <w:sz w:val="23"/>
                <w:szCs w:val="23"/>
                <w:highlight w:val="green"/>
                <w:shd w:val="clear" w:color="auto" w:fill="FDFDFE"/>
              </w:rPr>
            </w:rPrChange>
          </w:rPr>
          <w:t>绿地热缓解溢出效应</w:t>
        </w:r>
        <w:r w:rsidRPr="004F25AC" w:rsidDel="00131F26">
          <w:rPr>
            <w:rFonts w:ascii="Segoe UI" w:hAnsi="Segoe UI" w:cs="Segoe UI"/>
            <w:color w:val="05073B"/>
            <w:sz w:val="23"/>
            <w:szCs w:val="23"/>
            <w:shd w:val="clear" w:color="auto" w:fill="FDFDFE"/>
          </w:rPr>
          <w:t>时，研究者采用了</w:t>
        </w:r>
        <w:r w:rsidRPr="004F25AC" w:rsidDel="00131F26">
          <w:rPr>
            <w:rFonts w:ascii="Segoe UI" w:hAnsi="Segoe UI" w:cs="Segoe UI"/>
            <w:color w:val="05073B"/>
            <w:sz w:val="23"/>
            <w:szCs w:val="23"/>
            <w:shd w:val="clear" w:color="auto" w:fill="FDFDFE"/>
            <w:rPrChange w:id="1095" w:author="Fred Zhou" w:date="2024-03-10T14:00:00Z">
              <w:rPr>
                <w:rFonts w:ascii="Segoe UI" w:hAnsi="Segoe UI" w:cs="Segoe UI"/>
                <w:color w:val="05073B"/>
                <w:sz w:val="23"/>
                <w:szCs w:val="23"/>
                <w:highlight w:val="cyan"/>
                <w:shd w:val="clear" w:color="auto" w:fill="FDFDFE"/>
              </w:rPr>
            </w:rPrChange>
          </w:rPr>
          <w:t>多种量化</w:t>
        </w:r>
        <w:r w:rsidRPr="004F25AC" w:rsidDel="00131F26">
          <w:rPr>
            <w:rFonts w:ascii="Segoe UI" w:hAnsi="Segoe UI" w:cs="Segoe UI"/>
            <w:color w:val="05073B"/>
            <w:sz w:val="23"/>
            <w:szCs w:val="23"/>
            <w:shd w:val="clear" w:color="auto" w:fill="FDFDFE"/>
            <w:rPrChange w:id="1096" w:author="Fred Zhou" w:date="2024-03-10T14:00:00Z">
              <w:rPr>
                <w:rFonts w:ascii="Segoe UI" w:hAnsi="Segoe UI" w:cs="Segoe UI"/>
                <w:color w:val="05073B"/>
                <w:sz w:val="23"/>
                <w:szCs w:val="23"/>
                <w:highlight w:val="green"/>
                <w:shd w:val="clear" w:color="auto" w:fill="FDFDFE"/>
              </w:rPr>
            </w:rPrChange>
          </w:rPr>
          <w:t>指标</w:t>
        </w:r>
        <w:r w:rsidR="00D13752" w:rsidRPr="004F25AC" w:rsidDel="00131F26">
          <w:rPr>
            <w:rFonts w:hint="eastAsia"/>
          </w:rPr>
          <w:t>。</w:t>
        </w:r>
        <w:r w:rsidR="00A11D28" w:rsidRPr="004F25AC" w:rsidDel="00131F26">
          <w:t>这些指标包括</w:t>
        </w:r>
        <w:r w:rsidR="00A11D28" w:rsidRPr="004F25AC" w:rsidDel="00131F26">
          <w:rPr>
            <w:rPrChange w:id="1097" w:author="Fred Zhou" w:date="2024-03-10T14:00:00Z">
              <w:rPr>
                <w:highlight w:val="cyan"/>
              </w:rPr>
            </w:rPrChange>
          </w:rPr>
          <w:t>降温距离、降温面积</w:t>
        </w:r>
        <w:r w:rsidR="00E13781" w:rsidRPr="004F25AC" w:rsidDel="00131F26">
          <w:rPr>
            <w:rFonts w:hint="eastAsia"/>
            <w:rPrChange w:id="1098" w:author="Fred Zhou" w:date="2024-03-10T14:00:00Z">
              <w:rPr>
                <w:rFonts w:hint="eastAsia"/>
                <w:highlight w:val="cyan"/>
              </w:rPr>
            </w:rPrChange>
          </w:rPr>
          <w:t>、</w:t>
        </w:r>
        <w:r w:rsidR="00E13781" w:rsidRPr="004F25AC" w:rsidDel="00131F26">
          <w:rPr>
            <w:rPrChange w:id="1099" w:author="Fred Zhou" w:date="2024-03-10T14:00:00Z">
              <w:rPr>
                <w:highlight w:val="cyan"/>
              </w:rPr>
            </w:rPrChange>
          </w:rPr>
          <w:t>降温梯度</w:t>
        </w:r>
        <w:r w:rsidR="00E13781" w:rsidRPr="004F25AC" w:rsidDel="00131F26">
          <w:rPr>
            <w:rFonts w:hint="eastAsia"/>
          </w:rPr>
          <w:t>、</w:t>
        </w:r>
        <w:r w:rsidR="00A11D28" w:rsidRPr="004F25AC" w:rsidDel="00131F26">
          <w:rPr>
            <w:rPrChange w:id="1100" w:author="Fred Zhou" w:date="2024-03-10T14:00:00Z">
              <w:rPr>
                <w:highlight w:val="cyan"/>
              </w:rPr>
            </w:rPrChange>
          </w:rPr>
          <w:t>降温强度</w:t>
        </w:r>
        <w:r w:rsidR="00E13781" w:rsidRPr="004F25AC" w:rsidDel="00131F26">
          <w:rPr>
            <w:rFonts w:hint="eastAsia"/>
            <w:rPrChange w:id="1101" w:author="Fred Zhou" w:date="2024-03-10T14:00:00Z">
              <w:rPr>
                <w:rFonts w:hint="eastAsia"/>
                <w:highlight w:val="cyan"/>
              </w:rPr>
            </w:rPrChange>
          </w:rPr>
          <w:t>和累积降温</w:t>
        </w:r>
        <w:r w:rsidR="00A11D28" w:rsidRPr="004F25AC" w:rsidDel="00131F26">
          <w:t>等</w:t>
        </w:r>
        <w:r w:rsidR="006313C4" w:rsidRPr="004F25AC" w:rsidDel="00131F26">
          <w:rPr>
            <w:rFonts w:hint="eastAsia"/>
          </w:rPr>
          <w:t>（</w:t>
        </w:r>
        <w:r w:rsidR="006313C4" w:rsidRPr="004F25AC" w:rsidDel="00131F26">
          <w:rPr>
            <w:rFonts w:hint="eastAsia"/>
            <w:rPrChange w:id="1102" w:author="Fred Zhou" w:date="2024-03-10T14:00:00Z">
              <w:rPr>
                <w:rFonts w:hint="eastAsia"/>
                <w:highlight w:val="green"/>
              </w:rPr>
            </w:rPrChange>
          </w:rPr>
          <w:t>Tan</w:t>
        </w:r>
        <w:r w:rsidR="006313C4" w:rsidRPr="004F25AC" w:rsidDel="00131F26">
          <w:rPr>
            <w:rPrChange w:id="1103" w:author="Fred Zhou" w:date="2024-03-10T14:00:00Z">
              <w:rPr>
                <w:highlight w:val="green"/>
              </w:rPr>
            </w:rPrChange>
          </w:rPr>
          <w:t xml:space="preserve"> et al., 2021</w:t>
        </w:r>
        <w:r w:rsidR="006313C4" w:rsidRPr="004F25AC" w:rsidDel="00131F26">
          <w:rPr>
            <w:rFonts w:hint="eastAsia"/>
            <w:rPrChange w:id="1104" w:author="Fred Zhou" w:date="2024-03-10T14:00:00Z">
              <w:rPr>
                <w:rFonts w:hint="eastAsia"/>
                <w:highlight w:val="green"/>
              </w:rPr>
            </w:rPrChange>
          </w:rPr>
          <w:t>；</w:t>
        </w:r>
        <w:r w:rsidR="006313C4" w:rsidRPr="004F25AC" w:rsidDel="00131F26">
          <w:rPr>
            <w:rFonts w:hint="eastAsia"/>
            <w:rPrChange w:id="1105" w:author="Fred Zhou" w:date="2024-03-10T14:00:00Z">
              <w:rPr>
                <w:rFonts w:hint="eastAsia"/>
                <w:highlight w:val="green"/>
              </w:rPr>
            </w:rPrChange>
          </w:rPr>
          <w:t>Shi</w:t>
        </w:r>
        <w:r w:rsidR="006313C4" w:rsidRPr="004F25AC" w:rsidDel="00131F26">
          <w:rPr>
            <w:rPrChange w:id="1106" w:author="Fred Zhou" w:date="2024-03-10T14:00:00Z">
              <w:rPr>
                <w:highlight w:val="green"/>
              </w:rPr>
            </w:rPrChange>
          </w:rPr>
          <w:t xml:space="preserve"> et al., 2023</w:t>
        </w:r>
        <w:r w:rsidR="006313C4" w:rsidRPr="004F25AC" w:rsidDel="00131F26">
          <w:rPr>
            <w:rFonts w:hint="eastAsia"/>
            <w:rPrChange w:id="1107" w:author="Fred Zhou" w:date="2024-03-10T14:00:00Z">
              <w:rPr>
                <w:rFonts w:hint="eastAsia"/>
                <w:highlight w:val="green"/>
              </w:rPr>
            </w:rPrChange>
          </w:rPr>
          <w:t>；</w:t>
        </w:r>
        <w:r w:rsidR="008579AF" w:rsidRPr="004F25AC" w:rsidDel="00131F26">
          <w:rPr>
            <w:rFonts w:hint="eastAsia"/>
            <w:rPrChange w:id="1108" w:author="Fred Zhou" w:date="2024-03-10T14:00:00Z">
              <w:rPr>
                <w:rFonts w:hint="eastAsia"/>
                <w:highlight w:val="green"/>
              </w:rPr>
            </w:rPrChange>
          </w:rPr>
          <w:t>Y</w:t>
        </w:r>
        <w:r w:rsidR="008579AF" w:rsidRPr="004F25AC" w:rsidDel="00131F26">
          <w:rPr>
            <w:rPrChange w:id="1109" w:author="Fred Zhou" w:date="2024-03-10T14:00:00Z">
              <w:rPr>
                <w:highlight w:val="green"/>
              </w:rPr>
            </w:rPrChange>
          </w:rPr>
          <w:t>u et al., 2020</w:t>
        </w:r>
        <w:r w:rsidR="008579AF" w:rsidRPr="004F25AC" w:rsidDel="00131F26">
          <w:rPr>
            <w:rFonts w:hint="eastAsia"/>
            <w:rPrChange w:id="1110" w:author="Fred Zhou" w:date="2024-03-10T14:00:00Z">
              <w:rPr>
                <w:rFonts w:hint="eastAsia"/>
                <w:highlight w:val="green"/>
              </w:rPr>
            </w:rPrChange>
          </w:rPr>
          <w:t>；</w:t>
        </w:r>
        <w:r w:rsidR="006313C4" w:rsidRPr="004F25AC" w:rsidDel="00131F26">
          <w:rPr>
            <w:rFonts w:hint="eastAsia"/>
            <w:rPrChange w:id="1111" w:author="Fred Zhou" w:date="2024-03-10T14:00:00Z">
              <w:rPr>
                <w:rFonts w:hint="eastAsia"/>
                <w:highlight w:val="green"/>
              </w:rPr>
            </w:rPrChange>
          </w:rPr>
          <w:t>文慧等，</w:t>
        </w:r>
        <w:r w:rsidR="006313C4" w:rsidRPr="004F25AC" w:rsidDel="00131F26">
          <w:rPr>
            <w:rFonts w:hint="eastAsia"/>
            <w:rPrChange w:id="1112" w:author="Fred Zhou" w:date="2024-03-10T14:00:00Z">
              <w:rPr>
                <w:rFonts w:hint="eastAsia"/>
                <w:highlight w:val="green"/>
              </w:rPr>
            </w:rPrChange>
          </w:rPr>
          <w:t>2</w:t>
        </w:r>
        <w:r w:rsidR="006313C4" w:rsidRPr="004F25AC" w:rsidDel="00131F26">
          <w:rPr>
            <w:rPrChange w:id="1113" w:author="Fred Zhou" w:date="2024-03-10T14:00:00Z">
              <w:rPr>
                <w:highlight w:val="green"/>
              </w:rPr>
            </w:rPrChange>
          </w:rPr>
          <w:t>023</w:t>
        </w:r>
        <w:r w:rsidR="006313C4" w:rsidRPr="004F25AC" w:rsidDel="00131F26">
          <w:rPr>
            <w:rFonts w:hint="eastAsia"/>
          </w:rPr>
          <w:t>）</w:t>
        </w:r>
        <w:r w:rsidR="00A11D28" w:rsidRPr="004F25AC" w:rsidDel="00131F26">
          <w:t>。</w:t>
        </w:r>
        <w:r w:rsidR="00E13781" w:rsidRPr="004F25AC" w:rsidDel="00131F26">
          <w:rPr>
            <w:rFonts w:hint="eastAsia"/>
          </w:rPr>
          <w:t>其中</w:t>
        </w:r>
        <w:r w:rsidR="00A11D28" w:rsidRPr="004F25AC" w:rsidDel="00131F26">
          <w:t>，</w:t>
        </w:r>
        <w:r w:rsidR="00A11D28" w:rsidRPr="004F25AC" w:rsidDel="00131F26">
          <w:rPr>
            <w:rPrChange w:id="1114" w:author="Fred Zhou" w:date="2024-03-10T14:00:00Z">
              <w:rPr>
                <w:highlight w:val="cyan"/>
              </w:rPr>
            </w:rPrChange>
          </w:rPr>
          <w:t>累积降温</w:t>
        </w:r>
        <w:r w:rsidR="00E13781" w:rsidRPr="004F25AC" w:rsidDel="00131F26">
          <w:rPr>
            <w:rFonts w:hint="eastAsia"/>
          </w:rPr>
          <w:t>考虑</w:t>
        </w:r>
        <w:r w:rsidR="00A11D28" w:rsidRPr="004F25AC" w:rsidDel="00131F26">
          <w:t>了</w:t>
        </w:r>
        <w:r w:rsidR="00A11D28" w:rsidRPr="004F25AC" w:rsidDel="00131F26">
          <w:rPr>
            <w:rPrChange w:id="1115" w:author="Fred Zhou" w:date="2024-03-10T14:00:00Z">
              <w:rPr>
                <w:highlight w:val="cyan"/>
              </w:rPr>
            </w:rPrChange>
          </w:rPr>
          <w:t>绿地降温</w:t>
        </w:r>
        <w:r w:rsidR="00FF2E86" w:rsidRPr="004F25AC" w:rsidDel="00131F26">
          <w:rPr>
            <w:rFonts w:hint="eastAsia"/>
            <w:rPrChange w:id="1116" w:author="Fred Zhou" w:date="2024-03-10T14:00:00Z">
              <w:rPr>
                <w:rFonts w:hint="eastAsia"/>
                <w:highlight w:val="cyan"/>
              </w:rPr>
            </w:rPrChange>
          </w:rPr>
          <w:t>强度</w:t>
        </w:r>
        <w:r w:rsidR="00A11D28" w:rsidRPr="004F25AC" w:rsidDel="00131F26">
          <w:t>随</w:t>
        </w:r>
        <w:r w:rsidR="007227AC" w:rsidRPr="004F25AC" w:rsidDel="00131F26">
          <w:rPr>
            <w:rFonts w:hint="eastAsia"/>
            <w:rPrChange w:id="1117" w:author="Fred Zhou" w:date="2024-03-10T14:00:00Z">
              <w:rPr>
                <w:rFonts w:hint="eastAsia"/>
                <w:highlight w:val="cyan"/>
              </w:rPr>
            </w:rPrChange>
          </w:rPr>
          <w:t>与绿地</w:t>
        </w:r>
        <w:r w:rsidR="00A11D28" w:rsidRPr="004F25AC" w:rsidDel="00131F26">
          <w:rPr>
            <w:rPrChange w:id="1118" w:author="Fred Zhou" w:date="2024-03-10T14:00:00Z">
              <w:rPr>
                <w:highlight w:val="cyan"/>
              </w:rPr>
            </w:rPrChange>
          </w:rPr>
          <w:t>距离</w:t>
        </w:r>
        <w:r w:rsidR="00A11D28" w:rsidRPr="004F25AC" w:rsidDel="00131F26">
          <w:t>变化的</w:t>
        </w:r>
        <w:r w:rsidR="00A11D28" w:rsidRPr="004F25AC" w:rsidDel="00131F26">
          <w:rPr>
            <w:rPrChange w:id="1119" w:author="Fred Zhou" w:date="2024-03-10T14:00:00Z">
              <w:rPr>
                <w:highlight w:val="cyan"/>
              </w:rPr>
            </w:rPrChange>
          </w:rPr>
          <w:t>非线性</w:t>
        </w:r>
        <w:r w:rsidR="00FF2E86" w:rsidRPr="004F25AC" w:rsidDel="00131F26">
          <w:rPr>
            <w:rFonts w:hint="eastAsia"/>
            <w:rPrChange w:id="1120" w:author="Fred Zhou" w:date="2024-03-10T14:00:00Z">
              <w:rPr>
                <w:rFonts w:hint="eastAsia"/>
                <w:highlight w:val="cyan"/>
              </w:rPr>
            </w:rPrChange>
          </w:rPr>
          <w:t>过程</w:t>
        </w:r>
        <w:r w:rsidR="00215BBF" w:rsidRPr="004F25AC" w:rsidDel="00131F26">
          <w:rPr>
            <w:rFonts w:hint="eastAsia"/>
          </w:rPr>
          <w:t>。</w:t>
        </w:r>
        <w:r w:rsidR="00A11D28" w:rsidRPr="004F25AC" w:rsidDel="00131F26">
          <w:t>相较于单一的</w:t>
        </w:r>
        <w:r w:rsidR="00A11D28" w:rsidRPr="004F25AC" w:rsidDel="00131F26">
          <w:rPr>
            <w:rPrChange w:id="1121" w:author="Fred Zhou" w:date="2024-03-10T14:00:00Z">
              <w:rPr>
                <w:highlight w:val="cyan"/>
              </w:rPr>
            </w:rPrChange>
          </w:rPr>
          <w:t>降温</w:t>
        </w:r>
        <w:r w:rsidR="00E13781" w:rsidRPr="004F25AC" w:rsidDel="00131F26">
          <w:rPr>
            <w:rFonts w:hint="eastAsia"/>
            <w:rPrChange w:id="1122" w:author="Fred Zhou" w:date="2024-03-10T14:00:00Z">
              <w:rPr>
                <w:rFonts w:hint="eastAsia"/>
                <w:highlight w:val="cyan"/>
              </w:rPr>
            </w:rPrChange>
          </w:rPr>
          <w:t>距离</w:t>
        </w:r>
        <w:r w:rsidR="00A11D28" w:rsidRPr="004F25AC" w:rsidDel="00131F26">
          <w:rPr>
            <w:rPrChange w:id="1123" w:author="Fred Zhou" w:date="2024-03-10T14:00:00Z">
              <w:rPr>
                <w:highlight w:val="cyan"/>
              </w:rPr>
            </w:rPrChange>
          </w:rPr>
          <w:t>和降温强度</w:t>
        </w:r>
        <w:r w:rsidR="00A11D28" w:rsidRPr="004F25AC" w:rsidDel="00131F26">
          <w:t>，</w:t>
        </w:r>
        <w:r w:rsidR="00215BBF" w:rsidRPr="004F25AC" w:rsidDel="00131F26">
          <w:rPr>
            <w:rFonts w:hint="eastAsia"/>
          </w:rPr>
          <w:t>该指标</w:t>
        </w:r>
        <w:r w:rsidR="00A11D28" w:rsidRPr="004F25AC" w:rsidDel="00131F26">
          <w:rPr>
            <w:rPrChange w:id="1124" w:author="Fred Zhou" w:date="2024-03-10T14:00:00Z">
              <w:rPr>
                <w:highlight w:val="cyan"/>
              </w:rPr>
            </w:rPrChange>
          </w:rPr>
          <w:t>更能</w:t>
        </w:r>
        <w:r w:rsidR="00E13781" w:rsidRPr="004F25AC" w:rsidDel="00131F26">
          <w:rPr>
            <w:rFonts w:hint="eastAsia"/>
            <w:rPrChange w:id="1125" w:author="Fred Zhou" w:date="2024-03-10T14:00:00Z">
              <w:rPr>
                <w:rFonts w:hint="eastAsia"/>
                <w:highlight w:val="cyan"/>
              </w:rPr>
            </w:rPrChange>
          </w:rPr>
          <w:t>准确</w:t>
        </w:r>
        <w:r w:rsidR="00A11D28" w:rsidRPr="004F25AC" w:rsidDel="00131F26">
          <w:t>反映</w:t>
        </w:r>
        <w:r w:rsidR="00A11D28" w:rsidRPr="004F25AC" w:rsidDel="00131F26">
          <w:rPr>
            <w:rPrChange w:id="1126" w:author="Fred Zhou" w:date="2024-03-10T14:00:00Z">
              <w:rPr>
                <w:highlight w:val="green"/>
              </w:rPr>
            </w:rPrChange>
          </w:rPr>
          <w:t>绿地</w:t>
        </w:r>
        <w:r w:rsidR="00E13781" w:rsidRPr="004F25AC" w:rsidDel="00131F26">
          <w:rPr>
            <w:rFonts w:hint="eastAsia"/>
            <w:rPrChange w:id="1127" w:author="Fred Zhou" w:date="2024-03-10T14:00:00Z">
              <w:rPr>
                <w:rFonts w:hint="eastAsia"/>
                <w:highlight w:val="green"/>
              </w:rPr>
            </w:rPrChange>
          </w:rPr>
          <w:t>热缓解</w:t>
        </w:r>
        <w:r w:rsidR="00A11D28" w:rsidRPr="004F25AC" w:rsidDel="00131F26">
          <w:rPr>
            <w:rPrChange w:id="1128" w:author="Fred Zhou" w:date="2024-03-10T14:00:00Z">
              <w:rPr>
                <w:highlight w:val="green"/>
              </w:rPr>
            </w:rPrChange>
          </w:rPr>
          <w:t>溢出效应</w:t>
        </w:r>
        <w:r w:rsidR="00A11D28" w:rsidRPr="004F25AC" w:rsidDel="00131F26">
          <w:t>的</w:t>
        </w:r>
        <w:r w:rsidR="00A11D28" w:rsidRPr="004F25AC" w:rsidDel="00131F26">
          <w:rPr>
            <w:rPrChange w:id="1129" w:author="Fred Zhou" w:date="2024-03-10T14:00:00Z">
              <w:rPr>
                <w:highlight w:val="cyan"/>
              </w:rPr>
            </w:rPrChange>
          </w:rPr>
          <w:t>整体</w:t>
        </w:r>
        <w:r w:rsidR="000E2718" w:rsidRPr="004F25AC" w:rsidDel="00131F26">
          <w:rPr>
            <w:rFonts w:hint="eastAsia"/>
            <w:rPrChange w:id="1130" w:author="Fred Zhou" w:date="2024-03-10T14:00:00Z">
              <w:rPr>
                <w:rFonts w:hint="eastAsia"/>
                <w:highlight w:val="cyan"/>
              </w:rPr>
            </w:rPrChange>
          </w:rPr>
          <w:t>特征</w:t>
        </w:r>
        <w:r w:rsidR="00A11D28" w:rsidRPr="004F25AC" w:rsidDel="00131F26">
          <w:t>。</w:t>
        </w:r>
        <w:r w:rsidRPr="004F25AC" w:rsidDel="00131F26">
          <w:rPr>
            <w:rFonts w:hint="eastAsia"/>
          </w:rPr>
          <w:t>需要注意的是，</w:t>
        </w:r>
        <w:r w:rsidR="00B1394A" w:rsidRPr="004F25AC" w:rsidDel="00131F26">
          <w:t>上述指标</w:t>
        </w:r>
        <w:r w:rsidR="00B1394A" w:rsidRPr="004F25AC" w:rsidDel="00131F26">
          <w:rPr>
            <w:rPrChange w:id="1131" w:author="Fred Zhou" w:date="2024-03-10T14:00:00Z">
              <w:rPr>
                <w:highlight w:val="cyan"/>
              </w:rPr>
            </w:rPrChange>
          </w:rPr>
          <w:t>主要聚焦于</w:t>
        </w:r>
        <w:r w:rsidR="00B1394A" w:rsidRPr="004F25AC" w:rsidDel="00131F26">
          <w:t>绿地对</w:t>
        </w:r>
        <w:r w:rsidR="00B1394A" w:rsidRPr="004F25AC" w:rsidDel="00131F26">
          <w:rPr>
            <w:rPrChange w:id="1132" w:author="Fred Zhou" w:date="2024-03-10T14:00:00Z">
              <w:rPr>
                <w:highlight w:val="cyan"/>
              </w:rPr>
            </w:rPrChange>
          </w:rPr>
          <w:t>温度</w:t>
        </w:r>
        <w:r w:rsidR="00B1394A" w:rsidRPr="004F25AC" w:rsidDel="00131F26">
          <w:t>的影响，却忽略了</w:t>
        </w:r>
        <w:r w:rsidR="00B1394A" w:rsidRPr="004F25AC" w:rsidDel="00131F26">
          <w:rPr>
            <w:rPrChange w:id="1133" w:author="Fred Zhou" w:date="2024-03-10T14:00:00Z">
              <w:rPr>
                <w:highlight w:val="cyan"/>
              </w:rPr>
            </w:rPrChange>
          </w:rPr>
          <w:t>湿度等其他因素</w:t>
        </w:r>
        <w:r w:rsidR="00B1394A" w:rsidRPr="004F25AC" w:rsidDel="00131F26">
          <w:t>的作用。</w:t>
        </w:r>
        <w:r w:rsidR="00B5460C" w:rsidRPr="004F25AC" w:rsidDel="00131F26">
          <w:rPr>
            <w:rFonts w:hint="eastAsia"/>
          </w:rPr>
          <w:t>事实</w:t>
        </w:r>
        <w:r w:rsidR="00B1394A" w:rsidRPr="004F25AC" w:rsidDel="00131F26">
          <w:t>上，植被通过</w:t>
        </w:r>
        <w:r w:rsidR="00B1394A" w:rsidRPr="004F25AC" w:rsidDel="00131F26">
          <w:rPr>
            <w:rPrChange w:id="1134" w:author="Fred Zhou" w:date="2024-03-10T14:00:00Z">
              <w:rPr>
                <w:highlight w:val="cyan"/>
              </w:rPr>
            </w:rPrChange>
          </w:rPr>
          <w:t>蒸</w:t>
        </w:r>
        <w:r w:rsidR="005D7C40" w:rsidRPr="004F25AC" w:rsidDel="00131F26">
          <w:rPr>
            <w:rFonts w:hint="eastAsia"/>
            <w:rPrChange w:id="1135" w:author="Fred Zhou" w:date="2024-03-10T14:00:00Z">
              <w:rPr>
                <w:rFonts w:hint="eastAsia"/>
                <w:highlight w:val="cyan"/>
              </w:rPr>
            </w:rPrChange>
          </w:rPr>
          <w:t>散</w:t>
        </w:r>
        <w:r w:rsidR="00B1394A" w:rsidRPr="004F25AC" w:rsidDel="00131F26">
          <w:rPr>
            <w:rPrChange w:id="1136" w:author="Fred Zhou" w:date="2024-03-10T14:00:00Z">
              <w:rPr>
                <w:highlight w:val="cyan"/>
              </w:rPr>
            </w:rPrChange>
          </w:rPr>
          <w:t>作用</w:t>
        </w:r>
        <w:r w:rsidR="00B1394A" w:rsidRPr="004F25AC" w:rsidDel="00131F26">
          <w:t>能够显著</w:t>
        </w:r>
        <w:r w:rsidR="00B1394A" w:rsidRPr="004F25AC" w:rsidDel="00131F26">
          <w:rPr>
            <w:rPrChange w:id="1137" w:author="Fred Zhou" w:date="2024-03-10T14:00:00Z">
              <w:rPr>
                <w:highlight w:val="cyan"/>
              </w:rPr>
            </w:rPrChange>
          </w:rPr>
          <w:t>增加环境湿度</w:t>
        </w:r>
        <w:r w:rsidR="005743C1" w:rsidRPr="004F25AC" w:rsidDel="00131F26">
          <w:rPr>
            <w:rFonts w:hint="eastAsia"/>
          </w:rPr>
          <w:t>，</w:t>
        </w:r>
        <w:r w:rsidR="005743C1" w:rsidRPr="004F25AC" w:rsidDel="00131F26">
          <w:rPr>
            <w:rFonts w:hint="eastAsia"/>
            <w:rPrChange w:id="1138" w:author="Fred Zhou" w:date="2024-03-10T14:00:00Z">
              <w:rPr>
                <w:rFonts w:hint="eastAsia"/>
                <w:highlight w:val="cyan"/>
              </w:rPr>
            </w:rPrChange>
          </w:rPr>
          <w:t>尤其在白天</w:t>
        </w:r>
        <w:r w:rsidR="006313C4" w:rsidRPr="004F25AC" w:rsidDel="00131F26">
          <w:rPr>
            <w:rFonts w:hint="eastAsia"/>
          </w:rPr>
          <w:t>（</w:t>
        </w:r>
        <w:r w:rsidR="006313C4" w:rsidRPr="004F25AC" w:rsidDel="00131F26">
          <w:rPr>
            <w:rFonts w:hint="eastAsia"/>
            <w:rPrChange w:id="1139" w:author="Fred Zhou" w:date="2024-03-10T14:00:00Z">
              <w:rPr>
                <w:rFonts w:hint="eastAsia"/>
                <w:highlight w:val="green"/>
              </w:rPr>
            </w:rPrChange>
          </w:rPr>
          <w:t>Zhang</w:t>
        </w:r>
        <w:r w:rsidR="006313C4" w:rsidRPr="004F25AC" w:rsidDel="00131F26">
          <w:rPr>
            <w:rPrChange w:id="1140" w:author="Fred Zhou" w:date="2024-03-10T14:00:00Z">
              <w:rPr>
                <w:highlight w:val="green"/>
              </w:rPr>
            </w:rPrChange>
          </w:rPr>
          <w:t xml:space="preserve"> et al., 2022</w:t>
        </w:r>
        <w:r w:rsidR="006313C4" w:rsidRPr="004F25AC" w:rsidDel="00131F26">
          <w:rPr>
            <w:rFonts w:hint="eastAsia"/>
          </w:rPr>
          <w:t>）</w:t>
        </w:r>
        <w:r w:rsidR="00B1394A" w:rsidRPr="004F25AC" w:rsidDel="00131F26">
          <w:t>。以</w:t>
        </w:r>
        <w:r w:rsidR="00B1394A" w:rsidRPr="004F25AC" w:rsidDel="00131F26">
          <w:rPr>
            <w:rPrChange w:id="1141" w:author="Fred Zhou" w:date="2024-03-10T14:00:00Z">
              <w:rPr>
                <w:highlight w:val="cyan"/>
              </w:rPr>
            </w:rPrChange>
          </w:rPr>
          <w:t>我国北京</w:t>
        </w:r>
        <w:r w:rsidR="00B1394A" w:rsidRPr="004F25AC" w:rsidDel="00131F26">
          <w:t>的</w:t>
        </w:r>
        <w:r w:rsidR="00B1394A" w:rsidRPr="004F25AC" w:rsidDel="00131F26">
          <w:rPr>
            <w:rPrChange w:id="1142" w:author="Fred Zhou" w:date="2024-03-10T14:00:00Z">
              <w:rPr>
                <w:highlight w:val="cyan"/>
              </w:rPr>
            </w:rPrChange>
          </w:rPr>
          <w:t>一项实证研究</w:t>
        </w:r>
        <w:r w:rsidR="00B1394A" w:rsidRPr="004F25AC" w:rsidDel="00131F26">
          <w:t>为例，</w:t>
        </w:r>
        <w:r w:rsidR="00B1394A" w:rsidRPr="004F25AC" w:rsidDel="00131F26">
          <w:rPr>
            <w:rPrChange w:id="1143" w:author="Fred Zhou" w:date="2024-03-10T14:00:00Z">
              <w:rPr>
                <w:highlight w:val="cyan"/>
              </w:rPr>
            </w:rPrChange>
          </w:rPr>
          <w:t>小型绿地的存在</w:t>
        </w:r>
        <w:r w:rsidR="00B1394A" w:rsidRPr="004F25AC" w:rsidDel="00131F26">
          <w:t>可使</w:t>
        </w:r>
        <w:r w:rsidR="00B1394A" w:rsidRPr="004F25AC" w:rsidDel="00131F26">
          <w:rPr>
            <w:rPrChange w:id="1144" w:author="Fred Zhou" w:date="2024-03-10T14:00:00Z">
              <w:rPr>
                <w:highlight w:val="cyan"/>
              </w:rPr>
            </w:rPrChange>
          </w:rPr>
          <w:t>周边环境</w:t>
        </w:r>
        <w:r w:rsidR="00B1394A" w:rsidRPr="004F25AC" w:rsidDel="00131F26">
          <w:t>的</w:t>
        </w:r>
        <w:r w:rsidR="00B1394A" w:rsidRPr="004F25AC" w:rsidDel="00131F26">
          <w:rPr>
            <w:rPrChange w:id="1145" w:author="Fred Zhou" w:date="2024-03-10T14:00:00Z">
              <w:rPr>
                <w:highlight w:val="cyan"/>
              </w:rPr>
            </w:rPrChange>
          </w:rPr>
          <w:t>相对湿度</w:t>
        </w:r>
        <w:r w:rsidR="00B1394A" w:rsidRPr="004F25AC" w:rsidDel="00131F26">
          <w:t>提升约</w:t>
        </w:r>
        <w:r w:rsidR="00B1394A" w:rsidRPr="004F25AC" w:rsidDel="00131F26">
          <w:t>10%</w:t>
        </w:r>
        <w:r w:rsidR="0072525F" w:rsidRPr="004F25AC" w:rsidDel="00131F26">
          <w:t xml:space="preserve"> </w:t>
        </w:r>
        <w:r w:rsidR="0072525F" w:rsidRPr="004F25AC" w:rsidDel="00131F26">
          <w:rPr>
            <w:rFonts w:hint="eastAsia"/>
          </w:rPr>
          <w:t>（</w:t>
        </w:r>
        <w:r w:rsidR="0072525F" w:rsidRPr="004F25AC" w:rsidDel="00131F26">
          <w:rPr>
            <w:rFonts w:hint="eastAsia"/>
            <w:rPrChange w:id="1146" w:author="Fred Zhou" w:date="2024-03-10T14:00:00Z">
              <w:rPr>
                <w:rFonts w:hint="eastAsia"/>
                <w:highlight w:val="green"/>
              </w:rPr>
            </w:rPrChange>
          </w:rPr>
          <w:t>Yan</w:t>
        </w:r>
        <w:r w:rsidR="0072525F" w:rsidRPr="004F25AC" w:rsidDel="00131F26">
          <w:rPr>
            <w:rPrChange w:id="1147" w:author="Fred Zhou" w:date="2024-03-10T14:00:00Z">
              <w:rPr>
                <w:highlight w:val="green"/>
              </w:rPr>
            </w:rPrChange>
          </w:rPr>
          <w:t xml:space="preserve"> et al., 2023</w:t>
        </w:r>
        <w:r w:rsidR="0072525F" w:rsidRPr="004F25AC" w:rsidDel="00131F26">
          <w:rPr>
            <w:rFonts w:hint="eastAsia"/>
          </w:rPr>
          <w:t>）</w:t>
        </w:r>
        <w:r w:rsidR="00B1394A" w:rsidRPr="004F25AC" w:rsidDel="00131F26">
          <w:t>。</w:t>
        </w:r>
        <w:r w:rsidR="00D837B9" w:rsidRPr="004F25AC" w:rsidDel="00131F26">
          <w:rPr>
            <w:rPrChange w:id="1148" w:author="Fred Zhou" w:date="2024-03-10T14:00:00Z">
              <w:rPr>
                <w:highlight w:val="cyan"/>
              </w:rPr>
            </w:rPrChange>
          </w:rPr>
          <w:t>湿度的增加</w:t>
        </w:r>
        <w:r w:rsidR="00D837B9" w:rsidRPr="004F25AC" w:rsidDel="00131F26">
          <w:t>会阻碍人体的</w:t>
        </w:r>
        <w:r w:rsidR="00D837B9" w:rsidRPr="004F25AC" w:rsidDel="00131F26">
          <w:rPr>
            <w:rPrChange w:id="1149" w:author="Fred Zhou" w:date="2024-03-10T14:00:00Z">
              <w:rPr>
                <w:highlight w:val="cyan"/>
              </w:rPr>
            </w:rPrChange>
          </w:rPr>
          <w:t>散热</w:t>
        </w:r>
        <w:r w:rsidR="00D837B9" w:rsidRPr="004F25AC" w:rsidDel="00131F26">
          <w:rPr>
            <w:rFonts w:hint="eastAsia"/>
            <w:rPrChange w:id="1150" w:author="Fred Zhou" w:date="2024-03-10T14:00:00Z">
              <w:rPr>
                <w:rFonts w:hint="eastAsia"/>
                <w:highlight w:val="cyan"/>
              </w:rPr>
            </w:rPrChange>
          </w:rPr>
          <w:t>过程</w:t>
        </w:r>
        <w:r w:rsidR="00D837B9" w:rsidRPr="004F25AC" w:rsidDel="00131F26">
          <w:t>，从而对</w:t>
        </w:r>
        <w:r w:rsidR="00D837B9" w:rsidRPr="004F25AC" w:rsidDel="00131F26">
          <w:rPr>
            <w:rPrChange w:id="1151" w:author="Fred Zhou" w:date="2024-03-10T14:00:00Z">
              <w:rPr>
                <w:highlight w:val="cyan"/>
              </w:rPr>
            </w:rPrChange>
          </w:rPr>
          <w:t>热舒适</w:t>
        </w:r>
        <w:r w:rsidR="00D837B9" w:rsidRPr="004F25AC" w:rsidDel="00131F26">
          <w:t>产生</w:t>
        </w:r>
        <w:r w:rsidR="00D837B9" w:rsidRPr="004F25AC" w:rsidDel="00131F26">
          <w:rPr>
            <w:rPrChange w:id="1152" w:author="Fred Zhou" w:date="2024-03-10T14:00:00Z">
              <w:rPr>
                <w:highlight w:val="cyan"/>
              </w:rPr>
            </w:rPrChange>
          </w:rPr>
          <w:t>不利影响</w:t>
        </w:r>
        <w:r w:rsidR="00D837B9" w:rsidRPr="004F25AC" w:rsidDel="00131F26">
          <w:t>。因此，植被增加对</w:t>
        </w:r>
        <w:r w:rsidR="00D837B9" w:rsidRPr="004F25AC" w:rsidDel="00131F26">
          <w:rPr>
            <w:rPrChange w:id="1153" w:author="Fred Zhou" w:date="2024-03-10T14:00:00Z">
              <w:rPr>
                <w:highlight w:val="cyan"/>
              </w:rPr>
            </w:rPrChange>
          </w:rPr>
          <w:t>热舒适度</w:t>
        </w:r>
        <w:r w:rsidR="00D837B9" w:rsidRPr="004F25AC" w:rsidDel="00131F26">
          <w:t>的</w:t>
        </w:r>
        <w:r w:rsidR="00D837B9" w:rsidRPr="004F25AC" w:rsidDel="00131F26">
          <w:rPr>
            <w:rPrChange w:id="1154" w:author="Fred Zhou" w:date="2024-03-10T14:00:00Z">
              <w:rPr>
                <w:highlight w:val="cyan"/>
              </w:rPr>
            </w:rPrChange>
          </w:rPr>
          <w:t>综合影响</w:t>
        </w:r>
        <w:r w:rsidR="00D837B9" w:rsidRPr="004F25AC" w:rsidDel="00131F26">
          <w:t>更为复杂。在未来评估</w:t>
        </w:r>
        <w:r w:rsidR="00D837B9" w:rsidRPr="004F25AC" w:rsidDel="00131F26">
          <w:rPr>
            <w:rPrChange w:id="1155" w:author="Fred Zhou" w:date="2024-03-10T14:00:00Z">
              <w:rPr>
                <w:highlight w:val="green"/>
              </w:rPr>
            </w:rPrChange>
          </w:rPr>
          <w:t>绿地热缓解溢出效应</w:t>
        </w:r>
        <w:r w:rsidR="00D837B9" w:rsidRPr="004F25AC" w:rsidDel="00131F26">
          <w:t>时，</w:t>
        </w:r>
        <w:r w:rsidR="00D837B9" w:rsidRPr="004F25AC" w:rsidDel="00131F26">
          <w:rPr>
            <w:rFonts w:hint="eastAsia"/>
            <w:rPrChange w:id="1156" w:author="Fred Zhou" w:date="2024-03-10T14:00:00Z">
              <w:rPr>
                <w:rFonts w:hint="eastAsia"/>
                <w:highlight w:val="cyan"/>
              </w:rPr>
            </w:rPrChange>
          </w:rPr>
          <w:t>应</w:t>
        </w:r>
        <w:r w:rsidR="00D837B9" w:rsidRPr="004F25AC" w:rsidDel="00131F26">
          <w:rPr>
            <w:rPrChange w:id="1157" w:author="Fred Zhou" w:date="2024-03-10T14:00:00Z">
              <w:rPr>
                <w:highlight w:val="cyan"/>
              </w:rPr>
            </w:rPrChange>
          </w:rPr>
          <w:t>综合考虑</w:t>
        </w:r>
        <w:r w:rsidR="00D837B9" w:rsidRPr="004F25AC" w:rsidDel="00131F26">
          <w:t>绿地对</w:t>
        </w:r>
        <w:r w:rsidR="00D837B9" w:rsidRPr="004F25AC" w:rsidDel="00131F26">
          <w:rPr>
            <w:rPrChange w:id="1158" w:author="Fred Zhou" w:date="2024-03-10T14:00:00Z">
              <w:rPr>
                <w:highlight w:val="cyan"/>
              </w:rPr>
            </w:rPrChange>
          </w:rPr>
          <w:t>温度、湿度等</w:t>
        </w:r>
        <w:r w:rsidR="00D837B9" w:rsidRPr="004F25AC" w:rsidDel="00131F26">
          <w:t>多个</w:t>
        </w:r>
        <w:r w:rsidR="00D837B9" w:rsidRPr="004F25AC" w:rsidDel="00131F26">
          <w:rPr>
            <w:rFonts w:hint="eastAsia"/>
            <w:rPrChange w:id="1159" w:author="Fred Zhou" w:date="2024-03-10T14:00:00Z">
              <w:rPr>
                <w:rFonts w:hint="eastAsia"/>
                <w:highlight w:val="cyan"/>
              </w:rPr>
            </w:rPrChange>
          </w:rPr>
          <w:t>气象</w:t>
        </w:r>
        <w:r w:rsidR="00D837B9" w:rsidRPr="004F25AC" w:rsidDel="00131F26">
          <w:rPr>
            <w:rPrChange w:id="1160" w:author="Fred Zhou" w:date="2024-03-10T14:00:00Z">
              <w:rPr>
                <w:highlight w:val="cyan"/>
              </w:rPr>
            </w:rPrChange>
          </w:rPr>
          <w:t>因素</w:t>
        </w:r>
        <w:r w:rsidR="00D837B9" w:rsidRPr="004F25AC" w:rsidDel="00131F26">
          <w:t>的调节作用，以</w:t>
        </w:r>
        <w:r w:rsidR="00D837B9" w:rsidRPr="004F25AC" w:rsidDel="00131F26">
          <w:rPr>
            <w:rPrChange w:id="1161" w:author="Fred Zhou" w:date="2024-03-10T14:00:00Z">
              <w:rPr>
                <w:highlight w:val="cyan"/>
              </w:rPr>
            </w:rPrChange>
          </w:rPr>
          <w:t>更准确地</w:t>
        </w:r>
        <w:r w:rsidR="00D837B9" w:rsidRPr="004F25AC" w:rsidDel="00131F26">
          <w:t>评估绿地</w:t>
        </w:r>
        <w:r w:rsidR="00D837B9" w:rsidRPr="004F25AC" w:rsidDel="00131F26">
          <w:rPr>
            <w:rPrChange w:id="1162" w:author="Fred Zhou" w:date="2024-03-10T14:00:00Z">
              <w:rPr>
                <w:highlight w:val="cyan"/>
              </w:rPr>
            </w:rPrChange>
          </w:rPr>
          <w:t>在改善</w:t>
        </w:r>
        <w:r w:rsidR="00D837B9" w:rsidRPr="004F25AC" w:rsidDel="00131F26">
          <w:t>城市</w:t>
        </w:r>
        <w:r w:rsidR="00D837B9" w:rsidRPr="004F25AC" w:rsidDel="00131F26">
          <w:rPr>
            <w:rPrChange w:id="1163" w:author="Fred Zhou" w:date="2024-03-10T14:00:00Z">
              <w:rPr>
                <w:highlight w:val="cyan"/>
              </w:rPr>
            </w:rPrChange>
          </w:rPr>
          <w:t>热环境方面</w:t>
        </w:r>
        <w:r w:rsidR="00D837B9" w:rsidRPr="004F25AC" w:rsidDel="00131F26">
          <w:t>的</w:t>
        </w:r>
        <w:r w:rsidR="00D837B9" w:rsidRPr="004F25AC" w:rsidDel="00131F26">
          <w:rPr>
            <w:rPrChange w:id="1164" w:author="Fred Zhou" w:date="2024-03-10T14:00:00Z">
              <w:rPr>
                <w:highlight w:val="cyan"/>
              </w:rPr>
            </w:rPrChange>
          </w:rPr>
          <w:t>实际效果</w:t>
        </w:r>
        <w:r w:rsidR="00D837B9" w:rsidRPr="004F25AC" w:rsidDel="00131F26">
          <w:t>。</w:t>
        </w:r>
      </w:moveFrom>
    </w:p>
    <w:p w14:paraId="178DF8F4" w14:textId="24166067" w:rsidR="004E6291" w:rsidRPr="004F25AC" w:rsidDel="00131F26" w:rsidRDefault="004E6291" w:rsidP="004E6291">
      <w:pPr>
        <w:ind w:firstLine="420"/>
        <w:rPr>
          <w:moveFrom w:id="1165" w:author="Fred Zhou" w:date="2024-03-09T11:23:00Z"/>
          <w:rFonts w:hint="eastAsia"/>
        </w:rPr>
      </w:pPr>
      <w:moveFrom w:id="1166" w:author="Fred Zhou" w:date="2024-03-09T11:23:00Z">
        <w:r w:rsidRPr="004F25AC" w:rsidDel="00131F26">
          <w:rPr>
            <w:rFonts w:hint="eastAsia"/>
          </w:rPr>
          <w:t>【</w:t>
        </w:r>
        <w:r w:rsidR="00726096" w:rsidRPr="004F25AC" w:rsidDel="00131F26">
          <w:t>up</w:t>
        </w:r>
        <w:r w:rsidRPr="004F25AC" w:rsidDel="00131F26">
          <w:rPr>
            <w:rFonts w:hint="eastAsia"/>
          </w:rPr>
          <w:t>2024 0</w:t>
        </w:r>
        <w:r w:rsidRPr="004F25AC" w:rsidDel="00131F26">
          <w:t>30</w:t>
        </w:r>
        <w:r w:rsidR="002A5F28" w:rsidRPr="004F25AC" w:rsidDel="00131F26">
          <w:t>7</w:t>
        </w:r>
        <w:r w:rsidRPr="004F25AC" w:rsidDel="00131F26">
          <w:rPr>
            <w:rFonts w:hint="eastAsia"/>
          </w:rPr>
          <w:t xml:space="preserve"> 1</w:t>
        </w:r>
        <w:r w:rsidR="00B7085B" w:rsidRPr="004F25AC" w:rsidDel="00131F26">
          <w:t>9</w:t>
        </w:r>
        <w:r w:rsidRPr="004F25AC" w:rsidDel="00131F26">
          <w:rPr>
            <w:rFonts w:hint="eastAsia"/>
          </w:rPr>
          <w:t>:</w:t>
        </w:r>
        <w:r w:rsidR="00940CC3" w:rsidRPr="004F25AC" w:rsidDel="00131F26">
          <w:t>5</w:t>
        </w:r>
        <w:r w:rsidR="00914265" w:rsidRPr="004F25AC" w:rsidDel="00131F26">
          <w:t>9</w:t>
        </w:r>
        <w:r w:rsidRPr="004F25AC" w:rsidDel="00131F26">
          <w:rPr>
            <w:rFonts w:hint="eastAsia"/>
          </w:rPr>
          <w:t>】</w:t>
        </w:r>
      </w:moveFrom>
    </w:p>
    <w:p w14:paraId="1EC84F47" w14:textId="3ABEACFD" w:rsidR="0006399C" w:rsidRPr="004F25AC" w:rsidDel="00131F26" w:rsidRDefault="00726096" w:rsidP="0006399C">
      <w:pPr>
        <w:pStyle w:val="ListParagraph"/>
        <w:ind w:firstLineChars="0"/>
        <w:rPr>
          <w:moveFrom w:id="1167" w:author="Fred Zhou" w:date="2024-03-09T11:23:00Z"/>
          <w:rPrChange w:id="1168" w:author="Fred Zhou" w:date="2024-03-10T14:00:00Z">
            <w:rPr>
              <w:moveFrom w:id="1169" w:author="Fred Zhou" w:date="2024-03-09T11:23:00Z"/>
              <w:highlight w:val="yellow"/>
            </w:rPr>
          </w:rPrChange>
        </w:rPr>
      </w:pPr>
      <w:moveFrom w:id="1170" w:author="Fred Zhou" w:date="2024-03-09T11:23:00Z">
        <w:r w:rsidRPr="004F25AC" w:rsidDel="00131F26">
          <w:t>此外，相较于</w:t>
        </w:r>
        <w:r w:rsidRPr="004F25AC" w:rsidDel="00131F26">
          <w:rPr>
            <w:rPrChange w:id="1171" w:author="Fred Zhou" w:date="2024-03-10T14:00:00Z">
              <w:rPr>
                <w:highlight w:val="cyan"/>
              </w:rPr>
            </w:rPrChange>
          </w:rPr>
          <w:t>气象</w:t>
        </w:r>
        <w:r w:rsidRPr="004F25AC" w:rsidDel="00131F26">
          <w:rPr>
            <w:rFonts w:hint="eastAsia"/>
            <w:rPrChange w:id="1172" w:author="Fred Zhou" w:date="2024-03-10T14:00:00Z">
              <w:rPr>
                <w:rFonts w:hint="eastAsia"/>
                <w:highlight w:val="cyan"/>
              </w:rPr>
            </w:rPrChange>
          </w:rPr>
          <w:t>因素</w:t>
        </w:r>
        <w:r w:rsidRPr="004F25AC" w:rsidDel="00131F26">
          <w:t>，城市</w:t>
        </w:r>
        <w:r w:rsidRPr="004F25AC" w:rsidDel="00131F26">
          <w:rPr>
            <w:rPrChange w:id="1173" w:author="Fred Zhou" w:date="2024-03-10T14:00:00Z">
              <w:rPr>
                <w:highlight w:val="cyan"/>
              </w:rPr>
            </w:rPrChange>
          </w:rPr>
          <w:t>社会经济属性</w:t>
        </w:r>
        <w:r w:rsidRPr="004F25AC" w:rsidDel="00131F26">
          <w:t>的</w:t>
        </w:r>
        <w:r w:rsidRPr="004F25AC" w:rsidDel="00131F26">
          <w:rPr>
            <w:rPrChange w:id="1174" w:author="Fred Zhou" w:date="2024-03-10T14:00:00Z">
              <w:rPr>
                <w:highlight w:val="cyan"/>
              </w:rPr>
            </w:rPrChange>
          </w:rPr>
          <w:t>空间</w:t>
        </w:r>
        <w:r w:rsidRPr="004F25AC" w:rsidDel="00131F26">
          <w:rPr>
            <w:rFonts w:hint="eastAsia"/>
            <w:rPrChange w:id="1175" w:author="Fred Zhou" w:date="2024-03-10T14:00:00Z">
              <w:rPr>
                <w:rFonts w:hint="eastAsia"/>
                <w:highlight w:val="cyan"/>
              </w:rPr>
            </w:rPrChange>
          </w:rPr>
          <w:t>格局</w:t>
        </w:r>
        <w:r w:rsidRPr="004F25AC" w:rsidDel="00131F26">
          <w:t>对于实现</w:t>
        </w:r>
        <w:r w:rsidRPr="004F25AC" w:rsidDel="00131F26">
          <w:rPr>
            <w:rPrChange w:id="1176" w:author="Fred Zhou" w:date="2024-03-10T14:00:00Z">
              <w:rPr>
                <w:highlight w:val="green"/>
              </w:rPr>
            </w:rPrChange>
          </w:rPr>
          <w:t>绿地热缓解溢出效应</w:t>
        </w:r>
        <w:r w:rsidRPr="004F25AC" w:rsidDel="00131F26">
          <w:t>的最大化</w:t>
        </w:r>
        <w:r w:rsidRPr="004F25AC" w:rsidDel="00131F26">
          <w:rPr>
            <w:rPrChange w:id="1177" w:author="Fred Zhou" w:date="2024-03-10T14:00:00Z">
              <w:rPr>
                <w:highlight w:val="cyan"/>
              </w:rPr>
            </w:rPrChange>
          </w:rPr>
          <w:t>同样具有</w:t>
        </w:r>
        <w:r w:rsidRPr="004F25AC" w:rsidDel="00131F26">
          <w:t>不可忽视</w:t>
        </w:r>
        <w:r w:rsidRPr="004F25AC" w:rsidDel="00131F26">
          <w:rPr>
            <w:rPrChange w:id="1178" w:author="Fred Zhou" w:date="2024-03-10T14:00:00Z">
              <w:rPr>
                <w:highlight w:val="cyan"/>
              </w:rPr>
            </w:rPrChange>
          </w:rPr>
          <w:t>的</w:t>
        </w:r>
        <w:r w:rsidR="00940CC3" w:rsidRPr="004F25AC" w:rsidDel="00131F26">
          <w:rPr>
            <w:rFonts w:hint="eastAsia"/>
            <w:rPrChange w:id="1179" w:author="Fred Zhou" w:date="2024-03-10T14:00:00Z">
              <w:rPr>
                <w:rFonts w:hint="eastAsia"/>
                <w:highlight w:val="cyan"/>
              </w:rPr>
            </w:rPrChange>
          </w:rPr>
          <w:t>作用</w:t>
        </w:r>
        <w:r w:rsidRPr="004F25AC" w:rsidDel="00131F26">
          <w:t>。</w:t>
        </w:r>
        <w:r w:rsidR="00C9647F" w:rsidRPr="004F25AC" w:rsidDel="00131F26">
          <w:rPr>
            <w:rFonts w:hint="eastAsia"/>
          </w:rPr>
          <w:t>比如，</w:t>
        </w:r>
        <w:r w:rsidR="00C576B7" w:rsidRPr="004F25AC" w:rsidDel="00131F26">
          <w:t>在人口</w:t>
        </w:r>
        <w:r w:rsidR="00C576B7" w:rsidRPr="004F25AC" w:rsidDel="00131F26">
          <w:rPr>
            <w:rPrChange w:id="1180" w:author="Fred Zhou" w:date="2024-03-10T14:00:00Z">
              <w:rPr>
                <w:highlight w:val="cyan"/>
              </w:rPr>
            </w:rPrChange>
          </w:rPr>
          <w:t>分布稀疏</w:t>
        </w:r>
        <w:r w:rsidR="00C576B7" w:rsidRPr="004F25AC" w:rsidDel="00131F26">
          <w:t>的</w:t>
        </w:r>
        <w:r w:rsidR="00FA63CB" w:rsidRPr="004F25AC" w:rsidDel="00131F26">
          <w:rPr>
            <w:rFonts w:hint="eastAsia"/>
          </w:rPr>
          <w:t>城市区域</w:t>
        </w:r>
        <w:r w:rsidR="00C576B7" w:rsidRPr="004F25AC" w:rsidDel="00131F26">
          <w:t>，</w:t>
        </w:r>
        <w:r w:rsidR="00FA63CB" w:rsidRPr="004F25AC" w:rsidDel="00131F26">
          <w:rPr>
            <w:rFonts w:hint="eastAsia"/>
          </w:rPr>
          <w:t>受益于</w:t>
        </w:r>
        <w:r w:rsidR="00C576B7" w:rsidRPr="004F25AC" w:rsidDel="00131F26">
          <w:rPr>
            <w:rPrChange w:id="1181" w:author="Fred Zhou" w:date="2024-03-10T14:00:00Z">
              <w:rPr>
                <w:highlight w:val="green"/>
              </w:rPr>
            </w:rPrChange>
          </w:rPr>
          <w:t>绿地</w:t>
        </w:r>
        <w:r w:rsidR="00FA63CB" w:rsidRPr="004F25AC" w:rsidDel="00131F26">
          <w:rPr>
            <w:rFonts w:hint="eastAsia"/>
            <w:rPrChange w:id="1182" w:author="Fred Zhou" w:date="2024-03-10T14:00:00Z">
              <w:rPr>
                <w:rFonts w:hint="eastAsia"/>
                <w:highlight w:val="green"/>
              </w:rPr>
            </w:rPrChange>
          </w:rPr>
          <w:t>热缓解</w:t>
        </w:r>
        <w:r w:rsidR="00C576B7" w:rsidRPr="004F25AC" w:rsidDel="00131F26">
          <w:t>的人群</w:t>
        </w:r>
        <w:r w:rsidR="00C576B7" w:rsidRPr="004F25AC" w:rsidDel="00131F26">
          <w:rPr>
            <w:rPrChange w:id="1183" w:author="Fred Zhou" w:date="2024-03-10T14:00:00Z">
              <w:rPr>
                <w:highlight w:val="cyan"/>
              </w:rPr>
            </w:rPrChange>
          </w:rPr>
          <w:t>数量有限</w:t>
        </w:r>
        <w:r w:rsidR="00C576B7" w:rsidRPr="004F25AC" w:rsidDel="00131F26">
          <w:t>，这</w:t>
        </w:r>
        <w:r w:rsidR="00C576B7" w:rsidRPr="004F25AC" w:rsidDel="00131F26">
          <w:rPr>
            <w:rPrChange w:id="1184" w:author="Fred Zhou" w:date="2024-03-10T14:00:00Z">
              <w:rPr>
                <w:highlight w:val="cyan"/>
              </w:rPr>
            </w:rPrChange>
          </w:rPr>
          <w:t>在一定程度上</w:t>
        </w:r>
        <w:r w:rsidR="00C576B7" w:rsidRPr="004F25AC" w:rsidDel="00131F26">
          <w:t>限制了</w:t>
        </w:r>
        <w:r w:rsidR="00C576B7" w:rsidRPr="004F25AC" w:rsidDel="00131F26">
          <w:rPr>
            <w:rPrChange w:id="1185" w:author="Fred Zhou" w:date="2024-03-10T14:00:00Z">
              <w:rPr>
                <w:highlight w:val="green"/>
              </w:rPr>
            </w:rPrChange>
          </w:rPr>
          <w:t>绿地热缓解</w:t>
        </w:r>
        <w:r w:rsidR="00C576B7" w:rsidRPr="004F25AC" w:rsidDel="00131F26">
          <w:t>对</w:t>
        </w:r>
        <w:r w:rsidR="00C576B7" w:rsidRPr="004F25AC" w:rsidDel="00131F26">
          <w:rPr>
            <w:rPrChange w:id="1186" w:author="Fred Zhou" w:date="2024-03-10T14:00:00Z">
              <w:rPr>
                <w:highlight w:val="cyan"/>
              </w:rPr>
            </w:rPrChange>
          </w:rPr>
          <w:t>城市居民</w:t>
        </w:r>
        <w:r w:rsidR="00C576B7" w:rsidRPr="004F25AC" w:rsidDel="00131F26">
          <w:t>的实际贡献。</w:t>
        </w:r>
        <w:r w:rsidR="00160D76" w:rsidRPr="004F25AC" w:rsidDel="00131F26">
          <w:t>城市中的</w:t>
        </w:r>
        <w:r w:rsidR="00160D76" w:rsidRPr="004F25AC" w:rsidDel="00131F26">
          <w:rPr>
            <w:rPrChange w:id="1187" w:author="Fred Zhou" w:date="2024-03-10T14:00:00Z">
              <w:rPr>
                <w:highlight w:val="cyan"/>
              </w:rPr>
            </w:rPrChange>
          </w:rPr>
          <w:t>不同人群</w:t>
        </w:r>
        <w:r w:rsidR="002A22F3" w:rsidRPr="004F25AC" w:rsidDel="00131F26">
          <w:rPr>
            <w:rFonts w:hint="eastAsia"/>
            <w:rPrChange w:id="1188" w:author="Fred Zhou" w:date="2024-03-10T14:00:00Z">
              <w:rPr>
                <w:rFonts w:hint="eastAsia"/>
                <w:highlight w:val="cyan"/>
              </w:rPr>
            </w:rPrChange>
          </w:rPr>
          <w:t>应对</w:t>
        </w:r>
        <w:r w:rsidR="00160D76" w:rsidRPr="004F25AC" w:rsidDel="00131F26">
          <w:t>热应激的</w:t>
        </w:r>
        <w:r w:rsidR="00160D76" w:rsidRPr="004F25AC" w:rsidDel="00131F26">
          <w:rPr>
            <w:rPrChange w:id="1189" w:author="Fred Zhou" w:date="2024-03-10T14:00:00Z">
              <w:rPr>
                <w:highlight w:val="cyan"/>
              </w:rPr>
            </w:rPrChange>
          </w:rPr>
          <w:t>脆弱性</w:t>
        </w:r>
        <w:r w:rsidR="00160D76" w:rsidRPr="004F25AC" w:rsidDel="00131F26">
          <w:t>存在差异。</w:t>
        </w:r>
        <w:r w:rsidR="008E1C65" w:rsidRPr="004F25AC" w:rsidDel="00131F26">
          <w:rPr>
            <w:rFonts w:hint="eastAsia"/>
          </w:rPr>
          <w:t>相较于</w:t>
        </w:r>
        <w:r w:rsidR="008E1C65" w:rsidRPr="004F25AC" w:rsidDel="00131F26">
          <w:rPr>
            <w:rFonts w:hint="eastAsia"/>
            <w:rPrChange w:id="1190" w:author="Fred Zhou" w:date="2024-03-10T14:00:00Z">
              <w:rPr>
                <w:rFonts w:hint="eastAsia"/>
                <w:highlight w:val="cyan"/>
              </w:rPr>
            </w:rPrChange>
          </w:rPr>
          <w:t>健康成年人</w:t>
        </w:r>
        <w:r w:rsidR="008E1C65" w:rsidRPr="004F25AC" w:rsidDel="00131F26">
          <w:rPr>
            <w:rFonts w:hint="eastAsia"/>
          </w:rPr>
          <w:t>，</w:t>
        </w:r>
        <w:r w:rsidR="00E03B44" w:rsidRPr="004F25AC" w:rsidDel="00131F26">
          <w:t>老年人等</w:t>
        </w:r>
        <w:r w:rsidR="00E03B44" w:rsidRPr="004F25AC" w:rsidDel="00131F26">
          <w:rPr>
            <w:rPrChange w:id="1191" w:author="Fred Zhou" w:date="2024-03-10T14:00:00Z">
              <w:rPr>
                <w:highlight w:val="cyan"/>
              </w:rPr>
            </w:rPrChange>
          </w:rPr>
          <w:t>脆弱群体</w:t>
        </w:r>
        <w:r w:rsidR="00E03B44" w:rsidRPr="004F25AC" w:rsidDel="00131F26">
          <w:t>由于</w:t>
        </w:r>
        <w:r w:rsidR="00E03B44" w:rsidRPr="004F25AC" w:rsidDel="00131F26">
          <w:rPr>
            <w:rPrChange w:id="1192" w:author="Fred Zhou" w:date="2024-03-10T14:00:00Z">
              <w:rPr>
                <w:highlight w:val="cyan"/>
              </w:rPr>
            </w:rPrChange>
          </w:rPr>
          <w:t>生理机能衰退</w:t>
        </w:r>
        <w:r w:rsidR="00E03B44" w:rsidRPr="004F25AC" w:rsidDel="00131F26">
          <w:t>和</w:t>
        </w:r>
        <w:r w:rsidR="00E03B44" w:rsidRPr="004F25AC" w:rsidDel="00131F26">
          <w:rPr>
            <w:rPrChange w:id="1193" w:author="Fred Zhou" w:date="2024-03-10T14:00:00Z">
              <w:rPr>
                <w:highlight w:val="cyan"/>
              </w:rPr>
            </w:rPrChange>
          </w:rPr>
          <w:t>适应能力下降</w:t>
        </w:r>
        <w:r w:rsidR="00E03B44" w:rsidRPr="004F25AC" w:rsidDel="00131F26">
          <w:t>，对</w:t>
        </w:r>
        <w:r w:rsidR="00E03B44" w:rsidRPr="004F25AC" w:rsidDel="00131F26">
          <w:rPr>
            <w:rPrChange w:id="1194" w:author="Fred Zhou" w:date="2024-03-10T14:00:00Z">
              <w:rPr>
                <w:highlight w:val="cyan"/>
              </w:rPr>
            </w:rPrChange>
          </w:rPr>
          <w:t>高温环境</w:t>
        </w:r>
        <w:r w:rsidR="00E03B44" w:rsidRPr="004F25AC" w:rsidDel="00131F26">
          <w:t>的</w:t>
        </w:r>
        <w:r w:rsidR="00E03B44" w:rsidRPr="004F25AC" w:rsidDel="00131F26">
          <w:rPr>
            <w:rPrChange w:id="1195" w:author="Fred Zhou" w:date="2024-03-10T14:00:00Z">
              <w:rPr>
                <w:highlight w:val="cyan"/>
              </w:rPr>
            </w:rPrChange>
          </w:rPr>
          <w:t>耐受性</w:t>
        </w:r>
        <w:r w:rsidR="00E03B44" w:rsidRPr="004F25AC" w:rsidDel="00131F26">
          <w:t>较弱</w:t>
        </w:r>
        <w:r w:rsidR="008E1C65" w:rsidRPr="004F25AC" w:rsidDel="00131F26">
          <w:rPr>
            <w:rFonts w:hint="eastAsia"/>
          </w:rPr>
          <w:t>，因此</w:t>
        </w:r>
        <w:r w:rsidR="008E1C65" w:rsidRPr="004F25AC" w:rsidDel="00131F26">
          <w:rPr>
            <w:rFonts w:hint="eastAsia"/>
            <w:rPrChange w:id="1196" w:author="Fred Zhou" w:date="2024-03-10T14:00:00Z">
              <w:rPr>
                <w:rFonts w:hint="eastAsia"/>
                <w:highlight w:val="green"/>
              </w:rPr>
            </w:rPrChange>
          </w:rPr>
          <w:t>绿地热缓解溢出效应</w:t>
        </w:r>
        <w:r w:rsidR="008E1C65" w:rsidRPr="004F25AC" w:rsidDel="00131F26">
          <w:rPr>
            <w:rFonts w:hint="eastAsia"/>
          </w:rPr>
          <w:t>对他们而言</w:t>
        </w:r>
        <w:r w:rsidR="008E1C65" w:rsidRPr="004F25AC" w:rsidDel="00131F26">
          <w:rPr>
            <w:rFonts w:hint="eastAsia"/>
            <w:rPrChange w:id="1197" w:author="Fred Zhou" w:date="2024-03-10T14:00:00Z">
              <w:rPr>
                <w:rFonts w:hint="eastAsia"/>
                <w:highlight w:val="cyan"/>
              </w:rPr>
            </w:rPrChange>
          </w:rPr>
          <w:t>更为重要</w:t>
        </w:r>
        <w:r w:rsidR="00C03ED2" w:rsidRPr="004F25AC" w:rsidDel="00131F26">
          <w:rPr>
            <w:rFonts w:hint="eastAsia"/>
            <w:rPrChange w:id="1198" w:author="Fred Zhou" w:date="2024-03-10T14:00:00Z">
              <w:rPr>
                <w:rFonts w:hint="eastAsia"/>
                <w:highlight w:val="cyan"/>
              </w:rPr>
            </w:rPrChange>
          </w:rPr>
          <w:t>（</w:t>
        </w:r>
        <w:r w:rsidR="00C03ED2" w:rsidRPr="004F25AC" w:rsidDel="00131F26">
          <w:rPr>
            <w:rPrChange w:id="1199" w:author="Fred Zhou" w:date="2024-03-10T14:00:00Z">
              <w:rPr>
                <w:highlight w:val="green"/>
              </w:rPr>
            </w:rPrChange>
          </w:rPr>
          <w:t xml:space="preserve">Macintyre </w:t>
        </w:r>
        <w:r w:rsidR="00C03ED2" w:rsidRPr="004F25AC" w:rsidDel="00131F26">
          <w:rPr>
            <w:rFonts w:hint="eastAsia"/>
            <w:rPrChange w:id="1200" w:author="Fred Zhou" w:date="2024-03-10T14:00:00Z">
              <w:rPr>
                <w:rFonts w:hint="eastAsia"/>
                <w:highlight w:val="green"/>
              </w:rPr>
            </w:rPrChange>
          </w:rPr>
          <w:t>et</w:t>
        </w:r>
        <w:r w:rsidR="00C03ED2" w:rsidRPr="004F25AC" w:rsidDel="00131F26">
          <w:rPr>
            <w:rPrChange w:id="1201" w:author="Fred Zhou" w:date="2024-03-10T14:00:00Z">
              <w:rPr>
                <w:highlight w:val="green"/>
              </w:rPr>
            </w:rPrChange>
          </w:rPr>
          <w:t xml:space="preserve"> al., 2018</w:t>
        </w:r>
        <w:r w:rsidR="00C03ED2" w:rsidRPr="004F25AC" w:rsidDel="00131F26">
          <w:rPr>
            <w:rFonts w:hint="eastAsia"/>
            <w:rPrChange w:id="1202" w:author="Fred Zhou" w:date="2024-03-10T14:00:00Z">
              <w:rPr>
                <w:rFonts w:hint="eastAsia"/>
                <w:highlight w:val="cyan"/>
              </w:rPr>
            </w:rPrChange>
          </w:rPr>
          <w:t>）</w:t>
        </w:r>
        <w:r w:rsidR="008E1C65" w:rsidRPr="004F25AC" w:rsidDel="00131F26">
          <w:rPr>
            <w:rFonts w:hint="eastAsia"/>
          </w:rPr>
          <w:t>。</w:t>
        </w:r>
        <w:r w:rsidR="005236A7" w:rsidRPr="004F25AC" w:rsidDel="00131F26">
          <w:rPr>
            <w:rFonts w:ascii="Segoe UI" w:hAnsi="Segoe UI" w:cs="Segoe UI"/>
            <w:color w:val="05073B"/>
            <w:sz w:val="23"/>
            <w:szCs w:val="23"/>
          </w:rPr>
          <w:t>以往评估</w:t>
        </w:r>
        <w:r w:rsidR="005236A7" w:rsidRPr="004F25AC" w:rsidDel="00131F26">
          <w:rPr>
            <w:rFonts w:ascii="Segoe UI" w:hAnsi="Segoe UI" w:cs="Segoe UI"/>
            <w:color w:val="05073B"/>
            <w:sz w:val="23"/>
            <w:szCs w:val="23"/>
            <w:rPrChange w:id="1203" w:author="Fred Zhou" w:date="2024-03-10T14:00:00Z">
              <w:rPr>
                <w:rFonts w:ascii="Segoe UI" w:hAnsi="Segoe UI" w:cs="Segoe UI"/>
                <w:color w:val="05073B"/>
                <w:sz w:val="23"/>
                <w:szCs w:val="23"/>
                <w:highlight w:val="green"/>
              </w:rPr>
            </w:rPrChange>
          </w:rPr>
          <w:t>绿地热缓解溢出效应</w:t>
        </w:r>
        <w:r w:rsidR="005236A7" w:rsidRPr="004F25AC" w:rsidDel="00131F26">
          <w:rPr>
            <w:rFonts w:ascii="Segoe UI" w:hAnsi="Segoe UI" w:cs="Segoe UI"/>
            <w:color w:val="05073B"/>
            <w:sz w:val="23"/>
            <w:szCs w:val="23"/>
          </w:rPr>
          <w:t>的研究多从</w:t>
        </w:r>
        <w:r w:rsidR="005236A7" w:rsidRPr="004F25AC" w:rsidDel="00131F26">
          <w:rPr>
            <w:rFonts w:ascii="Segoe UI" w:hAnsi="Segoe UI" w:cs="Segoe UI"/>
            <w:color w:val="05073B"/>
            <w:sz w:val="23"/>
            <w:szCs w:val="23"/>
            <w:rPrChange w:id="1204" w:author="Fred Zhou" w:date="2024-03-10T14:00:00Z">
              <w:rPr>
                <w:rFonts w:ascii="Segoe UI" w:hAnsi="Segoe UI" w:cs="Segoe UI"/>
                <w:color w:val="05073B"/>
                <w:sz w:val="23"/>
                <w:szCs w:val="23"/>
                <w:highlight w:val="cyan"/>
              </w:rPr>
            </w:rPrChange>
          </w:rPr>
          <w:t>自然属性</w:t>
        </w:r>
        <w:r w:rsidR="005236A7" w:rsidRPr="004F25AC" w:rsidDel="00131F26">
          <w:rPr>
            <w:rFonts w:ascii="Segoe UI" w:hAnsi="Segoe UI" w:cs="Segoe UI" w:hint="eastAsia"/>
            <w:color w:val="05073B"/>
            <w:sz w:val="23"/>
            <w:szCs w:val="23"/>
            <w:rPrChange w:id="1205" w:author="Fred Zhou" w:date="2024-03-10T14:00:00Z">
              <w:rPr>
                <w:rFonts w:ascii="Segoe UI" w:hAnsi="Segoe UI" w:cs="Segoe UI" w:hint="eastAsia"/>
                <w:color w:val="05073B"/>
                <w:sz w:val="23"/>
                <w:szCs w:val="23"/>
                <w:highlight w:val="cyan"/>
              </w:rPr>
            </w:rPrChange>
          </w:rPr>
          <w:t>的</w:t>
        </w:r>
        <w:r w:rsidR="005236A7" w:rsidRPr="004F25AC" w:rsidDel="00131F26">
          <w:rPr>
            <w:rFonts w:ascii="Segoe UI" w:hAnsi="Segoe UI" w:cs="Segoe UI"/>
            <w:color w:val="05073B"/>
            <w:sz w:val="23"/>
            <w:szCs w:val="23"/>
            <w:rPrChange w:id="1206" w:author="Fred Zhou" w:date="2024-03-10T14:00:00Z">
              <w:rPr>
                <w:rFonts w:ascii="Segoe UI" w:hAnsi="Segoe UI" w:cs="Segoe UI"/>
                <w:color w:val="05073B"/>
                <w:sz w:val="23"/>
                <w:szCs w:val="23"/>
                <w:highlight w:val="cyan"/>
              </w:rPr>
            </w:rPrChange>
          </w:rPr>
          <w:t>角度</w:t>
        </w:r>
        <w:r w:rsidR="005236A7" w:rsidRPr="004F25AC" w:rsidDel="00131F26">
          <w:rPr>
            <w:rFonts w:ascii="Segoe UI" w:hAnsi="Segoe UI" w:cs="Segoe UI"/>
            <w:color w:val="05073B"/>
            <w:sz w:val="23"/>
            <w:szCs w:val="23"/>
          </w:rPr>
          <w:t>出发，侧重于</w:t>
        </w:r>
        <w:r w:rsidR="005236A7" w:rsidRPr="004F25AC" w:rsidDel="00131F26">
          <w:rPr>
            <w:rFonts w:ascii="Segoe UI" w:hAnsi="Segoe UI" w:cs="Segoe UI" w:hint="eastAsia"/>
            <w:color w:val="05073B"/>
            <w:sz w:val="23"/>
            <w:szCs w:val="23"/>
          </w:rPr>
          <w:t>分析</w:t>
        </w:r>
        <w:r w:rsidR="005236A7" w:rsidRPr="004F25AC" w:rsidDel="00131F26">
          <w:rPr>
            <w:rFonts w:ascii="Segoe UI" w:hAnsi="Segoe UI" w:cs="Segoe UI"/>
            <w:color w:val="05073B"/>
            <w:sz w:val="23"/>
            <w:szCs w:val="23"/>
            <w:rPrChange w:id="1207" w:author="Fred Zhou" w:date="2024-03-10T14:00:00Z">
              <w:rPr>
                <w:rFonts w:ascii="Segoe UI" w:hAnsi="Segoe UI" w:cs="Segoe UI"/>
                <w:color w:val="05073B"/>
                <w:sz w:val="23"/>
                <w:szCs w:val="23"/>
                <w:highlight w:val="cyan"/>
              </w:rPr>
            </w:rPrChange>
          </w:rPr>
          <w:t>绿地</w:t>
        </w:r>
        <w:r w:rsidR="005236A7" w:rsidRPr="004F25AC" w:rsidDel="00131F26">
          <w:rPr>
            <w:rFonts w:ascii="Segoe UI" w:hAnsi="Segoe UI" w:cs="Segoe UI"/>
            <w:color w:val="05073B"/>
            <w:sz w:val="23"/>
            <w:szCs w:val="23"/>
          </w:rPr>
          <w:t>对</w:t>
        </w:r>
        <w:r w:rsidRPr="004F25AC" w:rsidDel="00131F26">
          <w:rPr>
            <w:rPrChange w:id="1208" w:author="Fred Zhou" w:date="2024-03-10T14:00:00Z">
              <w:rPr>
                <w:highlight w:val="cyan"/>
              </w:rPr>
            </w:rPrChange>
          </w:rPr>
          <w:t>温度、湿度</w:t>
        </w:r>
        <w:r w:rsidRPr="004F25AC" w:rsidDel="00131F26">
          <w:t>等</w:t>
        </w:r>
        <w:r w:rsidR="005236A7" w:rsidRPr="004F25AC" w:rsidDel="00131F26">
          <w:rPr>
            <w:rFonts w:ascii="Segoe UI" w:hAnsi="Segoe UI" w:cs="Segoe UI"/>
            <w:color w:val="05073B"/>
            <w:sz w:val="23"/>
            <w:szCs w:val="23"/>
            <w:rPrChange w:id="1209" w:author="Fred Zhou" w:date="2024-03-10T14:00:00Z">
              <w:rPr>
                <w:rFonts w:ascii="Segoe UI" w:hAnsi="Segoe UI" w:cs="Segoe UI"/>
                <w:color w:val="05073B"/>
                <w:sz w:val="23"/>
                <w:szCs w:val="23"/>
                <w:highlight w:val="cyan"/>
              </w:rPr>
            </w:rPrChange>
          </w:rPr>
          <w:t>气象</w:t>
        </w:r>
        <w:r w:rsidR="005236A7" w:rsidRPr="004F25AC" w:rsidDel="00131F26">
          <w:rPr>
            <w:rFonts w:ascii="Segoe UI" w:hAnsi="Segoe UI" w:cs="Segoe UI" w:hint="eastAsia"/>
            <w:color w:val="05073B"/>
            <w:sz w:val="23"/>
            <w:szCs w:val="23"/>
            <w:rPrChange w:id="1210" w:author="Fred Zhou" w:date="2024-03-10T14:00:00Z">
              <w:rPr>
                <w:rFonts w:ascii="Segoe UI" w:hAnsi="Segoe UI" w:cs="Segoe UI" w:hint="eastAsia"/>
                <w:color w:val="05073B"/>
                <w:sz w:val="23"/>
                <w:szCs w:val="23"/>
                <w:highlight w:val="cyan"/>
              </w:rPr>
            </w:rPrChange>
          </w:rPr>
          <w:t>因素</w:t>
        </w:r>
        <w:r w:rsidR="005236A7" w:rsidRPr="004F25AC" w:rsidDel="00131F26">
          <w:rPr>
            <w:rFonts w:ascii="Segoe UI" w:hAnsi="Segoe UI" w:cs="Segoe UI" w:hint="eastAsia"/>
            <w:color w:val="05073B"/>
            <w:sz w:val="23"/>
            <w:szCs w:val="23"/>
          </w:rPr>
          <w:t>的影响</w:t>
        </w:r>
        <w:r w:rsidR="005236A7" w:rsidRPr="004F25AC" w:rsidDel="00131F26">
          <w:rPr>
            <w:rFonts w:ascii="Segoe UI" w:hAnsi="Segoe UI" w:cs="Segoe UI"/>
            <w:color w:val="05073B"/>
            <w:sz w:val="23"/>
            <w:szCs w:val="23"/>
          </w:rPr>
          <w:t>，而</w:t>
        </w:r>
        <w:r w:rsidR="005236A7" w:rsidRPr="004F25AC" w:rsidDel="00131F26">
          <w:rPr>
            <w:rFonts w:ascii="Segoe UI" w:hAnsi="Segoe UI" w:cs="Segoe UI"/>
            <w:color w:val="05073B"/>
            <w:sz w:val="23"/>
            <w:szCs w:val="23"/>
            <w:rPrChange w:id="1211" w:author="Fred Zhou" w:date="2024-03-10T14:00:00Z">
              <w:rPr>
                <w:rFonts w:ascii="Segoe UI" w:hAnsi="Segoe UI" w:cs="Segoe UI"/>
                <w:color w:val="05073B"/>
                <w:sz w:val="23"/>
                <w:szCs w:val="23"/>
                <w:highlight w:val="cyan"/>
              </w:rPr>
            </w:rPrChange>
          </w:rPr>
          <w:t>忽视了</w:t>
        </w:r>
        <w:r w:rsidR="005236A7" w:rsidRPr="004F25AC" w:rsidDel="00131F26">
          <w:rPr>
            <w:rFonts w:ascii="Segoe UI" w:hAnsi="Segoe UI" w:cs="Segoe UI"/>
            <w:color w:val="05073B"/>
            <w:sz w:val="23"/>
            <w:szCs w:val="23"/>
          </w:rPr>
          <w:t>其在</w:t>
        </w:r>
        <w:r w:rsidR="005236A7" w:rsidRPr="004F25AC" w:rsidDel="00131F26">
          <w:rPr>
            <w:rFonts w:ascii="Segoe UI" w:hAnsi="Segoe UI" w:cs="Segoe UI"/>
            <w:color w:val="05073B"/>
            <w:sz w:val="23"/>
            <w:szCs w:val="23"/>
            <w:rPrChange w:id="1212" w:author="Fred Zhou" w:date="2024-03-10T14:00:00Z">
              <w:rPr>
                <w:rFonts w:ascii="Segoe UI" w:hAnsi="Segoe UI" w:cs="Segoe UI"/>
                <w:color w:val="05073B"/>
                <w:sz w:val="23"/>
                <w:szCs w:val="23"/>
                <w:highlight w:val="cyan"/>
              </w:rPr>
            </w:rPrChange>
          </w:rPr>
          <w:t>社会经济层面</w:t>
        </w:r>
        <w:r w:rsidR="005236A7" w:rsidRPr="004F25AC" w:rsidDel="00131F26">
          <w:rPr>
            <w:rFonts w:ascii="Segoe UI" w:hAnsi="Segoe UI" w:cs="Segoe UI"/>
            <w:color w:val="05073B"/>
            <w:sz w:val="23"/>
            <w:szCs w:val="23"/>
          </w:rPr>
          <w:t>的</w:t>
        </w:r>
        <w:r w:rsidR="005236A7" w:rsidRPr="004F25AC" w:rsidDel="00131F26">
          <w:rPr>
            <w:rFonts w:ascii="Segoe UI" w:hAnsi="Segoe UI" w:cs="Segoe UI"/>
            <w:color w:val="05073B"/>
            <w:sz w:val="23"/>
            <w:szCs w:val="23"/>
            <w:rPrChange w:id="1213" w:author="Fred Zhou" w:date="2024-03-10T14:00:00Z">
              <w:rPr>
                <w:rFonts w:ascii="Segoe UI" w:hAnsi="Segoe UI" w:cs="Segoe UI"/>
                <w:color w:val="05073B"/>
                <w:sz w:val="23"/>
                <w:szCs w:val="23"/>
                <w:highlight w:val="cyan"/>
              </w:rPr>
            </w:rPrChange>
          </w:rPr>
          <w:t>复合性</w:t>
        </w:r>
        <w:r w:rsidR="005236A7" w:rsidRPr="004F25AC" w:rsidDel="00131F26">
          <w:rPr>
            <w:rFonts w:ascii="Segoe UI" w:hAnsi="Segoe UI" w:cs="Segoe UI" w:hint="eastAsia"/>
            <w:color w:val="05073B"/>
            <w:sz w:val="23"/>
            <w:szCs w:val="23"/>
            <w:rPrChange w:id="1214" w:author="Fred Zhou" w:date="2024-03-10T14:00:00Z">
              <w:rPr>
                <w:rFonts w:ascii="Segoe UI" w:hAnsi="Segoe UI" w:cs="Segoe UI" w:hint="eastAsia"/>
                <w:color w:val="05073B"/>
                <w:sz w:val="23"/>
                <w:szCs w:val="23"/>
                <w:highlight w:val="cyan"/>
              </w:rPr>
            </w:rPrChange>
          </w:rPr>
          <w:t>影响</w:t>
        </w:r>
        <w:r w:rsidR="005236A7" w:rsidRPr="004F25AC" w:rsidDel="00131F26">
          <w:rPr>
            <w:rFonts w:ascii="Segoe UI" w:hAnsi="Segoe UI" w:cs="Segoe UI" w:hint="eastAsia"/>
            <w:color w:val="05073B"/>
            <w:sz w:val="23"/>
            <w:szCs w:val="23"/>
          </w:rPr>
          <w:t>，</w:t>
        </w:r>
        <w:r w:rsidR="005236A7" w:rsidRPr="004F25AC" w:rsidDel="00131F26">
          <w:rPr>
            <w:rFonts w:ascii="Segoe UI" w:hAnsi="Segoe UI" w:cs="Segoe UI"/>
            <w:color w:val="05073B"/>
            <w:sz w:val="23"/>
            <w:szCs w:val="23"/>
          </w:rPr>
          <w:t>难以全面揭示</w:t>
        </w:r>
        <w:r w:rsidR="005236A7" w:rsidRPr="004F25AC" w:rsidDel="00131F26">
          <w:rPr>
            <w:rFonts w:ascii="Segoe UI" w:hAnsi="Segoe UI" w:cs="Segoe UI"/>
            <w:color w:val="05073B"/>
            <w:sz w:val="23"/>
            <w:szCs w:val="23"/>
            <w:rPrChange w:id="1215" w:author="Fred Zhou" w:date="2024-03-10T14:00:00Z">
              <w:rPr>
                <w:rFonts w:ascii="Segoe UI" w:hAnsi="Segoe UI" w:cs="Segoe UI"/>
                <w:color w:val="05073B"/>
                <w:sz w:val="23"/>
                <w:szCs w:val="23"/>
                <w:highlight w:val="green"/>
              </w:rPr>
            </w:rPrChange>
          </w:rPr>
          <w:t>绿地热缓解</w:t>
        </w:r>
        <w:r w:rsidR="00E03B44" w:rsidRPr="004F25AC" w:rsidDel="00131F26">
          <w:rPr>
            <w:rFonts w:ascii="Segoe UI" w:hAnsi="Segoe UI" w:cs="Segoe UI" w:hint="eastAsia"/>
            <w:color w:val="05073B"/>
            <w:sz w:val="23"/>
            <w:szCs w:val="23"/>
            <w:rPrChange w:id="1216" w:author="Fred Zhou" w:date="2024-03-10T14:00:00Z">
              <w:rPr>
                <w:rFonts w:ascii="Segoe UI" w:hAnsi="Segoe UI" w:cs="Segoe UI" w:hint="eastAsia"/>
                <w:color w:val="05073B"/>
                <w:sz w:val="23"/>
                <w:szCs w:val="23"/>
                <w:highlight w:val="green"/>
              </w:rPr>
            </w:rPrChange>
          </w:rPr>
          <w:t>溢出</w:t>
        </w:r>
        <w:r w:rsidR="005236A7" w:rsidRPr="004F25AC" w:rsidDel="00131F26">
          <w:rPr>
            <w:rFonts w:ascii="Segoe UI" w:hAnsi="Segoe UI" w:cs="Segoe UI"/>
            <w:color w:val="05073B"/>
            <w:sz w:val="23"/>
            <w:szCs w:val="23"/>
            <w:rPrChange w:id="1217" w:author="Fred Zhou" w:date="2024-03-10T14:00:00Z">
              <w:rPr>
                <w:rFonts w:ascii="Segoe UI" w:hAnsi="Segoe UI" w:cs="Segoe UI"/>
                <w:color w:val="05073B"/>
                <w:sz w:val="23"/>
                <w:szCs w:val="23"/>
                <w:highlight w:val="green"/>
              </w:rPr>
            </w:rPrChange>
          </w:rPr>
          <w:t>效应</w:t>
        </w:r>
        <w:r w:rsidR="005236A7" w:rsidRPr="004F25AC" w:rsidDel="00131F26">
          <w:rPr>
            <w:rFonts w:ascii="Segoe UI" w:hAnsi="Segoe UI" w:cs="Segoe UI"/>
            <w:color w:val="05073B"/>
            <w:sz w:val="23"/>
            <w:szCs w:val="23"/>
          </w:rPr>
          <w:t>的</w:t>
        </w:r>
        <w:r w:rsidR="005236A7" w:rsidRPr="004F25AC" w:rsidDel="00131F26">
          <w:rPr>
            <w:rFonts w:ascii="Segoe UI" w:hAnsi="Segoe UI" w:cs="Segoe UI" w:hint="eastAsia"/>
            <w:color w:val="05073B"/>
            <w:sz w:val="23"/>
            <w:szCs w:val="23"/>
          </w:rPr>
          <w:t>社会价值</w:t>
        </w:r>
        <w:r w:rsidR="00080D98" w:rsidRPr="004F25AC" w:rsidDel="00131F26">
          <w:rPr>
            <w:rFonts w:hint="eastAsia"/>
            <w:rPrChange w:id="1218" w:author="Fred Zhou" w:date="2024-03-10T14:00:00Z">
              <w:rPr>
                <w:rFonts w:hint="eastAsia"/>
                <w:highlight w:val="green"/>
              </w:rPr>
            </w:rPrChange>
          </w:rPr>
          <w:t>（</w:t>
        </w:r>
        <w:r w:rsidR="00080D98" w:rsidRPr="004F25AC" w:rsidDel="00131F26">
          <w:rPr>
            <w:rPrChange w:id="1219" w:author="Fred Zhou" w:date="2024-03-10T14:00:00Z">
              <w:rPr>
                <w:highlight w:val="green"/>
              </w:rPr>
            </w:rPrChange>
          </w:rPr>
          <w:t>Dronova et al., 2018</w:t>
        </w:r>
        <w:r w:rsidR="004A1059" w:rsidRPr="004F25AC" w:rsidDel="00131F26">
          <w:rPr>
            <w:rFonts w:hint="eastAsia"/>
            <w:rPrChange w:id="1220" w:author="Fred Zhou" w:date="2024-03-10T14:00:00Z">
              <w:rPr>
                <w:rFonts w:hint="eastAsia"/>
                <w:highlight w:val="green"/>
              </w:rPr>
            </w:rPrChange>
          </w:rPr>
          <w:t>；</w:t>
        </w:r>
        <w:r w:rsidR="004A1059" w:rsidRPr="004F25AC" w:rsidDel="00131F26">
          <w:rPr>
            <w:rFonts w:hint="eastAsia"/>
            <w:rPrChange w:id="1221" w:author="Fred Zhou" w:date="2024-03-10T14:00:00Z">
              <w:rPr>
                <w:rFonts w:hint="eastAsia"/>
                <w:highlight w:val="green"/>
              </w:rPr>
            </w:rPrChange>
          </w:rPr>
          <w:t>Liu</w:t>
        </w:r>
        <w:r w:rsidR="004A1059" w:rsidRPr="004F25AC" w:rsidDel="00131F26">
          <w:rPr>
            <w:rPrChange w:id="1222" w:author="Fred Zhou" w:date="2024-03-10T14:00:00Z">
              <w:rPr>
                <w:highlight w:val="green"/>
              </w:rPr>
            </w:rPrChange>
          </w:rPr>
          <w:t xml:space="preserve"> et al., 2021</w:t>
        </w:r>
        <w:r w:rsidR="00080D98" w:rsidRPr="004F25AC" w:rsidDel="00131F26">
          <w:rPr>
            <w:rFonts w:hint="eastAsia"/>
            <w:rPrChange w:id="1223" w:author="Fred Zhou" w:date="2024-03-10T14:00:00Z">
              <w:rPr>
                <w:rFonts w:hint="eastAsia"/>
                <w:highlight w:val="green"/>
              </w:rPr>
            </w:rPrChange>
          </w:rPr>
          <w:t>）</w:t>
        </w:r>
        <w:r w:rsidR="00160D76" w:rsidRPr="004F25AC" w:rsidDel="00131F26">
          <w:t>。</w:t>
        </w:r>
        <w:r w:rsidR="00C576B7" w:rsidRPr="004F25AC" w:rsidDel="00131F26">
          <w:t>因此，</w:t>
        </w:r>
        <w:r w:rsidR="00C576B7" w:rsidRPr="004F25AC" w:rsidDel="00131F26">
          <w:rPr>
            <w:rPrChange w:id="1224" w:author="Fred Zhou" w:date="2024-03-10T14:00:00Z">
              <w:rPr>
                <w:highlight w:val="cyan"/>
              </w:rPr>
            </w:rPrChange>
          </w:rPr>
          <w:t>在全面评估</w:t>
        </w:r>
        <w:r w:rsidR="00C576B7" w:rsidRPr="004F25AC" w:rsidDel="00131F26">
          <w:rPr>
            <w:rPrChange w:id="1225" w:author="Fred Zhou" w:date="2024-03-10T14:00:00Z">
              <w:rPr>
                <w:highlight w:val="green"/>
              </w:rPr>
            </w:rPrChange>
          </w:rPr>
          <w:t>绿地热缓解溢出效应</w:t>
        </w:r>
        <w:r w:rsidR="00B7085B" w:rsidRPr="004F25AC" w:rsidDel="00131F26">
          <w:rPr>
            <w:rFonts w:hint="eastAsia"/>
            <w:rPrChange w:id="1226" w:author="Fred Zhou" w:date="2024-03-10T14:00:00Z">
              <w:rPr>
                <w:rFonts w:hint="eastAsia"/>
                <w:highlight w:val="green"/>
              </w:rPr>
            </w:rPrChange>
          </w:rPr>
          <w:t>的</w:t>
        </w:r>
        <w:r w:rsidR="00C06DA0" w:rsidRPr="004F25AC" w:rsidDel="00131F26">
          <w:rPr>
            <w:rFonts w:hint="eastAsia"/>
            <w:rPrChange w:id="1227" w:author="Fred Zhou" w:date="2024-03-10T14:00:00Z">
              <w:rPr>
                <w:rFonts w:hint="eastAsia"/>
                <w:highlight w:val="green"/>
              </w:rPr>
            </w:rPrChange>
          </w:rPr>
          <w:t>供应</w:t>
        </w:r>
        <w:r w:rsidR="00C576B7" w:rsidRPr="004F25AC" w:rsidDel="00131F26">
          <w:t>时，应</w:t>
        </w:r>
        <w:r w:rsidR="000922B3" w:rsidRPr="004F25AC" w:rsidDel="00131F26">
          <w:rPr>
            <w:rFonts w:hint="eastAsia"/>
          </w:rPr>
          <w:t>不仅考虑</w:t>
        </w:r>
        <w:r w:rsidR="000922B3" w:rsidRPr="004F25AC" w:rsidDel="00131F26">
          <w:rPr>
            <w:rFonts w:hint="eastAsia"/>
            <w:rPrChange w:id="1228" w:author="Fred Zhou" w:date="2024-03-10T14:00:00Z">
              <w:rPr>
                <w:rFonts w:hint="eastAsia"/>
                <w:highlight w:val="green"/>
              </w:rPr>
            </w:rPrChange>
          </w:rPr>
          <w:t>气象</w:t>
        </w:r>
        <w:r w:rsidR="00B7085B" w:rsidRPr="004F25AC" w:rsidDel="00131F26">
          <w:rPr>
            <w:rFonts w:hint="eastAsia"/>
            <w:rPrChange w:id="1229" w:author="Fred Zhou" w:date="2024-03-10T14:00:00Z">
              <w:rPr>
                <w:rFonts w:hint="eastAsia"/>
                <w:highlight w:val="green"/>
              </w:rPr>
            </w:rPrChange>
          </w:rPr>
          <w:t>因素</w:t>
        </w:r>
        <w:r w:rsidR="000922B3" w:rsidRPr="004F25AC" w:rsidDel="00131F26">
          <w:rPr>
            <w:rFonts w:hint="eastAsia"/>
          </w:rPr>
          <w:t>的影响，还应考虑</w:t>
        </w:r>
        <w:r w:rsidR="000922B3" w:rsidRPr="004F25AC" w:rsidDel="00131F26">
          <w:rPr>
            <w:rFonts w:hint="eastAsia"/>
            <w:rPrChange w:id="1230" w:author="Fred Zhou" w:date="2024-03-10T14:00:00Z">
              <w:rPr>
                <w:rFonts w:hint="eastAsia"/>
                <w:highlight w:val="cyan"/>
              </w:rPr>
            </w:rPrChange>
          </w:rPr>
          <w:t>社会经济因素</w:t>
        </w:r>
        <w:r w:rsidR="000922B3" w:rsidRPr="004F25AC" w:rsidDel="00131F26">
          <w:rPr>
            <w:rFonts w:hint="eastAsia"/>
          </w:rPr>
          <w:t>，包括</w:t>
        </w:r>
        <w:r w:rsidR="00E67AE5" w:rsidRPr="004F25AC" w:rsidDel="00131F26">
          <w:rPr>
            <w:rFonts w:hint="eastAsia"/>
            <w:rPrChange w:id="1231" w:author="Fred Zhou" w:date="2024-03-10T14:00:00Z">
              <w:rPr>
                <w:rFonts w:hint="eastAsia"/>
                <w:highlight w:val="cyan"/>
              </w:rPr>
            </w:rPrChange>
          </w:rPr>
          <w:t>其</w:t>
        </w:r>
        <w:r w:rsidR="00C576B7" w:rsidRPr="004F25AC" w:rsidDel="00131F26">
          <w:rPr>
            <w:rPrChange w:id="1232" w:author="Fred Zhou" w:date="2024-03-10T14:00:00Z">
              <w:rPr>
                <w:highlight w:val="cyan"/>
              </w:rPr>
            </w:rPrChange>
          </w:rPr>
          <w:t>覆盖范围</w:t>
        </w:r>
        <w:r w:rsidR="00C576B7" w:rsidRPr="004F25AC" w:rsidDel="00131F26">
          <w:t>内的</w:t>
        </w:r>
        <w:r w:rsidR="00C576B7" w:rsidRPr="004F25AC" w:rsidDel="00131F26">
          <w:rPr>
            <w:rPrChange w:id="1233" w:author="Fred Zhou" w:date="2024-03-10T14:00:00Z">
              <w:rPr>
                <w:highlight w:val="cyan"/>
              </w:rPr>
            </w:rPrChange>
          </w:rPr>
          <w:t>人口</w:t>
        </w:r>
        <w:r w:rsidR="002930E9" w:rsidRPr="004F25AC" w:rsidDel="00131F26">
          <w:rPr>
            <w:rFonts w:hint="eastAsia"/>
            <w:rPrChange w:id="1234" w:author="Fred Zhou" w:date="2024-03-10T14:00:00Z">
              <w:rPr>
                <w:rFonts w:hint="eastAsia"/>
                <w:highlight w:val="cyan"/>
              </w:rPr>
            </w:rPrChange>
          </w:rPr>
          <w:t>密度及其特征</w:t>
        </w:r>
        <w:r w:rsidR="000922B3" w:rsidRPr="004F25AC" w:rsidDel="00131F26">
          <w:rPr>
            <w:rFonts w:hint="eastAsia"/>
          </w:rPr>
          <w:t>（</w:t>
        </w:r>
        <w:r w:rsidR="000922B3" w:rsidRPr="004F25AC" w:rsidDel="00131F26">
          <w:rPr>
            <w:rPrChange w:id="1235" w:author="Fred Zhou" w:date="2024-03-10T14:00:00Z">
              <w:rPr>
                <w:highlight w:val="cyan"/>
              </w:rPr>
            </w:rPrChange>
          </w:rPr>
          <w:t>年龄</w:t>
        </w:r>
        <w:r w:rsidR="002930E9" w:rsidRPr="004F25AC" w:rsidDel="00131F26">
          <w:rPr>
            <w:rFonts w:hint="eastAsia"/>
            <w:rPrChange w:id="1236" w:author="Fred Zhou" w:date="2024-03-10T14:00:00Z">
              <w:rPr>
                <w:rFonts w:hint="eastAsia"/>
                <w:highlight w:val="cyan"/>
              </w:rPr>
            </w:rPrChange>
          </w:rPr>
          <w:t>、</w:t>
        </w:r>
        <w:r w:rsidR="000922B3" w:rsidRPr="004F25AC" w:rsidDel="00131F26">
          <w:rPr>
            <w:rFonts w:hint="eastAsia"/>
            <w:rPrChange w:id="1237" w:author="Fred Zhou" w:date="2024-03-10T14:00:00Z">
              <w:rPr>
                <w:rFonts w:hint="eastAsia"/>
                <w:highlight w:val="cyan"/>
              </w:rPr>
            </w:rPrChange>
          </w:rPr>
          <w:t>收入等</w:t>
        </w:r>
        <w:r w:rsidR="000922B3" w:rsidRPr="004F25AC" w:rsidDel="00131F26">
          <w:rPr>
            <w:rFonts w:hint="eastAsia"/>
          </w:rPr>
          <w:t>）</w:t>
        </w:r>
        <w:r w:rsidR="00C576B7" w:rsidRPr="004F25AC" w:rsidDel="00131F26">
          <w:rPr>
            <w:rFonts w:hint="eastAsia"/>
          </w:rPr>
          <w:t>。</w:t>
        </w:r>
      </w:moveFrom>
    </w:p>
    <w:moveFromRangeEnd w:id="1028"/>
    <w:p w14:paraId="042E2927" w14:textId="77777777" w:rsidR="009347CD" w:rsidRPr="004F25AC" w:rsidDel="00A1127E" w:rsidRDefault="009347CD" w:rsidP="0006399C">
      <w:pPr>
        <w:pStyle w:val="ListParagraph"/>
        <w:ind w:firstLineChars="0"/>
        <w:rPr>
          <w:del w:id="1238" w:author="Fred Zhou" w:date="2024-03-09T11:23:00Z"/>
          <w:rPrChange w:id="1239" w:author="Fred Zhou" w:date="2024-03-10T14:00:00Z">
            <w:rPr>
              <w:del w:id="1240" w:author="Fred Zhou" w:date="2024-03-09T11:23:00Z"/>
              <w:highlight w:val="yellow"/>
            </w:rPr>
          </w:rPrChange>
        </w:rPr>
      </w:pPr>
    </w:p>
    <w:p w14:paraId="153680D6" w14:textId="0DB90FBB" w:rsidR="00E801F4" w:rsidRPr="004F25AC" w:rsidDel="00A1127E" w:rsidRDefault="00E801F4" w:rsidP="00AE51FB">
      <w:pPr>
        <w:pStyle w:val="ListParagraph"/>
        <w:numPr>
          <w:ilvl w:val="0"/>
          <w:numId w:val="26"/>
        </w:numPr>
        <w:ind w:firstLineChars="0"/>
        <w:rPr>
          <w:del w:id="1241" w:author="Fred Zhou" w:date="2024-03-09T11:23:00Z"/>
          <w:rFonts w:hint="eastAsia"/>
          <w:rPrChange w:id="1242" w:author="Fred Zhou" w:date="2024-03-10T14:00:00Z">
            <w:rPr>
              <w:del w:id="1243" w:author="Fred Zhou" w:date="2024-03-09T11:23:00Z"/>
              <w:rFonts w:hint="eastAsia"/>
              <w:highlight w:val="yellow"/>
            </w:rPr>
          </w:rPrChange>
        </w:rPr>
      </w:pPr>
      <w:del w:id="1244" w:author="Fred Zhou" w:date="2024-03-09T11:23:00Z">
        <w:r w:rsidRPr="004F25AC" w:rsidDel="00A1127E">
          <w:rPr>
            <w:rFonts w:hint="eastAsia"/>
            <w:rPrChange w:id="1245" w:author="Fred Zhou" w:date="2024-03-10T14:00:00Z">
              <w:rPr>
                <w:rFonts w:hint="eastAsia"/>
                <w:highlight w:val="yellow"/>
              </w:rPr>
            </w:rPrChange>
          </w:rPr>
          <w:delText>少量研究仅关注蒸发</w:delText>
        </w:r>
      </w:del>
    </w:p>
    <w:p w14:paraId="07CA8EAC" w14:textId="77777777" w:rsidR="00F46CBD" w:rsidRPr="004F25AC" w:rsidRDefault="00F46CBD" w:rsidP="00E43115">
      <w:pPr>
        <w:rPr>
          <w:rFonts w:hint="eastAsia"/>
        </w:rPr>
      </w:pPr>
    </w:p>
    <w:p w14:paraId="2877A9EE" w14:textId="27B8162F" w:rsidR="00896FAE" w:rsidRPr="004F25AC" w:rsidRDefault="00896FAE" w:rsidP="0043681B">
      <w:pPr>
        <w:pStyle w:val="4"/>
      </w:pPr>
      <w:r w:rsidRPr="004F25AC">
        <w:lastRenderedPageBreak/>
        <w:t xml:space="preserve">1.2.3. </w:t>
      </w:r>
      <w:r w:rsidRPr="004F25AC">
        <w:t>城市</w:t>
      </w:r>
      <w:ins w:id="1246" w:author="Fred Zhou" w:date="2024-03-10T07:49:00Z">
        <w:r w:rsidR="00AC10DE" w:rsidRPr="004F25AC">
          <w:rPr>
            <w:rFonts w:hint="eastAsia"/>
          </w:rPr>
          <w:t>公园</w:t>
        </w:r>
      </w:ins>
      <w:del w:id="1247" w:author="Fred Zhou" w:date="2024-03-10T07:49:00Z">
        <w:r w:rsidRPr="004F25AC" w:rsidDel="00AC10DE">
          <w:delText>绿地</w:delText>
        </w:r>
      </w:del>
      <w:r w:rsidRPr="004F25AC">
        <w:t>热缓解溢出效应的供需关系</w:t>
      </w:r>
      <w:ins w:id="1248" w:author="Fred Zhou" w:date="2024-03-10T09:12:00Z">
        <w:r w:rsidR="00A743DD" w:rsidRPr="004F25AC">
          <w:rPr>
            <w:rFonts w:hint="eastAsia"/>
          </w:rPr>
          <w:t>量化</w:t>
        </w:r>
      </w:ins>
    </w:p>
    <w:p w14:paraId="25715BC9" w14:textId="2A7AE110" w:rsidR="00896FAE" w:rsidRPr="004F25AC" w:rsidDel="004F25AC" w:rsidRDefault="00896FAE" w:rsidP="00896FAE">
      <w:pPr>
        <w:ind w:firstLine="420"/>
        <w:rPr>
          <w:del w:id="1249" w:author="Fred Zhou" w:date="2024-03-10T14:02:00Z"/>
        </w:rPr>
      </w:pPr>
      <w:del w:id="1250" w:author="Fred Zhou" w:date="2024-03-10T14:02:00Z">
        <w:r w:rsidRPr="004F25AC" w:rsidDel="004F25AC">
          <w:rPr>
            <w:rFonts w:hint="eastAsia"/>
          </w:rPr>
          <w:delText>【</w:delText>
        </w:r>
        <w:r w:rsidR="00176F8A" w:rsidRPr="004F25AC" w:rsidDel="004F25AC">
          <w:delText>up</w:delText>
        </w:r>
        <w:r w:rsidRPr="004F25AC" w:rsidDel="004F25AC">
          <w:rPr>
            <w:rFonts w:hint="eastAsia"/>
          </w:rPr>
          <w:delText xml:space="preserve">2024 </w:delText>
        </w:r>
        <w:r w:rsidR="00163C08" w:rsidRPr="004F25AC" w:rsidDel="004F25AC">
          <w:rPr>
            <w:rFonts w:hint="eastAsia"/>
          </w:rPr>
          <w:delText>0</w:delText>
        </w:r>
        <w:r w:rsidR="00163C08" w:rsidRPr="004F25AC" w:rsidDel="004F25AC">
          <w:delText>307</w:delText>
        </w:r>
        <w:r w:rsidR="00163C08" w:rsidRPr="004F25AC" w:rsidDel="004F25AC">
          <w:rPr>
            <w:rFonts w:hint="eastAsia"/>
          </w:rPr>
          <w:delText xml:space="preserve"> </w:delText>
        </w:r>
        <w:r w:rsidR="00163C08" w:rsidRPr="004F25AC" w:rsidDel="004F25AC">
          <w:delText>20</w:delText>
        </w:r>
        <w:r w:rsidRPr="004F25AC" w:rsidDel="004F25AC">
          <w:rPr>
            <w:rFonts w:hint="eastAsia"/>
          </w:rPr>
          <w:delText>:</w:delText>
        </w:r>
        <w:r w:rsidR="001D56BC" w:rsidRPr="004F25AC" w:rsidDel="004F25AC">
          <w:delText>2</w:delText>
        </w:r>
        <w:r w:rsidR="00434DE1" w:rsidRPr="004F25AC" w:rsidDel="004F25AC">
          <w:delText>2</w:delText>
        </w:r>
        <w:r w:rsidRPr="004F25AC" w:rsidDel="004F25AC">
          <w:rPr>
            <w:rFonts w:hint="eastAsia"/>
          </w:rPr>
          <w:delText>】</w:delText>
        </w:r>
      </w:del>
    </w:p>
    <w:p w14:paraId="517709B7" w14:textId="20355398" w:rsidR="00146562" w:rsidRPr="004F25AC" w:rsidRDefault="00176F8A" w:rsidP="00896FAE">
      <w:pPr>
        <w:ind w:firstLine="420"/>
      </w:pPr>
      <w:r w:rsidRPr="004F25AC">
        <w:t>为了</w:t>
      </w:r>
      <w:r w:rsidRPr="004F25AC">
        <w:rPr>
          <w:rPrChange w:id="1251" w:author="Fred Zhou" w:date="2024-03-10T14:00:00Z">
            <w:rPr>
              <w:highlight w:val="cyan"/>
            </w:rPr>
          </w:rPrChange>
        </w:rPr>
        <w:t>深入</w:t>
      </w:r>
      <w:r w:rsidR="007624CE" w:rsidRPr="004F25AC">
        <w:rPr>
          <w:rFonts w:hint="eastAsia"/>
          <w:rPrChange w:id="1252" w:author="Fred Zhou" w:date="2024-03-10T14:00:00Z">
            <w:rPr>
              <w:rFonts w:hint="eastAsia"/>
              <w:highlight w:val="cyan"/>
            </w:rPr>
          </w:rPrChange>
        </w:rPr>
        <w:t>研究</w:t>
      </w:r>
      <w:r w:rsidRPr="004F25AC">
        <w:t>城市</w:t>
      </w:r>
      <w:r w:rsidRPr="004F25AC">
        <w:rPr>
          <w:rPrChange w:id="1253" w:author="Fred Zhou" w:date="2024-03-10T14:00:00Z">
            <w:rPr>
              <w:highlight w:val="cyan"/>
            </w:rPr>
          </w:rPrChange>
        </w:rPr>
        <w:t>生态系统服务</w:t>
      </w:r>
      <w:r w:rsidRPr="004F25AC">
        <w:t>的</w:t>
      </w:r>
      <w:ins w:id="1254" w:author="Fred Zhou" w:date="2024-03-10T08:03:00Z">
        <w:r w:rsidR="00FA4F35" w:rsidRPr="004F25AC">
          <w:rPr>
            <w:rFonts w:hint="eastAsia"/>
            <w:rPrChange w:id="1255" w:author="Fred Zhou" w:date="2024-03-10T14:00:00Z">
              <w:rPr>
                <w:rFonts w:hint="eastAsia"/>
                <w:highlight w:val="cyan"/>
              </w:rPr>
            </w:rPrChange>
          </w:rPr>
          <w:t>供给</w:t>
        </w:r>
      </w:ins>
      <w:del w:id="1256" w:author="Fred Zhou" w:date="2024-03-10T08:03:00Z">
        <w:r w:rsidRPr="004F25AC" w:rsidDel="00FA4F35">
          <w:rPr>
            <w:rPrChange w:id="1257" w:author="Fred Zhou" w:date="2024-03-10T14:00:00Z">
              <w:rPr>
                <w:highlight w:val="cyan"/>
              </w:rPr>
            </w:rPrChange>
          </w:rPr>
          <w:delText>供应</w:delText>
        </w:r>
      </w:del>
      <w:r w:rsidRPr="004F25AC">
        <w:rPr>
          <w:rPrChange w:id="1258" w:author="Fred Zhou" w:date="2024-03-10T14:00:00Z">
            <w:rPr>
              <w:highlight w:val="cyan"/>
            </w:rPr>
          </w:rPrChange>
        </w:rPr>
        <w:t>与需求</w:t>
      </w:r>
      <w:r w:rsidRPr="004F25AC">
        <w:t>之间的关系，研究</w:t>
      </w:r>
      <w:r w:rsidRPr="004F25AC">
        <w:rPr>
          <w:rFonts w:hint="eastAsia"/>
        </w:rPr>
        <w:t>人员</w:t>
      </w:r>
      <w:r w:rsidRPr="004F25AC">
        <w:rPr>
          <w:rPrChange w:id="1259" w:author="Fred Zhou" w:date="2024-03-10T14:00:00Z">
            <w:rPr>
              <w:highlight w:val="cyan"/>
            </w:rPr>
          </w:rPrChange>
        </w:rPr>
        <w:t>构建了</w:t>
      </w:r>
      <w:r w:rsidRPr="004F25AC">
        <w:t>生态系统</w:t>
      </w:r>
      <w:r w:rsidRPr="004F25AC">
        <w:rPr>
          <w:rPrChange w:id="1260" w:author="Fred Zhou" w:date="2024-03-10T14:00:00Z">
            <w:rPr>
              <w:highlight w:val="cyan"/>
            </w:rPr>
          </w:rPrChange>
        </w:rPr>
        <w:t>服务框架</w:t>
      </w:r>
      <w:r w:rsidRPr="004F25AC">
        <w:t>（</w:t>
      </w:r>
      <w:r w:rsidRPr="004F25AC">
        <w:rPr>
          <w:rPrChange w:id="1261" w:author="Fred Zhou" w:date="2024-03-10T14:00:00Z">
            <w:rPr>
              <w:highlight w:val="green"/>
            </w:rPr>
          </w:rPrChange>
        </w:rPr>
        <w:t>Feng</w:t>
      </w:r>
      <w:r w:rsidR="005663A6" w:rsidRPr="004F25AC">
        <w:rPr>
          <w:rFonts w:hint="eastAsia"/>
          <w:rPrChange w:id="1262" w:author="Fred Zhou" w:date="2024-03-10T14:00:00Z">
            <w:rPr>
              <w:rFonts w:hint="eastAsia"/>
              <w:highlight w:val="green"/>
            </w:rPr>
          </w:rPrChange>
        </w:rPr>
        <w:t xml:space="preserve"> </w:t>
      </w:r>
      <w:r w:rsidR="005663A6" w:rsidRPr="004F25AC">
        <w:rPr>
          <w:rPrChange w:id="1263" w:author="Fred Zhou" w:date="2024-03-10T14:00:00Z">
            <w:rPr>
              <w:highlight w:val="green"/>
            </w:rPr>
          </w:rPrChange>
        </w:rPr>
        <w:t>et al</w:t>
      </w:r>
      <w:r w:rsidR="00A026E6" w:rsidRPr="004F25AC">
        <w:rPr>
          <w:rFonts w:hint="eastAsia"/>
          <w:rPrChange w:id="1264" w:author="Fred Zhou" w:date="2024-03-10T14:00:00Z">
            <w:rPr>
              <w:rFonts w:hint="eastAsia"/>
              <w:highlight w:val="green"/>
            </w:rPr>
          </w:rPrChange>
        </w:rPr>
        <w:t>,</w:t>
      </w:r>
      <w:r w:rsidR="00A026E6" w:rsidRPr="004F25AC">
        <w:rPr>
          <w:rPrChange w:id="1265" w:author="Fred Zhou" w:date="2024-03-10T14:00:00Z">
            <w:rPr>
              <w:highlight w:val="green"/>
            </w:rPr>
          </w:rPrChange>
        </w:rPr>
        <w:t xml:space="preserve"> </w:t>
      </w:r>
      <w:r w:rsidRPr="004F25AC">
        <w:rPr>
          <w:rPrChange w:id="1266" w:author="Fred Zhou" w:date="2024-03-10T14:00:00Z">
            <w:rPr>
              <w:highlight w:val="green"/>
            </w:rPr>
          </w:rPrChange>
        </w:rPr>
        <w:t>2022</w:t>
      </w:r>
      <w:r w:rsidRPr="004F25AC">
        <w:t>；</w:t>
      </w:r>
      <w:r w:rsidRPr="004F25AC">
        <w:rPr>
          <w:rPrChange w:id="1267" w:author="Fred Zhou" w:date="2024-03-10T14:00:00Z">
            <w:rPr>
              <w:highlight w:val="green"/>
            </w:rPr>
          </w:rPrChange>
        </w:rPr>
        <w:t>Wei et al.</w:t>
      </w:r>
      <w:r w:rsidR="00A026E6" w:rsidRPr="004F25AC">
        <w:rPr>
          <w:rFonts w:hint="eastAsia"/>
          <w:rPrChange w:id="1268" w:author="Fred Zhou" w:date="2024-03-10T14:00:00Z">
            <w:rPr>
              <w:rFonts w:hint="eastAsia"/>
              <w:highlight w:val="green"/>
            </w:rPr>
          </w:rPrChange>
        </w:rPr>
        <w:t>,</w:t>
      </w:r>
      <w:r w:rsidR="00A026E6" w:rsidRPr="004F25AC">
        <w:rPr>
          <w:rPrChange w:id="1269" w:author="Fred Zhou" w:date="2024-03-10T14:00:00Z">
            <w:rPr>
              <w:highlight w:val="green"/>
            </w:rPr>
          </w:rPrChange>
        </w:rPr>
        <w:t xml:space="preserve"> </w:t>
      </w:r>
      <w:r w:rsidRPr="004F25AC">
        <w:rPr>
          <w:rPrChange w:id="1270" w:author="Fred Zhou" w:date="2024-03-10T14:00:00Z">
            <w:rPr>
              <w:highlight w:val="green"/>
            </w:rPr>
          </w:rPrChange>
        </w:rPr>
        <w:t>2021</w:t>
      </w:r>
      <w:ins w:id="1271" w:author="Fred Zhou" w:date="2024-03-09T11:59:00Z">
        <w:r w:rsidR="00161E35" w:rsidRPr="004F25AC">
          <w:rPr>
            <w:rFonts w:hint="eastAsia"/>
            <w:rPrChange w:id="1272" w:author="Fred Zhou" w:date="2024-03-10T14:00:00Z">
              <w:rPr>
                <w:rFonts w:hint="eastAsia"/>
                <w:highlight w:val="green"/>
              </w:rPr>
            </w:rPrChange>
          </w:rPr>
          <w:t>；柯钦华等，</w:t>
        </w:r>
        <w:r w:rsidR="00161E35" w:rsidRPr="004F25AC">
          <w:rPr>
            <w:rFonts w:hint="eastAsia"/>
          </w:rPr>
          <w:t>2</w:t>
        </w:r>
        <w:r w:rsidR="00161E35" w:rsidRPr="004F25AC">
          <w:t>024</w:t>
        </w:r>
      </w:ins>
      <w:r w:rsidRPr="004F25AC">
        <w:t>）。此框架的</w:t>
      </w:r>
      <w:r w:rsidRPr="004F25AC">
        <w:rPr>
          <w:rPrChange w:id="1273" w:author="Fred Zhou" w:date="2024-03-10T14:00:00Z">
            <w:rPr>
              <w:highlight w:val="cyan"/>
            </w:rPr>
          </w:rPrChange>
        </w:rPr>
        <w:t>核心目标</w:t>
      </w:r>
      <w:r w:rsidRPr="004F25AC">
        <w:t>在于建立</w:t>
      </w:r>
      <w:r w:rsidRPr="004F25AC">
        <w:rPr>
          <w:rPrChange w:id="1274" w:author="Fred Zhou" w:date="2024-03-10T14:00:00Z">
            <w:rPr>
              <w:highlight w:val="cyan"/>
            </w:rPr>
          </w:rPrChange>
        </w:rPr>
        <w:t>生态系统功能</w:t>
      </w:r>
      <w:r w:rsidRPr="004F25AC">
        <w:t>与</w:t>
      </w:r>
      <w:r w:rsidRPr="004F25AC">
        <w:rPr>
          <w:rPrChange w:id="1275" w:author="Fred Zhou" w:date="2024-03-10T14:00:00Z">
            <w:rPr>
              <w:highlight w:val="cyan"/>
            </w:rPr>
          </w:rPrChange>
        </w:rPr>
        <w:t>过程</w:t>
      </w:r>
      <w:r w:rsidRPr="004F25AC">
        <w:t>同</w:t>
      </w:r>
      <w:r w:rsidRPr="004F25AC">
        <w:rPr>
          <w:rPrChange w:id="1276" w:author="Fred Zhou" w:date="2024-03-10T14:00:00Z">
            <w:rPr>
              <w:highlight w:val="cyan"/>
            </w:rPr>
          </w:rPrChange>
        </w:rPr>
        <w:t>人类实际需求</w:t>
      </w:r>
      <w:r w:rsidRPr="004F25AC">
        <w:t>之间的</w:t>
      </w:r>
      <w:r w:rsidRPr="004F25AC">
        <w:rPr>
          <w:rFonts w:hint="eastAsia"/>
        </w:rPr>
        <w:t>联系</w:t>
      </w:r>
      <w:r w:rsidRPr="004F25AC">
        <w:t>，以期</w:t>
      </w:r>
      <w:r w:rsidRPr="004F25AC">
        <w:rPr>
          <w:rPrChange w:id="1277" w:author="Fred Zhou" w:date="2024-03-10T14:00:00Z">
            <w:rPr>
              <w:highlight w:val="cyan"/>
            </w:rPr>
          </w:rPrChange>
        </w:rPr>
        <w:t>更全面地</w:t>
      </w:r>
      <w:r w:rsidRPr="004F25AC">
        <w:t>理解</w:t>
      </w:r>
      <w:r w:rsidRPr="004F25AC">
        <w:rPr>
          <w:rPrChange w:id="1278" w:author="Fred Zhou" w:date="2024-03-10T14:00:00Z">
            <w:rPr>
              <w:highlight w:val="cyan"/>
            </w:rPr>
          </w:rPrChange>
        </w:rPr>
        <w:t>自然环境</w:t>
      </w:r>
      <w:r w:rsidRPr="004F25AC">
        <w:t>对</w:t>
      </w:r>
      <w:r w:rsidRPr="004F25AC">
        <w:rPr>
          <w:rPrChange w:id="1279" w:author="Fred Zhou" w:date="2024-03-10T14:00:00Z">
            <w:rPr>
              <w:highlight w:val="cyan"/>
            </w:rPr>
          </w:rPrChange>
        </w:rPr>
        <w:t>人类居住环境</w:t>
      </w:r>
      <w:r w:rsidRPr="004F25AC">
        <w:t>的积极贡献。</w:t>
      </w:r>
      <w:r w:rsidRPr="004F25AC">
        <w:rPr>
          <w:rPrChange w:id="1280" w:author="Fred Zhou" w:date="2024-03-10T14:00:00Z">
            <w:rPr>
              <w:highlight w:val="cyan"/>
            </w:rPr>
          </w:rPrChange>
        </w:rPr>
        <w:t>生态系统服务</w:t>
      </w:r>
      <w:r w:rsidRPr="004F25AC">
        <w:t>作为人类</w:t>
      </w:r>
      <w:r w:rsidRPr="004F25AC">
        <w:rPr>
          <w:rPrChange w:id="1281" w:author="Fred Zhou" w:date="2024-03-10T14:00:00Z">
            <w:rPr>
              <w:highlight w:val="cyan"/>
            </w:rPr>
          </w:rPrChange>
        </w:rPr>
        <w:t>直接或间接</w:t>
      </w:r>
      <w:r w:rsidRPr="004F25AC">
        <w:t>从</w:t>
      </w:r>
      <w:r w:rsidRPr="004F25AC">
        <w:rPr>
          <w:rPrChange w:id="1282" w:author="Fred Zhou" w:date="2024-03-10T14:00:00Z">
            <w:rPr>
              <w:highlight w:val="cyan"/>
            </w:rPr>
          </w:rPrChange>
        </w:rPr>
        <w:t>生态系统功能</w:t>
      </w:r>
      <w:r w:rsidRPr="004F25AC">
        <w:t>中汲取的</w:t>
      </w:r>
      <w:r w:rsidRPr="004F25AC">
        <w:rPr>
          <w:rPrChange w:id="1283" w:author="Fred Zhou" w:date="2024-03-10T14:00:00Z">
            <w:rPr>
              <w:highlight w:val="cyan"/>
            </w:rPr>
          </w:rPrChange>
        </w:rPr>
        <w:t>多元利益</w:t>
      </w:r>
      <w:r w:rsidRPr="004F25AC">
        <w:t>，涵盖</w:t>
      </w:r>
      <w:r w:rsidRPr="004F25AC">
        <w:rPr>
          <w:rPrChange w:id="1284" w:author="Fred Zhou" w:date="2024-03-10T14:00:00Z">
            <w:rPr>
              <w:highlight w:val="cyan"/>
            </w:rPr>
          </w:rPrChange>
        </w:rPr>
        <w:t>城市</w:t>
      </w:r>
      <w:r w:rsidRPr="004F25AC">
        <w:rPr>
          <w:rFonts w:hint="eastAsia"/>
          <w:rPrChange w:id="1285" w:author="Fred Zhou" w:date="2024-03-10T14:00:00Z">
            <w:rPr>
              <w:rFonts w:hint="eastAsia"/>
              <w:highlight w:val="cyan"/>
            </w:rPr>
          </w:rPrChange>
        </w:rPr>
        <w:t>降温</w:t>
      </w:r>
      <w:r w:rsidRPr="004F25AC">
        <w:rPr>
          <w:rPrChange w:id="1286" w:author="Fred Zhou" w:date="2024-03-10T14:00:00Z">
            <w:rPr>
              <w:highlight w:val="cyan"/>
            </w:rPr>
          </w:rPrChange>
        </w:rPr>
        <w:t>、空气净化、</w:t>
      </w:r>
      <w:proofErr w:type="gramStart"/>
      <w:r w:rsidRPr="004F25AC">
        <w:rPr>
          <w:rPrChange w:id="1287" w:author="Fred Zhou" w:date="2024-03-10T14:00:00Z">
            <w:rPr>
              <w:highlight w:val="cyan"/>
            </w:rPr>
          </w:rPrChange>
        </w:rPr>
        <w:t>固碳能力</w:t>
      </w:r>
      <w:proofErr w:type="gramEnd"/>
      <w:r w:rsidRPr="004F25AC">
        <w:rPr>
          <w:rPrChange w:id="1288" w:author="Fred Zhou" w:date="2024-03-10T14:00:00Z">
            <w:rPr>
              <w:highlight w:val="cyan"/>
            </w:rPr>
          </w:rPrChange>
        </w:rPr>
        <w:t>提升</w:t>
      </w:r>
      <w:r w:rsidRPr="004F25AC">
        <w:t>以及</w:t>
      </w:r>
      <w:r w:rsidRPr="004F25AC">
        <w:rPr>
          <w:rPrChange w:id="1289" w:author="Fred Zhou" w:date="2024-03-10T14:00:00Z">
            <w:rPr>
              <w:highlight w:val="cyan"/>
            </w:rPr>
          </w:rPrChange>
        </w:rPr>
        <w:t>室外休闲空间的供给</w:t>
      </w:r>
      <w:r w:rsidRPr="004F25AC">
        <w:t>等（</w:t>
      </w:r>
      <w:r w:rsidRPr="004F25AC">
        <w:rPr>
          <w:rPrChange w:id="1290" w:author="Fred Zhou" w:date="2024-03-10T14:00:00Z">
            <w:rPr>
              <w:highlight w:val="green"/>
            </w:rPr>
          </w:rPrChange>
        </w:rPr>
        <w:t>Costanza et al., 1997</w:t>
      </w:r>
      <w:r w:rsidR="00226ED6" w:rsidRPr="004F25AC">
        <w:rPr>
          <w:rFonts w:hint="eastAsia"/>
          <w:rPrChange w:id="1291" w:author="Fred Zhou" w:date="2024-03-10T14:00:00Z">
            <w:rPr>
              <w:rFonts w:hint="eastAsia"/>
              <w:highlight w:val="green"/>
            </w:rPr>
          </w:rPrChange>
        </w:rPr>
        <w:t>；</w:t>
      </w:r>
      <w:r w:rsidR="00226ED6" w:rsidRPr="004F25AC">
        <w:rPr>
          <w:rPrChange w:id="1292" w:author="Fred Zhou" w:date="2024-03-10T14:00:00Z">
            <w:rPr>
              <w:highlight w:val="green"/>
            </w:rPr>
          </w:rPrChange>
        </w:rPr>
        <w:t>Cumming</w:t>
      </w:r>
      <w:r w:rsidR="00226ED6" w:rsidRPr="004F25AC">
        <w:rPr>
          <w:rPrChange w:id="1293" w:author="Fred Zhou" w:date="2024-03-10T14:00:00Z">
            <w:rPr>
              <w:highlight w:val="green"/>
            </w:rPr>
          </w:rPrChange>
        </w:rPr>
        <w:t xml:space="preserve"> et al., 2014</w:t>
      </w:r>
      <w:r w:rsidR="004652A4" w:rsidRPr="004F25AC">
        <w:rPr>
          <w:rFonts w:hint="eastAsia"/>
          <w:rPrChange w:id="1294" w:author="Fred Zhou" w:date="2024-03-10T14:00:00Z">
            <w:rPr>
              <w:rFonts w:hint="eastAsia"/>
              <w:highlight w:val="green"/>
            </w:rPr>
          </w:rPrChange>
        </w:rPr>
        <w:t>；</w:t>
      </w:r>
      <w:r w:rsidR="004652A4" w:rsidRPr="004F25AC">
        <w:rPr>
          <w:rFonts w:hint="eastAsia"/>
          <w:rPrChange w:id="1295" w:author="Fred Zhou" w:date="2024-03-10T14:00:00Z">
            <w:rPr>
              <w:rFonts w:hint="eastAsia"/>
              <w:highlight w:val="green"/>
            </w:rPr>
          </w:rPrChange>
        </w:rPr>
        <w:t>Huan</w:t>
      </w:r>
      <w:r w:rsidR="004652A4" w:rsidRPr="004F25AC">
        <w:rPr>
          <w:rPrChange w:id="1296" w:author="Fred Zhou" w:date="2024-03-10T14:00:00Z">
            <w:rPr>
              <w:highlight w:val="green"/>
            </w:rPr>
          </w:rPrChange>
        </w:rPr>
        <w:t>g et al., 2023</w:t>
      </w:r>
      <w:r w:rsidRPr="004F25AC">
        <w:t>）。</w:t>
      </w:r>
      <w:r w:rsidRPr="004F4627">
        <w:rPr>
          <w:b/>
          <w:bCs/>
          <w:rPrChange w:id="1297" w:author="Fred Zhou" w:date="2024-03-10T14:17:00Z">
            <w:rPr/>
          </w:rPrChange>
        </w:rPr>
        <w:t>然而，目前聚焦于</w:t>
      </w:r>
      <w:r w:rsidRPr="004F4627">
        <w:rPr>
          <w:b/>
          <w:bCs/>
          <w:rPrChange w:id="1298" w:author="Fred Zhou" w:date="2024-03-10T14:17:00Z">
            <w:rPr>
              <w:highlight w:val="green"/>
            </w:rPr>
          </w:rPrChange>
        </w:rPr>
        <w:t>城市</w:t>
      </w:r>
      <w:r w:rsidRPr="004F4627">
        <w:rPr>
          <w:rFonts w:hint="eastAsia"/>
          <w:b/>
          <w:bCs/>
          <w:rPrChange w:id="1299" w:author="Fred Zhou" w:date="2024-03-10T14:17:00Z">
            <w:rPr>
              <w:rFonts w:hint="eastAsia"/>
              <w:highlight w:val="green"/>
            </w:rPr>
          </w:rPrChange>
        </w:rPr>
        <w:t>热缓解服务</w:t>
      </w:r>
      <w:r w:rsidRPr="004F4627">
        <w:rPr>
          <w:b/>
          <w:bCs/>
          <w:rPrChange w:id="1300" w:author="Fred Zhou" w:date="2024-03-10T14:17:00Z">
            <w:rPr>
              <w:highlight w:val="green"/>
            </w:rPr>
          </w:rPrChange>
        </w:rPr>
        <w:t>供需关系</w:t>
      </w:r>
      <w:r w:rsidRPr="004F4627">
        <w:rPr>
          <w:b/>
          <w:bCs/>
          <w:rPrChange w:id="1301" w:author="Fred Zhou" w:date="2024-03-10T14:17:00Z">
            <w:rPr/>
          </w:rPrChange>
        </w:rPr>
        <w:t>的研究</w:t>
      </w:r>
      <w:r w:rsidRPr="004F4627">
        <w:rPr>
          <w:b/>
          <w:bCs/>
          <w:rPrChange w:id="1302" w:author="Fred Zhou" w:date="2024-03-10T14:17:00Z">
            <w:rPr>
              <w:highlight w:val="cyan"/>
            </w:rPr>
          </w:rPrChange>
        </w:rPr>
        <w:t>仍显不足</w:t>
      </w:r>
      <w:r w:rsidRPr="004F4627">
        <w:rPr>
          <w:b/>
          <w:bCs/>
          <w:rPrChange w:id="1303" w:author="Fred Zhou" w:date="2024-03-10T14:17:00Z">
            <w:rPr/>
          </w:rPrChange>
        </w:rPr>
        <w:t>。这些研究</w:t>
      </w:r>
      <w:r w:rsidRPr="004F4627">
        <w:rPr>
          <w:b/>
          <w:bCs/>
          <w:rPrChange w:id="1304" w:author="Fred Zhou" w:date="2024-03-10T14:17:00Z">
            <w:rPr>
              <w:highlight w:val="cyan"/>
            </w:rPr>
          </w:rPrChange>
        </w:rPr>
        <w:t>多采用评分法</w:t>
      </w:r>
      <w:r w:rsidRPr="004F4627">
        <w:rPr>
          <w:b/>
          <w:bCs/>
          <w:rPrChange w:id="1305" w:author="Fred Zhou" w:date="2024-03-10T14:17:00Z">
            <w:rPr/>
          </w:rPrChange>
        </w:rPr>
        <w:t>对</w:t>
      </w:r>
      <w:r w:rsidRPr="004F4627">
        <w:rPr>
          <w:b/>
          <w:bCs/>
          <w:rPrChange w:id="1306" w:author="Fred Zhou" w:date="2024-03-10T14:17:00Z">
            <w:rPr>
              <w:highlight w:val="cyan"/>
            </w:rPr>
          </w:rPrChange>
        </w:rPr>
        <w:t>供需水平</w:t>
      </w:r>
      <w:r w:rsidRPr="004F4627">
        <w:rPr>
          <w:b/>
          <w:bCs/>
          <w:rPrChange w:id="1307" w:author="Fred Zhou" w:date="2024-03-10T14:17:00Z">
            <w:rPr/>
          </w:rPrChange>
        </w:rPr>
        <w:t>进行</w:t>
      </w:r>
      <w:r w:rsidRPr="004F4627">
        <w:rPr>
          <w:b/>
          <w:bCs/>
          <w:rPrChange w:id="1308" w:author="Fred Zhou" w:date="2024-03-10T14:17:00Z">
            <w:rPr>
              <w:highlight w:val="cyan"/>
            </w:rPr>
          </w:rPrChange>
        </w:rPr>
        <w:t>定性评估</w:t>
      </w:r>
      <w:ins w:id="1309" w:author="Fred Zhou" w:date="2024-03-10T00:07:00Z">
        <w:r w:rsidR="007B3F3C" w:rsidRPr="004F4627">
          <w:rPr>
            <w:rFonts w:hint="eastAsia"/>
            <w:b/>
            <w:bCs/>
            <w:rPrChange w:id="1310" w:author="Fred Zhou" w:date="2024-03-10T14:17:00Z">
              <w:rPr>
                <w:rFonts w:hint="eastAsia"/>
                <w:highlight w:val="cyan"/>
              </w:rPr>
            </w:rPrChange>
          </w:rPr>
          <w:t>（</w:t>
        </w:r>
        <w:r w:rsidR="007B3F3C" w:rsidRPr="004F4627">
          <w:rPr>
            <w:b/>
            <w:bCs/>
            <w:rPrChange w:id="1311" w:author="Fred Zhou" w:date="2024-03-10T14:17:00Z">
              <w:rPr>
                <w:highlight w:val="cyan"/>
              </w:rPr>
            </w:rPrChange>
          </w:rPr>
          <w:t>S</w:t>
        </w:r>
        <w:r w:rsidR="007B3F3C" w:rsidRPr="004F4627">
          <w:rPr>
            <w:rFonts w:hint="eastAsia"/>
            <w:b/>
            <w:bCs/>
            <w:rPrChange w:id="1312" w:author="Fred Zhou" w:date="2024-03-10T14:17:00Z">
              <w:rPr>
                <w:rFonts w:hint="eastAsia"/>
                <w:highlight w:val="cyan"/>
              </w:rPr>
            </w:rPrChange>
          </w:rPr>
          <w:t>hen</w:t>
        </w:r>
        <w:r w:rsidR="007B3F3C" w:rsidRPr="004F4627">
          <w:rPr>
            <w:b/>
            <w:bCs/>
            <w:rPrChange w:id="1313" w:author="Fred Zhou" w:date="2024-03-10T14:17:00Z">
              <w:rPr>
                <w:highlight w:val="cyan"/>
              </w:rPr>
            </w:rPrChange>
          </w:rPr>
          <w:t xml:space="preserve"> et al., 2022</w:t>
        </w:r>
      </w:ins>
      <w:ins w:id="1314" w:author="Fred Zhou" w:date="2024-03-10T00:11:00Z">
        <w:r w:rsidR="003965F5" w:rsidRPr="004F4627">
          <w:rPr>
            <w:rFonts w:hint="eastAsia"/>
            <w:b/>
            <w:bCs/>
            <w:rPrChange w:id="1315" w:author="Fred Zhou" w:date="2024-03-10T14:17:00Z">
              <w:rPr>
                <w:rFonts w:hint="eastAsia"/>
                <w:highlight w:val="green"/>
              </w:rPr>
            </w:rPrChange>
          </w:rPr>
          <w:t>；</w:t>
        </w:r>
        <w:r w:rsidR="003965F5" w:rsidRPr="004F4627">
          <w:rPr>
            <w:rFonts w:hint="eastAsia"/>
            <w:b/>
            <w:bCs/>
            <w:rPrChange w:id="1316" w:author="Fred Zhou" w:date="2024-03-10T14:17:00Z">
              <w:rPr>
                <w:rFonts w:hint="eastAsia"/>
                <w:highlight w:val="green"/>
              </w:rPr>
            </w:rPrChange>
          </w:rPr>
          <w:t>Shi</w:t>
        </w:r>
        <w:r w:rsidR="003965F5" w:rsidRPr="004F4627">
          <w:rPr>
            <w:b/>
            <w:bCs/>
            <w:rPrChange w:id="1317" w:author="Fred Zhou" w:date="2024-03-10T14:17:00Z">
              <w:rPr>
                <w:highlight w:val="green"/>
              </w:rPr>
            </w:rPrChange>
          </w:rPr>
          <w:t xml:space="preserve"> et al., 2020</w:t>
        </w:r>
      </w:ins>
      <w:ins w:id="1318" w:author="Fred Zhou" w:date="2024-03-10T00:07:00Z">
        <w:r w:rsidR="007B3F3C" w:rsidRPr="004F4627">
          <w:rPr>
            <w:rFonts w:hint="eastAsia"/>
            <w:b/>
            <w:bCs/>
            <w:rPrChange w:id="1319" w:author="Fred Zhou" w:date="2024-03-10T14:17:00Z">
              <w:rPr>
                <w:rFonts w:hint="eastAsia"/>
                <w:highlight w:val="cyan"/>
              </w:rPr>
            </w:rPrChange>
          </w:rPr>
          <w:t>）</w:t>
        </w:r>
      </w:ins>
      <w:r w:rsidR="00FD2078" w:rsidRPr="004F4627">
        <w:rPr>
          <w:rFonts w:hint="eastAsia"/>
          <w:b/>
          <w:bCs/>
          <w:rPrChange w:id="1320" w:author="Fred Zhou" w:date="2024-03-10T14:17:00Z">
            <w:rPr>
              <w:rFonts w:hint="eastAsia"/>
            </w:rPr>
          </w:rPrChange>
        </w:rPr>
        <w:t>。</w:t>
      </w:r>
      <w:r w:rsidRPr="004F4627">
        <w:rPr>
          <w:b/>
          <w:bCs/>
          <w:rPrChange w:id="1321" w:author="Fred Zhou" w:date="2024-03-10T14:17:00Z">
            <w:rPr/>
          </w:rPrChange>
        </w:rPr>
        <w:t>尽管该方法</w:t>
      </w:r>
      <w:r w:rsidRPr="004F4627">
        <w:rPr>
          <w:b/>
          <w:bCs/>
          <w:rPrChange w:id="1322" w:author="Fred Zhou" w:date="2024-03-10T14:17:00Z">
            <w:rPr>
              <w:highlight w:val="cyan"/>
            </w:rPr>
          </w:rPrChange>
        </w:rPr>
        <w:t>简便易行</w:t>
      </w:r>
      <w:r w:rsidRPr="004F4627">
        <w:rPr>
          <w:b/>
          <w:bCs/>
          <w:rPrChange w:id="1323" w:author="Fred Zhou" w:date="2024-03-10T14:17:00Z">
            <w:rPr/>
          </w:rPrChange>
        </w:rPr>
        <w:t>，但由于其固有的</w:t>
      </w:r>
      <w:r w:rsidRPr="004F4627">
        <w:rPr>
          <w:b/>
          <w:bCs/>
          <w:rPrChange w:id="1324" w:author="Fred Zhou" w:date="2024-03-10T14:17:00Z">
            <w:rPr>
              <w:highlight w:val="cyan"/>
            </w:rPr>
          </w:rPrChange>
        </w:rPr>
        <w:t>主观性和粗略性</w:t>
      </w:r>
      <w:r w:rsidRPr="004F4627">
        <w:rPr>
          <w:b/>
          <w:bCs/>
          <w:rPrChange w:id="1325" w:author="Fred Zhou" w:date="2024-03-10T14:17:00Z">
            <w:rPr/>
          </w:rPrChange>
        </w:rPr>
        <w:t>，难以精确揭示</w:t>
      </w:r>
      <w:r w:rsidRPr="004F4627">
        <w:rPr>
          <w:b/>
          <w:bCs/>
          <w:rPrChange w:id="1326" w:author="Fred Zhou" w:date="2024-03-10T14:17:00Z">
            <w:rPr>
              <w:highlight w:val="cyan"/>
            </w:rPr>
          </w:rPrChange>
        </w:rPr>
        <w:t>供需之间</w:t>
      </w:r>
      <w:r w:rsidRPr="004F4627">
        <w:rPr>
          <w:b/>
          <w:bCs/>
          <w:rPrChange w:id="1327" w:author="Fred Zhou" w:date="2024-03-10T14:17:00Z">
            <w:rPr/>
          </w:rPrChange>
        </w:rPr>
        <w:t>的量化关联。因此</w:t>
      </w:r>
      <w:r w:rsidR="00DD5D0C" w:rsidRPr="004F4627">
        <w:rPr>
          <w:rFonts w:hint="eastAsia"/>
          <w:b/>
          <w:bCs/>
          <w:rPrChange w:id="1328" w:author="Fred Zhou" w:date="2024-03-10T14:17:00Z">
            <w:rPr>
              <w:rFonts w:hint="eastAsia"/>
            </w:rPr>
          </w:rPrChange>
        </w:rPr>
        <w:t>，</w:t>
      </w:r>
      <w:r w:rsidRPr="004F4627">
        <w:rPr>
          <w:b/>
          <w:bCs/>
          <w:rPrChange w:id="1329" w:author="Fred Zhou" w:date="2024-03-10T14:17:00Z">
            <w:rPr>
              <w:highlight w:val="cyan"/>
            </w:rPr>
          </w:rPrChange>
        </w:rPr>
        <w:t>有必要引入</w:t>
      </w:r>
      <w:r w:rsidRPr="004F4627">
        <w:rPr>
          <w:b/>
          <w:bCs/>
          <w:rPrChange w:id="1330" w:author="Fred Zhou" w:date="2024-03-10T14:17:00Z">
            <w:rPr/>
          </w:rPrChange>
        </w:rPr>
        <w:t>更为</w:t>
      </w:r>
      <w:r w:rsidRPr="004F4627">
        <w:rPr>
          <w:b/>
          <w:bCs/>
          <w:rPrChange w:id="1331" w:author="Fred Zhou" w:date="2024-03-10T14:17:00Z">
            <w:rPr>
              <w:highlight w:val="cyan"/>
            </w:rPr>
          </w:rPrChange>
        </w:rPr>
        <w:t>精确和客观</w:t>
      </w:r>
      <w:r w:rsidRPr="004F4627">
        <w:rPr>
          <w:b/>
          <w:bCs/>
          <w:rPrChange w:id="1332" w:author="Fred Zhou" w:date="2024-03-10T14:17:00Z">
            <w:rPr/>
          </w:rPrChange>
        </w:rPr>
        <w:t>的</w:t>
      </w:r>
      <w:r w:rsidRPr="004F4627">
        <w:rPr>
          <w:b/>
          <w:bCs/>
          <w:rPrChange w:id="1333" w:author="Fred Zhou" w:date="2024-03-10T14:17:00Z">
            <w:rPr>
              <w:highlight w:val="cyan"/>
            </w:rPr>
          </w:rPrChange>
        </w:rPr>
        <w:t>评估方法</w:t>
      </w:r>
      <w:r w:rsidR="00C85414" w:rsidRPr="004F4627">
        <w:rPr>
          <w:rFonts w:hint="eastAsia"/>
          <w:b/>
          <w:bCs/>
          <w:rPrChange w:id="1334" w:author="Fred Zhou" w:date="2024-03-10T14:17:00Z">
            <w:rPr>
              <w:rFonts w:hint="eastAsia"/>
            </w:rPr>
          </w:rPrChange>
        </w:rPr>
        <w:t>来量化</w:t>
      </w:r>
      <w:ins w:id="1335" w:author="Fred Zhou" w:date="2024-03-10T08:03:00Z">
        <w:r w:rsidR="00FA4F35" w:rsidRPr="004F4627">
          <w:rPr>
            <w:rFonts w:hint="eastAsia"/>
            <w:b/>
            <w:bCs/>
            <w:rPrChange w:id="1336" w:author="Fred Zhou" w:date="2024-03-10T14:17:00Z">
              <w:rPr>
                <w:rFonts w:hint="eastAsia"/>
                <w:highlight w:val="green"/>
              </w:rPr>
            </w:rPrChange>
          </w:rPr>
          <w:t>供给</w:t>
        </w:r>
      </w:ins>
      <w:del w:id="1337" w:author="Fred Zhou" w:date="2024-03-10T08:03:00Z">
        <w:r w:rsidR="00C85414" w:rsidRPr="004F4627" w:rsidDel="00FA4F35">
          <w:rPr>
            <w:rFonts w:hint="eastAsia"/>
            <w:b/>
            <w:bCs/>
            <w:rPrChange w:id="1338" w:author="Fred Zhou" w:date="2024-03-10T14:17:00Z">
              <w:rPr>
                <w:rFonts w:hint="eastAsia"/>
                <w:highlight w:val="cyan"/>
              </w:rPr>
            </w:rPrChange>
          </w:rPr>
          <w:delText>供应</w:delText>
        </w:r>
      </w:del>
      <w:r w:rsidR="00C85414" w:rsidRPr="004F4627">
        <w:rPr>
          <w:rFonts w:hint="eastAsia"/>
          <w:b/>
          <w:bCs/>
          <w:rPrChange w:id="1339" w:author="Fred Zhou" w:date="2024-03-10T14:17:00Z">
            <w:rPr>
              <w:rFonts w:hint="eastAsia"/>
              <w:highlight w:val="cyan"/>
            </w:rPr>
          </w:rPrChange>
        </w:rPr>
        <w:t>与需求</w:t>
      </w:r>
      <w:r w:rsidR="00C85414" w:rsidRPr="004F4627">
        <w:rPr>
          <w:rFonts w:hint="eastAsia"/>
          <w:b/>
          <w:bCs/>
          <w:rPrChange w:id="1340" w:author="Fred Zhou" w:date="2024-03-10T14:17:00Z">
            <w:rPr>
              <w:rFonts w:hint="eastAsia"/>
            </w:rPr>
          </w:rPrChange>
        </w:rPr>
        <w:t>之间的联系</w:t>
      </w:r>
      <w:r w:rsidRPr="004F4627">
        <w:rPr>
          <w:b/>
          <w:bCs/>
          <w:rPrChange w:id="1341" w:author="Fred Zhou" w:date="2024-03-10T14:17:00Z">
            <w:rPr/>
          </w:rPrChange>
        </w:rPr>
        <w:t>。</w:t>
      </w:r>
    </w:p>
    <w:p w14:paraId="5EB0E15C" w14:textId="7DACB11F" w:rsidR="00146562" w:rsidRPr="004F25AC" w:rsidDel="004F25AC" w:rsidRDefault="00146562" w:rsidP="00146562">
      <w:pPr>
        <w:ind w:firstLine="420"/>
        <w:rPr>
          <w:del w:id="1342" w:author="Fred Zhou" w:date="2024-03-10T14:02:00Z"/>
          <w:rFonts w:hint="eastAsia"/>
        </w:rPr>
      </w:pPr>
      <w:del w:id="1343" w:author="Fred Zhou" w:date="2024-03-10T14:02:00Z">
        <w:r w:rsidRPr="004F25AC" w:rsidDel="004F25AC">
          <w:rPr>
            <w:rFonts w:hint="eastAsia"/>
          </w:rPr>
          <w:delText>【</w:delText>
        </w:r>
        <w:r w:rsidRPr="004F25AC" w:rsidDel="004F25AC">
          <w:delText>up</w:delText>
        </w:r>
        <w:r w:rsidRPr="004F25AC" w:rsidDel="004F25AC">
          <w:rPr>
            <w:rFonts w:hint="eastAsia"/>
          </w:rPr>
          <w:delText>2024 0</w:delText>
        </w:r>
        <w:r w:rsidRPr="004F25AC" w:rsidDel="004F25AC">
          <w:delText>307</w:delText>
        </w:r>
        <w:r w:rsidRPr="004F25AC" w:rsidDel="004F25AC">
          <w:rPr>
            <w:rFonts w:hint="eastAsia"/>
          </w:rPr>
          <w:delText xml:space="preserve"> </w:delText>
        </w:r>
        <w:r w:rsidRPr="004F25AC" w:rsidDel="004F25AC">
          <w:delText>2</w:delText>
        </w:r>
        <w:r w:rsidR="0029689A" w:rsidRPr="004F25AC" w:rsidDel="004F25AC">
          <w:delText>1</w:delText>
        </w:r>
        <w:r w:rsidRPr="004F25AC" w:rsidDel="004F25AC">
          <w:rPr>
            <w:rFonts w:hint="eastAsia"/>
          </w:rPr>
          <w:delText>:</w:delText>
        </w:r>
        <w:r w:rsidR="0029689A" w:rsidRPr="004F25AC" w:rsidDel="004F25AC">
          <w:delText>0</w:delText>
        </w:r>
        <w:r w:rsidR="001A1E04" w:rsidRPr="004F25AC" w:rsidDel="004F25AC">
          <w:delText>5</w:delText>
        </w:r>
        <w:r w:rsidRPr="004F25AC" w:rsidDel="004F25AC">
          <w:rPr>
            <w:rFonts w:hint="eastAsia"/>
          </w:rPr>
          <w:delText>】</w:delText>
        </w:r>
      </w:del>
    </w:p>
    <w:p w14:paraId="573AD076" w14:textId="1DF55F0B" w:rsidR="00146562" w:rsidRPr="004F25AC" w:rsidDel="00CB65C7" w:rsidRDefault="00146562" w:rsidP="007B3F3C">
      <w:pPr>
        <w:ind w:firstLine="420"/>
        <w:rPr>
          <w:del w:id="1344" w:author="Fred Zhou" w:date="2024-03-09T16:41:00Z"/>
          <w:rFonts w:hint="eastAsia"/>
        </w:rPr>
        <w:pPrChange w:id="1345" w:author="Fred Zhou" w:date="2024-03-10T00:06:00Z">
          <w:pPr>
            <w:ind w:firstLine="420"/>
          </w:pPr>
        </w:pPrChange>
      </w:pPr>
      <w:r w:rsidRPr="004F25AC">
        <w:rPr>
          <w:rPrChange w:id="1346" w:author="Fred Zhou" w:date="2024-03-10T14:00:00Z">
            <w:rPr>
              <w:highlight w:val="cyan"/>
            </w:rPr>
          </w:rPrChange>
        </w:rPr>
        <w:t>中国城市</w:t>
      </w:r>
      <w:r w:rsidRPr="004F25AC">
        <w:t>的公园</w:t>
      </w:r>
      <w:r w:rsidRPr="004F25AC">
        <w:rPr>
          <w:rPrChange w:id="1347" w:author="Fred Zhou" w:date="2024-03-10T14:00:00Z">
            <w:rPr>
              <w:highlight w:val="cyan"/>
            </w:rPr>
          </w:rPrChange>
        </w:rPr>
        <w:t>呈现出</w:t>
      </w:r>
      <w:r w:rsidRPr="004F25AC">
        <w:t>多样化的</w:t>
      </w:r>
      <w:r w:rsidRPr="004F25AC">
        <w:rPr>
          <w:rPrChange w:id="1348" w:author="Fred Zhou" w:date="2024-03-10T14:00:00Z">
            <w:rPr>
              <w:highlight w:val="cyan"/>
            </w:rPr>
          </w:rPrChange>
        </w:rPr>
        <w:t>类型划分</w:t>
      </w:r>
      <w:ins w:id="1349" w:author="Fred Zhou" w:date="2024-03-09T11:51:00Z">
        <w:r w:rsidR="00021CD4" w:rsidRPr="004F25AC">
          <w:rPr>
            <w:rFonts w:hint="eastAsia"/>
            <w:rPrChange w:id="1350" w:author="Fred Zhou" w:date="2024-03-10T14:00:00Z">
              <w:rPr>
                <w:rFonts w:hint="eastAsia"/>
                <w:highlight w:val="cyan"/>
              </w:rPr>
            </w:rPrChange>
          </w:rPr>
          <w:t>（</w:t>
        </w:r>
        <w:r w:rsidR="00021CD4" w:rsidRPr="004F25AC">
          <w:rPr>
            <w:rFonts w:hint="eastAsia"/>
            <w:rPrChange w:id="1351" w:author="Fred Zhou" w:date="2024-03-10T14:00:00Z">
              <w:rPr>
                <w:rFonts w:hint="eastAsia"/>
                <w:highlight w:val="cyan"/>
              </w:rPr>
            </w:rPrChange>
          </w:rPr>
          <w:t>C</w:t>
        </w:r>
      </w:ins>
      <w:ins w:id="1352" w:author="Fred Zhou" w:date="2024-03-09T11:52:00Z">
        <w:r w:rsidR="00021CD4" w:rsidRPr="004F25AC">
          <w:rPr>
            <w:rFonts w:hint="eastAsia"/>
            <w:rPrChange w:id="1353" w:author="Fred Zhou" w:date="2024-03-10T14:00:00Z">
              <w:rPr>
                <w:rFonts w:hint="eastAsia"/>
                <w:highlight w:val="cyan"/>
              </w:rPr>
            </w:rPrChange>
          </w:rPr>
          <w:t>hen</w:t>
        </w:r>
        <w:r w:rsidR="00021CD4" w:rsidRPr="004F25AC">
          <w:rPr>
            <w:rPrChange w:id="1354" w:author="Fred Zhou" w:date="2024-03-10T14:00:00Z">
              <w:rPr>
                <w:highlight w:val="cyan"/>
              </w:rPr>
            </w:rPrChange>
          </w:rPr>
          <w:t xml:space="preserve"> et al., 2022</w:t>
        </w:r>
      </w:ins>
      <w:ins w:id="1355" w:author="Fred Zhou" w:date="2024-03-09T11:51:00Z">
        <w:r w:rsidR="00021CD4" w:rsidRPr="004F25AC">
          <w:rPr>
            <w:rFonts w:hint="eastAsia"/>
            <w:rPrChange w:id="1356" w:author="Fred Zhou" w:date="2024-03-10T14:00:00Z">
              <w:rPr>
                <w:rFonts w:hint="eastAsia"/>
                <w:highlight w:val="cyan"/>
              </w:rPr>
            </w:rPrChange>
          </w:rPr>
          <w:t>）</w:t>
        </w:r>
      </w:ins>
      <w:r w:rsidRPr="004F25AC">
        <w:t>。以</w:t>
      </w:r>
      <w:r w:rsidRPr="004F25AC">
        <w:rPr>
          <w:rFonts w:hint="eastAsia"/>
        </w:rPr>
        <w:t>杭州的</w:t>
      </w:r>
      <w:r w:rsidRPr="004F25AC">
        <w:rPr>
          <w:rFonts w:hint="eastAsia"/>
          <w:rPrChange w:id="1357" w:author="Fred Zhou" w:date="2024-03-10T14:00:00Z">
            <w:rPr>
              <w:rFonts w:hint="eastAsia"/>
              <w:highlight w:val="cyan"/>
            </w:rPr>
          </w:rPrChange>
        </w:rPr>
        <w:t>一项</w:t>
      </w:r>
      <w:r w:rsidRPr="004F25AC">
        <w:rPr>
          <w:rPrChange w:id="1358" w:author="Fred Zhou" w:date="2024-03-10T14:00:00Z">
            <w:rPr>
              <w:highlight w:val="cyan"/>
            </w:rPr>
          </w:rPrChange>
        </w:rPr>
        <w:t>研究</w:t>
      </w:r>
      <w:r w:rsidRPr="004F25AC">
        <w:t>为例，</w:t>
      </w:r>
      <w:r w:rsidRPr="004F25AC">
        <w:rPr>
          <w:rPrChange w:id="1359" w:author="Fred Zhou" w:date="2024-03-10T14:00:00Z">
            <w:rPr>
              <w:highlight w:val="cyan"/>
            </w:rPr>
          </w:rPrChange>
        </w:rPr>
        <w:t>公园</w:t>
      </w:r>
      <w:r w:rsidRPr="004F25AC">
        <w:rPr>
          <w:rFonts w:hint="eastAsia"/>
          <w:rPrChange w:id="1360" w:author="Fred Zhou" w:date="2024-03-10T14:00:00Z">
            <w:rPr>
              <w:rFonts w:hint="eastAsia"/>
              <w:highlight w:val="cyan"/>
            </w:rPr>
          </w:rPrChange>
        </w:rPr>
        <w:t>被划</w:t>
      </w:r>
      <w:r w:rsidRPr="004F25AC">
        <w:rPr>
          <w:rPrChange w:id="1361" w:author="Fred Zhou" w:date="2024-03-10T14:00:00Z">
            <w:rPr>
              <w:highlight w:val="cyan"/>
            </w:rPr>
          </w:rPrChange>
        </w:rPr>
        <w:t>分</w:t>
      </w:r>
      <w:r w:rsidRPr="004F25AC">
        <w:t>为</w:t>
      </w:r>
      <w:r w:rsidRPr="004F25AC">
        <w:rPr>
          <w:rPrChange w:id="1362" w:author="Fred Zhou" w:date="2024-03-10T14:00:00Z">
            <w:rPr>
              <w:highlight w:val="cyan"/>
            </w:rPr>
          </w:rPrChange>
        </w:rPr>
        <w:t>五大类别</w:t>
      </w:r>
      <w:r w:rsidRPr="004F25AC">
        <w:t>：社区公园、综合公园、历史公园、主题公园和</w:t>
      </w:r>
      <w:r w:rsidRPr="004F25AC">
        <w:rPr>
          <w:rPrChange w:id="1363" w:author="Fred Zhou" w:date="2024-03-10T14:00:00Z">
            <w:rPr>
              <w:highlight w:val="cyan"/>
            </w:rPr>
          </w:rPrChange>
        </w:rPr>
        <w:t>生态公园</w:t>
      </w:r>
      <w:r w:rsidRPr="004F25AC">
        <w:t>。通过</w:t>
      </w:r>
      <w:r w:rsidRPr="004F25AC">
        <w:rPr>
          <w:rPrChange w:id="1364" w:author="Fred Zhou" w:date="2024-03-10T14:00:00Z">
            <w:rPr>
              <w:highlight w:val="cyan"/>
            </w:rPr>
          </w:rPrChange>
        </w:rPr>
        <w:t>对比分析</w:t>
      </w:r>
      <w:r w:rsidRPr="004F25AC">
        <w:t>各类公园的</w:t>
      </w:r>
      <w:r w:rsidRPr="004F25AC">
        <w:rPr>
          <w:rPrChange w:id="1365" w:author="Fred Zhou" w:date="2024-03-10T14:00:00Z">
            <w:rPr>
              <w:highlight w:val="cyan"/>
            </w:rPr>
          </w:rPrChange>
        </w:rPr>
        <w:t>降温效果</w:t>
      </w:r>
      <w:r w:rsidRPr="004F25AC">
        <w:t>，他们发现</w:t>
      </w:r>
      <w:r w:rsidRPr="004F25AC">
        <w:rPr>
          <w:rPrChange w:id="1366" w:author="Fred Zhou" w:date="2024-03-10T14:00:00Z">
            <w:rPr>
              <w:highlight w:val="cyan"/>
            </w:rPr>
          </w:rPrChange>
        </w:rPr>
        <w:t>综合公园</w:t>
      </w:r>
      <w:r w:rsidRPr="004F25AC">
        <w:t>和</w:t>
      </w:r>
      <w:r w:rsidRPr="004F25AC">
        <w:rPr>
          <w:rPrChange w:id="1367" w:author="Fred Zhou" w:date="2024-03-10T14:00:00Z">
            <w:rPr>
              <w:highlight w:val="cyan"/>
            </w:rPr>
          </w:rPrChange>
        </w:rPr>
        <w:t>生态公园</w:t>
      </w:r>
      <w:r w:rsidRPr="004F25AC">
        <w:t>在</w:t>
      </w:r>
      <w:r w:rsidRPr="004F25AC">
        <w:rPr>
          <w:rPrChange w:id="1368" w:author="Fred Zhou" w:date="2024-03-10T14:00:00Z">
            <w:rPr>
              <w:highlight w:val="cyan"/>
            </w:rPr>
          </w:rPrChange>
        </w:rPr>
        <w:t>降温</w:t>
      </w:r>
      <w:r w:rsidR="00783353" w:rsidRPr="004F25AC">
        <w:rPr>
          <w:rFonts w:hint="eastAsia"/>
          <w:rPrChange w:id="1369" w:author="Fred Zhou" w:date="2024-03-10T14:00:00Z">
            <w:rPr>
              <w:rFonts w:hint="eastAsia"/>
              <w:highlight w:val="cyan"/>
            </w:rPr>
          </w:rPrChange>
        </w:rPr>
        <w:t>强度</w:t>
      </w:r>
      <w:r w:rsidRPr="004F25AC">
        <w:t>上表现突出</w:t>
      </w:r>
      <w:r w:rsidRPr="004F25AC">
        <w:rPr>
          <w:rFonts w:hint="eastAsia"/>
        </w:rPr>
        <w:t>，</w:t>
      </w:r>
      <w:r w:rsidRPr="004F25AC">
        <w:t>而</w:t>
      </w:r>
      <w:r w:rsidRPr="004F25AC">
        <w:rPr>
          <w:rPrChange w:id="1370" w:author="Fred Zhou" w:date="2024-03-10T14:00:00Z">
            <w:rPr>
              <w:highlight w:val="cyan"/>
            </w:rPr>
          </w:rPrChange>
        </w:rPr>
        <w:t>社区公园</w:t>
      </w:r>
      <w:r w:rsidRPr="004F25AC">
        <w:t>则在</w:t>
      </w:r>
      <w:r w:rsidRPr="004F25AC">
        <w:rPr>
          <w:rPrChange w:id="1371" w:author="Fred Zhou" w:date="2024-03-10T14:00:00Z">
            <w:rPr>
              <w:highlight w:val="cyan"/>
            </w:rPr>
          </w:rPrChange>
        </w:rPr>
        <w:t>累积降温方面</w:t>
      </w:r>
      <w:r w:rsidRPr="004F25AC">
        <w:t>发挥着</w:t>
      </w:r>
      <w:r w:rsidRPr="004F25AC">
        <w:rPr>
          <w:rPrChange w:id="1372" w:author="Fred Zhou" w:date="2024-03-10T14:00:00Z">
            <w:rPr>
              <w:highlight w:val="cyan"/>
            </w:rPr>
          </w:rPrChange>
        </w:rPr>
        <w:t>积极作用</w:t>
      </w:r>
      <w:r w:rsidR="00021CF2" w:rsidRPr="004F25AC">
        <w:t>（</w:t>
      </w:r>
      <w:r w:rsidR="00021CF2" w:rsidRPr="004F25AC">
        <w:rPr>
          <w:rPrChange w:id="1373" w:author="Fred Zhou" w:date="2024-03-10T14:00:00Z">
            <w:rPr>
              <w:highlight w:val="green"/>
            </w:rPr>
          </w:rPrChange>
        </w:rPr>
        <w:t>Tian et al., 2023</w:t>
      </w:r>
      <w:r w:rsidR="00021CF2" w:rsidRPr="004F25AC">
        <w:t>）</w:t>
      </w:r>
      <w:r w:rsidRPr="004F25AC">
        <w:t>。此外，</w:t>
      </w:r>
      <w:r w:rsidRPr="004F25AC">
        <w:rPr>
          <w:rPrChange w:id="1374" w:author="Fred Zhou" w:date="2024-03-10T14:00:00Z">
            <w:rPr>
              <w:highlight w:val="cyan"/>
            </w:rPr>
          </w:rPrChange>
        </w:rPr>
        <w:t>不同类型</w:t>
      </w:r>
      <w:r w:rsidRPr="004F25AC">
        <w:t>城市公园</w:t>
      </w:r>
      <w:r w:rsidR="002D0382" w:rsidRPr="004F25AC">
        <w:rPr>
          <w:rFonts w:hint="eastAsia"/>
        </w:rPr>
        <w:t>周边</w:t>
      </w:r>
      <w:r w:rsidRPr="004F25AC">
        <w:t>的</w:t>
      </w:r>
      <w:r w:rsidR="0002221A" w:rsidRPr="004F25AC">
        <w:rPr>
          <w:rFonts w:hint="eastAsia"/>
          <w:rPrChange w:id="1375" w:author="Fred Zhou" w:date="2024-03-10T14:00:00Z">
            <w:rPr>
              <w:rFonts w:hint="eastAsia"/>
              <w:highlight w:val="cyan"/>
            </w:rPr>
          </w:rPrChange>
        </w:rPr>
        <w:t>社会经济状况</w:t>
      </w:r>
      <w:r w:rsidRPr="004F25AC">
        <w:t>存在</w:t>
      </w:r>
      <w:r w:rsidRPr="004F25AC">
        <w:rPr>
          <w:rPrChange w:id="1376" w:author="Fred Zhou" w:date="2024-03-10T14:00:00Z">
            <w:rPr>
              <w:highlight w:val="cyan"/>
            </w:rPr>
          </w:rPrChange>
        </w:rPr>
        <w:t>显著差异</w:t>
      </w:r>
      <w:r w:rsidR="00F924AD" w:rsidRPr="004F25AC">
        <w:rPr>
          <w:rFonts w:hint="eastAsia"/>
        </w:rPr>
        <w:t>。</w:t>
      </w:r>
      <w:r w:rsidRPr="004F25AC">
        <w:t>例如，</w:t>
      </w:r>
      <w:r w:rsidRPr="004F25AC">
        <w:rPr>
          <w:rPrChange w:id="1377" w:author="Fred Zhou" w:date="2024-03-10T14:00:00Z">
            <w:rPr>
              <w:highlight w:val="cyan"/>
            </w:rPr>
          </w:rPrChange>
        </w:rPr>
        <w:t>社区公园</w:t>
      </w:r>
      <w:r w:rsidRPr="004F25AC">
        <w:t>多布局于成熟的</w:t>
      </w:r>
      <w:r w:rsidRPr="004F25AC">
        <w:rPr>
          <w:rPrChange w:id="1378" w:author="Fred Zhou" w:date="2024-03-10T14:00:00Z">
            <w:rPr>
              <w:highlight w:val="cyan"/>
            </w:rPr>
          </w:rPrChange>
        </w:rPr>
        <w:t>建成区</w:t>
      </w:r>
      <w:r w:rsidRPr="004F25AC">
        <w:t>内且</w:t>
      </w:r>
      <w:r w:rsidRPr="004F25AC">
        <w:rPr>
          <w:rPrChange w:id="1379" w:author="Fred Zhou" w:date="2024-03-10T14:00:00Z">
            <w:rPr>
              <w:highlight w:val="cyan"/>
            </w:rPr>
          </w:rPrChange>
        </w:rPr>
        <w:t>规模较小</w:t>
      </w:r>
      <w:r w:rsidRPr="004F25AC">
        <w:t>，而</w:t>
      </w:r>
      <w:r w:rsidRPr="004F25AC">
        <w:rPr>
          <w:rPrChange w:id="1380" w:author="Fred Zhou" w:date="2024-03-10T14:00:00Z">
            <w:rPr>
              <w:highlight w:val="cyan"/>
            </w:rPr>
          </w:rPrChange>
        </w:rPr>
        <w:t>生态公园</w:t>
      </w:r>
      <w:r w:rsidRPr="004F25AC">
        <w:t>则更倾向于</w:t>
      </w:r>
      <w:r w:rsidRPr="004F25AC">
        <w:rPr>
          <w:rPrChange w:id="1381" w:author="Fred Zhou" w:date="2024-03-10T14:00:00Z">
            <w:rPr>
              <w:highlight w:val="cyan"/>
            </w:rPr>
          </w:rPrChange>
        </w:rPr>
        <w:t>分布在</w:t>
      </w:r>
      <w:r w:rsidRPr="004F25AC">
        <w:t>城郊地带</w:t>
      </w:r>
      <w:r w:rsidR="00F924AD" w:rsidRPr="004F25AC">
        <w:rPr>
          <w:rFonts w:hint="eastAsia"/>
        </w:rPr>
        <w:t>。</w:t>
      </w:r>
      <w:r w:rsidRPr="004F25AC">
        <w:t>因此，</w:t>
      </w:r>
      <w:r w:rsidRPr="004F25AC">
        <w:rPr>
          <w:rPrChange w:id="1382" w:author="Fred Zhou" w:date="2024-03-10T14:00:00Z">
            <w:rPr>
              <w:highlight w:val="cyan"/>
            </w:rPr>
          </w:rPrChange>
        </w:rPr>
        <w:t>各类公园</w:t>
      </w:r>
      <w:r w:rsidRPr="004F25AC">
        <w:t>所能提供的</w:t>
      </w:r>
      <w:r w:rsidRPr="004F25AC">
        <w:rPr>
          <w:rPrChange w:id="1383" w:author="Fred Zhou" w:date="2024-03-10T14:00:00Z">
            <w:rPr>
              <w:highlight w:val="green"/>
            </w:rPr>
          </w:rPrChange>
        </w:rPr>
        <w:t>热缓解服务</w:t>
      </w:r>
      <w:r w:rsidRPr="004F25AC">
        <w:t>及其</w:t>
      </w:r>
      <w:r w:rsidRPr="004F25AC">
        <w:rPr>
          <w:rPrChange w:id="1384" w:author="Fred Zhou" w:date="2024-03-10T14:00:00Z">
            <w:rPr>
              <w:highlight w:val="cyan"/>
            </w:rPr>
          </w:rPrChange>
        </w:rPr>
        <w:t>对</w:t>
      </w:r>
      <w:r w:rsidR="00B873B0" w:rsidRPr="004F25AC">
        <w:rPr>
          <w:rFonts w:hint="eastAsia"/>
          <w:rPrChange w:id="1385" w:author="Fred Zhou" w:date="2024-03-10T14:00:00Z">
            <w:rPr>
              <w:rFonts w:hint="eastAsia"/>
              <w:highlight w:val="cyan"/>
            </w:rPr>
          </w:rPrChange>
        </w:rPr>
        <w:t>居民</w:t>
      </w:r>
      <w:r w:rsidRPr="004F25AC">
        <w:rPr>
          <w:rPrChange w:id="1386" w:author="Fred Zhou" w:date="2024-03-10T14:00:00Z">
            <w:rPr>
              <w:highlight w:val="cyan"/>
            </w:rPr>
          </w:rPrChange>
        </w:rPr>
        <w:t>需求</w:t>
      </w:r>
      <w:r w:rsidRPr="004F25AC">
        <w:t>的</w:t>
      </w:r>
      <w:r w:rsidRPr="004F25AC">
        <w:rPr>
          <w:rPrChange w:id="1387" w:author="Fred Zhou" w:date="2024-03-10T14:00:00Z">
            <w:rPr>
              <w:highlight w:val="cyan"/>
            </w:rPr>
          </w:rPrChange>
        </w:rPr>
        <w:t>满足程度</w:t>
      </w:r>
      <w:r w:rsidRPr="004F25AC">
        <w:t>可能</w:t>
      </w:r>
      <w:r w:rsidR="00714DF5" w:rsidRPr="004F25AC">
        <w:rPr>
          <w:rFonts w:hint="eastAsia"/>
        </w:rPr>
        <w:t>存在</w:t>
      </w:r>
      <w:r w:rsidRPr="004F25AC">
        <w:rPr>
          <w:rFonts w:hint="eastAsia"/>
          <w:rPrChange w:id="1388" w:author="Fred Zhou" w:date="2024-03-10T14:00:00Z">
            <w:rPr>
              <w:rFonts w:hint="eastAsia"/>
              <w:highlight w:val="cyan"/>
            </w:rPr>
          </w:rPrChange>
        </w:rPr>
        <w:t>较大差异</w:t>
      </w:r>
      <w:r w:rsidRPr="004F25AC">
        <w:t>。目前尚缺乏</w:t>
      </w:r>
      <w:r w:rsidRPr="004F25AC">
        <w:rPr>
          <w:rPrChange w:id="1389" w:author="Fred Zhou" w:date="2024-03-10T14:00:00Z">
            <w:rPr>
              <w:highlight w:val="cyan"/>
            </w:rPr>
          </w:rPrChange>
        </w:rPr>
        <w:t>针对不同类型</w:t>
      </w:r>
      <w:r w:rsidRPr="004F25AC">
        <w:t>公园</w:t>
      </w:r>
      <w:r w:rsidRPr="004F25AC">
        <w:rPr>
          <w:rPrChange w:id="1390" w:author="Fred Zhou" w:date="2024-03-10T14:00:00Z">
            <w:rPr>
              <w:highlight w:val="green"/>
            </w:rPr>
          </w:rPrChange>
        </w:rPr>
        <w:t>热缓解服务</w:t>
      </w:r>
      <w:r w:rsidRPr="004F25AC">
        <w:t>的系统比较分析。</w:t>
      </w:r>
    </w:p>
    <w:p w14:paraId="515FECED" w14:textId="7687B353" w:rsidR="00AC0EF6" w:rsidRPr="004F25AC" w:rsidDel="00CB65C7" w:rsidRDefault="00AC0EF6" w:rsidP="007B3F3C">
      <w:pPr>
        <w:ind w:firstLine="420"/>
        <w:rPr>
          <w:del w:id="1391" w:author="Fred Zhou" w:date="2024-03-09T16:41:00Z"/>
          <w:rFonts w:hint="eastAsia"/>
        </w:rPr>
        <w:pPrChange w:id="1392" w:author="Fred Zhou" w:date="2024-03-10T00:06:00Z">
          <w:pPr>
            <w:ind w:firstLine="420"/>
          </w:pPr>
        </w:pPrChange>
      </w:pPr>
    </w:p>
    <w:p w14:paraId="2A8924B8" w14:textId="77777777" w:rsidR="00AC0EF6" w:rsidRPr="004F25AC" w:rsidRDefault="00AC0EF6" w:rsidP="007B3F3C">
      <w:pPr>
        <w:ind w:firstLine="420"/>
        <w:rPr>
          <w:rFonts w:hint="eastAsia"/>
        </w:rPr>
      </w:pPr>
    </w:p>
    <w:p w14:paraId="32B6F1E5" w14:textId="168518A0" w:rsidR="00E43115" w:rsidRPr="004F4627" w:rsidDel="004F25AC" w:rsidRDefault="006E27AE" w:rsidP="00E43115">
      <w:pPr>
        <w:ind w:firstLine="420"/>
        <w:rPr>
          <w:del w:id="1393" w:author="Fred Zhou" w:date="2024-03-10T14:02:00Z"/>
          <w:rFonts w:hint="eastAsia"/>
          <w:b/>
          <w:bCs/>
          <w:rPrChange w:id="1394" w:author="Fred Zhou" w:date="2024-03-10T14:17:00Z">
            <w:rPr>
              <w:del w:id="1395" w:author="Fred Zhou" w:date="2024-03-10T14:02:00Z"/>
              <w:rFonts w:hint="eastAsia"/>
            </w:rPr>
          </w:rPrChange>
        </w:rPr>
      </w:pPr>
      <w:ins w:id="1396" w:author="Fred Zhou" w:date="2024-03-10T14:11:00Z">
        <w:r>
          <w:tab/>
        </w:r>
      </w:ins>
      <w:del w:id="1397" w:author="Fred Zhou" w:date="2024-03-10T14:02:00Z">
        <w:r w:rsidR="00E43115" w:rsidRPr="004F4627" w:rsidDel="004F25AC">
          <w:rPr>
            <w:rFonts w:hint="eastAsia"/>
            <w:b/>
            <w:bCs/>
            <w:rPrChange w:id="1398" w:author="Fred Zhou" w:date="2024-03-10T14:17:00Z">
              <w:rPr>
                <w:rFonts w:hint="eastAsia"/>
              </w:rPr>
            </w:rPrChange>
          </w:rPr>
          <w:delText>【</w:delText>
        </w:r>
      </w:del>
      <w:del w:id="1399" w:author="Fred Zhou" w:date="2024-03-09T16:45:00Z">
        <w:r w:rsidR="003D0957" w:rsidRPr="004F4627" w:rsidDel="00CB65C7">
          <w:rPr>
            <w:b/>
            <w:bCs/>
            <w:rPrChange w:id="1400" w:author="Fred Zhou" w:date="2024-03-10T14:17:00Z">
              <w:rPr/>
            </w:rPrChange>
          </w:rPr>
          <w:delText>ing</w:delText>
        </w:r>
      </w:del>
      <w:del w:id="1401" w:author="Fred Zhou" w:date="2024-03-10T14:02:00Z">
        <w:r w:rsidR="003D0957" w:rsidRPr="004F4627" w:rsidDel="004F25AC">
          <w:rPr>
            <w:b/>
            <w:bCs/>
            <w:rPrChange w:id="1402" w:author="Fred Zhou" w:date="2024-03-10T14:17:00Z">
              <w:rPr/>
            </w:rPrChange>
          </w:rPr>
          <w:delText>24030</w:delText>
        </w:r>
      </w:del>
      <w:del w:id="1403" w:author="Fred Zhou" w:date="2024-03-09T16:45:00Z">
        <w:r w:rsidR="003D0957" w:rsidRPr="004F4627" w:rsidDel="00CB65C7">
          <w:rPr>
            <w:b/>
            <w:bCs/>
            <w:rPrChange w:id="1404" w:author="Fred Zhou" w:date="2024-03-10T14:17:00Z">
              <w:rPr/>
            </w:rPrChange>
          </w:rPr>
          <w:delText>7</w:delText>
        </w:r>
      </w:del>
      <w:del w:id="1405" w:author="Fred Zhou" w:date="2024-03-10T14:02:00Z">
        <w:r w:rsidR="003D0957" w:rsidRPr="004F4627" w:rsidDel="004F25AC">
          <w:rPr>
            <w:b/>
            <w:bCs/>
            <w:rPrChange w:id="1406" w:author="Fred Zhou" w:date="2024-03-10T14:17:00Z">
              <w:rPr/>
            </w:rPrChange>
          </w:rPr>
          <w:delText xml:space="preserve"> </w:delText>
        </w:r>
      </w:del>
      <w:del w:id="1407" w:author="Fred Zhou" w:date="2024-03-09T16:45:00Z">
        <w:r w:rsidR="003D0957" w:rsidRPr="004F4627" w:rsidDel="00CB65C7">
          <w:rPr>
            <w:b/>
            <w:bCs/>
            <w:rPrChange w:id="1408" w:author="Fred Zhou" w:date="2024-03-10T14:17:00Z">
              <w:rPr/>
            </w:rPrChange>
          </w:rPr>
          <w:delText>21</w:delText>
        </w:r>
      </w:del>
      <w:del w:id="1409" w:author="Fred Zhou" w:date="2024-03-10T14:02:00Z">
        <w:r w:rsidR="003D0957" w:rsidRPr="004F4627" w:rsidDel="004F25AC">
          <w:rPr>
            <w:b/>
            <w:bCs/>
            <w:rPrChange w:id="1410" w:author="Fred Zhou" w:date="2024-03-10T14:17:00Z">
              <w:rPr/>
            </w:rPrChange>
          </w:rPr>
          <w:delText>:</w:delText>
        </w:r>
      </w:del>
      <w:del w:id="1411" w:author="Fred Zhou" w:date="2024-03-09T16:45:00Z">
        <w:r w:rsidR="003D0957" w:rsidRPr="004F4627" w:rsidDel="00CB65C7">
          <w:rPr>
            <w:b/>
            <w:bCs/>
            <w:rPrChange w:id="1412" w:author="Fred Zhou" w:date="2024-03-10T14:17:00Z">
              <w:rPr/>
            </w:rPrChange>
          </w:rPr>
          <w:delText>07</w:delText>
        </w:r>
      </w:del>
      <w:del w:id="1413" w:author="Fred Zhou" w:date="2024-03-10T14:02:00Z">
        <w:r w:rsidR="001079F5" w:rsidRPr="004F4627" w:rsidDel="004F25AC">
          <w:rPr>
            <w:rFonts w:hint="eastAsia"/>
            <w:b/>
            <w:bCs/>
            <w:rPrChange w:id="1414" w:author="Fred Zhou" w:date="2024-03-10T14:17:00Z">
              <w:rPr>
                <w:rFonts w:hint="eastAsia"/>
              </w:rPr>
            </w:rPrChange>
          </w:rPr>
          <w:delText>】</w:delText>
        </w:r>
      </w:del>
    </w:p>
    <w:p w14:paraId="1B9C7450" w14:textId="01075982" w:rsidR="009747FF" w:rsidRPr="004F25AC" w:rsidDel="00CB65C7" w:rsidRDefault="00CB65C7" w:rsidP="00E43115">
      <w:pPr>
        <w:ind w:firstLine="420"/>
        <w:rPr>
          <w:del w:id="1415" w:author="Fred Zhou" w:date="2024-03-09T16:41:00Z"/>
        </w:rPr>
      </w:pPr>
      <w:ins w:id="1416" w:author="Fred Zhou" w:date="2024-03-09T16:41:00Z">
        <w:r w:rsidRPr="004F4627">
          <w:rPr>
            <w:b/>
            <w:bCs/>
            <w:rPrChange w:id="1417" w:author="Fred Zhou" w:date="2024-03-10T14:17:00Z">
              <w:rPr/>
            </w:rPrChange>
          </w:rPr>
          <w:t>综上所述，以往研究在评估</w:t>
        </w:r>
      </w:ins>
      <w:ins w:id="1418" w:author="Fred Zhou" w:date="2024-03-10T07:49:00Z">
        <w:r w:rsidR="00AC10DE" w:rsidRPr="004F4627">
          <w:rPr>
            <w:rFonts w:hint="eastAsia"/>
            <w:b/>
            <w:bCs/>
            <w:rPrChange w:id="1419" w:author="Fred Zhou" w:date="2024-03-10T14:17:00Z">
              <w:rPr>
                <w:rFonts w:hint="eastAsia"/>
              </w:rPr>
            </w:rPrChange>
          </w:rPr>
          <w:t>公园</w:t>
        </w:r>
      </w:ins>
      <w:ins w:id="1420" w:author="Fred Zhou" w:date="2024-03-09T16:41:00Z">
        <w:r w:rsidRPr="004F4627">
          <w:rPr>
            <w:rFonts w:hint="eastAsia"/>
            <w:b/>
            <w:bCs/>
            <w:rPrChange w:id="1421" w:author="Fred Zhou" w:date="2024-03-10T14:17:00Z">
              <w:rPr>
                <w:rFonts w:hint="eastAsia"/>
              </w:rPr>
            </w:rPrChange>
          </w:rPr>
          <w:t>对周边热环境的影响</w:t>
        </w:r>
        <w:r w:rsidRPr="004F4627">
          <w:rPr>
            <w:b/>
            <w:bCs/>
            <w:rPrChange w:id="1422" w:author="Fred Zhou" w:date="2024-03-10T14:17:00Z">
              <w:rPr/>
            </w:rPrChange>
          </w:rPr>
          <w:t>时，气象变量的选取过于单一，仅以温度作为主要</w:t>
        </w:r>
        <w:proofErr w:type="gramStart"/>
        <w:r w:rsidRPr="004F4627">
          <w:rPr>
            <w:b/>
            <w:bCs/>
            <w:rPrChange w:id="1423" w:author="Fred Zhou" w:date="2024-03-10T14:17:00Z">
              <w:rPr/>
            </w:rPrChange>
          </w:rPr>
          <w:t>考量</w:t>
        </w:r>
        <w:proofErr w:type="gramEnd"/>
        <w:r w:rsidRPr="004F4627">
          <w:rPr>
            <w:b/>
            <w:bCs/>
            <w:rPrChange w:id="1424" w:author="Fred Zhou" w:date="2024-03-10T14:17:00Z">
              <w:rPr/>
            </w:rPrChange>
          </w:rPr>
          <w:t>，却未将湿度等其他</w:t>
        </w:r>
      </w:ins>
      <w:ins w:id="1425" w:author="Fred Zhou" w:date="2024-03-09T16:43:00Z">
        <w:r w:rsidRPr="004F4627">
          <w:rPr>
            <w:rFonts w:hint="eastAsia"/>
            <w:b/>
            <w:bCs/>
            <w:rPrChange w:id="1426" w:author="Fred Zhou" w:date="2024-03-10T14:17:00Z">
              <w:rPr>
                <w:rFonts w:hint="eastAsia"/>
              </w:rPr>
            </w:rPrChange>
          </w:rPr>
          <w:t>对热舒适有影响的</w:t>
        </w:r>
      </w:ins>
      <w:ins w:id="1427" w:author="Fred Zhou" w:date="2024-03-09T16:41:00Z">
        <w:r w:rsidRPr="004F4627">
          <w:rPr>
            <w:b/>
            <w:bCs/>
            <w:rPrChange w:id="1428" w:author="Fred Zhou" w:date="2024-03-10T14:17:00Z">
              <w:rPr/>
            </w:rPrChange>
          </w:rPr>
          <w:t>因素纳入分析框架。此外，</w:t>
        </w:r>
        <w:bookmarkStart w:id="1429" w:name="_Hlk160959466"/>
        <w:r w:rsidRPr="004F4627">
          <w:rPr>
            <w:b/>
            <w:bCs/>
            <w:rPrChange w:id="1430" w:author="Fred Zhou" w:date="2024-03-10T14:17:00Z">
              <w:rPr/>
            </w:rPrChange>
          </w:rPr>
          <w:t>现有研究在构建量化指标时，未能充分考虑人口密度及其结构特征的影响，特别是在</w:t>
        </w:r>
      </w:ins>
      <w:ins w:id="1431" w:author="Fred Zhou" w:date="2024-03-09T16:44:00Z">
        <w:r w:rsidRPr="004F4627">
          <w:rPr>
            <w:rFonts w:hint="eastAsia"/>
            <w:b/>
            <w:bCs/>
            <w:rPrChange w:id="1432" w:author="Fred Zhou" w:date="2024-03-10T14:17:00Z">
              <w:rPr>
                <w:rFonts w:hint="eastAsia"/>
              </w:rPr>
            </w:rPrChange>
          </w:rPr>
          <w:t>栅格</w:t>
        </w:r>
      </w:ins>
      <w:ins w:id="1433" w:author="Fred Zhou" w:date="2024-03-09T16:41:00Z">
        <w:r w:rsidRPr="004F4627">
          <w:rPr>
            <w:b/>
            <w:bCs/>
            <w:rPrChange w:id="1434" w:author="Fred Zhou" w:date="2024-03-10T14:17:00Z">
              <w:rPr/>
            </w:rPrChange>
          </w:rPr>
          <w:t>尺度。</w:t>
        </w:r>
        <w:bookmarkEnd w:id="1429"/>
        <w:r w:rsidRPr="004F4627">
          <w:rPr>
            <w:b/>
            <w:bCs/>
            <w:rPrChange w:id="1435" w:author="Fred Zhou" w:date="2024-03-10T14:17:00Z">
              <w:rPr/>
            </w:rPrChange>
          </w:rPr>
          <w:t>至于</w:t>
        </w:r>
      </w:ins>
      <w:bookmarkStart w:id="1436" w:name="_Hlk160959934"/>
      <w:ins w:id="1437" w:author="Fred Zhou" w:date="2024-03-10T07:49:00Z">
        <w:r w:rsidR="00AC10DE" w:rsidRPr="004F4627">
          <w:rPr>
            <w:rFonts w:hint="eastAsia"/>
            <w:b/>
            <w:bCs/>
            <w:rPrChange w:id="1438" w:author="Fred Zhou" w:date="2024-03-10T14:17:00Z">
              <w:rPr>
                <w:rFonts w:hint="eastAsia"/>
              </w:rPr>
            </w:rPrChange>
          </w:rPr>
          <w:t>公园</w:t>
        </w:r>
      </w:ins>
      <w:ins w:id="1439" w:author="Fred Zhou" w:date="2024-03-09T16:41:00Z">
        <w:r w:rsidRPr="004F4627">
          <w:rPr>
            <w:b/>
            <w:bCs/>
            <w:rPrChange w:id="1440" w:author="Fred Zhou" w:date="2024-03-10T14:17:00Z">
              <w:rPr/>
            </w:rPrChange>
          </w:rPr>
          <w:t>热缓解的供需关系，当前尚缺乏一个能够进行有效量化比较的框架，</w:t>
        </w:r>
        <w:bookmarkEnd w:id="1436"/>
        <w:r w:rsidRPr="004F4627">
          <w:rPr>
            <w:b/>
            <w:bCs/>
            <w:rPrChange w:id="1441" w:author="Fred Zhou" w:date="2024-03-10T14:17:00Z">
              <w:rPr/>
            </w:rPrChange>
          </w:rPr>
          <w:t>相关的供需分析只能依赖于简单的</w:t>
        </w:r>
        <w:r w:rsidRPr="004F4627">
          <w:rPr>
            <w:b/>
            <w:bCs/>
            <w:rPrChange w:id="1442" w:author="Fred Zhou" w:date="2024-03-10T14:17:00Z">
              <w:rPr/>
            </w:rPrChange>
          </w:rPr>
          <w:t>0-1</w:t>
        </w:r>
        <w:r w:rsidRPr="004F4627">
          <w:rPr>
            <w:b/>
            <w:bCs/>
            <w:rPrChange w:id="1443" w:author="Fred Zhou" w:date="2024-03-10T14:17:00Z">
              <w:rPr/>
            </w:rPrChange>
          </w:rPr>
          <w:t>评分体系。</w:t>
        </w:r>
      </w:ins>
      <w:del w:id="1444" w:author="Fred Zhou" w:date="2024-03-09T16:41:00Z">
        <w:r w:rsidR="00E43115" w:rsidRPr="004F25AC" w:rsidDel="00CB65C7">
          <w:rPr>
            <w:rFonts w:ascii="楷体" w:hAnsi="楷体" w:hint="eastAsia"/>
          </w:rPr>
          <w:delText>综上所述，</w:delText>
        </w:r>
      </w:del>
      <w:del w:id="1445" w:author="Fred Zhou" w:date="2024-03-09T15:27:00Z">
        <w:r w:rsidR="009747FF" w:rsidRPr="004F25AC" w:rsidDel="000C3579">
          <w:rPr>
            <w:rFonts w:ascii="楷体" w:hAnsi="楷体" w:hint="eastAsia"/>
          </w:rPr>
          <w:delText>本研究有X</w:delText>
        </w:r>
        <w:r w:rsidR="009747FF" w:rsidRPr="004F25AC" w:rsidDel="000C3579">
          <w:rPr>
            <w:rFonts w:ascii="楷体" w:hAnsi="楷体"/>
          </w:rPr>
          <w:delText>X</w:delText>
        </w:r>
        <w:r w:rsidR="009747FF" w:rsidRPr="004F25AC" w:rsidDel="000C3579">
          <w:rPr>
            <w:rFonts w:ascii="楷体" w:hAnsi="楷体" w:hint="eastAsia"/>
          </w:rPr>
          <w:delText>等不足。X</w:delText>
        </w:r>
        <w:r w:rsidR="009747FF" w:rsidRPr="004F25AC" w:rsidDel="000C3579">
          <w:rPr>
            <w:rFonts w:ascii="楷体" w:hAnsi="楷体"/>
          </w:rPr>
          <w:delText>X</w:delText>
        </w:r>
        <w:r w:rsidR="009747FF" w:rsidRPr="004F25AC" w:rsidDel="000C3579">
          <w:rPr>
            <w:rFonts w:ascii="楷体" w:hAnsi="楷体" w:hint="eastAsia"/>
          </w:rPr>
          <w:delText>提出了X</w:delText>
        </w:r>
        <w:r w:rsidR="009747FF" w:rsidRPr="004F25AC" w:rsidDel="000C3579">
          <w:rPr>
            <w:rFonts w:ascii="楷体" w:hAnsi="楷体"/>
          </w:rPr>
          <w:delText>X</w:delText>
        </w:r>
        <w:r w:rsidR="009747FF" w:rsidRPr="004F25AC" w:rsidDel="000C3579">
          <w:rPr>
            <w:rFonts w:ascii="楷体" w:hAnsi="楷体" w:hint="eastAsia"/>
          </w:rPr>
          <w:delText>框架用于灾害风险评估</w:delText>
        </w:r>
      </w:del>
      <w:del w:id="1446" w:author="Fred Zhou" w:date="2024-03-09T16:41:00Z">
        <w:r w:rsidR="009747FF" w:rsidRPr="004F25AC" w:rsidDel="00CB65C7">
          <w:rPr>
            <w:rFonts w:ascii="楷体" w:hAnsi="楷体" w:hint="eastAsia"/>
          </w:rPr>
          <w:delText>。</w:delText>
        </w:r>
      </w:del>
    </w:p>
    <w:p w14:paraId="45ACF812" w14:textId="7D68C2F0" w:rsidR="009747FF" w:rsidRPr="004F25AC" w:rsidDel="004F25AC" w:rsidRDefault="009747FF" w:rsidP="006E27AE">
      <w:pPr>
        <w:rPr>
          <w:del w:id="1447" w:author="Fred Zhou" w:date="2024-03-10T14:02:00Z"/>
          <w:rFonts w:ascii="楷体" w:hAnsi="楷体" w:hint="eastAsia"/>
        </w:rPr>
        <w:pPrChange w:id="1448" w:author="Fred Zhou" w:date="2024-03-10T14:11:00Z">
          <w:pPr>
            <w:ind w:firstLine="420"/>
          </w:pPr>
        </w:pPrChange>
      </w:pPr>
    </w:p>
    <w:p w14:paraId="5B67B134" w14:textId="372AEDA7" w:rsidR="00E43115" w:rsidRPr="004F25AC" w:rsidRDefault="00E43115" w:rsidP="006E27AE">
      <w:pPr>
        <w:rPr>
          <w:rFonts w:hint="eastAsia"/>
        </w:rPr>
        <w:pPrChange w:id="1449" w:author="Fred Zhou" w:date="2024-03-10T14:11:00Z">
          <w:pPr>
            <w:ind w:firstLine="420"/>
          </w:pPr>
        </w:pPrChange>
      </w:pPr>
      <w:bookmarkStart w:id="1450" w:name="_Hlk160959976"/>
      <w:r w:rsidRPr="004F25AC">
        <w:rPr>
          <w:rFonts w:ascii="楷体" w:hAnsi="楷体"/>
        </w:rPr>
        <w:t>本研究旨在基于</w:t>
      </w:r>
      <w:r w:rsidRPr="004F25AC">
        <w:rPr>
          <w:rFonts w:ascii="楷体" w:hAnsi="楷体"/>
          <w:rPrChange w:id="1451" w:author="Fred Zhou" w:date="2024-03-10T14:00:00Z">
            <w:rPr>
              <w:rFonts w:ascii="楷体" w:hAnsi="楷体"/>
              <w:highlight w:val="cyan"/>
            </w:rPr>
          </w:rPrChange>
        </w:rPr>
        <w:t>灾害性、暴露度和脆弱性</w:t>
      </w:r>
      <w:r w:rsidRPr="004F25AC">
        <w:rPr>
          <w:rFonts w:ascii="楷体" w:hAnsi="楷体"/>
        </w:rPr>
        <w:t>相互耦合的</w:t>
      </w:r>
      <w:r w:rsidRPr="004F25AC">
        <w:rPr>
          <w:rFonts w:ascii="楷体" w:hAnsi="楷体"/>
          <w:rPrChange w:id="1452" w:author="Fred Zhou" w:date="2024-03-10T14:00:00Z">
            <w:rPr>
              <w:rFonts w:ascii="楷体" w:hAnsi="楷体"/>
              <w:highlight w:val="cyan"/>
            </w:rPr>
          </w:rPrChange>
        </w:rPr>
        <w:t>理论框架</w:t>
      </w:r>
      <w:r w:rsidRPr="004F25AC">
        <w:rPr>
          <w:rFonts w:ascii="楷体" w:hAnsi="楷体"/>
        </w:rPr>
        <w:t>，对</w:t>
      </w:r>
      <w:r w:rsidRPr="004F25AC">
        <w:rPr>
          <w:rFonts w:ascii="楷体" w:hAnsi="楷体"/>
          <w:rPrChange w:id="1453" w:author="Fred Zhou" w:date="2024-03-10T14:00:00Z">
            <w:rPr>
              <w:rFonts w:ascii="楷体" w:hAnsi="楷体"/>
              <w:highlight w:val="cyan"/>
            </w:rPr>
          </w:rPrChange>
        </w:rPr>
        <w:t>城市热缓解需求</w:t>
      </w:r>
      <w:r w:rsidRPr="004F25AC">
        <w:rPr>
          <w:rFonts w:ascii="楷体" w:hAnsi="楷体"/>
        </w:rPr>
        <w:t>进行深入分析，</w:t>
      </w:r>
      <w:bookmarkEnd w:id="1450"/>
      <w:r w:rsidRPr="004F25AC">
        <w:rPr>
          <w:rFonts w:ascii="楷体" w:hAnsi="楷体"/>
        </w:rPr>
        <w:t>并将其与</w:t>
      </w:r>
      <w:ins w:id="1454" w:author="Fred Zhou" w:date="2024-03-10T07:49:00Z">
        <w:r w:rsidR="00AC10DE" w:rsidRPr="004F25AC">
          <w:rPr>
            <w:rFonts w:hint="eastAsia"/>
          </w:rPr>
          <w:t>公园</w:t>
        </w:r>
      </w:ins>
      <w:del w:id="1455" w:author="Fred Zhou" w:date="2024-03-10T07:49:00Z">
        <w:r w:rsidRPr="004F25AC" w:rsidDel="00AC10DE">
          <w:rPr>
            <w:rFonts w:ascii="楷体" w:hAnsi="楷体"/>
            <w:rPrChange w:id="1456" w:author="Fred Zhou" w:date="2024-03-10T14:00:00Z">
              <w:rPr>
                <w:rFonts w:ascii="楷体" w:hAnsi="楷体"/>
                <w:highlight w:val="cyan"/>
              </w:rPr>
            </w:rPrChange>
          </w:rPr>
          <w:delText>绿地</w:delText>
        </w:r>
      </w:del>
      <w:r w:rsidRPr="004F25AC">
        <w:rPr>
          <w:rFonts w:ascii="楷体" w:hAnsi="楷体"/>
          <w:rPrChange w:id="1457" w:author="Fred Zhou" w:date="2024-03-10T14:00:00Z">
            <w:rPr>
              <w:rFonts w:ascii="楷体" w:hAnsi="楷体"/>
              <w:highlight w:val="cyan"/>
            </w:rPr>
          </w:rPrChange>
        </w:rPr>
        <w:t>热缓解</w:t>
      </w:r>
      <w:ins w:id="1458" w:author="Fred Zhou" w:date="2024-03-10T08:06:00Z">
        <w:r w:rsidR="00C8163E" w:rsidRPr="004F25AC">
          <w:rPr>
            <w:rFonts w:ascii="楷体" w:hAnsi="楷体" w:hint="eastAsia"/>
            <w:rPrChange w:id="1459" w:author="Fred Zhou" w:date="2024-03-10T14:00:00Z">
              <w:rPr>
                <w:rFonts w:ascii="楷体" w:hAnsi="楷体" w:hint="eastAsia"/>
                <w:highlight w:val="green"/>
              </w:rPr>
            </w:rPrChange>
          </w:rPr>
          <w:t>溢出</w:t>
        </w:r>
      </w:ins>
      <w:ins w:id="1460" w:author="Fred Zhou" w:date="2024-03-10T08:05:00Z">
        <w:r w:rsidR="00486913" w:rsidRPr="004F25AC">
          <w:rPr>
            <w:rFonts w:hint="eastAsia"/>
            <w:rPrChange w:id="1461" w:author="Fred Zhou" w:date="2024-03-10T14:00:00Z">
              <w:rPr>
                <w:rFonts w:hint="eastAsia"/>
                <w:highlight w:val="green"/>
              </w:rPr>
            </w:rPrChange>
          </w:rPr>
          <w:t>供给</w:t>
        </w:r>
      </w:ins>
      <w:del w:id="1462" w:author="Fred Zhou" w:date="2024-03-10T07:57:00Z">
        <w:r w:rsidRPr="004F25AC" w:rsidDel="0094401D">
          <w:rPr>
            <w:rFonts w:ascii="楷体" w:hAnsi="楷体"/>
            <w:rPrChange w:id="1463" w:author="Fred Zhou" w:date="2024-03-10T14:00:00Z">
              <w:rPr>
                <w:rFonts w:ascii="楷体" w:hAnsi="楷体"/>
                <w:highlight w:val="cyan"/>
              </w:rPr>
            </w:rPrChange>
          </w:rPr>
          <w:delText>溢出效应</w:delText>
        </w:r>
        <w:r w:rsidRPr="004F25AC" w:rsidDel="0094401D">
          <w:rPr>
            <w:rFonts w:ascii="楷体" w:hAnsi="楷体"/>
          </w:rPr>
          <w:delText>的</w:delText>
        </w:r>
      </w:del>
      <w:del w:id="1464" w:author="Fred Zhou" w:date="2024-03-10T08:05:00Z">
        <w:r w:rsidRPr="004F25AC" w:rsidDel="00486913">
          <w:rPr>
            <w:rFonts w:ascii="楷体" w:hAnsi="楷体"/>
          </w:rPr>
          <w:delText>供应</w:delText>
        </w:r>
      </w:del>
      <w:r w:rsidRPr="004F25AC">
        <w:rPr>
          <w:rFonts w:ascii="楷体" w:hAnsi="楷体"/>
        </w:rPr>
        <w:t>进行</w:t>
      </w:r>
      <w:r w:rsidRPr="004F25AC">
        <w:rPr>
          <w:rFonts w:ascii="楷体" w:hAnsi="楷体"/>
          <w:rPrChange w:id="1465" w:author="Fred Zhou" w:date="2024-03-10T14:00:00Z">
            <w:rPr>
              <w:rFonts w:ascii="楷体" w:hAnsi="楷体"/>
              <w:highlight w:val="cyan"/>
            </w:rPr>
          </w:rPrChange>
        </w:rPr>
        <w:t>量化对比</w:t>
      </w:r>
      <w:r w:rsidRPr="004F25AC">
        <w:rPr>
          <w:rFonts w:ascii="楷体" w:hAnsi="楷体"/>
        </w:rPr>
        <w:t>。通过探究</w:t>
      </w:r>
      <w:del w:id="1466" w:author="Fred Zhou" w:date="2024-03-09T16:51:00Z">
        <w:r w:rsidRPr="004F25AC" w:rsidDel="00FB2E03">
          <w:rPr>
            <w:rFonts w:ascii="楷体" w:hAnsi="楷体"/>
          </w:rPr>
          <w:delText>其内在的</w:delText>
        </w:r>
        <w:r w:rsidRPr="004F25AC" w:rsidDel="00FB2E03">
          <w:rPr>
            <w:rFonts w:ascii="楷体" w:hAnsi="楷体"/>
            <w:rPrChange w:id="1467" w:author="Fred Zhou" w:date="2024-03-10T14:00:00Z">
              <w:rPr>
                <w:rFonts w:ascii="楷体" w:hAnsi="楷体"/>
                <w:highlight w:val="cyan"/>
              </w:rPr>
            </w:rPrChange>
          </w:rPr>
          <w:delText>调控机制</w:delText>
        </w:r>
      </w:del>
      <w:ins w:id="1468" w:author="Fred Zhou" w:date="2024-03-10T08:03:00Z">
        <w:r w:rsidR="00FA4F35" w:rsidRPr="004F25AC">
          <w:rPr>
            <w:rFonts w:hint="eastAsia"/>
            <w:rPrChange w:id="1469" w:author="Fred Zhou" w:date="2024-03-10T14:00:00Z">
              <w:rPr>
                <w:rFonts w:hint="eastAsia"/>
                <w:highlight w:val="green"/>
              </w:rPr>
            </w:rPrChange>
          </w:rPr>
          <w:t>供给</w:t>
        </w:r>
      </w:ins>
      <w:ins w:id="1470" w:author="Fred Zhou" w:date="2024-03-09T16:51:00Z">
        <w:r w:rsidR="00FB2E03" w:rsidRPr="004F25AC">
          <w:rPr>
            <w:rFonts w:ascii="楷体" w:hAnsi="楷体" w:hint="eastAsia"/>
          </w:rPr>
          <w:t>与需求之间的关系</w:t>
        </w:r>
      </w:ins>
      <w:r w:rsidRPr="004F25AC">
        <w:rPr>
          <w:rFonts w:ascii="楷体" w:hAnsi="楷体"/>
        </w:rPr>
        <w:t>，本研究期望</w:t>
      </w:r>
      <w:r w:rsidRPr="004F25AC">
        <w:rPr>
          <w:rFonts w:ascii="楷体" w:hAnsi="楷体"/>
          <w:rPrChange w:id="1471" w:author="Fred Zhou" w:date="2024-03-10T14:00:00Z">
            <w:rPr>
              <w:rFonts w:ascii="楷体" w:hAnsi="楷体"/>
              <w:highlight w:val="cyan"/>
            </w:rPr>
          </w:rPrChange>
        </w:rPr>
        <w:t>能够精确评估</w:t>
      </w:r>
      <w:r w:rsidRPr="004F25AC">
        <w:rPr>
          <w:rFonts w:ascii="楷体" w:hAnsi="楷体"/>
        </w:rPr>
        <w:t>现有</w:t>
      </w:r>
      <w:ins w:id="1472" w:author="Fred Zhou" w:date="2024-03-10T07:49:00Z">
        <w:r w:rsidR="00AC10DE" w:rsidRPr="004F25AC">
          <w:rPr>
            <w:rFonts w:hint="eastAsia"/>
          </w:rPr>
          <w:t>公园</w:t>
        </w:r>
      </w:ins>
      <w:del w:id="1473" w:author="Fred Zhou" w:date="2024-03-10T07:49:00Z">
        <w:r w:rsidRPr="004F25AC" w:rsidDel="00AC10DE">
          <w:rPr>
            <w:rFonts w:ascii="楷体" w:hAnsi="楷体"/>
          </w:rPr>
          <w:delText>绿地</w:delText>
        </w:r>
      </w:del>
      <w:r w:rsidRPr="004F25AC">
        <w:rPr>
          <w:rFonts w:ascii="楷体" w:hAnsi="楷体"/>
          <w:rPrChange w:id="1474" w:author="Fred Zhou" w:date="2024-03-10T14:00:00Z">
            <w:rPr>
              <w:rFonts w:ascii="楷体" w:hAnsi="楷体"/>
              <w:highlight w:val="cyan"/>
            </w:rPr>
          </w:rPrChange>
        </w:rPr>
        <w:t>所提供</w:t>
      </w:r>
      <w:r w:rsidRPr="004F25AC">
        <w:rPr>
          <w:rFonts w:ascii="楷体" w:hAnsi="楷体"/>
        </w:rPr>
        <w:t>的</w:t>
      </w:r>
      <w:r w:rsidRPr="004F25AC">
        <w:rPr>
          <w:rFonts w:ascii="楷体" w:hAnsi="楷体"/>
          <w:rPrChange w:id="1475" w:author="Fred Zhou" w:date="2024-03-10T14:00:00Z">
            <w:rPr>
              <w:rFonts w:ascii="楷体" w:hAnsi="楷体"/>
              <w:highlight w:val="cyan"/>
            </w:rPr>
          </w:rPrChange>
        </w:rPr>
        <w:t>热缓解</w:t>
      </w:r>
      <w:r w:rsidRPr="004F25AC">
        <w:rPr>
          <w:rFonts w:ascii="楷体" w:hAnsi="楷体" w:hint="eastAsia"/>
          <w:rPrChange w:id="1476" w:author="Fred Zhou" w:date="2024-03-10T14:00:00Z">
            <w:rPr>
              <w:rFonts w:ascii="楷体" w:hAnsi="楷体" w:hint="eastAsia"/>
              <w:highlight w:val="cyan"/>
            </w:rPr>
          </w:rPrChange>
        </w:rPr>
        <w:t>溢出</w:t>
      </w:r>
      <w:r w:rsidRPr="004F25AC">
        <w:rPr>
          <w:rFonts w:ascii="楷体" w:hAnsi="楷体"/>
          <w:rPrChange w:id="1477" w:author="Fred Zhou" w:date="2024-03-10T14:00:00Z">
            <w:rPr>
              <w:rFonts w:ascii="楷体" w:hAnsi="楷体"/>
              <w:highlight w:val="cyan"/>
            </w:rPr>
          </w:rPrChange>
        </w:rPr>
        <w:t>效</w:t>
      </w:r>
      <w:r w:rsidRPr="004F25AC">
        <w:rPr>
          <w:rFonts w:ascii="楷体" w:hAnsi="楷体"/>
          <w:rPrChange w:id="1478" w:author="Fred Zhou" w:date="2024-03-10T14:00:00Z">
            <w:rPr>
              <w:rFonts w:ascii="楷体" w:hAnsi="楷体"/>
              <w:highlight w:val="cyan"/>
            </w:rPr>
          </w:rPrChange>
        </w:rPr>
        <w:lastRenderedPageBreak/>
        <w:t>应</w:t>
      </w:r>
      <w:r w:rsidRPr="004F25AC">
        <w:rPr>
          <w:rFonts w:ascii="楷体" w:hAnsi="楷体"/>
        </w:rPr>
        <w:t>的不足。这一</w:t>
      </w:r>
      <w:r w:rsidRPr="004F25AC">
        <w:rPr>
          <w:rFonts w:ascii="楷体" w:hAnsi="楷体"/>
          <w:rPrChange w:id="1479" w:author="Fred Zhou" w:date="2024-03-10T14:00:00Z">
            <w:rPr>
              <w:rFonts w:ascii="楷体" w:hAnsi="楷体"/>
              <w:highlight w:val="cyan"/>
            </w:rPr>
          </w:rPrChange>
        </w:rPr>
        <w:t>研究路径</w:t>
      </w:r>
      <w:del w:id="1480" w:author="Fred Zhou" w:date="2024-03-09T16:52:00Z">
        <w:r w:rsidRPr="004F25AC" w:rsidDel="00EB7028">
          <w:rPr>
            <w:rFonts w:ascii="楷体" w:hAnsi="楷体"/>
          </w:rPr>
          <w:delText>不仅</w:delText>
        </w:r>
      </w:del>
      <w:r w:rsidRPr="004F25AC">
        <w:rPr>
          <w:rFonts w:ascii="楷体" w:hAnsi="楷体"/>
        </w:rPr>
        <w:t>有助于</w:t>
      </w:r>
      <w:del w:id="1481" w:author="Fred Zhou" w:date="2024-03-09T16:51:00Z">
        <w:r w:rsidRPr="004F25AC" w:rsidDel="00EB7028">
          <w:rPr>
            <w:rFonts w:ascii="楷体" w:hAnsi="楷体"/>
          </w:rPr>
          <w:delText>我们</w:delText>
        </w:r>
        <w:r w:rsidRPr="004F25AC" w:rsidDel="00EB7028">
          <w:rPr>
            <w:rFonts w:ascii="楷体" w:hAnsi="楷体"/>
            <w:rPrChange w:id="1482" w:author="Fred Zhou" w:date="2024-03-10T14:00:00Z">
              <w:rPr>
                <w:rFonts w:ascii="楷体" w:hAnsi="楷体"/>
                <w:highlight w:val="cyan"/>
              </w:rPr>
            </w:rPrChange>
          </w:rPr>
          <w:delText>更全面地</w:delText>
        </w:r>
        <w:r w:rsidRPr="004F25AC" w:rsidDel="00EB7028">
          <w:rPr>
            <w:rFonts w:ascii="楷体" w:hAnsi="楷体"/>
          </w:rPr>
          <w:delText>理解</w:delText>
        </w:r>
        <w:r w:rsidRPr="004F25AC" w:rsidDel="00EB7028">
          <w:rPr>
            <w:rFonts w:ascii="楷体" w:hAnsi="楷体"/>
            <w:rPrChange w:id="1483" w:author="Fred Zhou" w:date="2024-03-10T14:00:00Z">
              <w:rPr>
                <w:rFonts w:ascii="楷体" w:hAnsi="楷体"/>
                <w:highlight w:val="cyan"/>
              </w:rPr>
            </w:rPrChange>
          </w:rPr>
          <w:delText>城市热环境</w:delText>
        </w:r>
        <w:r w:rsidRPr="004F25AC" w:rsidDel="00EB7028">
          <w:rPr>
            <w:rFonts w:ascii="楷体" w:hAnsi="楷体"/>
          </w:rPr>
          <w:delText>与</w:delText>
        </w:r>
        <w:r w:rsidRPr="004F25AC" w:rsidDel="00EB7028">
          <w:rPr>
            <w:rFonts w:ascii="楷体" w:hAnsi="楷体"/>
            <w:rPrChange w:id="1484" w:author="Fred Zhou" w:date="2024-03-10T14:00:00Z">
              <w:rPr>
                <w:rFonts w:ascii="楷体" w:hAnsi="楷体"/>
                <w:highlight w:val="cyan"/>
              </w:rPr>
            </w:rPrChange>
          </w:rPr>
          <w:delText>绿地系统之间</w:delText>
        </w:r>
        <w:r w:rsidRPr="004F25AC" w:rsidDel="00EB7028">
          <w:rPr>
            <w:rFonts w:ascii="楷体" w:hAnsi="楷体"/>
          </w:rPr>
          <w:delText>的复杂关系，而且将</w:delText>
        </w:r>
      </w:del>
      <w:r w:rsidRPr="004F25AC">
        <w:rPr>
          <w:rFonts w:ascii="楷体" w:hAnsi="楷体"/>
        </w:rPr>
        <w:t>为</w:t>
      </w:r>
      <w:r w:rsidRPr="004F25AC">
        <w:rPr>
          <w:rFonts w:ascii="楷体" w:hAnsi="楷体"/>
          <w:rPrChange w:id="1485" w:author="Fred Zhou" w:date="2024-03-10T14:00:00Z">
            <w:rPr>
              <w:rFonts w:ascii="楷体" w:hAnsi="楷体"/>
              <w:highlight w:val="cyan"/>
            </w:rPr>
          </w:rPrChange>
        </w:rPr>
        <w:t>未来采取</w:t>
      </w:r>
      <w:r w:rsidRPr="004F25AC">
        <w:rPr>
          <w:rFonts w:ascii="楷体" w:hAnsi="楷体"/>
        </w:rPr>
        <w:t>针对性的</w:t>
      </w:r>
      <w:r w:rsidRPr="004F25AC">
        <w:rPr>
          <w:rFonts w:ascii="楷体" w:hAnsi="楷体"/>
          <w:rPrChange w:id="1486" w:author="Fred Zhou" w:date="2024-03-10T14:00:00Z">
            <w:rPr>
              <w:rFonts w:ascii="楷体" w:hAnsi="楷体"/>
              <w:highlight w:val="cyan"/>
            </w:rPr>
          </w:rPrChange>
        </w:rPr>
        <w:t>调控措施</w:t>
      </w:r>
      <w:r w:rsidRPr="004F25AC">
        <w:rPr>
          <w:rFonts w:ascii="楷体" w:hAnsi="楷体"/>
        </w:rPr>
        <w:t>提供</w:t>
      </w:r>
      <w:r w:rsidRPr="004F25AC">
        <w:rPr>
          <w:rFonts w:ascii="楷体" w:hAnsi="楷体"/>
          <w:rPrChange w:id="1487" w:author="Fred Zhou" w:date="2024-03-10T14:00:00Z">
            <w:rPr>
              <w:rFonts w:ascii="楷体" w:hAnsi="楷体"/>
              <w:highlight w:val="cyan"/>
            </w:rPr>
          </w:rPrChange>
        </w:rPr>
        <w:t>量化依据</w:t>
      </w:r>
      <w:r w:rsidRPr="004F25AC">
        <w:rPr>
          <w:rFonts w:ascii="楷体" w:hAnsi="楷体"/>
        </w:rPr>
        <w:t>，从而推动城市热环境的</w:t>
      </w:r>
      <w:r w:rsidRPr="004F25AC">
        <w:rPr>
          <w:rFonts w:ascii="楷体" w:hAnsi="楷体"/>
          <w:rPrChange w:id="1488" w:author="Fred Zhou" w:date="2024-03-10T14:00:00Z">
            <w:rPr>
              <w:rFonts w:ascii="楷体" w:hAnsi="楷体"/>
              <w:highlight w:val="cyan"/>
            </w:rPr>
          </w:rPrChange>
        </w:rPr>
        <w:t>持续优化</w:t>
      </w:r>
      <w:r w:rsidRPr="004F25AC">
        <w:rPr>
          <w:rFonts w:ascii="楷体" w:hAnsi="楷体"/>
        </w:rPr>
        <w:t>。</w:t>
      </w:r>
    </w:p>
    <w:p w14:paraId="201A9E60" w14:textId="1E3EF38F" w:rsidR="00E43115" w:rsidRPr="004F25AC" w:rsidRDefault="000445C1" w:rsidP="000445C1">
      <w:pPr>
        <w:pStyle w:val="3"/>
        <w:rPr>
          <w:ins w:id="1489" w:author="Fred Zhou" w:date="2024-03-10T11:43:00Z"/>
        </w:rPr>
      </w:pPr>
      <w:ins w:id="1490" w:author="Fred Zhou" w:date="2024-03-10T11:42:00Z">
        <w:r w:rsidRPr="004F25AC">
          <w:rPr>
            <w:rFonts w:hint="eastAsia"/>
          </w:rPr>
          <w:t>参考文献</w:t>
        </w:r>
      </w:ins>
    </w:p>
    <w:p w14:paraId="7B87D1B1" w14:textId="77777777" w:rsidR="000445C1" w:rsidRPr="0043681B" w:rsidRDefault="000445C1" w:rsidP="000445C1">
      <w:pPr>
        <w:pStyle w:val="a7"/>
        <w:rPr>
          <w:ins w:id="1491" w:author="Fred Zhou" w:date="2024-03-10T11:43:00Z"/>
          <w:rFonts w:ascii="楷体" w:eastAsia="楷体" w:hAnsi="楷体"/>
          <w:rPrChange w:id="1492" w:author="Fred Zhou" w:date="2024-03-10T14:34:00Z">
            <w:rPr>
              <w:ins w:id="1493" w:author="Fred Zhou" w:date="2024-03-10T11:43:00Z"/>
              <w:highlight w:val="green"/>
            </w:rPr>
          </w:rPrChange>
        </w:rPr>
      </w:pPr>
      <w:ins w:id="1494" w:author="Fred Zhou" w:date="2024-03-10T11:43:00Z">
        <w:r w:rsidRPr="0043681B">
          <w:rPr>
            <w:rFonts w:ascii="楷体" w:eastAsia="楷体" w:hAnsi="楷体"/>
            <w:rPrChange w:id="1495" w:author="Fred Zhou" w:date="2024-03-10T14:34:00Z">
              <w:rPr>
                <w:highlight w:val="green"/>
              </w:rPr>
            </w:rPrChange>
          </w:rPr>
          <w:t>黄晓军</w:t>
        </w:r>
        <w:r w:rsidRPr="0043681B">
          <w:rPr>
            <w:rFonts w:ascii="楷体" w:eastAsia="楷体" w:hAnsi="楷体"/>
            <w:rPrChange w:id="1496" w:author="Fred Zhou" w:date="2024-03-10T14:34:00Z">
              <w:rPr>
                <w:highlight w:val="green"/>
              </w:rPr>
            </w:rPrChange>
          </w:rPr>
          <w:t xml:space="preserve">, </w:t>
        </w:r>
        <w:r w:rsidRPr="0043681B">
          <w:rPr>
            <w:rFonts w:ascii="楷体" w:eastAsia="楷体" w:hAnsi="楷体"/>
            <w:rPrChange w:id="1497" w:author="Fred Zhou" w:date="2024-03-10T14:34:00Z">
              <w:rPr>
                <w:highlight w:val="green"/>
              </w:rPr>
            </w:rPrChange>
          </w:rPr>
          <w:t>王博</w:t>
        </w:r>
        <w:r w:rsidRPr="0043681B">
          <w:rPr>
            <w:rFonts w:ascii="楷体" w:eastAsia="楷体" w:hAnsi="楷体"/>
            <w:rPrChange w:id="1498" w:author="Fred Zhou" w:date="2024-03-10T14:34:00Z">
              <w:rPr>
                <w:highlight w:val="green"/>
              </w:rPr>
            </w:rPrChange>
          </w:rPr>
          <w:t xml:space="preserve">, </w:t>
        </w:r>
        <w:r w:rsidRPr="0043681B">
          <w:rPr>
            <w:rFonts w:ascii="楷体" w:eastAsia="楷体" w:hAnsi="楷体"/>
            <w:rPrChange w:id="1499" w:author="Fred Zhou" w:date="2024-03-10T14:34:00Z">
              <w:rPr>
                <w:highlight w:val="green"/>
              </w:rPr>
            </w:rPrChange>
          </w:rPr>
          <w:t>刘萌</w:t>
        </w:r>
        <w:proofErr w:type="gramStart"/>
        <w:r w:rsidRPr="0043681B">
          <w:rPr>
            <w:rFonts w:ascii="楷体" w:eastAsia="楷体" w:hAnsi="楷体"/>
            <w:rPrChange w:id="1500" w:author="Fred Zhou" w:date="2024-03-10T14:34:00Z">
              <w:rPr>
                <w:highlight w:val="green"/>
              </w:rPr>
            </w:rPrChange>
          </w:rPr>
          <w:t>萌</w:t>
        </w:r>
        <w:proofErr w:type="gramEnd"/>
        <w:r w:rsidRPr="0043681B">
          <w:rPr>
            <w:rFonts w:ascii="楷体" w:eastAsia="楷体" w:hAnsi="楷体"/>
            <w:rPrChange w:id="1501" w:author="Fred Zhou" w:date="2024-03-10T14:34:00Z">
              <w:rPr>
                <w:highlight w:val="green"/>
              </w:rPr>
            </w:rPrChange>
          </w:rPr>
          <w:t xml:space="preserve">, </w:t>
        </w:r>
        <w:r w:rsidRPr="0043681B">
          <w:rPr>
            <w:rFonts w:ascii="楷体" w:eastAsia="楷体" w:hAnsi="楷体"/>
            <w:rPrChange w:id="1502" w:author="Fred Zhou" w:date="2024-03-10T14:34:00Z">
              <w:rPr>
                <w:highlight w:val="green"/>
              </w:rPr>
            </w:rPrChange>
          </w:rPr>
          <w:t>郭禹慧</w:t>
        </w:r>
        <w:r w:rsidRPr="0043681B">
          <w:rPr>
            <w:rFonts w:ascii="楷体" w:eastAsia="楷体" w:hAnsi="楷体"/>
            <w:rPrChange w:id="1503" w:author="Fred Zhou" w:date="2024-03-10T14:34:00Z">
              <w:rPr>
                <w:highlight w:val="green"/>
              </w:rPr>
            </w:rPrChange>
          </w:rPr>
          <w:t xml:space="preserve">, &amp; </w:t>
        </w:r>
        <w:proofErr w:type="gramStart"/>
        <w:r w:rsidRPr="0043681B">
          <w:rPr>
            <w:rFonts w:ascii="楷体" w:eastAsia="楷体" w:hAnsi="楷体"/>
            <w:rPrChange w:id="1504" w:author="Fred Zhou" w:date="2024-03-10T14:34:00Z">
              <w:rPr>
                <w:highlight w:val="green"/>
              </w:rPr>
            </w:rPrChange>
          </w:rPr>
          <w:t>李艳雨</w:t>
        </w:r>
        <w:proofErr w:type="gramEnd"/>
        <w:r w:rsidRPr="0043681B">
          <w:rPr>
            <w:rFonts w:ascii="楷体" w:eastAsia="楷体" w:hAnsi="楷体"/>
            <w:rPrChange w:id="1505" w:author="Fred Zhou" w:date="2024-03-10T14:34:00Z">
              <w:rPr>
                <w:highlight w:val="green"/>
              </w:rPr>
            </w:rPrChange>
          </w:rPr>
          <w:t xml:space="preserve">. (2020). </w:t>
        </w:r>
        <w:r w:rsidRPr="0043681B">
          <w:rPr>
            <w:rFonts w:ascii="楷体" w:eastAsia="楷体" w:hAnsi="楷体"/>
            <w:rPrChange w:id="1506" w:author="Fred Zhou" w:date="2024-03-10T14:34:00Z">
              <w:rPr>
                <w:highlight w:val="green"/>
              </w:rPr>
            </w:rPrChange>
          </w:rPr>
          <w:t>中国城市高温特征及社会脆弱性评价</w:t>
        </w:r>
        <w:r w:rsidRPr="0043681B">
          <w:rPr>
            <w:rFonts w:ascii="楷体" w:eastAsia="楷体" w:hAnsi="楷体"/>
            <w:rPrChange w:id="1507" w:author="Fred Zhou" w:date="2024-03-10T14:34:00Z">
              <w:rPr>
                <w:highlight w:val="green"/>
              </w:rPr>
            </w:rPrChange>
          </w:rPr>
          <w:t xml:space="preserve">. </w:t>
        </w:r>
        <w:r w:rsidRPr="0043681B">
          <w:rPr>
            <w:rFonts w:ascii="楷体" w:eastAsia="楷体" w:hAnsi="楷体" w:hint="eastAsia"/>
            <w:i/>
            <w:iCs w:val="0"/>
            <w:rPrChange w:id="1508" w:author="Fred Zhou" w:date="2024-03-10T14:34:00Z">
              <w:rPr>
                <w:rFonts w:hint="eastAsia"/>
                <w:highlight w:val="green"/>
              </w:rPr>
            </w:rPrChange>
          </w:rPr>
          <w:t>地理研究</w:t>
        </w:r>
        <w:r w:rsidRPr="0043681B">
          <w:rPr>
            <w:rFonts w:ascii="楷体" w:eastAsia="楷体" w:hAnsi="楷体"/>
            <w:rPrChange w:id="1509" w:author="Fred Zhou" w:date="2024-03-10T14:34:00Z">
              <w:rPr>
                <w:highlight w:val="green"/>
              </w:rPr>
            </w:rPrChange>
          </w:rPr>
          <w:t>, 39(7).</w:t>
        </w:r>
      </w:ins>
    </w:p>
    <w:p w14:paraId="24845FA6" w14:textId="1302783D" w:rsidR="000445C1" w:rsidRPr="0043681B" w:rsidRDefault="000445C1" w:rsidP="000445C1">
      <w:pPr>
        <w:pStyle w:val="a7"/>
        <w:rPr>
          <w:ins w:id="1510" w:author="Fred Zhou" w:date="2024-03-10T11:43:00Z"/>
          <w:rFonts w:ascii="楷体" w:eastAsia="楷体" w:hAnsi="楷体" w:hint="eastAsia"/>
          <w:rPrChange w:id="1511" w:author="Fred Zhou" w:date="2024-03-10T14:34:00Z">
            <w:rPr>
              <w:ins w:id="1512" w:author="Fred Zhou" w:date="2024-03-10T11:43:00Z"/>
              <w:rFonts w:hint="eastAsia"/>
              <w:highlight w:val="green"/>
            </w:rPr>
          </w:rPrChange>
        </w:rPr>
        <w:pPrChange w:id="1513" w:author="Fred Zhou" w:date="2024-03-10T11:44:00Z">
          <w:pPr/>
        </w:pPrChange>
      </w:pPr>
      <w:ins w:id="1514" w:author="Fred Zhou" w:date="2024-03-10T11:43:00Z">
        <w:r w:rsidRPr="0043681B">
          <w:rPr>
            <w:rFonts w:ascii="楷体" w:eastAsia="楷体" w:hAnsi="楷体" w:hint="eastAsia"/>
            <w:rPrChange w:id="1515" w:author="Fred Zhou" w:date="2024-03-10T14:34:00Z">
              <w:rPr>
                <w:rFonts w:hint="eastAsia"/>
                <w:highlight w:val="green"/>
              </w:rPr>
            </w:rPrChange>
          </w:rPr>
          <w:t>柯钦华</w:t>
        </w:r>
        <w:r w:rsidRPr="0043681B">
          <w:rPr>
            <w:rFonts w:ascii="楷体" w:eastAsia="楷体" w:hAnsi="楷体"/>
            <w:rPrChange w:id="1516" w:author="Fred Zhou" w:date="2024-03-10T14:34:00Z">
              <w:rPr>
                <w:highlight w:val="green"/>
              </w:rPr>
            </w:rPrChange>
          </w:rPr>
          <w:t>,</w:t>
        </w:r>
        <w:r w:rsidRPr="0043681B">
          <w:rPr>
            <w:rFonts w:ascii="楷体" w:eastAsia="楷体" w:hAnsi="楷体" w:hint="eastAsia"/>
            <w:rPrChange w:id="1517" w:author="Fred Zhou" w:date="2024-03-10T14:34:00Z">
              <w:rPr>
                <w:rFonts w:hint="eastAsia"/>
                <w:highlight w:val="green"/>
              </w:rPr>
            </w:rPrChange>
          </w:rPr>
          <w:t>周俏薇</w:t>
        </w:r>
        <w:r w:rsidRPr="0043681B">
          <w:rPr>
            <w:rFonts w:ascii="楷体" w:eastAsia="楷体" w:hAnsi="楷体"/>
            <w:rPrChange w:id="1518" w:author="Fred Zhou" w:date="2024-03-10T14:34:00Z">
              <w:rPr>
                <w:highlight w:val="green"/>
              </w:rPr>
            </w:rPrChange>
          </w:rPr>
          <w:t>,</w:t>
        </w:r>
        <w:r w:rsidRPr="0043681B">
          <w:rPr>
            <w:rFonts w:ascii="楷体" w:eastAsia="楷体" w:hAnsi="楷体" w:hint="eastAsia"/>
            <w:rPrChange w:id="1519" w:author="Fred Zhou" w:date="2024-03-10T14:34:00Z">
              <w:rPr>
                <w:rFonts w:hint="eastAsia"/>
                <w:highlight w:val="green"/>
              </w:rPr>
            </w:rPrChange>
          </w:rPr>
          <w:t>庄宝怡</w:t>
        </w:r>
        <w:r w:rsidRPr="0043681B">
          <w:rPr>
            <w:rFonts w:ascii="楷体" w:eastAsia="楷体" w:hAnsi="楷体"/>
            <w:rPrChange w:id="1520" w:author="Fred Zhou" w:date="2024-03-10T14:34:00Z">
              <w:rPr>
                <w:highlight w:val="green"/>
              </w:rPr>
            </w:rPrChange>
          </w:rPr>
          <w:t>, &amp;</w:t>
        </w:r>
        <w:r w:rsidRPr="0043681B">
          <w:rPr>
            <w:rFonts w:ascii="楷体" w:eastAsia="楷体" w:hAnsi="楷体" w:hint="eastAsia"/>
            <w:rPrChange w:id="1521" w:author="Fred Zhou" w:date="2024-03-10T14:34:00Z">
              <w:rPr>
                <w:rFonts w:hint="eastAsia"/>
                <w:highlight w:val="green"/>
              </w:rPr>
            </w:rPrChange>
          </w:rPr>
          <w:t>孙传谆</w:t>
        </w:r>
        <w:r w:rsidRPr="0043681B">
          <w:rPr>
            <w:rFonts w:ascii="楷体" w:eastAsia="楷体" w:hAnsi="楷体"/>
            <w:rPrChange w:id="1522" w:author="Fred Zhou" w:date="2024-03-10T14:34:00Z">
              <w:rPr>
                <w:highlight w:val="green"/>
              </w:rPr>
            </w:rPrChange>
          </w:rPr>
          <w:t>. (2024).</w:t>
        </w:r>
      </w:ins>
      <w:ins w:id="1523" w:author="Fred Zhou" w:date="2024-03-10T11:44:00Z">
        <w:r w:rsidRPr="0043681B">
          <w:rPr>
            <w:rFonts w:ascii="楷体" w:eastAsia="楷体" w:hAnsi="楷体"/>
            <w:rPrChange w:id="1524" w:author="Fred Zhou" w:date="2024-03-10T14:34:00Z">
              <w:rPr>
                <w:highlight w:val="green"/>
              </w:rPr>
            </w:rPrChange>
          </w:rPr>
          <w:t xml:space="preserve"> </w:t>
        </w:r>
      </w:ins>
      <w:ins w:id="1525" w:author="Fred Zhou" w:date="2024-03-10T11:43:00Z">
        <w:r w:rsidRPr="0043681B">
          <w:rPr>
            <w:rFonts w:ascii="楷体" w:eastAsia="楷体" w:hAnsi="楷体" w:hint="eastAsia"/>
            <w:rPrChange w:id="1526" w:author="Fred Zhou" w:date="2024-03-10T14:34:00Z">
              <w:rPr>
                <w:rFonts w:hint="eastAsia"/>
                <w:highlight w:val="green"/>
              </w:rPr>
            </w:rPrChange>
          </w:rPr>
          <w:t>基于生态系统服务供需平衡的粤港澳大湾区生态安全格局构建研究</w:t>
        </w:r>
      </w:ins>
      <w:ins w:id="1527" w:author="Fred Zhou" w:date="2024-03-10T11:44:00Z">
        <w:r w:rsidRPr="0043681B">
          <w:rPr>
            <w:rFonts w:ascii="楷体" w:eastAsia="楷体" w:hAnsi="楷体"/>
            <w:rPrChange w:id="1528" w:author="Fred Zhou" w:date="2024-03-10T14:34:00Z">
              <w:rPr>
                <w:highlight w:val="green"/>
              </w:rPr>
            </w:rPrChange>
          </w:rPr>
          <w:t xml:space="preserve">. </w:t>
        </w:r>
        <w:r w:rsidRPr="0043681B">
          <w:rPr>
            <w:rFonts w:ascii="楷体" w:eastAsia="楷体" w:hAnsi="楷体" w:hint="eastAsia"/>
            <w:i/>
            <w:iCs w:val="0"/>
            <w:rPrChange w:id="1529" w:author="Fred Zhou" w:date="2024-03-10T14:34:00Z">
              <w:rPr>
                <w:rFonts w:hint="eastAsia"/>
                <w:i/>
                <w:iCs/>
                <w:highlight w:val="green"/>
              </w:rPr>
            </w:rPrChange>
          </w:rPr>
          <w:t>生态学报</w:t>
        </w:r>
      </w:ins>
      <w:ins w:id="1530" w:author="Fred Zhou" w:date="2024-03-10T11:43:00Z">
        <w:r w:rsidRPr="0043681B">
          <w:rPr>
            <w:rFonts w:ascii="楷体" w:eastAsia="楷体" w:hAnsi="楷体" w:hint="eastAsia"/>
            <w:rPrChange w:id="1531" w:author="Fred Zhou" w:date="2024-03-10T14:34:00Z">
              <w:rPr>
                <w:rFonts w:hint="eastAsia"/>
                <w:highlight w:val="green"/>
              </w:rPr>
            </w:rPrChange>
          </w:rPr>
          <w:t>,</w:t>
        </w:r>
        <w:r w:rsidRPr="0043681B">
          <w:rPr>
            <w:rFonts w:ascii="楷体" w:eastAsia="楷体" w:hAnsi="楷体"/>
            <w:rPrChange w:id="1532" w:author="Fred Zhou" w:date="2024-03-10T14:34:00Z">
              <w:rPr>
                <w:highlight w:val="green"/>
              </w:rPr>
            </w:rPrChange>
          </w:rPr>
          <w:t xml:space="preserve"> 05</w:t>
        </w:r>
      </w:ins>
    </w:p>
    <w:p w14:paraId="05562FF6" w14:textId="0A80E0F5" w:rsidR="000445C1" w:rsidRPr="0043681B" w:rsidRDefault="000445C1" w:rsidP="000445C1">
      <w:pPr>
        <w:pStyle w:val="a7"/>
        <w:rPr>
          <w:ins w:id="1533" w:author="Fred Zhou" w:date="2024-03-10T11:43:00Z"/>
          <w:rFonts w:ascii="楷体" w:eastAsia="楷体" w:hAnsi="楷体" w:hint="eastAsia"/>
          <w:rPrChange w:id="1534" w:author="Fred Zhou" w:date="2024-03-10T14:34:00Z">
            <w:rPr>
              <w:ins w:id="1535" w:author="Fred Zhou" w:date="2024-03-10T11:43:00Z"/>
              <w:rFonts w:hint="eastAsia"/>
              <w:highlight w:val="green"/>
            </w:rPr>
          </w:rPrChange>
        </w:rPr>
      </w:pPr>
      <w:ins w:id="1536" w:author="Fred Zhou" w:date="2024-03-10T11:43:00Z">
        <w:r w:rsidRPr="0043681B">
          <w:rPr>
            <w:rFonts w:ascii="楷体" w:eastAsia="楷体" w:hAnsi="楷体" w:hint="eastAsia"/>
            <w:rPrChange w:id="1537" w:author="Fred Zhou" w:date="2024-03-10T14:34:00Z">
              <w:rPr>
                <w:rFonts w:eastAsia="楷体" w:hint="eastAsia"/>
                <w:highlight w:val="green"/>
              </w:rPr>
            </w:rPrChange>
          </w:rPr>
          <w:t>任宇</w:t>
        </w:r>
        <w:r w:rsidRPr="0043681B">
          <w:rPr>
            <w:rFonts w:ascii="楷体" w:eastAsia="楷体" w:hAnsi="楷体"/>
            <w:rPrChange w:id="1538" w:author="Fred Zhou" w:date="2024-03-10T14:34:00Z">
              <w:rPr>
                <w:rFonts w:eastAsia="楷体"/>
                <w:highlight w:val="green"/>
              </w:rPr>
            </w:rPrChange>
          </w:rPr>
          <w:t>,</w:t>
        </w:r>
        <w:r w:rsidRPr="0043681B">
          <w:rPr>
            <w:rFonts w:ascii="楷体" w:eastAsia="楷体" w:hAnsi="楷体" w:hint="eastAsia"/>
            <w:rPrChange w:id="1539" w:author="Fred Zhou" w:date="2024-03-10T14:34:00Z">
              <w:rPr>
                <w:rFonts w:eastAsia="楷体" w:hint="eastAsia"/>
                <w:highlight w:val="green"/>
              </w:rPr>
            </w:rPrChange>
          </w:rPr>
          <w:t>冯曦兮</w:t>
        </w:r>
        <w:r w:rsidRPr="0043681B">
          <w:rPr>
            <w:rFonts w:ascii="楷体" w:eastAsia="楷体" w:hAnsi="楷体"/>
            <w:rPrChange w:id="1540" w:author="Fred Zhou" w:date="2024-03-10T14:34:00Z">
              <w:rPr>
                <w:rFonts w:eastAsia="楷体"/>
                <w:highlight w:val="green"/>
              </w:rPr>
            </w:rPrChange>
          </w:rPr>
          <w:t>,</w:t>
        </w:r>
        <w:r w:rsidRPr="0043681B">
          <w:rPr>
            <w:rFonts w:ascii="楷体" w:eastAsia="楷体" w:hAnsi="楷体" w:hint="eastAsia"/>
            <w:rPrChange w:id="1541" w:author="Fred Zhou" w:date="2024-03-10T14:34:00Z">
              <w:rPr>
                <w:rFonts w:eastAsia="楷体" w:hint="eastAsia"/>
                <w:highlight w:val="green"/>
              </w:rPr>
            </w:rPrChange>
          </w:rPr>
          <w:t>杨书</w:t>
        </w:r>
        <w:r w:rsidRPr="0043681B">
          <w:rPr>
            <w:rFonts w:ascii="楷体" w:eastAsia="楷体" w:hAnsi="楷体"/>
            <w:rPrChange w:id="1542" w:author="Fred Zhou" w:date="2024-03-10T14:34:00Z">
              <w:rPr>
                <w:rFonts w:eastAsia="楷体"/>
                <w:highlight w:val="green"/>
              </w:rPr>
            </w:rPrChange>
          </w:rPr>
          <w:t>,</w:t>
        </w:r>
        <w:r w:rsidRPr="0043681B">
          <w:rPr>
            <w:rFonts w:ascii="楷体" w:eastAsia="楷体" w:hAnsi="楷体" w:hint="eastAsia"/>
            <w:rPrChange w:id="1543" w:author="Fred Zhou" w:date="2024-03-10T14:34:00Z">
              <w:rPr>
                <w:rFonts w:eastAsia="楷体" w:hint="eastAsia"/>
                <w:highlight w:val="green"/>
              </w:rPr>
            </w:rPrChange>
          </w:rPr>
          <w:t>唐景霞</w:t>
        </w:r>
        <w:r w:rsidRPr="0043681B">
          <w:rPr>
            <w:rFonts w:ascii="楷体" w:eastAsia="楷体" w:hAnsi="楷体"/>
            <w:rPrChange w:id="1544" w:author="Fred Zhou" w:date="2024-03-10T14:34:00Z">
              <w:rPr>
                <w:rFonts w:eastAsia="楷体"/>
                <w:highlight w:val="green"/>
              </w:rPr>
            </w:rPrChange>
          </w:rPr>
          <w:t>,</w:t>
        </w:r>
        <w:r w:rsidRPr="0043681B">
          <w:rPr>
            <w:rFonts w:ascii="楷体" w:eastAsia="楷体" w:hAnsi="楷体" w:hint="eastAsia"/>
            <w:rPrChange w:id="1545" w:author="Fred Zhou" w:date="2024-03-10T14:34:00Z">
              <w:rPr>
                <w:rFonts w:eastAsia="楷体" w:hint="eastAsia"/>
                <w:highlight w:val="green"/>
              </w:rPr>
            </w:rPrChange>
          </w:rPr>
          <w:t>徐帆</w:t>
        </w:r>
        <w:r w:rsidRPr="0043681B">
          <w:rPr>
            <w:rFonts w:ascii="楷体" w:eastAsia="楷体" w:hAnsi="楷体"/>
            <w:rPrChange w:id="1546" w:author="Fred Zhou" w:date="2024-03-10T14:34:00Z">
              <w:rPr>
                <w:rFonts w:eastAsia="楷体"/>
                <w:highlight w:val="green"/>
              </w:rPr>
            </w:rPrChange>
          </w:rPr>
          <w:t>,</w:t>
        </w:r>
        <w:proofErr w:type="gramStart"/>
        <w:r w:rsidRPr="0043681B">
          <w:rPr>
            <w:rFonts w:ascii="楷体" w:eastAsia="楷体" w:hAnsi="楷体" w:hint="eastAsia"/>
            <w:rPrChange w:id="1547" w:author="Fred Zhou" w:date="2024-03-10T14:34:00Z">
              <w:rPr>
                <w:rFonts w:eastAsia="楷体" w:hint="eastAsia"/>
                <w:highlight w:val="green"/>
              </w:rPr>
            </w:rPrChange>
          </w:rPr>
          <w:t>孔翔瑜</w:t>
        </w:r>
        <w:proofErr w:type="gramEnd"/>
        <w:r w:rsidRPr="0043681B">
          <w:rPr>
            <w:rFonts w:ascii="楷体" w:eastAsia="楷体" w:hAnsi="楷体"/>
            <w:rPrChange w:id="1548" w:author="Fred Zhou" w:date="2024-03-10T14:34:00Z">
              <w:rPr>
                <w:rFonts w:eastAsia="楷体"/>
                <w:highlight w:val="green"/>
              </w:rPr>
            </w:rPrChange>
          </w:rPr>
          <w:t xml:space="preserve">... </w:t>
        </w:r>
        <w:r w:rsidRPr="0043681B">
          <w:rPr>
            <w:rFonts w:ascii="楷体" w:eastAsia="楷体" w:hAnsi="楷体" w:hint="eastAsia"/>
            <w:rPrChange w:id="1549" w:author="Fred Zhou" w:date="2024-03-10T14:34:00Z">
              <w:rPr>
                <w:rFonts w:eastAsia="楷体" w:hint="eastAsia"/>
                <w:highlight w:val="green"/>
              </w:rPr>
            </w:rPrChange>
          </w:rPr>
          <w:t>潘琰</w:t>
        </w:r>
        <w:r w:rsidRPr="0043681B">
          <w:rPr>
            <w:rFonts w:ascii="楷体" w:eastAsia="楷体" w:hAnsi="楷体"/>
            <w:rPrChange w:id="1550" w:author="Fred Zhou" w:date="2024-03-10T14:34:00Z">
              <w:rPr>
                <w:rFonts w:eastAsia="楷体"/>
                <w:highlight w:val="green"/>
              </w:rPr>
            </w:rPrChange>
          </w:rPr>
          <w:t>.(2020).</w:t>
        </w:r>
      </w:ins>
      <w:ins w:id="1551" w:author="Fred Zhou" w:date="2024-03-10T11:44:00Z">
        <w:r w:rsidRPr="0043681B">
          <w:rPr>
            <w:rFonts w:ascii="楷体" w:eastAsia="楷体" w:hAnsi="楷体"/>
            <w:rPrChange w:id="1552" w:author="Fred Zhou" w:date="2024-03-10T14:34:00Z">
              <w:rPr>
                <w:highlight w:val="green"/>
              </w:rPr>
            </w:rPrChange>
          </w:rPr>
          <w:t xml:space="preserve"> </w:t>
        </w:r>
      </w:ins>
      <w:ins w:id="1553" w:author="Fred Zhou" w:date="2024-03-10T11:43:00Z">
        <w:r w:rsidRPr="0043681B">
          <w:rPr>
            <w:rFonts w:ascii="楷体" w:eastAsia="楷体" w:hAnsi="楷体" w:hint="eastAsia"/>
            <w:rPrChange w:id="1554" w:author="Fred Zhou" w:date="2024-03-10T14:34:00Z">
              <w:rPr>
                <w:rFonts w:eastAsia="楷体" w:hint="eastAsia"/>
                <w:highlight w:val="green"/>
              </w:rPr>
            </w:rPrChange>
          </w:rPr>
          <w:t>绵阳市日平均气温与居民非意外死亡的时间序列分析</w:t>
        </w:r>
        <w:r w:rsidRPr="0043681B">
          <w:rPr>
            <w:rFonts w:ascii="楷体" w:eastAsia="楷体" w:hAnsi="楷体"/>
            <w:rPrChange w:id="1555" w:author="Fred Zhou" w:date="2024-03-10T14:34:00Z">
              <w:rPr>
                <w:rFonts w:eastAsia="楷体"/>
                <w:highlight w:val="green"/>
              </w:rPr>
            </w:rPrChange>
          </w:rPr>
          <w:t>.</w:t>
        </w:r>
        <w:r w:rsidRPr="0043681B">
          <w:rPr>
            <w:rFonts w:ascii="楷体" w:eastAsia="楷体" w:hAnsi="楷体" w:hint="eastAsia"/>
            <w:i/>
            <w:iCs w:val="0"/>
            <w:rPrChange w:id="1556" w:author="Fred Zhou" w:date="2024-03-10T14:34:00Z">
              <w:rPr>
                <w:rFonts w:eastAsia="楷体" w:hint="eastAsia"/>
                <w:highlight w:val="green"/>
              </w:rPr>
            </w:rPrChange>
          </w:rPr>
          <w:t>中国卫生统计</w:t>
        </w:r>
        <w:r w:rsidRPr="0043681B">
          <w:rPr>
            <w:rFonts w:ascii="楷体" w:eastAsia="楷体" w:hAnsi="楷体"/>
            <w:rPrChange w:id="1557" w:author="Fred Zhou" w:date="2024-03-10T14:34:00Z">
              <w:rPr>
                <w:rFonts w:eastAsia="楷体"/>
                <w:highlight w:val="green"/>
              </w:rPr>
            </w:rPrChange>
          </w:rPr>
          <w:t>,</w:t>
        </w:r>
      </w:ins>
      <w:ins w:id="1558" w:author="Fred Zhou" w:date="2024-03-10T11:44:00Z">
        <w:r w:rsidRPr="0043681B">
          <w:rPr>
            <w:rFonts w:ascii="楷体" w:eastAsia="楷体" w:hAnsi="楷体"/>
            <w:rPrChange w:id="1559" w:author="Fred Zhou" w:date="2024-03-10T14:34:00Z">
              <w:rPr>
                <w:highlight w:val="green"/>
              </w:rPr>
            </w:rPrChange>
          </w:rPr>
          <w:t xml:space="preserve"> </w:t>
        </w:r>
      </w:ins>
      <w:ins w:id="1560" w:author="Fred Zhou" w:date="2024-03-10T11:43:00Z">
        <w:r w:rsidRPr="0043681B">
          <w:rPr>
            <w:rFonts w:ascii="楷体" w:eastAsia="楷体" w:hAnsi="楷体"/>
            <w:rPrChange w:id="1561" w:author="Fred Zhou" w:date="2024-03-10T14:34:00Z">
              <w:rPr>
                <w:rFonts w:eastAsia="楷体"/>
                <w:highlight w:val="green"/>
              </w:rPr>
            </w:rPrChange>
          </w:rPr>
          <w:t>239-242</w:t>
        </w:r>
      </w:ins>
      <w:ins w:id="1562" w:author="Fred Zhou" w:date="2024-03-10T11:44:00Z">
        <w:r w:rsidRPr="0043681B">
          <w:rPr>
            <w:rFonts w:ascii="楷体" w:eastAsia="楷体" w:hAnsi="楷体"/>
            <w:rPrChange w:id="1563" w:author="Fred Zhou" w:date="2024-03-10T14:34:00Z">
              <w:rPr>
                <w:highlight w:val="green"/>
              </w:rPr>
            </w:rPrChange>
          </w:rPr>
          <w:t>(02)</w:t>
        </w:r>
      </w:ins>
      <w:ins w:id="1564" w:author="Fred Zhou" w:date="2024-03-10T11:43:00Z">
        <w:r w:rsidRPr="0043681B">
          <w:rPr>
            <w:rFonts w:ascii="楷体" w:eastAsia="楷体" w:hAnsi="楷体"/>
            <w:rPrChange w:id="1565" w:author="Fred Zhou" w:date="2024-03-10T14:34:00Z">
              <w:rPr>
                <w:rFonts w:eastAsia="楷体"/>
                <w:highlight w:val="green"/>
              </w:rPr>
            </w:rPrChange>
          </w:rPr>
          <w:t>.</w:t>
        </w:r>
      </w:ins>
    </w:p>
    <w:p w14:paraId="567A9CE0" w14:textId="77777777" w:rsidR="000445C1" w:rsidRPr="0043681B" w:rsidRDefault="000445C1" w:rsidP="000445C1">
      <w:pPr>
        <w:pStyle w:val="a7"/>
        <w:rPr>
          <w:ins w:id="1566" w:author="Fred Zhou" w:date="2024-03-10T11:43:00Z"/>
          <w:rFonts w:ascii="楷体" w:eastAsia="楷体" w:hAnsi="楷体"/>
          <w:rPrChange w:id="1567" w:author="Fred Zhou" w:date="2024-03-10T14:34:00Z">
            <w:rPr>
              <w:ins w:id="1568" w:author="Fred Zhou" w:date="2024-03-10T11:43:00Z"/>
              <w:rFonts w:eastAsia="楷体"/>
              <w:highlight w:val="green"/>
            </w:rPr>
          </w:rPrChange>
        </w:rPr>
      </w:pPr>
      <w:ins w:id="1569" w:author="Fred Zhou" w:date="2024-03-10T11:43:00Z">
        <w:r w:rsidRPr="0043681B">
          <w:rPr>
            <w:rFonts w:ascii="楷体" w:eastAsia="楷体" w:hAnsi="楷体" w:hint="eastAsia"/>
            <w:rPrChange w:id="1570" w:author="Fred Zhou" w:date="2024-03-10T14:34:00Z">
              <w:rPr>
                <w:rFonts w:eastAsia="楷体" w:hint="eastAsia"/>
                <w:highlight w:val="green"/>
              </w:rPr>
            </w:rPrChange>
          </w:rPr>
          <w:t>文慧</w:t>
        </w:r>
        <w:r w:rsidRPr="0043681B">
          <w:rPr>
            <w:rFonts w:ascii="楷体" w:eastAsia="楷体" w:hAnsi="楷体"/>
            <w:rPrChange w:id="1571" w:author="Fred Zhou" w:date="2024-03-10T14:34:00Z">
              <w:rPr>
                <w:highlight w:val="green"/>
              </w:rPr>
            </w:rPrChange>
          </w:rPr>
          <w:t>,</w:t>
        </w:r>
        <w:r w:rsidRPr="0043681B">
          <w:rPr>
            <w:rFonts w:ascii="楷体" w:eastAsia="楷体" w:hAnsi="楷体" w:hint="eastAsia"/>
            <w:rPrChange w:id="1572" w:author="Fred Zhou" w:date="2024-03-10T14:34:00Z">
              <w:rPr>
                <w:rFonts w:eastAsia="楷体" w:hint="eastAsia"/>
                <w:highlight w:val="green"/>
              </w:rPr>
            </w:rPrChange>
          </w:rPr>
          <w:t>彭立华</w:t>
        </w:r>
        <w:r w:rsidRPr="0043681B">
          <w:rPr>
            <w:rFonts w:ascii="楷体" w:eastAsia="楷体" w:hAnsi="楷体"/>
            <w:rPrChange w:id="1573" w:author="Fred Zhou" w:date="2024-03-10T14:34:00Z">
              <w:rPr>
                <w:highlight w:val="green"/>
              </w:rPr>
            </w:rPrChange>
          </w:rPr>
          <w:t>,</w:t>
        </w:r>
        <w:r w:rsidRPr="0043681B">
          <w:rPr>
            <w:rFonts w:ascii="楷体" w:eastAsia="楷体" w:hAnsi="楷体" w:hint="eastAsia"/>
            <w:rPrChange w:id="1574" w:author="Fred Zhou" w:date="2024-03-10T14:34:00Z">
              <w:rPr>
                <w:rFonts w:eastAsia="楷体" w:hint="eastAsia"/>
                <w:highlight w:val="green"/>
              </w:rPr>
            </w:rPrChange>
          </w:rPr>
          <w:t>殷实</w:t>
        </w:r>
        <w:r w:rsidRPr="0043681B">
          <w:rPr>
            <w:rFonts w:ascii="楷体" w:eastAsia="楷体" w:hAnsi="楷体"/>
            <w:rPrChange w:id="1575" w:author="Fred Zhou" w:date="2024-03-10T14:34:00Z">
              <w:rPr>
                <w:highlight w:val="green"/>
              </w:rPr>
            </w:rPrChange>
          </w:rPr>
          <w:t>,</w:t>
        </w:r>
        <w:r w:rsidRPr="0043681B">
          <w:rPr>
            <w:rFonts w:ascii="楷体" w:eastAsia="楷体" w:hAnsi="楷体" w:hint="eastAsia"/>
            <w:rPrChange w:id="1576" w:author="Fred Zhou" w:date="2024-03-10T14:34:00Z">
              <w:rPr>
                <w:rFonts w:eastAsia="楷体" w:hint="eastAsia"/>
                <w:highlight w:val="green"/>
              </w:rPr>
            </w:rPrChange>
          </w:rPr>
          <w:t>冯宁叶</w:t>
        </w:r>
        <w:r w:rsidRPr="0043681B">
          <w:rPr>
            <w:rFonts w:ascii="楷体" w:eastAsia="楷体" w:hAnsi="楷体"/>
            <w:rPrChange w:id="1577" w:author="Fred Zhou" w:date="2024-03-10T14:34:00Z">
              <w:rPr>
                <w:highlight w:val="green"/>
              </w:rPr>
            </w:rPrChange>
          </w:rPr>
          <w:t>, &amp;</w:t>
        </w:r>
        <w:proofErr w:type="gramStart"/>
        <w:r w:rsidRPr="0043681B">
          <w:rPr>
            <w:rFonts w:ascii="楷体" w:eastAsia="楷体" w:hAnsi="楷体" w:hint="eastAsia"/>
            <w:rPrChange w:id="1578" w:author="Fred Zhou" w:date="2024-03-10T14:34:00Z">
              <w:rPr>
                <w:rFonts w:eastAsia="楷体" w:hint="eastAsia"/>
                <w:highlight w:val="green"/>
              </w:rPr>
            </w:rPrChange>
          </w:rPr>
          <w:t>凌子尧</w:t>
        </w:r>
        <w:proofErr w:type="gramEnd"/>
        <w:r w:rsidRPr="0043681B">
          <w:rPr>
            <w:rFonts w:ascii="楷体" w:eastAsia="楷体" w:hAnsi="楷体"/>
            <w:rPrChange w:id="1579" w:author="Fred Zhou" w:date="2024-03-10T14:34:00Z">
              <w:rPr>
                <w:highlight w:val="green"/>
              </w:rPr>
            </w:rPrChange>
          </w:rPr>
          <w:t>. (202</w:t>
        </w:r>
        <w:r w:rsidRPr="0043681B">
          <w:rPr>
            <w:rFonts w:ascii="楷体" w:eastAsia="楷体" w:hAnsi="楷体"/>
            <w:rPrChange w:id="1580" w:author="Fred Zhou" w:date="2024-03-10T14:34:00Z">
              <w:rPr>
                <w:rFonts w:eastAsia="楷体"/>
                <w:highlight w:val="green"/>
              </w:rPr>
            </w:rPrChange>
          </w:rPr>
          <w:t>3</w:t>
        </w:r>
        <w:r w:rsidRPr="0043681B">
          <w:rPr>
            <w:rFonts w:ascii="楷体" w:eastAsia="楷体" w:hAnsi="楷体"/>
            <w:rPrChange w:id="1581" w:author="Fred Zhou" w:date="2024-03-10T14:34:00Z">
              <w:rPr>
                <w:highlight w:val="green"/>
              </w:rPr>
            </w:rPrChange>
          </w:rPr>
          <w:t>).</w:t>
        </w:r>
        <w:r w:rsidRPr="0043681B">
          <w:rPr>
            <w:rFonts w:ascii="楷体" w:eastAsia="楷体" w:hAnsi="楷体" w:hint="eastAsia"/>
            <w:rPrChange w:id="1582" w:author="Fred Zhou" w:date="2024-03-10T14:34:00Z">
              <w:rPr>
                <w:rFonts w:eastAsia="楷体" w:hint="eastAsia"/>
                <w:highlight w:val="green"/>
              </w:rPr>
            </w:rPrChange>
          </w:rPr>
          <w:t>城市绿地热效应全年变化特征及其与背景气象因子的关系</w:t>
        </w:r>
        <w:r w:rsidRPr="0043681B">
          <w:rPr>
            <w:rFonts w:ascii="楷体" w:eastAsia="楷体" w:hAnsi="楷体"/>
            <w:rPrChange w:id="1583" w:author="Fred Zhou" w:date="2024-03-10T14:34:00Z">
              <w:rPr>
                <w:highlight w:val="green"/>
              </w:rPr>
            </w:rPrChange>
          </w:rPr>
          <w:t xml:space="preserve">. </w:t>
        </w:r>
        <w:r w:rsidRPr="0043681B">
          <w:rPr>
            <w:rFonts w:ascii="楷体" w:eastAsia="楷体" w:hAnsi="楷体" w:hint="eastAsia"/>
            <w:i/>
            <w:iCs w:val="0"/>
            <w:rPrChange w:id="1584" w:author="Fred Zhou" w:date="2024-03-10T14:34:00Z">
              <w:rPr>
                <w:rFonts w:eastAsia="楷体" w:hint="eastAsia"/>
                <w:highlight w:val="green"/>
              </w:rPr>
            </w:rPrChange>
          </w:rPr>
          <w:t>生态学报</w:t>
        </w:r>
        <w:r w:rsidRPr="0043681B">
          <w:rPr>
            <w:rFonts w:ascii="楷体" w:eastAsia="楷体" w:hAnsi="楷体"/>
            <w:rPrChange w:id="1585" w:author="Fred Zhou" w:date="2024-03-10T14:34:00Z">
              <w:rPr>
                <w:highlight w:val="green"/>
              </w:rPr>
            </w:rPrChange>
          </w:rPr>
          <w:t xml:space="preserve">, </w:t>
        </w:r>
        <w:r w:rsidRPr="0043681B">
          <w:rPr>
            <w:rFonts w:ascii="楷体" w:eastAsia="楷体" w:hAnsi="楷体"/>
            <w:rPrChange w:id="1586" w:author="Fred Zhou" w:date="2024-03-10T14:34:00Z">
              <w:rPr>
                <w:rFonts w:eastAsia="楷体"/>
                <w:highlight w:val="green"/>
              </w:rPr>
            </w:rPrChange>
          </w:rPr>
          <w:t>43</w:t>
        </w:r>
        <w:r w:rsidRPr="0043681B">
          <w:rPr>
            <w:rFonts w:ascii="楷体" w:eastAsia="楷体" w:hAnsi="楷体"/>
            <w:rPrChange w:id="1587" w:author="Fred Zhou" w:date="2024-03-10T14:34:00Z">
              <w:rPr>
                <w:highlight w:val="green"/>
              </w:rPr>
            </w:rPrChange>
          </w:rPr>
          <w:t>(</w:t>
        </w:r>
        <w:r w:rsidRPr="0043681B">
          <w:rPr>
            <w:rFonts w:ascii="楷体" w:eastAsia="楷体" w:hAnsi="楷体"/>
            <w:rPrChange w:id="1588" w:author="Fred Zhou" w:date="2024-03-10T14:34:00Z">
              <w:rPr>
                <w:rFonts w:eastAsia="楷体"/>
                <w:highlight w:val="green"/>
              </w:rPr>
            </w:rPrChange>
          </w:rPr>
          <w:t>19</w:t>
        </w:r>
        <w:r w:rsidRPr="0043681B">
          <w:rPr>
            <w:rFonts w:ascii="楷体" w:eastAsia="楷体" w:hAnsi="楷体"/>
            <w:rPrChange w:id="1589" w:author="Fred Zhou" w:date="2024-03-10T14:34:00Z">
              <w:rPr>
                <w:highlight w:val="green"/>
              </w:rPr>
            </w:rPrChange>
          </w:rPr>
          <w:t>).</w:t>
        </w:r>
      </w:ins>
    </w:p>
    <w:p w14:paraId="38E1132B" w14:textId="1FACAD44" w:rsidR="000445C1" w:rsidRPr="004F25AC" w:rsidRDefault="000445C1" w:rsidP="000445C1">
      <w:pPr>
        <w:pStyle w:val="a7"/>
        <w:rPr>
          <w:ins w:id="1590" w:author="Fred Zhou" w:date="2024-03-10T11:43:00Z"/>
          <w:rPrChange w:id="1591" w:author="Fred Zhou" w:date="2024-03-10T14:00:00Z">
            <w:rPr>
              <w:ins w:id="1592" w:author="Fred Zhou" w:date="2024-03-10T11:43:00Z"/>
              <w:rFonts w:ascii="Arial" w:hAnsi="Arial" w:cs="Arial"/>
              <w:color w:val="222222"/>
              <w:szCs w:val="20"/>
              <w:highlight w:val="green"/>
              <w:shd w:val="clear" w:color="auto" w:fill="FFFFFF"/>
            </w:rPr>
          </w:rPrChange>
        </w:rPr>
        <w:pPrChange w:id="1593" w:author="Fred Zhou" w:date="2024-03-10T11:44:00Z">
          <w:pPr/>
        </w:pPrChange>
      </w:pPr>
      <w:proofErr w:type="spellStart"/>
      <w:ins w:id="1594" w:author="Fred Zhou" w:date="2024-03-10T11:43:00Z">
        <w:r w:rsidRPr="004F25AC">
          <w:rPr>
            <w:rPrChange w:id="1595" w:author="Fred Zhou" w:date="2024-03-10T14:00:00Z">
              <w:rPr>
                <w:rFonts w:ascii="Arial" w:hAnsi="Arial" w:cs="Arial"/>
                <w:color w:val="222222"/>
                <w:szCs w:val="20"/>
                <w:highlight w:val="green"/>
                <w:shd w:val="clear" w:color="auto" w:fill="FFFFFF"/>
              </w:rPr>
            </w:rPrChange>
          </w:rPr>
          <w:t>Benmarhnia</w:t>
        </w:r>
        <w:proofErr w:type="spellEnd"/>
        <w:r w:rsidRPr="004F25AC">
          <w:rPr>
            <w:rPrChange w:id="1596" w:author="Fred Zhou" w:date="2024-03-10T14:00:00Z">
              <w:rPr>
                <w:rFonts w:ascii="Arial" w:hAnsi="Arial" w:cs="Arial"/>
                <w:color w:val="222222"/>
                <w:szCs w:val="20"/>
                <w:highlight w:val="green"/>
                <w:shd w:val="clear" w:color="auto" w:fill="FFFFFF"/>
              </w:rPr>
            </w:rPrChange>
          </w:rPr>
          <w:t>, T., Kihal-</w:t>
        </w:r>
        <w:proofErr w:type="spellStart"/>
        <w:r w:rsidRPr="004F25AC">
          <w:rPr>
            <w:rPrChange w:id="1597" w:author="Fred Zhou" w:date="2024-03-10T14:00:00Z">
              <w:rPr>
                <w:rFonts w:ascii="Arial" w:hAnsi="Arial" w:cs="Arial"/>
                <w:color w:val="222222"/>
                <w:szCs w:val="20"/>
                <w:highlight w:val="green"/>
                <w:shd w:val="clear" w:color="auto" w:fill="FFFFFF"/>
              </w:rPr>
            </w:rPrChange>
          </w:rPr>
          <w:t>Talantikite</w:t>
        </w:r>
        <w:proofErr w:type="spellEnd"/>
        <w:r w:rsidRPr="004F25AC">
          <w:rPr>
            <w:rPrChange w:id="1598" w:author="Fred Zhou" w:date="2024-03-10T14:00:00Z">
              <w:rPr>
                <w:rFonts w:ascii="Arial" w:hAnsi="Arial" w:cs="Arial"/>
                <w:color w:val="222222"/>
                <w:szCs w:val="20"/>
                <w:highlight w:val="green"/>
                <w:shd w:val="clear" w:color="auto" w:fill="FFFFFF"/>
              </w:rPr>
            </w:rPrChange>
          </w:rPr>
          <w:t xml:space="preserve">, W., </w:t>
        </w:r>
        <w:proofErr w:type="spellStart"/>
        <w:r w:rsidRPr="004F25AC">
          <w:rPr>
            <w:rPrChange w:id="1599" w:author="Fred Zhou" w:date="2024-03-10T14:00:00Z">
              <w:rPr>
                <w:rFonts w:ascii="Arial" w:hAnsi="Arial" w:cs="Arial"/>
                <w:color w:val="222222"/>
                <w:szCs w:val="20"/>
                <w:highlight w:val="green"/>
                <w:shd w:val="clear" w:color="auto" w:fill="FFFFFF"/>
              </w:rPr>
            </w:rPrChange>
          </w:rPr>
          <w:t>Ragettli</w:t>
        </w:r>
        <w:proofErr w:type="spellEnd"/>
        <w:r w:rsidRPr="004F25AC">
          <w:rPr>
            <w:rPrChange w:id="1600" w:author="Fred Zhou" w:date="2024-03-10T14:00:00Z">
              <w:rPr>
                <w:rFonts w:ascii="Arial" w:hAnsi="Arial" w:cs="Arial"/>
                <w:color w:val="222222"/>
                <w:szCs w:val="20"/>
                <w:highlight w:val="green"/>
                <w:shd w:val="clear" w:color="auto" w:fill="FFFFFF"/>
              </w:rPr>
            </w:rPrChange>
          </w:rPr>
          <w:t xml:space="preserve">, M. S., &amp; </w:t>
        </w:r>
        <w:proofErr w:type="spellStart"/>
        <w:r w:rsidRPr="004F25AC">
          <w:rPr>
            <w:rPrChange w:id="1601" w:author="Fred Zhou" w:date="2024-03-10T14:00:00Z">
              <w:rPr>
                <w:rFonts w:ascii="Arial" w:hAnsi="Arial" w:cs="Arial"/>
                <w:color w:val="222222"/>
                <w:szCs w:val="20"/>
                <w:highlight w:val="green"/>
                <w:shd w:val="clear" w:color="auto" w:fill="FFFFFF"/>
              </w:rPr>
            </w:rPrChange>
          </w:rPr>
          <w:t>Deguen</w:t>
        </w:r>
        <w:proofErr w:type="spellEnd"/>
        <w:r w:rsidRPr="004F25AC">
          <w:rPr>
            <w:rPrChange w:id="1602" w:author="Fred Zhou" w:date="2024-03-10T14:00:00Z">
              <w:rPr>
                <w:rFonts w:ascii="Arial" w:hAnsi="Arial" w:cs="Arial"/>
                <w:color w:val="222222"/>
                <w:szCs w:val="20"/>
                <w:highlight w:val="green"/>
                <w:shd w:val="clear" w:color="auto" w:fill="FFFFFF"/>
              </w:rPr>
            </w:rPrChange>
          </w:rPr>
          <w:t>, S. (2017). Small-area spatiotemporal analysis of heatwave impacts on elderly mortality in Paris: A cluster analysis approach. </w:t>
        </w:r>
        <w:r w:rsidRPr="004F25AC">
          <w:rPr>
            <w:i/>
            <w:iCs w:val="0"/>
            <w:rPrChange w:id="1603" w:author="Fred Zhou" w:date="2024-03-10T14:00:00Z">
              <w:rPr>
                <w:rFonts w:ascii="Arial" w:hAnsi="Arial" w:cs="Arial"/>
                <w:i/>
                <w:iCs/>
                <w:color w:val="222222"/>
                <w:szCs w:val="20"/>
                <w:highlight w:val="green"/>
                <w:shd w:val="clear" w:color="auto" w:fill="FFFFFF"/>
              </w:rPr>
            </w:rPrChange>
          </w:rPr>
          <w:t xml:space="preserve">Science of the </w:t>
        </w:r>
      </w:ins>
      <w:ins w:id="1604" w:author="Fred Zhou" w:date="2024-03-10T11:49:00Z">
        <w:r w:rsidRPr="004F25AC">
          <w:rPr>
            <w:i/>
            <w:iCs w:val="0"/>
            <w:rPrChange w:id="1605" w:author="Fred Zhou" w:date="2024-03-10T14:00:00Z">
              <w:rPr>
                <w:i/>
                <w:iCs/>
                <w:highlight w:val="green"/>
              </w:rPr>
            </w:rPrChange>
          </w:rPr>
          <w:t>T</w:t>
        </w:r>
      </w:ins>
      <w:ins w:id="1606" w:author="Fred Zhou" w:date="2024-03-10T11:43:00Z">
        <w:r w:rsidRPr="004F25AC">
          <w:rPr>
            <w:i/>
            <w:iCs w:val="0"/>
            <w:rPrChange w:id="1607" w:author="Fred Zhou" w:date="2024-03-10T14:00:00Z">
              <w:rPr>
                <w:rFonts w:ascii="Arial" w:hAnsi="Arial" w:cs="Arial"/>
                <w:i/>
                <w:iCs/>
                <w:color w:val="222222"/>
                <w:szCs w:val="20"/>
                <w:highlight w:val="green"/>
                <w:shd w:val="clear" w:color="auto" w:fill="FFFFFF"/>
              </w:rPr>
            </w:rPrChange>
          </w:rPr>
          <w:t xml:space="preserve">otal </w:t>
        </w:r>
      </w:ins>
      <w:ins w:id="1608" w:author="Fred Zhou" w:date="2024-03-10T11:49:00Z">
        <w:r w:rsidRPr="004F25AC">
          <w:rPr>
            <w:i/>
            <w:iCs w:val="0"/>
            <w:rPrChange w:id="1609" w:author="Fred Zhou" w:date="2024-03-10T14:00:00Z">
              <w:rPr>
                <w:i/>
                <w:iCs/>
                <w:highlight w:val="green"/>
              </w:rPr>
            </w:rPrChange>
          </w:rPr>
          <w:t>E</w:t>
        </w:r>
      </w:ins>
      <w:ins w:id="1610" w:author="Fred Zhou" w:date="2024-03-10T11:43:00Z">
        <w:r w:rsidRPr="004F25AC">
          <w:rPr>
            <w:i/>
            <w:iCs w:val="0"/>
            <w:rPrChange w:id="1611" w:author="Fred Zhou" w:date="2024-03-10T14:00:00Z">
              <w:rPr>
                <w:rFonts w:ascii="Arial" w:hAnsi="Arial" w:cs="Arial"/>
                <w:i/>
                <w:iCs/>
                <w:color w:val="222222"/>
                <w:szCs w:val="20"/>
                <w:highlight w:val="green"/>
                <w:shd w:val="clear" w:color="auto" w:fill="FFFFFF"/>
              </w:rPr>
            </w:rPrChange>
          </w:rPr>
          <w:t>nvironment</w:t>
        </w:r>
        <w:r w:rsidRPr="004F25AC">
          <w:rPr>
            <w:rPrChange w:id="1612" w:author="Fred Zhou" w:date="2024-03-10T14:00:00Z">
              <w:rPr>
                <w:rFonts w:ascii="Arial" w:hAnsi="Arial" w:cs="Arial"/>
                <w:color w:val="222222"/>
                <w:szCs w:val="20"/>
                <w:highlight w:val="green"/>
                <w:shd w:val="clear" w:color="auto" w:fill="FFFFFF"/>
              </w:rPr>
            </w:rPrChange>
          </w:rPr>
          <w:t>, </w:t>
        </w:r>
        <w:r w:rsidRPr="004F25AC">
          <w:rPr>
            <w:rPrChange w:id="1613" w:author="Fred Zhou" w:date="2024-03-10T14:00:00Z">
              <w:rPr>
                <w:rFonts w:ascii="Arial" w:hAnsi="Arial" w:cs="Arial"/>
                <w:i/>
                <w:iCs/>
                <w:color w:val="222222"/>
                <w:szCs w:val="20"/>
                <w:highlight w:val="green"/>
                <w:shd w:val="clear" w:color="auto" w:fill="FFFFFF"/>
              </w:rPr>
            </w:rPrChange>
          </w:rPr>
          <w:t>592</w:t>
        </w:r>
        <w:r w:rsidRPr="004F25AC">
          <w:rPr>
            <w:rPrChange w:id="1614" w:author="Fred Zhou" w:date="2024-03-10T14:00:00Z">
              <w:rPr>
                <w:rFonts w:ascii="Arial" w:hAnsi="Arial" w:cs="Arial"/>
                <w:color w:val="222222"/>
                <w:szCs w:val="20"/>
                <w:highlight w:val="green"/>
                <w:shd w:val="clear" w:color="auto" w:fill="FFFFFF"/>
              </w:rPr>
            </w:rPrChange>
          </w:rPr>
          <w:t>, 288-294.</w:t>
        </w:r>
      </w:ins>
    </w:p>
    <w:p w14:paraId="2DA931A3" w14:textId="77777777" w:rsidR="000445C1" w:rsidRPr="004F25AC" w:rsidRDefault="000445C1" w:rsidP="000445C1">
      <w:pPr>
        <w:pStyle w:val="a7"/>
        <w:rPr>
          <w:ins w:id="1615" w:author="Fred Zhou" w:date="2024-03-10T11:43:00Z"/>
          <w:rPrChange w:id="1616" w:author="Fred Zhou" w:date="2024-03-10T14:00:00Z">
            <w:rPr>
              <w:ins w:id="1617" w:author="Fred Zhou" w:date="2024-03-10T11:43:00Z"/>
              <w:highlight w:val="green"/>
            </w:rPr>
          </w:rPrChange>
        </w:rPr>
      </w:pPr>
      <w:proofErr w:type="spellStart"/>
      <w:ins w:id="1618" w:author="Fred Zhou" w:date="2024-03-10T11:43:00Z">
        <w:r w:rsidRPr="004F25AC">
          <w:rPr>
            <w:rPrChange w:id="1619" w:author="Fred Zhou" w:date="2024-03-10T14:00:00Z">
              <w:rPr>
                <w:highlight w:val="green"/>
              </w:rPr>
            </w:rPrChange>
          </w:rPr>
          <w:t>Bouketta</w:t>
        </w:r>
        <w:proofErr w:type="spellEnd"/>
        <w:r w:rsidRPr="004F25AC">
          <w:rPr>
            <w:rPrChange w:id="1620" w:author="Fred Zhou" w:date="2024-03-10T14:00:00Z">
              <w:rPr>
                <w:highlight w:val="green"/>
              </w:rPr>
            </w:rPrChange>
          </w:rPr>
          <w:t>, S. (2023). Urban Cool Island as a sustainable passive cooling strategy of urban spaces under summer conditions in Mediterranean climate. </w:t>
        </w:r>
        <w:r w:rsidRPr="004F25AC">
          <w:rPr>
            <w:i/>
            <w:iCs w:val="0"/>
            <w:rPrChange w:id="1621" w:author="Fred Zhou" w:date="2024-03-10T14:00:00Z">
              <w:rPr>
                <w:highlight w:val="green"/>
              </w:rPr>
            </w:rPrChange>
          </w:rPr>
          <w:t>Sustainable Cities and Society</w:t>
        </w:r>
        <w:r w:rsidRPr="004F25AC">
          <w:rPr>
            <w:rPrChange w:id="1622" w:author="Fred Zhou" w:date="2024-03-10T14:00:00Z">
              <w:rPr>
                <w:highlight w:val="green"/>
              </w:rPr>
            </w:rPrChange>
          </w:rPr>
          <w:t>, 99, 104956.</w:t>
        </w:r>
      </w:ins>
    </w:p>
    <w:p w14:paraId="4EE20BF6" w14:textId="77777777" w:rsidR="000445C1" w:rsidRPr="004F25AC" w:rsidRDefault="000445C1" w:rsidP="000445C1">
      <w:pPr>
        <w:pStyle w:val="a7"/>
        <w:rPr>
          <w:ins w:id="1623" w:author="Fred Zhou" w:date="2024-03-10T11:43:00Z"/>
          <w:rPrChange w:id="1624" w:author="Fred Zhou" w:date="2024-03-10T14:00:00Z">
            <w:rPr>
              <w:ins w:id="1625" w:author="Fred Zhou" w:date="2024-03-10T11:43:00Z"/>
              <w:rFonts w:ascii="Arial" w:hAnsi="Arial" w:cs="Arial"/>
              <w:color w:val="222222"/>
              <w:szCs w:val="20"/>
              <w:shd w:val="clear" w:color="auto" w:fill="FFFFFF"/>
            </w:rPr>
          </w:rPrChange>
        </w:rPr>
        <w:pPrChange w:id="1626" w:author="Fred Zhou" w:date="2024-03-10T11:44:00Z">
          <w:pPr/>
        </w:pPrChange>
      </w:pPr>
      <w:ins w:id="1627" w:author="Fred Zhou" w:date="2024-03-10T11:43:00Z">
        <w:r w:rsidRPr="004F25AC">
          <w:rPr>
            <w:rPrChange w:id="1628" w:author="Fred Zhou" w:date="2024-03-10T14:00:00Z">
              <w:rPr>
                <w:rFonts w:ascii="Arial" w:hAnsi="Arial" w:cs="Arial"/>
                <w:color w:val="222222"/>
                <w:szCs w:val="20"/>
                <w:highlight w:val="green"/>
                <w:shd w:val="clear" w:color="auto" w:fill="FFFFFF"/>
              </w:rPr>
            </w:rPrChange>
          </w:rPr>
          <w:t xml:space="preserve">Chen, M., Jia, W., Yan, L., Du, C., &amp; Wang, K. (2022). Quantification and mapping cooling effect and its accessibility of urban parks in an extreme heat event in a megacity. </w:t>
        </w:r>
        <w:r w:rsidRPr="004F25AC">
          <w:rPr>
            <w:i/>
            <w:iCs w:val="0"/>
            <w:rPrChange w:id="1629" w:author="Fred Zhou" w:date="2024-03-10T14:00:00Z">
              <w:rPr>
                <w:rFonts w:ascii="Arial" w:hAnsi="Arial" w:cs="Arial"/>
                <w:color w:val="222222"/>
                <w:szCs w:val="20"/>
                <w:highlight w:val="green"/>
                <w:shd w:val="clear" w:color="auto" w:fill="FFFFFF"/>
              </w:rPr>
            </w:rPrChange>
          </w:rPr>
          <w:t>Journal of Cleaner Production</w:t>
        </w:r>
        <w:r w:rsidRPr="004F25AC">
          <w:rPr>
            <w:rPrChange w:id="1630" w:author="Fred Zhou" w:date="2024-03-10T14:00:00Z">
              <w:rPr>
                <w:rFonts w:ascii="Arial" w:hAnsi="Arial" w:cs="Arial"/>
                <w:color w:val="222222"/>
                <w:szCs w:val="20"/>
                <w:highlight w:val="green"/>
                <w:shd w:val="clear" w:color="auto" w:fill="FFFFFF"/>
              </w:rPr>
            </w:rPrChange>
          </w:rPr>
          <w:t>, 334, 130252.</w:t>
        </w:r>
      </w:ins>
    </w:p>
    <w:p w14:paraId="50F1BCB9" w14:textId="774CC25E" w:rsidR="000445C1" w:rsidRPr="004F25AC" w:rsidRDefault="000445C1" w:rsidP="000445C1">
      <w:pPr>
        <w:pStyle w:val="a7"/>
        <w:rPr>
          <w:ins w:id="1631" w:author="Fred Zhou" w:date="2024-03-10T11:43:00Z"/>
          <w:rPrChange w:id="1632" w:author="Fred Zhou" w:date="2024-03-10T14:00:00Z">
            <w:rPr>
              <w:ins w:id="1633" w:author="Fred Zhou" w:date="2024-03-10T11:43:00Z"/>
              <w:rFonts w:ascii="Arial" w:hAnsi="Arial" w:cs="Arial"/>
              <w:color w:val="222222"/>
              <w:szCs w:val="20"/>
              <w:shd w:val="clear" w:color="auto" w:fill="FFFFFF"/>
            </w:rPr>
          </w:rPrChange>
        </w:rPr>
        <w:pPrChange w:id="1634" w:author="Fred Zhou" w:date="2024-03-10T11:44:00Z">
          <w:pPr/>
        </w:pPrChange>
      </w:pPr>
      <w:ins w:id="1635" w:author="Fred Zhou" w:date="2024-03-10T11:43:00Z">
        <w:r w:rsidRPr="004F25AC">
          <w:rPr>
            <w:rPrChange w:id="1636" w:author="Fred Zhou" w:date="2024-03-10T14:00:00Z">
              <w:rPr>
                <w:rFonts w:ascii="Arial" w:hAnsi="Arial" w:cs="Arial"/>
                <w:color w:val="222222"/>
                <w:szCs w:val="20"/>
                <w:highlight w:val="green"/>
                <w:shd w:val="clear" w:color="auto" w:fill="FFFFFF"/>
              </w:rPr>
            </w:rPrChange>
          </w:rPr>
          <w:t>Ca, V. T., Asaeda, T., &amp; Abu, E. M. (1998). Reductions in air conditioning energy caused by a nearby park. </w:t>
        </w:r>
        <w:r w:rsidRPr="004F25AC">
          <w:rPr>
            <w:i/>
            <w:iCs w:val="0"/>
            <w:rPrChange w:id="1637" w:author="Fred Zhou" w:date="2024-03-10T14:00:00Z">
              <w:rPr>
                <w:rFonts w:ascii="Arial" w:hAnsi="Arial" w:cs="Arial"/>
                <w:i/>
                <w:iCs/>
                <w:color w:val="222222"/>
                <w:szCs w:val="20"/>
                <w:highlight w:val="green"/>
                <w:shd w:val="clear" w:color="auto" w:fill="FFFFFF"/>
              </w:rPr>
            </w:rPrChange>
          </w:rPr>
          <w:t xml:space="preserve">Energy and </w:t>
        </w:r>
      </w:ins>
      <w:ins w:id="1638" w:author="Fred Zhou" w:date="2024-03-10T11:49:00Z">
        <w:r w:rsidRPr="004F25AC">
          <w:rPr>
            <w:i/>
            <w:iCs w:val="0"/>
            <w:rPrChange w:id="1639" w:author="Fred Zhou" w:date="2024-03-10T14:00:00Z">
              <w:rPr>
                <w:i/>
                <w:iCs/>
                <w:highlight w:val="green"/>
              </w:rPr>
            </w:rPrChange>
          </w:rPr>
          <w:t>B</w:t>
        </w:r>
      </w:ins>
      <w:ins w:id="1640" w:author="Fred Zhou" w:date="2024-03-10T11:43:00Z">
        <w:r w:rsidRPr="004F25AC">
          <w:rPr>
            <w:i/>
            <w:iCs w:val="0"/>
            <w:rPrChange w:id="1641" w:author="Fred Zhou" w:date="2024-03-10T14:00:00Z">
              <w:rPr>
                <w:rFonts w:ascii="Arial" w:hAnsi="Arial" w:cs="Arial"/>
                <w:i/>
                <w:iCs/>
                <w:color w:val="222222"/>
                <w:szCs w:val="20"/>
                <w:highlight w:val="green"/>
                <w:shd w:val="clear" w:color="auto" w:fill="FFFFFF"/>
              </w:rPr>
            </w:rPrChange>
          </w:rPr>
          <w:t>uildings</w:t>
        </w:r>
        <w:r w:rsidRPr="004F25AC">
          <w:rPr>
            <w:rPrChange w:id="1642" w:author="Fred Zhou" w:date="2024-03-10T14:00:00Z">
              <w:rPr>
                <w:rFonts w:ascii="Arial" w:hAnsi="Arial" w:cs="Arial"/>
                <w:color w:val="222222"/>
                <w:szCs w:val="20"/>
                <w:highlight w:val="green"/>
                <w:shd w:val="clear" w:color="auto" w:fill="FFFFFF"/>
              </w:rPr>
            </w:rPrChange>
          </w:rPr>
          <w:t>, </w:t>
        </w:r>
        <w:r w:rsidRPr="004F25AC">
          <w:rPr>
            <w:rPrChange w:id="1643" w:author="Fred Zhou" w:date="2024-03-10T14:00:00Z">
              <w:rPr>
                <w:rFonts w:ascii="Arial" w:hAnsi="Arial" w:cs="Arial"/>
                <w:i/>
                <w:iCs/>
                <w:color w:val="222222"/>
                <w:szCs w:val="20"/>
                <w:highlight w:val="green"/>
                <w:shd w:val="clear" w:color="auto" w:fill="FFFFFF"/>
              </w:rPr>
            </w:rPrChange>
          </w:rPr>
          <w:t>29</w:t>
        </w:r>
        <w:r w:rsidRPr="004F25AC">
          <w:rPr>
            <w:rPrChange w:id="1644" w:author="Fred Zhou" w:date="2024-03-10T14:00:00Z">
              <w:rPr>
                <w:rFonts w:ascii="Arial" w:hAnsi="Arial" w:cs="Arial"/>
                <w:color w:val="222222"/>
                <w:szCs w:val="20"/>
                <w:highlight w:val="green"/>
                <w:shd w:val="clear" w:color="auto" w:fill="FFFFFF"/>
              </w:rPr>
            </w:rPrChange>
          </w:rPr>
          <w:t>(1), 83-92.</w:t>
        </w:r>
      </w:ins>
    </w:p>
    <w:p w14:paraId="64E1F5AC" w14:textId="77777777" w:rsidR="000445C1" w:rsidRPr="004F25AC" w:rsidRDefault="000445C1" w:rsidP="000445C1">
      <w:pPr>
        <w:pStyle w:val="a7"/>
        <w:rPr>
          <w:ins w:id="1645" w:author="Fred Zhou" w:date="2024-03-10T11:43:00Z"/>
          <w:rPrChange w:id="1646" w:author="Fred Zhou" w:date="2024-03-10T14:00:00Z">
            <w:rPr>
              <w:ins w:id="1647" w:author="Fred Zhou" w:date="2024-03-10T11:43:00Z"/>
              <w:rFonts w:ascii="Arial" w:hAnsi="Arial" w:cs="Arial"/>
              <w:color w:val="222222"/>
              <w:szCs w:val="20"/>
              <w:highlight w:val="green"/>
              <w:shd w:val="clear" w:color="auto" w:fill="FFFFFF"/>
            </w:rPr>
          </w:rPrChange>
        </w:rPr>
        <w:pPrChange w:id="1648" w:author="Fred Zhou" w:date="2024-03-10T11:44:00Z">
          <w:pPr/>
        </w:pPrChange>
      </w:pPr>
      <w:ins w:id="1649" w:author="Fred Zhou" w:date="2024-03-10T11:43:00Z">
        <w:r w:rsidRPr="004F25AC">
          <w:rPr>
            <w:rPrChange w:id="1650" w:author="Fred Zhou" w:date="2024-03-10T14:00:00Z">
              <w:rPr>
                <w:rFonts w:ascii="Arial" w:hAnsi="Arial" w:cs="Arial"/>
                <w:color w:val="222222"/>
                <w:szCs w:val="20"/>
                <w:highlight w:val="green"/>
                <w:shd w:val="clear" w:color="auto" w:fill="FFFFFF"/>
              </w:rPr>
            </w:rPrChange>
          </w:rPr>
          <w:t>Chen, B., Xie, M., Feng, Q., Wu, R., &amp; Jiang, L. (2022). Diurnal heat exposure risk mapping and related governance zoning: A case study of Beijing, China.</w:t>
        </w:r>
        <w:r w:rsidRPr="004F25AC">
          <w:rPr>
            <w:i/>
            <w:iCs w:val="0"/>
            <w:rPrChange w:id="1651" w:author="Fred Zhou" w:date="2024-03-10T14:00:00Z">
              <w:rPr>
                <w:rFonts w:ascii="Arial" w:hAnsi="Arial" w:cs="Arial"/>
                <w:color w:val="222222"/>
                <w:szCs w:val="20"/>
                <w:highlight w:val="green"/>
                <w:shd w:val="clear" w:color="auto" w:fill="FFFFFF"/>
              </w:rPr>
            </w:rPrChange>
          </w:rPr>
          <w:t> </w:t>
        </w:r>
        <w:r w:rsidRPr="004F25AC">
          <w:rPr>
            <w:i/>
            <w:iCs w:val="0"/>
            <w:rPrChange w:id="1652" w:author="Fred Zhou" w:date="2024-03-10T14:00:00Z">
              <w:rPr>
                <w:rFonts w:ascii="Arial" w:hAnsi="Arial" w:cs="Arial"/>
                <w:i/>
                <w:iCs/>
                <w:color w:val="222222"/>
                <w:szCs w:val="20"/>
                <w:highlight w:val="green"/>
                <w:shd w:val="clear" w:color="auto" w:fill="FFFFFF"/>
              </w:rPr>
            </w:rPrChange>
          </w:rPr>
          <w:t>Sustainable Cities and Society</w:t>
        </w:r>
        <w:r w:rsidRPr="004F25AC">
          <w:rPr>
            <w:rPrChange w:id="1653" w:author="Fred Zhou" w:date="2024-03-10T14:00:00Z">
              <w:rPr>
                <w:rFonts w:ascii="Arial" w:hAnsi="Arial" w:cs="Arial"/>
                <w:color w:val="222222"/>
                <w:szCs w:val="20"/>
                <w:highlight w:val="green"/>
                <w:shd w:val="clear" w:color="auto" w:fill="FFFFFF"/>
              </w:rPr>
            </w:rPrChange>
          </w:rPr>
          <w:t>, </w:t>
        </w:r>
        <w:r w:rsidRPr="004F25AC">
          <w:rPr>
            <w:rPrChange w:id="1654" w:author="Fred Zhou" w:date="2024-03-10T14:00:00Z">
              <w:rPr>
                <w:rFonts w:ascii="Arial" w:hAnsi="Arial" w:cs="Arial"/>
                <w:i/>
                <w:iCs/>
                <w:color w:val="222222"/>
                <w:szCs w:val="20"/>
                <w:highlight w:val="green"/>
                <w:shd w:val="clear" w:color="auto" w:fill="FFFFFF"/>
              </w:rPr>
            </w:rPrChange>
          </w:rPr>
          <w:t>81</w:t>
        </w:r>
        <w:r w:rsidRPr="004F25AC">
          <w:rPr>
            <w:rPrChange w:id="1655" w:author="Fred Zhou" w:date="2024-03-10T14:00:00Z">
              <w:rPr>
                <w:rFonts w:ascii="Arial" w:hAnsi="Arial" w:cs="Arial"/>
                <w:color w:val="222222"/>
                <w:szCs w:val="20"/>
                <w:highlight w:val="green"/>
                <w:shd w:val="clear" w:color="auto" w:fill="FFFFFF"/>
              </w:rPr>
            </w:rPrChange>
          </w:rPr>
          <w:t>, 103831.</w:t>
        </w:r>
      </w:ins>
    </w:p>
    <w:p w14:paraId="4B9AB9F9" w14:textId="77777777" w:rsidR="000445C1" w:rsidRPr="004F25AC" w:rsidRDefault="000445C1" w:rsidP="000445C1">
      <w:pPr>
        <w:pStyle w:val="a7"/>
        <w:rPr>
          <w:ins w:id="1656" w:author="Fred Zhou" w:date="2024-03-10T11:43:00Z"/>
        </w:rPr>
      </w:pPr>
      <w:ins w:id="1657" w:author="Fred Zhou" w:date="2024-03-10T11:43:00Z">
        <w:r w:rsidRPr="004F25AC">
          <w:rPr>
            <w:rPrChange w:id="1658" w:author="Fred Zhou" w:date="2024-03-10T14:00:00Z">
              <w:rPr>
                <w:highlight w:val="green"/>
              </w:rPr>
            </w:rPrChange>
          </w:rPr>
          <w:t xml:space="preserve">Coates, L., van Leeuwen, J., Browning, S., Gissing, A., </w:t>
        </w:r>
        <w:proofErr w:type="spellStart"/>
        <w:r w:rsidRPr="004F25AC">
          <w:rPr>
            <w:rPrChange w:id="1659" w:author="Fred Zhou" w:date="2024-03-10T14:00:00Z">
              <w:rPr>
                <w:highlight w:val="green"/>
              </w:rPr>
            </w:rPrChange>
          </w:rPr>
          <w:t>Bratchell</w:t>
        </w:r>
        <w:proofErr w:type="spellEnd"/>
        <w:r w:rsidRPr="004F25AC">
          <w:rPr>
            <w:rPrChange w:id="1660" w:author="Fred Zhou" w:date="2024-03-10T14:00:00Z">
              <w:rPr>
                <w:highlight w:val="green"/>
              </w:rPr>
            </w:rPrChange>
          </w:rPr>
          <w:t xml:space="preserve">, J., &amp; Avci, A. (2022). Heatwave fatalities in Australia, 2001–2018: an analysis of coronial records. </w:t>
        </w:r>
        <w:r w:rsidRPr="004F25AC">
          <w:rPr>
            <w:i/>
            <w:iCs w:val="0"/>
            <w:rPrChange w:id="1661" w:author="Fred Zhou" w:date="2024-03-10T14:00:00Z">
              <w:rPr>
                <w:highlight w:val="green"/>
              </w:rPr>
            </w:rPrChange>
          </w:rPr>
          <w:t xml:space="preserve">International Journal of Disaster </w:t>
        </w:r>
        <w:r w:rsidRPr="004F25AC">
          <w:rPr>
            <w:i/>
            <w:iCs w:val="0"/>
            <w:rPrChange w:id="1662" w:author="Fred Zhou" w:date="2024-03-10T14:00:00Z">
              <w:rPr>
                <w:highlight w:val="green"/>
              </w:rPr>
            </w:rPrChange>
          </w:rPr>
          <w:lastRenderedPageBreak/>
          <w:t>Risk Reduction</w:t>
        </w:r>
        <w:r w:rsidRPr="004F25AC">
          <w:rPr>
            <w:rPrChange w:id="1663" w:author="Fred Zhou" w:date="2024-03-10T14:00:00Z">
              <w:rPr>
                <w:highlight w:val="green"/>
              </w:rPr>
            </w:rPrChange>
          </w:rPr>
          <w:t>, 67, 102671.</w:t>
        </w:r>
      </w:ins>
    </w:p>
    <w:p w14:paraId="09DD7448" w14:textId="77777777" w:rsidR="000445C1" w:rsidRPr="004F25AC" w:rsidRDefault="000445C1" w:rsidP="000445C1">
      <w:pPr>
        <w:pStyle w:val="a7"/>
        <w:rPr>
          <w:ins w:id="1664" w:author="Fred Zhou" w:date="2024-03-10T11:43:00Z"/>
          <w:rPrChange w:id="1665" w:author="Fred Zhou" w:date="2024-03-10T14:00:00Z">
            <w:rPr>
              <w:ins w:id="1666" w:author="Fred Zhou" w:date="2024-03-10T11:43:00Z"/>
              <w:highlight w:val="green"/>
            </w:rPr>
          </w:rPrChange>
        </w:rPr>
        <w:pPrChange w:id="1667" w:author="Fred Zhou" w:date="2024-03-10T11:44:00Z">
          <w:pPr/>
        </w:pPrChange>
      </w:pPr>
      <w:ins w:id="1668" w:author="Fred Zhou" w:date="2024-03-10T11:43:00Z">
        <w:r w:rsidRPr="004F25AC">
          <w:rPr>
            <w:rPrChange w:id="1669" w:author="Fred Zhou" w:date="2024-03-10T14:00:00Z">
              <w:rPr>
                <w:highlight w:val="green"/>
              </w:rPr>
            </w:rPrChange>
          </w:rPr>
          <w:t>Costa, G. (2023). Micro-scale UHI risk assessment on the heat-health nexus within cities by looking at socio-economic factors and built environment characteristics: The Turin case study (Italy). </w:t>
        </w:r>
        <w:r w:rsidRPr="004F25AC">
          <w:rPr>
            <w:i/>
            <w:iCs w:val="0"/>
            <w:rPrChange w:id="1670" w:author="Fred Zhou" w:date="2024-03-10T14:00:00Z">
              <w:rPr>
                <w:highlight w:val="green"/>
              </w:rPr>
            </w:rPrChange>
          </w:rPr>
          <w:t>Urban Climate</w:t>
        </w:r>
        <w:r w:rsidRPr="004F25AC">
          <w:rPr>
            <w:rPrChange w:id="1671" w:author="Fred Zhou" w:date="2024-03-10T14:00:00Z">
              <w:rPr>
                <w:highlight w:val="green"/>
              </w:rPr>
            </w:rPrChange>
          </w:rPr>
          <w:t>, 49, 101514.</w:t>
        </w:r>
      </w:ins>
    </w:p>
    <w:p w14:paraId="0FC29413" w14:textId="391A5773" w:rsidR="000445C1" w:rsidRPr="004F25AC" w:rsidRDefault="000445C1" w:rsidP="000445C1">
      <w:pPr>
        <w:pStyle w:val="a7"/>
        <w:rPr>
          <w:ins w:id="1672" w:author="Fred Zhou" w:date="2024-03-10T11:43:00Z"/>
        </w:rPr>
      </w:pPr>
      <w:ins w:id="1673" w:author="Fred Zhou" w:date="2024-03-10T11:43:00Z">
        <w:r w:rsidRPr="004F25AC">
          <w:rPr>
            <w:rFonts w:hint="eastAsia"/>
            <w:rPrChange w:id="1674" w:author="Fred Zhou" w:date="2024-03-10T14:00:00Z">
              <w:rPr>
                <w:rFonts w:hint="eastAsia"/>
                <w:highlight w:val="green"/>
              </w:rPr>
            </w:rPrChange>
          </w:rPr>
          <w:t xml:space="preserve">Costanza, R., </w:t>
        </w:r>
        <w:proofErr w:type="spellStart"/>
        <w:r w:rsidRPr="004F25AC">
          <w:rPr>
            <w:rFonts w:hint="eastAsia"/>
            <w:rPrChange w:id="1675" w:author="Fred Zhou" w:date="2024-03-10T14:00:00Z">
              <w:rPr>
                <w:rFonts w:hint="eastAsia"/>
                <w:highlight w:val="green"/>
              </w:rPr>
            </w:rPrChange>
          </w:rPr>
          <w:t>d'Arge</w:t>
        </w:r>
        <w:proofErr w:type="spellEnd"/>
        <w:r w:rsidRPr="004F25AC">
          <w:rPr>
            <w:rFonts w:hint="eastAsia"/>
            <w:rPrChange w:id="1676" w:author="Fred Zhou" w:date="2024-03-10T14:00:00Z">
              <w:rPr>
                <w:rFonts w:hint="eastAsia"/>
                <w:highlight w:val="green"/>
              </w:rPr>
            </w:rPrChange>
          </w:rPr>
          <w:t xml:space="preserve">, R., De Groot, R., Farber, S., Grasso, M., Hannon, B., ... &amp; Van Den Belt, M. (1997). The value of the world's ecosystem services and natural capital. </w:t>
        </w:r>
      </w:ins>
      <w:ins w:id="1677" w:author="Fred Zhou" w:date="2024-03-10T11:45:00Z">
        <w:r w:rsidRPr="004F25AC">
          <w:rPr>
            <w:i/>
            <w:iCs w:val="0"/>
            <w:rPrChange w:id="1678" w:author="Fred Zhou" w:date="2024-03-10T14:00:00Z">
              <w:rPr>
                <w:i/>
                <w:iCs w:val="0"/>
                <w:highlight w:val="green"/>
              </w:rPr>
            </w:rPrChange>
          </w:rPr>
          <w:t>N</w:t>
        </w:r>
      </w:ins>
      <w:ins w:id="1679" w:author="Fred Zhou" w:date="2024-03-10T11:43:00Z">
        <w:r w:rsidRPr="004F25AC">
          <w:rPr>
            <w:rFonts w:hint="eastAsia"/>
            <w:i/>
            <w:iCs w:val="0"/>
            <w:rPrChange w:id="1680" w:author="Fred Zhou" w:date="2024-03-10T14:00:00Z">
              <w:rPr>
                <w:rFonts w:hint="eastAsia"/>
                <w:highlight w:val="green"/>
              </w:rPr>
            </w:rPrChange>
          </w:rPr>
          <w:t>ature</w:t>
        </w:r>
        <w:r w:rsidRPr="004F25AC">
          <w:rPr>
            <w:rFonts w:hint="eastAsia"/>
            <w:rPrChange w:id="1681" w:author="Fred Zhou" w:date="2024-03-10T14:00:00Z">
              <w:rPr>
                <w:rFonts w:hint="eastAsia"/>
                <w:highlight w:val="green"/>
              </w:rPr>
            </w:rPrChange>
          </w:rPr>
          <w:t>, 387(6630), 253-260.</w:t>
        </w:r>
      </w:ins>
    </w:p>
    <w:p w14:paraId="36B74CEF" w14:textId="77777777" w:rsidR="000445C1" w:rsidRPr="004F25AC" w:rsidRDefault="000445C1" w:rsidP="000445C1">
      <w:pPr>
        <w:pStyle w:val="a7"/>
        <w:rPr>
          <w:ins w:id="1682" w:author="Fred Zhou" w:date="2024-03-10T11:43:00Z"/>
          <w:rPrChange w:id="1683" w:author="Fred Zhou" w:date="2024-03-10T14:00:00Z">
            <w:rPr>
              <w:ins w:id="1684" w:author="Fred Zhou" w:date="2024-03-10T11:43:00Z"/>
              <w:rFonts w:ascii="Arial" w:hAnsi="Arial" w:cs="Arial"/>
              <w:color w:val="222222"/>
              <w:szCs w:val="20"/>
              <w:shd w:val="clear" w:color="auto" w:fill="FFFFFF"/>
            </w:rPr>
          </w:rPrChange>
        </w:rPr>
        <w:pPrChange w:id="1685" w:author="Fred Zhou" w:date="2024-03-10T11:44:00Z">
          <w:pPr/>
        </w:pPrChange>
      </w:pPr>
      <w:ins w:id="1686" w:author="Fred Zhou" w:date="2024-03-10T11:43:00Z">
        <w:r w:rsidRPr="004F25AC">
          <w:rPr>
            <w:rPrChange w:id="1687" w:author="Fred Zhou" w:date="2024-03-10T14:00:00Z">
              <w:rPr>
                <w:rFonts w:ascii="Arial" w:hAnsi="Arial" w:cs="Arial"/>
                <w:color w:val="222222"/>
                <w:szCs w:val="20"/>
                <w:highlight w:val="green"/>
                <w:shd w:val="clear" w:color="auto" w:fill="FFFFFF"/>
              </w:rPr>
            </w:rPrChange>
          </w:rPr>
          <w:t xml:space="preserve">Cumming, G. S., </w:t>
        </w:r>
        <w:proofErr w:type="spellStart"/>
        <w:r w:rsidRPr="004F25AC">
          <w:rPr>
            <w:rPrChange w:id="1688" w:author="Fred Zhou" w:date="2024-03-10T14:00:00Z">
              <w:rPr>
                <w:rFonts w:ascii="Arial" w:hAnsi="Arial" w:cs="Arial"/>
                <w:color w:val="222222"/>
                <w:szCs w:val="20"/>
                <w:highlight w:val="green"/>
                <w:shd w:val="clear" w:color="auto" w:fill="FFFFFF"/>
              </w:rPr>
            </w:rPrChange>
          </w:rPr>
          <w:t>Buerkert</w:t>
        </w:r>
        <w:proofErr w:type="spellEnd"/>
        <w:r w:rsidRPr="004F25AC">
          <w:rPr>
            <w:rPrChange w:id="1689" w:author="Fred Zhou" w:date="2024-03-10T14:00:00Z">
              <w:rPr>
                <w:rFonts w:ascii="Arial" w:hAnsi="Arial" w:cs="Arial"/>
                <w:color w:val="222222"/>
                <w:szCs w:val="20"/>
                <w:highlight w:val="green"/>
                <w:shd w:val="clear" w:color="auto" w:fill="FFFFFF"/>
              </w:rPr>
            </w:rPrChange>
          </w:rPr>
          <w:t>, A., Hoffmann, E. M., Schlecht, E., von Cramon-</w:t>
        </w:r>
        <w:proofErr w:type="spellStart"/>
        <w:r w:rsidRPr="004F25AC">
          <w:rPr>
            <w:rPrChange w:id="1690" w:author="Fred Zhou" w:date="2024-03-10T14:00:00Z">
              <w:rPr>
                <w:rFonts w:ascii="Arial" w:hAnsi="Arial" w:cs="Arial"/>
                <w:color w:val="222222"/>
                <w:szCs w:val="20"/>
                <w:highlight w:val="green"/>
                <w:shd w:val="clear" w:color="auto" w:fill="FFFFFF"/>
              </w:rPr>
            </w:rPrChange>
          </w:rPr>
          <w:t>Taubadel</w:t>
        </w:r>
        <w:proofErr w:type="spellEnd"/>
        <w:r w:rsidRPr="004F25AC">
          <w:rPr>
            <w:rPrChange w:id="1691" w:author="Fred Zhou" w:date="2024-03-10T14:00:00Z">
              <w:rPr>
                <w:rFonts w:ascii="Arial" w:hAnsi="Arial" w:cs="Arial"/>
                <w:color w:val="222222"/>
                <w:szCs w:val="20"/>
                <w:highlight w:val="green"/>
                <w:shd w:val="clear" w:color="auto" w:fill="FFFFFF"/>
              </w:rPr>
            </w:rPrChange>
          </w:rPr>
          <w:t xml:space="preserve">, S., &amp; </w:t>
        </w:r>
        <w:proofErr w:type="spellStart"/>
        <w:r w:rsidRPr="004F25AC">
          <w:rPr>
            <w:rPrChange w:id="1692" w:author="Fred Zhou" w:date="2024-03-10T14:00:00Z">
              <w:rPr>
                <w:rFonts w:ascii="Arial" w:hAnsi="Arial" w:cs="Arial"/>
                <w:color w:val="222222"/>
                <w:szCs w:val="20"/>
                <w:highlight w:val="green"/>
                <w:shd w:val="clear" w:color="auto" w:fill="FFFFFF"/>
              </w:rPr>
            </w:rPrChange>
          </w:rPr>
          <w:t>Tscharntke</w:t>
        </w:r>
        <w:proofErr w:type="spellEnd"/>
        <w:r w:rsidRPr="004F25AC">
          <w:rPr>
            <w:rPrChange w:id="1693" w:author="Fred Zhou" w:date="2024-03-10T14:00:00Z">
              <w:rPr>
                <w:rFonts w:ascii="Arial" w:hAnsi="Arial" w:cs="Arial"/>
                <w:color w:val="222222"/>
                <w:szCs w:val="20"/>
                <w:highlight w:val="green"/>
                <w:shd w:val="clear" w:color="auto" w:fill="FFFFFF"/>
              </w:rPr>
            </w:rPrChange>
          </w:rPr>
          <w:t>, T. (2014). Implications of agricultural transitions and urbanization for ecosystem services. </w:t>
        </w:r>
        <w:r w:rsidRPr="004F25AC">
          <w:rPr>
            <w:i/>
            <w:iCs w:val="0"/>
            <w:rPrChange w:id="1694" w:author="Fred Zhou" w:date="2024-03-10T14:00:00Z">
              <w:rPr>
                <w:rFonts w:ascii="Arial" w:hAnsi="Arial" w:cs="Arial"/>
                <w:i/>
                <w:iCs/>
                <w:color w:val="222222"/>
                <w:szCs w:val="20"/>
                <w:highlight w:val="green"/>
                <w:shd w:val="clear" w:color="auto" w:fill="FFFFFF"/>
              </w:rPr>
            </w:rPrChange>
          </w:rPr>
          <w:t>Nature</w:t>
        </w:r>
        <w:r w:rsidRPr="004F25AC">
          <w:rPr>
            <w:rPrChange w:id="1695" w:author="Fred Zhou" w:date="2024-03-10T14:00:00Z">
              <w:rPr>
                <w:rFonts w:ascii="Arial" w:hAnsi="Arial" w:cs="Arial"/>
                <w:color w:val="222222"/>
                <w:szCs w:val="20"/>
                <w:highlight w:val="green"/>
                <w:shd w:val="clear" w:color="auto" w:fill="FFFFFF"/>
              </w:rPr>
            </w:rPrChange>
          </w:rPr>
          <w:t>, </w:t>
        </w:r>
        <w:r w:rsidRPr="004F25AC">
          <w:rPr>
            <w:rPrChange w:id="1696" w:author="Fred Zhou" w:date="2024-03-10T14:00:00Z">
              <w:rPr>
                <w:rFonts w:ascii="Arial" w:hAnsi="Arial" w:cs="Arial"/>
                <w:i/>
                <w:iCs/>
                <w:color w:val="222222"/>
                <w:szCs w:val="20"/>
                <w:highlight w:val="green"/>
                <w:shd w:val="clear" w:color="auto" w:fill="FFFFFF"/>
              </w:rPr>
            </w:rPrChange>
          </w:rPr>
          <w:t>515</w:t>
        </w:r>
        <w:r w:rsidRPr="004F25AC">
          <w:rPr>
            <w:rPrChange w:id="1697" w:author="Fred Zhou" w:date="2024-03-10T14:00:00Z">
              <w:rPr>
                <w:rFonts w:ascii="Arial" w:hAnsi="Arial" w:cs="Arial"/>
                <w:color w:val="222222"/>
                <w:szCs w:val="20"/>
                <w:highlight w:val="green"/>
                <w:shd w:val="clear" w:color="auto" w:fill="FFFFFF"/>
              </w:rPr>
            </w:rPrChange>
          </w:rPr>
          <w:t>(7525), 50-57.</w:t>
        </w:r>
      </w:ins>
    </w:p>
    <w:p w14:paraId="310F30DC" w14:textId="77777777" w:rsidR="000445C1" w:rsidRPr="004F25AC" w:rsidRDefault="000445C1" w:rsidP="000445C1">
      <w:pPr>
        <w:pStyle w:val="a7"/>
        <w:rPr>
          <w:ins w:id="1698" w:author="Fred Zhou" w:date="2024-03-10T11:43:00Z"/>
          <w:rPrChange w:id="1699" w:author="Fred Zhou" w:date="2024-03-10T14:00:00Z">
            <w:rPr>
              <w:ins w:id="1700" w:author="Fred Zhou" w:date="2024-03-10T11:43:00Z"/>
              <w:rFonts w:ascii="Arial" w:hAnsi="Arial" w:cs="Arial"/>
              <w:color w:val="222222"/>
              <w:szCs w:val="20"/>
              <w:highlight w:val="green"/>
              <w:shd w:val="clear" w:color="auto" w:fill="FFFFFF"/>
            </w:rPr>
          </w:rPrChange>
        </w:rPr>
        <w:pPrChange w:id="1701" w:author="Fred Zhou" w:date="2024-03-10T11:44:00Z">
          <w:pPr/>
        </w:pPrChange>
      </w:pPr>
      <w:ins w:id="1702" w:author="Fred Zhou" w:date="2024-03-10T11:43:00Z">
        <w:r w:rsidRPr="004F25AC">
          <w:rPr>
            <w:rPrChange w:id="1703" w:author="Fred Zhou" w:date="2024-03-10T14:00:00Z">
              <w:rPr>
                <w:rFonts w:ascii="Arial" w:hAnsi="Arial" w:cs="Arial"/>
                <w:color w:val="222222"/>
                <w:szCs w:val="20"/>
                <w:highlight w:val="green"/>
                <w:shd w:val="clear" w:color="auto" w:fill="FFFFFF"/>
              </w:rPr>
            </w:rPrChange>
          </w:rPr>
          <w:t xml:space="preserve">Das, D. N., Chakraborti, S., Saha, G., Banerjee, A., &amp; Singh, D. (2020). </w:t>
        </w:r>
        <w:proofErr w:type="spellStart"/>
        <w:r w:rsidRPr="004F25AC">
          <w:rPr>
            <w:rPrChange w:id="1704" w:author="Fred Zhou" w:date="2024-03-10T14:00:00Z">
              <w:rPr>
                <w:rFonts w:ascii="Arial" w:hAnsi="Arial" w:cs="Arial"/>
                <w:color w:val="222222"/>
                <w:szCs w:val="20"/>
                <w:highlight w:val="green"/>
                <w:shd w:val="clear" w:color="auto" w:fill="FFFFFF"/>
              </w:rPr>
            </w:rPrChange>
          </w:rPr>
          <w:t>Analysing</w:t>
        </w:r>
        <w:proofErr w:type="spellEnd"/>
        <w:r w:rsidRPr="004F25AC">
          <w:rPr>
            <w:rPrChange w:id="1705" w:author="Fred Zhou" w:date="2024-03-10T14:00:00Z">
              <w:rPr>
                <w:rFonts w:ascii="Arial" w:hAnsi="Arial" w:cs="Arial"/>
                <w:color w:val="222222"/>
                <w:szCs w:val="20"/>
                <w:highlight w:val="green"/>
                <w:shd w:val="clear" w:color="auto" w:fill="FFFFFF"/>
              </w:rPr>
            </w:rPrChange>
          </w:rPr>
          <w:t xml:space="preserve"> the dynamic relationship of land surface temperature and </w:t>
        </w:r>
        <w:proofErr w:type="spellStart"/>
        <w:r w:rsidRPr="004F25AC">
          <w:rPr>
            <w:rPrChange w:id="1706" w:author="Fred Zhou" w:date="2024-03-10T14:00:00Z">
              <w:rPr>
                <w:rFonts w:ascii="Arial" w:hAnsi="Arial" w:cs="Arial"/>
                <w:color w:val="222222"/>
                <w:szCs w:val="20"/>
                <w:highlight w:val="green"/>
                <w:shd w:val="clear" w:color="auto" w:fill="FFFFFF"/>
              </w:rPr>
            </w:rPrChange>
          </w:rPr>
          <w:t>landuse</w:t>
        </w:r>
        <w:proofErr w:type="spellEnd"/>
        <w:r w:rsidRPr="004F25AC">
          <w:rPr>
            <w:rPrChange w:id="1707" w:author="Fred Zhou" w:date="2024-03-10T14:00:00Z">
              <w:rPr>
                <w:rFonts w:ascii="Arial" w:hAnsi="Arial" w:cs="Arial"/>
                <w:color w:val="222222"/>
                <w:szCs w:val="20"/>
                <w:highlight w:val="green"/>
                <w:shd w:val="clear" w:color="auto" w:fill="FFFFFF"/>
              </w:rPr>
            </w:rPrChange>
          </w:rPr>
          <w:t xml:space="preserve"> pattern: A city level analysis of two climatic regions in India. </w:t>
        </w:r>
        <w:r w:rsidRPr="004F25AC">
          <w:rPr>
            <w:i/>
            <w:iCs w:val="0"/>
            <w:rPrChange w:id="1708" w:author="Fred Zhou" w:date="2024-03-10T14:00:00Z">
              <w:rPr>
                <w:rFonts w:ascii="Arial" w:hAnsi="Arial" w:cs="Arial"/>
                <w:i/>
                <w:iCs/>
                <w:color w:val="222222"/>
                <w:szCs w:val="20"/>
                <w:highlight w:val="green"/>
                <w:shd w:val="clear" w:color="auto" w:fill="FFFFFF"/>
              </w:rPr>
            </w:rPrChange>
          </w:rPr>
          <w:t>City and Environment Interactions</w:t>
        </w:r>
        <w:r w:rsidRPr="004F25AC">
          <w:rPr>
            <w:rPrChange w:id="1709" w:author="Fred Zhou" w:date="2024-03-10T14:00:00Z">
              <w:rPr>
                <w:rFonts w:ascii="Arial" w:hAnsi="Arial" w:cs="Arial"/>
                <w:color w:val="222222"/>
                <w:szCs w:val="20"/>
                <w:highlight w:val="green"/>
                <w:shd w:val="clear" w:color="auto" w:fill="FFFFFF"/>
              </w:rPr>
            </w:rPrChange>
          </w:rPr>
          <w:t>, </w:t>
        </w:r>
        <w:r w:rsidRPr="004F25AC">
          <w:rPr>
            <w:rPrChange w:id="1710" w:author="Fred Zhou" w:date="2024-03-10T14:00:00Z">
              <w:rPr>
                <w:rFonts w:ascii="Arial" w:hAnsi="Arial" w:cs="Arial"/>
                <w:i/>
                <w:iCs/>
                <w:color w:val="222222"/>
                <w:szCs w:val="20"/>
                <w:highlight w:val="green"/>
                <w:shd w:val="clear" w:color="auto" w:fill="FFFFFF"/>
              </w:rPr>
            </w:rPrChange>
          </w:rPr>
          <w:t>8</w:t>
        </w:r>
        <w:r w:rsidRPr="004F25AC">
          <w:rPr>
            <w:rPrChange w:id="1711" w:author="Fred Zhou" w:date="2024-03-10T14:00:00Z">
              <w:rPr>
                <w:rFonts w:ascii="Arial" w:hAnsi="Arial" w:cs="Arial"/>
                <w:color w:val="222222"/>
                <w:szCs w:val="20"/>
                <w:highlight w:val="green"/>
                <w:shd w:val="clear" w:color="auto" w:fill="FFFFFF"/>
              </w:rPr>
            </w:rPrChange>
          </w:rPr>
          <w:t>, 100046.</w:t>
        </w:r>
      </w:ins>
    </w:p>
    <w:p w14:paraId="2ED23F11" w14:textId="11026780" w:rsidR="000445C1" w:rsidRPr="004F25AC" w:rsidRDefault="000445C1" w:rsidP="000445C1">
      <w:pPr>
        <w:pStyle w:val="a7"/>
        <w:rPr>
          <w:ins w:id="1712" w:author="Fred Zhou" w:date="2024-03-10T11:43:00Z"/>
          <w:rPrChange w:id="1713" w:author="Fred Zhou" w:date="2024-03-10T14:00:00Z">
            <w:rPr>
              <w:ins w:id="1714" w:author="Fred Zhou" w:date="2024-03-10T11:43:00Z"/>
              <w:rFonts w:ascii="Arial" w:hAnsi="Arial" w:cs="Arial"/>
              <w:color w:val="222222"/>
              <w:szCs w:val="20"/>
              <w:shd w:val="clear" w:color="auto" w:fill="FFFFFF"/>
            </w:rPr>
          </w:rPrChange>
        </w:rPr>
        <w:pPrChange w:id="1715" w:author="Fred Zhou" w:date="2024-03-10T11:44:00Z">
          <w:pPr/>
        </w:pPrChange>
      </w:pPr>
      <w:proofErr w:type="spellStart"/>
      <w:ins w:id="1716" w:author="Fred Zhou" w:date="2024-03-10T11:43:00Z">
        <w:r w:rsidRPr="004F25AC">
          <w:rPr>
            <w:rPrChange w:id="1717" w:author="Fred Zhou" w:date="2024-03-10T14:00:00Z">
              <w:rPr>
                <w:rFonts w:ascii="Arial" w:hAnsi="Arial" w:cs="Arial"/>
                <w:color w:val="222222"/>
                <w:szCs w:val="20"/>
                <w:highlight w:val="green"/>
                <w:shd w:val="clear" w:color="auto" w:fill="FFFFFF"/>
              </w:rPr>
            </w:rPrChange>
          </w:rPr>
          <w:t>Dronova</w:t>
        </w:r>
        <w:proofErr w:type="spellEnd"/>
        <w:r w:rsidRPr="004F25AC">
          <w:rPr>
            <w:rPrChange w:id="1718" w:author="Fred Zhou" w:date="2024-03-10T14:00:00Z">
              <w:rPr>
                <w:rFonts w:ascii="Arial" w:hAnsi="Arial" w:cs="Arial"/>
                <w:color w:val="222222"/>
                <w:szCs w:val="20"/>
                <w:highlight w:val="green"/>
                <w:shd w:val="clear" w:color="auto" w:fill="FFFFFF"/>
              </w:rPr>
            </w:rPrChange>
          </w:rPr>
          <w:t xml:space="preserve">, I., Friedman, M., McRae, I., Kong, F., &amp; Yin, H. (2018). </w:t>
        </w:r>
        <w:proofErr w:type="spellStart"/>
        <w:r w:rsidRPr="004F25AC">
          <w:rPr>
            <w:rPrChange w:id="1719" w:author="Fred Zhou" w:date="2024-03-10T14:00:00Z">
              <w:rPr>
                <w:rFonts w:ascii="Arial" w:hAnsi="Arial" w:cs="Arial"/>
                <w:color w:val="222222"/>
                <w:szCs w:val="20"/>
                <w:highlight w:val="green"/>
                <w:shd w:val="clear" w:color="auto" w:fill="FFFFFF"/>
              </w:rPr>
            </w:rPrChange>
          </w:rPr>
          <w:t>Spatio</w:t>
        </w:r>
        <w:proofErr w:type="spellEnd"/>
        <w:r w:rsidRPr="004F25AC">
          <w:rPr>
            <w:rPrChange w:id="1720" w:author="Fred Zhou" w:date="2024-03-10T14:00:00Z">
              <w:rPr>
                <w:rFonts w:ascii="Arial" w:hAnsi="Arial" w:cs="Arial"/>
                <w:color w:val="222222"/>
                <w:szCs w:val="20"/>
                <w:highlight w:val="green"/>
                <w:shd w:val="clear" w:color="auto" w:fill="FFFFFF"/>
              </w:rPr>
            </w:rPrChange>
          </w:rPr>
          <w:t>-temporal non-uniformity of urban park greenness and thermal characteristics in a semi-arid region. </w:t>
        </w:r>
        <w:r w:rsidRPr="004F25AC">
          <w:rPr>
            <w:i/>
            <w:iCs w:val="0"/>
            <w:rPrChange w:id="1721" w:author="Fred Zhou" w:date="2024-03-10T14:00:00Z">
              <w:rPr>
                <w:rFonts w:ascii="Arial" w:hAnsi="Arial" w:cs="Arial"/>
                <w:i/>
                <w:iCs/>
                <w:color w:val="222222"/>
                <w:szCs w:val="20"/>
                <w:highlight w:val="green"/>
                <w:shd w:val="clear" w:color="auto" w:fill="FFFFFF"/>
              </w:rPr>
            </w:rPrChange>
          </w:rPr>
          <w:t xml:space="preserve">Urban </w:t>
        </w:r>
      </w:ins>
      <w:ins w:id="1722" w:author="Fred Zhou" w:date="2024-03-10T11:49:00Z">
        <w:r w:rsidRPr="004F25AC">
          <w:rPr>
            <w:i/>
            <w:iCs w:val="0"/>
            <w:rPrChange w:id="1723" w:author="Fred Zhou" w:date="2024-03-10T14:00:00Z">
              <w:rPr>
                <w:i/>
                <w:iCs/>
                <w:highlight w:val="green"/>
              </w:rPr>
            </w:rPrChange>
          </w:rPr>
          <w:t>F</w:t>
        </w:r>
      </w:ins>
      <w:ins w:id="1724" w:author="Fred Zhou" w:date="2024-03-10T11:43:00Z">
        <w:r w:rsidRPr="004F25AC">
          <w:rPr>
            <w:i/>
            <w:iCs w:val="0"/>
            <w:rPrChange w:id="1725" w:author="Fred Zhou" w:date="2024-03-10T14:00:00Z">
              <w:rPr>
                <w:rFonts w:ascii="Arial" w:hAnsi="Arial" w:cs="Arial"/>
                <w:i/>
                <w:iCs/>
                <w:color w:val="222222"/>
                <w:szCs w:val="20"/>
                <w:highlight w:val="green"/>
                <w:shd w:val="clear" w:color="auto" w:fill="FFFFFF"/>
              </w:rPr>
            </w:rPrChange>
          </w:rPr>
          <w:t xml:space="preserve">orestry &amp; </w:t>
        </w:r>
      </w:ins>
      <w:ins w:id="1726" w:author="Fred Zhou" w:date="2024-03-10T11:49:00Z">
        <w:r w:rsidRPr="004F25AC">
          <w:rPr>
            <w:i/>
            <w:iCs w:val="0"/>
            <w:rPrChange w:id="1727" w:author="Fred Zhou" w:date="2024-03-10T14:00:00Z">
              <w:rPr>
                <w:i/>
                <w:iCs/>
                <w:highlight w:val="green"/>
              </w:rPr>
            </w:rPrChange>
          </w:rPr>
          <w:t>U</w:t>
        </w:r>
      </w:ins>
      <w:ins w:id="1728" w:author="Fred Zhou" w:date="2024-03-10T11:43:00Z">
        <w:r w:rsidRPr="004F25AC">
          <w:rPr>
            <w:i/>
            <w:iCs w:val="0"/>
            <w:rPrChange w:id="1729" w:author="Fred Zhou" w:date="2024-03-10T14:00:00Z">
              <w:rPr>
                <w:rFonts w:ascii="Arial" w:hAnsi="Arial" w:cs="Arial"/>
                <w:i/>
                <w:iCs/>
                <w:color w:val="222222"/>
                <w:szCs w:val="20"/>
                <w:highlight w:val="green"/>
                <w:shd w:val="clear" w:color="auto" w:fill="FFFFFF"/>
              </w:rPr>
            </w:rPrChange>
          </w:rPr>
          <w:t xml:space="preserve">rban </w:t>
        </w:r>
      </w:ins>
      <w:ins w:id="1730" w:author="Fred Zhou" w:date="2024-03-10T11:49:00Z">
        <w:r w:rsidRPr="004F25AC">
          <w:rPr>
            <w:i/>
            <w:iCs w:val="0"/>
            <w:rPrChange w:id="1731" w:author="Fred Zhou" w:date="2024-03-10T14:00:00Z">
              <w:rPr>
                <w:i/>
                <w:iCs/>
                <w:highlight w:val="green"/>
              </w:rPr>
            </w:rPrChange>
          </w:rPr>
          <w:t>G</w:t>
        </w:r>
      </w:ins>
      <w:ins w:id="1732" w:author="Fred Zhou" w:date="2024-03-10T11:43:00Z">
        <w:r w:rsidRPr="004F25AC">
          <w:rPr>
            <w:i/>
            <w:iCs w:val="0"/>
            <w:rPrChange w:id="1733" w:author="Fred Zhou" w:date="2024-03-10T14:00:00Z">
              <w:rPr>
                <w:rFonts w:ascii="Arial" w:hAnsi="Arial" w:cs="Arial"/>
                <w:i/>
                <w:iCs/>
                <w:color w:val="222222"/>
                <w:szCs w:val="20"/>
                <w:highlight w:val="green"/>
                <w:shd w:val="clear" w:color="auto" w:fill="FFFFFF"/>
              </w:rPr>
            </w:rPrChange>
          </w:rPr>
          <w:t>reening</w:t>
        </w:r>
        <w:r w:rsidRPr="004F25AC">
          <w:rPr>
            <w:rPrChange w:id="1734" w:author="Fred Zhou" w:date="2024-03-10T14:00:00Z">
              <w:rPr>
                <w:rFonts w:ascii="Arial" w:hAnsi="Arial" w:cs="Arial"/>
                <w:color w:val="222222"/>
                <w:szCs w:val="20"/>
                <w:highlight w:val="green"/>
                <w:shd w:val="clear" w:color="auto" w:fill="FFFFFF"/>
              </w:rPr>
            </w:rPrChange>
          </w:rPr>
          <w:t>, </w:t>
        </w:r>
        <w:r w:rsidRPr="004F25AC">
          <w:rPr>
            <w:rPrChange w:id="1735" w:author="Fred Zhou" w:date="2024-03-10T14:00:00Z">
              <w:rPr>
                <w:rFonts w:ascii="Arial" w:hAnsi="Arial" w:cs="Arial"/>
                <w:i/>
                <w:iCs/>
                <w:color w:val="222222"/>
                <w:szCs w:val="20"/>
                <w:highlight w:val="green"/>
                <w:shd w:val="clear" w:color="auto" w:fill="FFFFFF"/>
              </w:rPr>
            </w:rPrChange>
          </w:rPr>
          <w:t>34</w:t>
        </w:r>
        <w:r w:rsidRPr="004F25AC">
          <w:rPr>
            <w:rPrChange w:id="1736" w:author="Fred Zhou" w:date="2024-03-10T14:00:00Z">
              <w:rPr>
                <w:rFonts w:ascii="Arial" w:hAnsi="Arial" w:cs="Arial"/>
                <w:color w:val="222222"/>
                <w:szCs w:val="20"/>
                <w:highlight w:val="green"/>
                <w:shd w:val="clear" w:color="auto" w:fill="FFFFFF"/>
              </w:rPr>
            </w:rPrChange>
          </w:rPr>
          <w:t>, 44-54.</w:t>
        </w:r>
      </w:ins>
    </w:p>
    <w:p w14:paraId="52CA2C2B" w14:textId="287EFA4B" w:rsidR="000445C1" w:rsidRPr="004F25AC" w:rsidRDefault="000445C1" w:rsidP="000445C1">
      <w:pPr>
        <w:pStyle w:val="a7"/>
        <w:rPr>
          <w:ins w:id="1737" w:author="Fred Zhou" w:date="2024-03-10T11:43:00Z"/>
          <w:rFonts w:hint="eastAsia"/>
          <w:rPrChange w:id="1738" w:author="Fred Zhou" w:date="2024-03-10T14:00:00Z">
            <w:rPr>
              <w:ins w:id="1739" w:author="Fred Zhou" w:date="2024-03-10T11:43:00Z"/>
              <w:rFonts w:ascii="Arial" w:hAnsi="Arial" w:cs="Arial" w:hint="eastAsia"/>
              <w:color w:val="222222"/>
              <w:szCs w:val="20"/>
              <w:shd w:val="clear" w:color="auto" w:fill="FFFFFF"/>
            </w:rPr>
          </w:rPrChange>
        </w:rPr>
        <w:pPrChange w:id="1740" w:author="Fred Zhou" w:date="2024-03-10T11:44:00Z">
          <w:pPr/>
        </w:pPrChange>
      </w:pPr>
      <w:ins w:id="1741" w:author="Fred Zhou" w:date="2024-03-10T11:43:00Z">
        <w:r w:rsidRPr="004F25AC">
          <w:rPr>
            <w:rPrChange w:id="1742" w:author="Fred Zhou" w:date="2024-03-10T14:00:00Z">
              <w:rPr>
                <w:highlight w:val="green"/>
              </w:rPr>
            </w:rPrChange>
          </w:rPr>
          <w:t xml:space="preserve">Du, C., Jia, W., Chen, M., Yan, L., &amp; Wang, K. (2022). How can urban parks be planned to maximize cooling effect in hot extremes? Linking maximum and accumulative perspectives. </w:t>
        </w:r>
        <w:r w:rsidRPr="004F25AC">
          <w:rPr>
            <w:i/>
            <w:iCs w:val="0"/>
            <w:rPrChange w:id="1743" w:author="Fred Zhou" w:date="2024-03-10T14:00:00Z">
              <w:rPr>
                <w:highlight w:val="green"/>
              </w:rPr>
            </w:rPrChange>
          </w:rPr>
          <w:t xml:space="preserve">Journal of </w:t>
        </w:r>
      </w:ins>
      <w:ins w:id="1744" w:author="Fred Zhou" w:date="2024-03-10T11:49:00Z">
        <w:r w:rsidRPr="004F25AC">
          <w:rPr>
            <w:i/>
            <w:iCs w:val="0"/>
            <w:rPrChange w:id="1745" w:author="Fred Zhou" w:date="2024-03-10T14:00:00Z">
              <w:rPr>
                <w:i/>
                <w:iCs/>
                <w:highlight w:val="green"/>
              </w:rPr>
            </w:rPrChange>
          </w:rPr>
          <w:t>E</w:t>
        </w:r>
      </w:ins>
      <w:ins w:id="1746" w:author="Fred Zhou" w:date="2024-03-10T11:43:00Z">
        <w:r w:rsidRPr="004F25AC">
          <w:rPr>
            <w:i/>
            <w:iCs w:val="0"/>
            <w:rPrChange w:id="1747" w:author="Fred Zhou" w:date="2024-03-10T14:00:00Z">
              <w:rPr>
                <w:highlight w:val="green"/>
              </w:rPr>
            </w:rPrChange>
          </w:rPr>
          <w:t xml:space="preserve">nvironmental </w:t>
        </w:r>
      </w:ins>
      <w:ins w:id="1748" w:author="Fred Zhou" w:date="2024-03-10T11:49:00Z">
        <w:r w:rsidRPr="004F25AC">
          <w:rPr>
            <w:i/>
            <w:iCs w:val="0"/>
            <w:rPrChange w:id="1749" w:author="Fred Zhou" w:date="2024-03-10T14:00:00Z">
              <w:rPr>
                <w:i/>
                <w:iCs/>
                <w:highlight w:val="green"/>
              </w:rPr>
            </w:rPrChange>
          </w:rPr>
          <w:t>M</w:t>
        </w:r>
      </w:ins>
      <w:ins w:id="1750" w:author="Fred Zhou" w:date="2024-03-10T11:43:00Z">
        <w:r w:rsidRPr="004F25AC">
          <w:rPr>
            <w:i/>
            <w:iCs w:val="0"/>
            <w:rPrChange w:id="1751" w:author="Fred Zhou" w:date="2024-03-10T14:00:00Z">
              <w:rPr>
                <w:highlight w:val="green"/>
              </w:rPr>
            </w:rPrChange>
          </w:rPr>
          <w:t>anagement</w:t>
        </w:r>
        <w:r w:rsidRPr="004F25AC">
          <w:rPr>
            <w:rPrChange w:id="1752" w:author="Fred Zhou" w:date="2024-03-10T14:00:00Z">
              <w:rPr>
                <w:highlight w:val="green"/>
              </w:rPr>
            </w:rPrChange>
          </w:rPr>
          <w:t>, 317, 115346.</w:t>
        </w:r>
      </w:ins>
    </w:p>
    <w:p w14:paraId="310D41EB" w14:textId="77777777" w:rsidR="000445C1" w:rsidRPr="004F25AC" w:rsidRDefault="000445C1" w:rsidP="000445C1">
      <w:pPr>
        <w:pStyle w:val="a7"/>
        <w:rPr>
          <w:ins w:id="1753" w:author="Fred Zhou" w:date="2024-03-10T11:43:00Z"/>
          <w:rPrChange w:id="1754" w:author="Fred Zhou" w:date="2024-03-10T14:00:00Z">
            <w:rPr>
              <w:ins w:id="1755" w:author="Fred Zhou" w:date="2024-03-10T11:43:00Z"/>
              <w:rFonts w:ascii="Arial" w:hAnsi="Arial" w:cs="Arial"/>
              <w:color w:val="222222"/>
              <w:szCs w:val="20"/>
              <w:shd w:val="clear" w:color="auto" w:fill="FFFFFF"/>
            </w:rPr>
          </w:rPrChange>
        </w:rPr>
      </w:pPr>
      <w:ins w:id="1756" w:author="Fred Zhou" w:date="2024-03-10T11:43:00Z">
        <w:r w:rsidRPr="004F25AC">
          <w:rPr>
            <w:rPrChange w:id="1757" w:author="Fred Zhou" w:date="2024-03-10T14:00:00Z">
              <w:rPr>
                <w:rFonts w:ascii="Arial" w:hAnsi="Arial" w:cs="Arial"/>
                <w:color w:val="222222"/>
                <w:szCs w:val="20"/>
                <w:highlight w:val="green"/>
                <w:shd w:val="clear" w:color="auto" w:fill="FFFFFF"/>
              </w:rPr>
            </w:rPrChange>
          </w:rPr>
          <w:t xml:space="preserve">Ellena, M., Melis, G., </w:t>
        </w:r>
        <w:proofErr w:type="spellStart"/>
        <w:r w:rsidRPr="004F25AC">
          <w:rPr>
            <w:rPrChange w:id="1758" w:author="Fred Zhou" w:date="2024-03-10T14:00:00Z">
              <w:rPr>
                <w:rFonts w:ascii="Arial" w:hAnsi="Arial" w:cs="Arial"/>
                <w:color w:val="222222"/>
                <w:szCs w:val="20"/>
                <w:highlight w:val="green"/>
                <w:shd w:val="clear" w:color="auto" w:fill="FFFFFF"/>
              </w:rPr>
            </w:rPrChange>
          </w:rPr>
          <w:t>Zengarini</w:t>
        </w:r>
        <w:proofErr w:type="spellEnd"/>
        <w:r w:rsidRPr="004F25AC">
          <w:rPr>
            <w:rPrChange w:id="1759" w:author="Fred Zhou" w:date="2024-03-10T14:00:00Z">
              <w:rPr>
                <w:rFonts w:ascii="Arial" w:hAnsi="Arial" w:cs="Arial"/>
                <w:color w:val="222222"/>
                <w:szCs w:val="20"/>
                <w:highlight w:val="green"/>
                <w:shd w:val="clear" w:color="auto" w:fill="FFFFFF"/>
              </w:rPr>
            </w:rPrChange>
          </w:rPr>
          <w:t>, N., Di Gangi, E., Ricciardi, G., Mercogliano, P., &amp; Costa, G. (2023). Micro-scale UHI risk assessment on the heat-health nexus within cities by looking at socio-economic factors and built environment characteristics: The Turin case study (Italy). </w:t>
        </w:r>
        <w:r w:rsidRPr="004F25AC">
          <w:rPr>
            <w:i/>
            <w:iCs w:val="0"/>
            <w:rPrChange w:id="1760" w:author="Fred Zhou" w:date="2024-03-10T14:00:00Z">
              <w:rPr>
                <w:rFonts w:ascii="Arial" w:hAnsi="Arial" w:cs="Arial"/>
                <w:i/>
                <w:color w:val="222222"/>
                <w:szCs w:val="20"/>
                <w:highlight w:val="green"/>
                <w:shd w:val="clear" w:color="auto" w:fill="FFFFFF"/>
              </w:rPr>
            </w:rPrChange>
          </w:rPr>
          <w:t>Urban Climate</w:t>
        </w:r>
        <w:r w:rsidRPr="004F25AC">
          <w:rPr>
            <w:rPrChange w:id="1761" w:author="Fred Zhou" w:date="2024-03-10T14:00:00Z">
              <w:rPr>
                <w:rFonts w:ascii="Arial" w:hAnsi="Arial" w:cs="Arial"/>
                <w:color w:val="222222"/>
                <w:szCs w:val="20"/>
                <w:highlight w:val="green"/>
                <w:shd w:val="clear" w:color="auto" w:fill="FFFFFF"/>
              </w:rPr>
            </w:rPrChange>
          </w:rPr>
          <w:t>, </w:t>
        </w:r>
        <w:r w:rsidRPr="004F25AC">
          <w:rPr>
            <w:rPrChange w:id="1762" w:author="Fred Zhou" w:date="2024-03-10T14:00:00Z">
              <w:rPr>
                <w:rFonts w:ascii="Arial" w:hAnsi="Arial" w:cs="Arial"/>
                <w:i/>
                <w:color w:val="222222"/>
                <w:szCs w:val="20"/>
                <w:highlight w:val="green"/>
                <w:shd w:val="clear" w:color="auto" w:fill="FFFFFF"/>
              </w:rPr>
            </w:rPrChange>
          </w:rPr>
          <w:t>49</w:t>
        </w:r>
        <w:r w:rsidRPr="004F25AC">
          <w:rPr>
            <w:rPrChange w:id="1763" w:author="Fred Zhou" w:date="2024-03-10T14:00:00Z">
              <w:rPr>
                <w:rFonts w:ascii="Arial" w:hAnsi="Arial" w:cs="Arial"/>
                <w:color w:val="222222"/>
                <w:szCs w:val="20"/>
                <w:highlight w:val="green"/>
                <w:shd w:val="clear" w:color="auto" w:fill="FFFFFF"/>
              </w:rPr>
            </w:rPrChange>
          </w:rPr>
          <w:t>, 101514.</w:t>
        </w:r>
      </w:ins>
    </w:p>
    <w:p w14:paraId="64A6951B" w14:textId="34552BEB" w:rsidR="000445C1" w:rsidRPr="004F25AC" w:rsidRDefault="000445C1" w:rsidP="000445C1">
      <w:pPr>
        <w:pStyle w:val="a7"/>
        <w:rPr>
          <w:ins w:id="1764" w:author="Fred Zhou" w:date="2024-03-10T11:43:00Z"/>
        </w:rPr>
      </w:pPr>
      <w:ins w:id="1765" w:author="Fred Zhou" w:date="2024-03-10T11:43:00Z">
        <w:r w:rsidRPr="004F25AC">
          <w:rPr>
            <w:rPrChange w:id="1766" w:author="Fred Zhou" w:date="2024-03-10T14:00:00Z">
              <w:rPr>
                <w:highlight w:val="green"/>
              </w:rPr>
            </w:rPrChange>
          </w:rPr>
          <w:t xml:space="preserve">Estoque, R. C., Ooba, M., </w:t>
        </w:r>
        <w:proofErr w:type="spellStart"/>
        <w:r w:rsidRPr="004F25AC">
          <w:rPr>
            <w:rPrChange w:id="1767" w:author="Fred Zhou" w:date="2024-03-10T14:00:00Z">
              <w:rPr>
                <w:highlight w:val="green"/>
              </w:rPr>
            </w:rPrChange>
          </w:rPr>
          <w:t>Seposo</w:t>
        </w:r>
        <w:proofErr w:type="spellEnd"/>
        <w:r w:rsidRPr="004F25AC">
          <w:rPr>
            <w:rPrChange w:id="1768" w:author="Fred Zhou" w:date="2024-03-10T14:00:00Z">
              <w:rPr>
                <w:highlight w:val="green"/>
              </w:rPr>
            </w:rPrChange>
          </w:rPr>
          <w:t xml:space="preserve">, X. T., </w:t>
        </w:r>
        <w:proofErr w:type="spellStart"/>
        <w:r w:rsidRPr="004F25AC">
          <w:rPr>
            <w:rPrChange w:id="1769" w:author="Fred Zhou" w:date="2024-03-10T14:00:00Z">
              <w:rPr>
                <w:highlight w:val="green"/>
              </w:rPr>
            </w:rPrChange>
          </w:rPr>
          <w:t>Togawa</w:t>
        </w:r>
        <w:proofErr w:type="spellEnd"/>
        <w:r w:rsidRPr="004F25AC">
          <w:rPr>
            <w:rPrChange w:id="1770" w:author="Fred Zhou" w:date="2024-03-10T14:00:00Z">
              <w:rPr>
                <w:highlight w:val="green"/>
              </w:rPr>
            </w:rPrChange>
          </w:rPr>
          <w:t xml:space="preserve">, T., </w:t>
        </w:r>
        <w:proofErr w:type="spellStart"/>
        <w:r w:rsidRPr="004F25AC">
          <w:rPr>
            <w:rPrChange w:id="1771" w:author="Fred Zhou" w:date="2024-03-10T14:00:00Z">
              <w:rPr>
                <w:highlight w:val="green"/>
              </w:rPr>
            </w:rPrChange>
          </w:rPr>
          <w:t>Hijioka</w:t>
        </w:r>
        <w:proofErr w:type="spellEnd"/>
        <w:r w:rsidRPr="004F25AC">
          <w:rPr>
            <w:rPrChange w:id="1772" w:author="Fred Zhou" w:date="2024-03-10T14:00:00Z">
              <w:rPr>
                <w:highlight w:val="green"/>
              </w:rPr>
            </w:rPrChange>
          </w:rPr>
          <w:t xml:space="preserve">, Y., Takahashi, K., &amp; Nakamura, S. (2020). Heat health risk assessment in Philippine cities using remotely sensed data and social-ecological indicators. </w:t>
        </w:r>
        <w:r w:rsidRPr="004F25AC">
          <w:rPr>
            <w:i/>
            <w:iCs w:val="0"/>
            <w:rPrChange w:id="1773" w:author="Fred Zhou" w:date="2024-03-10T14:00:00Z">
              <w:rPr>
                <w:highlight w:val="green"/>
              </w:rPr>
            </w:rPrChange>
          </w:rPr>
          <w:t xml:space="preserve">Nature </w:t>
        </w:r>
      </w:ins>
      <w:ins w:id="1774" w:author="Fred Zhou" w:date="2024-03-10T11:49:00Z">
        <w:r w:rsidRPr="004F25AC">
          <w:rPr>
            <w:i/>
            <w:iCs w:val="0"/>
            <w:rPrChange w:id="1775" w:author="Fred Zhou" w:date="2024-03-10T14:00:00Z">
              <w:rPr>
                <w:i/>
                <w:iCs w:val="0"/>
                <w:highlight w:val="green"/>
              </w:rPr>
            </w:rPrChange>
          </w:rPr>
          <w:t>C</w:t>
        </w:r>
      </w:ins>
      <w:ins w:id="1776" w:author="Fred Zhou" w:date="2024-03-10T11:43:00Z">
        <w:r w:rsidRPr="004F25AC">
          <w:rPr>
            <w:i/>
            <w:iCs w:val="0"/>
            <w:rPrChange w:id="1777" w:author="Fred Zhou" w:date="2024-03-10T14:00:00Z">
              <w:rPr>
                <w:highlight w:val="green"/>
              </w:rPr>
            </w:rPrChange>
          </w:rPr>
          <w:t>ommunications</w:t>
        </w:r>
        <w:r w:rsidRPr="004F25AC">
          <w:rPr>
            <w:rPrChange w:id="1778" w:author="Fred Zhou" w:date="2024-03-10T14:00:00Z">
              <w:rPr>
                <w:highlight w:val="green"/>
              </w:rPr>
            </w:rPrChange>
          </w:rPr>
          <w:t>, 11(1), 1581.</w:t>
        </w:r>
        <w:r w:rsidRPr="004F25AC">
          <w:t xml:space="preserve"> </w:t>
        </w:r>
      </w:ins>
    </w:p>
    <w:p w14:paraId="65B32A9C" w14:textId="77777777" w:rsidR="000445C1" w:rsidRPr="004F25AC" w:rsidRDefault="000445C1" w:rsidP="000445C1">
      <w:pPr>
        <w:pStyle w:val="a7"/>
        <w:rPr>
          <w:ins w:id="1779" w:author="Fred Zhou" w:date="2024-03-10T11:43:00Z"/>
          <w:rPrChange w:id="1780" w:author="Fred Zhou" w:date="2024-03-10T14:00:00Z">
            <w:rPr>
              <w:ins w:id="1781" w:author="Fred Zhou" w:date="2024-03-10T11:43:00Z"/>
              <w:rFonts w:ascii="Arial" w:hAnsi="Arial" w:cs="Arial"/>
              <w:color w:val="222222"/>
              <w:szCs w:val="20"/>
              <w:shd w:val="clear" w:color="auto" w:fill="FFFFFF"/>
            </w:rPr>
          </w:rPrChange>
        </w:rPr>
        <w:pPrChange w:id="1782" w:author="Fred Zhou" w:date="2024-03-10T11:44:00Z">
          <w:pPr/>
        </w:pPrChange>
      </w:pPr>
      <w:ins w:id="1783" w:author="Fred Zhou" w:date="2024-03-10T11:43:00Z">
        <w:r w:rsidRPr="004F25AC">
          <w:rPr>
            <w:rPrChange w:id="1784" w:author="Fred Zhou" w:date="2024-03-10T14:00:00Z">
              <w:rPr>
                <w:rFonts w:ascii="Arial" w:hAnsi="Arial" w:cs="Arial"/>
                <w:color w:val="222222"/>
                <w:szCs w:val="20"/>
                <w:highlight w:val="green"/>
                <w:shd w:val="clear" w:color="auto" w:fill="FFFFFF"/>
              </w:rPr>
            </w:rPrChange>
          </w:rPr>
          <w:t>Fan, H., Yu, Z., Yang, G., Liu, T. Y., Liu, T. Y., Hung, C. H., &amp; Vejre, H. (2019). How to cool hot-humid (Asian) cities with urban trees? An optimal landscape size perspective. </w:t>
        </w:r>
        <w:r w:rsidRPr="004F25AC">
          <w:rPr>
            <w:i/>
            <w:iCs w:val="0"/>
            <w:rPrChange w:id="1785" w:author="Fred Zhou" w:date="2024-03-10T14:00:00Z">
              <w:rPr>
                <w:rFonts w:ascii="Arial" w:hAnsi="Arial" w:cs="Arial"/>
                <w:i/>
                <w:iCs/>
                <w:color w:val="222222"/>
                <w:szCs w:val="20"/>
                <w:highlight w:val="green"/>
                <w:shd w:val="clear" w:color="auto" w:fill="FFFFFF"/>
              </w:rPr>
            </w:rPrChange>
          </w:rPr>
          <w:t>Agricultural and Forest Meteorology</w:t>
        </w:r>
        <w:r w:rsidRPr="004F25AC">
          <w:rPr>
            <w:rPrChange w:id="1786" w:author="Fred Zhou" w:date="2024-03-10T14:00:00Z">
              <w:rPr>
                <w:rFonts w:ascii="Arial" w:hAnsi="Arial" w:cs="Arial"/>
                <w:color w:val="222222"/>
                <w:szCs w:val="20"/>
                <w:highlight w:val="green"/>
                <w:shd w:val="clear" w:color="auto" w:fill="FFFFFF"/>
              </w:rPr>
            </w:rPrChange>
          </w:rPr>
          <w:t>, </w:t>
        </w:r>
        <w:r w:rsidRPr="004F25AC">
          <w:rPr>
            <w:rPrChange w:id="1787" w:author="Fred Zhou" w:date="2024-03-10T14:00:00Z">
              <w:rPr>
                <w:rFonts w:ascii="Arial" w:hAnsi="Arial" w:cs="Arial"/>
                <w:i/>
                <w:iCs/>
                <w:color w:val="222222"/>
                <w:szCs w:val="20"/>
                <w:highlight w:val="green"/>
                <w:shd w:val="clear" w:color="auto" w:fill="FFFFFF"/>
              </w:rPr>
            </w:rPrChange>
          </w:rPr>
          <w:t>265</w:t>
        </w:r>
        <w:r w:rsidRPr="004F25AC">
          <w:rPr>
            <w:rPrChange w:id="1788" w:author="Fred Zhou" w:date="2024-03-10T14:00:00Z">
              <w:rPr>
                <w:rFonts w:ascii="Arial" w:hAnsi="Arial" w:cs="Arial"/>
                <w:color w:val="222222"/>
                <w:szCs w:val="20"/>
                <w:highlight w:val="green"/>
                <w:shd w:val="clear" w:color="auto" w:fill="FFFFFF"/>
              </w:rPr>
            </w:rPrChange>
          </w:rPr>
          <w:t>, 338-348.</w:t>
        </w:r>
      </w:ins>
    </w:p>
    <w:p w14:paraId="2576A1E7" w14:textId="77777777" w:rsidR="000445C1" w:rsidRPr="004F25AC" w:rsidRDefault="000445C1" w:rsidP="000445C1">
      <w:pPr>
        <w:pStyle w:val="a7"/>
        <w:rPr>
          <w:ins w:id="1789" w:author="Fred Zhou" w:date="2024-03-10T11:43:00Z"/>
        </w:rPr>
      </w:pPr>
      <w:ins w:id="1790" w:author="Fred Zhou" w:date="2024-03-10T11:43:00Z">
        <w:r w:rsidRPr="004F25AC">
          <w:rPr>
            <w:rFonts w:hint="eastAsia"/>
            <w:rPrChange w:id="1791" w:author="Fred Zhou" w:date="2024-03-10T14:00:00Z">
              <w:rPr>
                <w:rFonts w:hint="eastAsia"/>
                <w:highlight w:val="green"/>
              </w:rPr>
            </w:rPrChange>
          </w:rPr>
          <w:lastRenderedPageBreak/>
          <w:t xml:space="preserve">Feng, L., Liu, Y., Zhou, Y., &amp; Yang, S. (2022). A UAV-derived thermal infrared remote sensing three-temperature model and estimation of various vegetation evapotranspiration in urban micro-environments. </w:t>
        </w:r>
        <w:r w:rsidRPr="004F25AC">
          <w:rPr>
            <w:rFonts w:hint="eastAsia"/>
            <w:i/>
            <w:iCs w:val="0"/>
            <w:rPrChange w:id="1792" w:author="Fred Zhou" w:date="2024-03-10T14:00:00Z">
              <w:rPr>
                <w:rFonts w:hint="eastAsia"/>
                <w:highlight w:val="green"/>
              </w:rPr>
            </w:rPrChange>
          </w:rPr>
          <w:t>Urban Forestry &amp; Urban Greening</w:t>
        </w:r>
        <w:r w:rsidRPr="004F25AC">
          <w:rPr>
            <w:rFonts w:hint="eastAsia"/>
            <w:rPrChange w:id="1793" w:author="Fred Zhou" w:date="2024-03-10T14:00:00Z">
              <w:rPr>
                <w:rFonts w:hint="eastAsia"/>
                <w:highlight w:val="green"/>
              </w:rPr>
            </w:rPrChange>
          </w:rPr>
          <w:t>, 69, 127495.</w:t>
        </w:r>
      </w:ins>
    </w:p>
    <w:p w14:paraId="532DDEBA" w14:textId="77777777" w:rsidR="000445C1" w:rsidRPr="004F25AC" w:rsidRDefault="000445C1" w:rsidP="000445C1">
      <w:pPr>
        <w:pStyle w:val="a7"/>
        <w:rPr>
          <w:ins w:id="1794" w:author="Fred Zhou" w:date="2024-03-10T11:43:00Z"/>
        </w:rPr>
      </w:pPr>
      <w:ins w:id="1795" w:author="Fred Zhou" w:date="2024-03-10T11:43:00Z">
        <w:r w:rsidRPr="004F25AC">
          <w:rPr>
            <w:rPrChange w:id="1796" w:author="Fred Zhou" w:date="2024-03-10T14:00:00Z">
              <w:rPr>
                <w:highlight w:val="green"/>
              </w:rPr>
            </w:rPrChange>
          </w:rPr>
          <w:t xml:space="preserve">García, D. H., &amp; </w:t>
        </w:r>
        <w:proofErr w:type="spellStart"/>
        <w:r w:rsidRPr="004F25AC">
          <w:rPr>
            <w:rPrChange w:id="1797" w:author="Fred Zhou" w:date="2024-03-10T14:00:00Z">
              <w:rPr>
                <w:highlight w:val="green"/>
              </w:rPr>
            </w:rPrChange>
          </w:rPr>
          <w:t>Rezapouraghdam</w:t>
        </w:r>
        <w:proofErr w:type="spellEnd"/>
        <w:r w:rsidRPr="004F25AC">
          <w:rPr>
            <w:rPrChange w:id="1798" w:author="Fred Zhou" w:date="2024-03-10T14:00:00Z">
              <w:rPr>
                <w:highlight w:val="green"/>
              </w:rPr>
            </w:rPrChange>
          </w:rPr>
          <w:t>, H. (2023). Climate change, heat stress and the analysis of its space-time variability in European metropolises. </w:t>
        </w:r>
        <w:r w:rsidRPr="004F25AC">
          <w:rPr>
            <w:i/>
            <w:iCs w:val="0"/>
            <w:rPrChange w:id="1799" w:author="Fred Zhou" w:date="2024-03-10T14:00:00Z">
              <w:rPr>
                <w:highlight w:val="green"/>
              </w:rPr>
            </w:rPrChange>
          </w:rPr>
          <w:t>Journal of Cleaner Production</w:t>
        </w:r>
        <w:r w:rsidRPr="004F25AC">
          <w:rPr>
            <w:rPrChange w:id="1800" w:author="Fred Zhou" w:date="2024-03-10T14:00:00Z">
              <w:rPr>
                <w:highlight w:val="green"/>
              </w:rPr>
            </w:rPrChange>
          </w:rPr>
          <w:t>, 425, 138892.</w:t>
        </w:r>
      </w:ins>
    </w:p>
    <w:p w14:paraId="21C66E2C" w14:textId="77777777" w:rsidR="000445C1" w:rsidRPr="004F25AC" w:rsidRDefault="000445C1" w:rsidP="000445C1">
      <w:pPr>
        <w:pStyle w:val="a7"/>
        <w:rPr>
          <w:ins w:id="1801" w:author="Fred Zhou" w:date="2024-03-10T11:43:00Z"/>
          <w:rFonts w:hint="eastAsia"/>
          <w:rPrChange w:id="1802" w:author="Fred Zhou" w:date="2024-03-10T14:00:00Z">
            <w:rPr>
              <w:ins w:id="1803" w:author="Fred Zhou" w:date="2024-03-10T11:43:00Z"/>
              <w:rFonts w:hint="eastAsia"/>
              <w:highlight w:val="green"/>
            </w:rPr>
          </w:rPrChange>
        </w:rPr>
        <w:pPrChange w:id="1804" w:author="Fred Zhou" w:date="2024-03-10T11:44:00Z">
          <w:pPr/>
        </w:pPrChange>
      </w:pPr>
      <w:ins w:id="1805" w:author="Fred Zhou" w:date="2024-03-10T11:43:00Z">
        <w:r w:rsidRPr="004F25AC">
          <w:rPr>
            <w:rPrChange w:id="1806" w:author="Fred Zhou" w:date="2024-03-10T14:00:00Z">
              <w:rPr>
                <w:rFonts w:ascii="Arial" w:hAnsi="Arial" w:cs="Arial"/>
                <w:color w:val="222222"/>
                <w:szCs w:val="20"/>
                <w:highlight w:val="green"/>
                <w:shd w:val="clear" w:color="auto" w:fill="FFFFFF"/>
              </w:rPr>
            </w:rPrChange>
          </w:rPr>
          <w:t>Geng, X., Yu, Z., Zhang, D., Li, C., Yuan, Y., &amp; Wang, X. (2022). The influence of local background climate on the dominant factors and threshold-size of the cooling effect of urban parks. </w:t>
        </w:r>
        <w:r w:rsidRPr="004F25AC">
          <w:rPr>
            <w:i/>
            <w:iCs w:val="0"/>
            <w:rPrChange w:id="1807" w:author="Fred Zhou" w:date="2024-03-10T14:00:00Z">
              <w:rPr>
                <w:rFonts w:ascii="Arial" w:hAnsi="Arial" w:cs="Arial"/>
                <w:i/>
                <w:iCs/>
                <w:color w:val="222222"/>
                <w:szCs w:val="20"/>
                <w:highlight w:val="green"/>
                <w:shd w:val="clear" w:color="auto" w:fill="FFFFFF"/>
              </w:rPr>
            </w:rPrChange>
          </w:rPr>
          <w:t>Science of the Total Environment</w:t>
        </w:r>
        <w:r w:rsidRPr="004F25AC">
          <w:rPr>
            <w:rPrChange w:id="1808" w:author="Fred Zhou" w:date="2024-03-10T14:00:00Z">
              <w:rPr>
                <w:rFonts w:ascii="Arial" w:hAnsi="Arial" w:cs="Arial"/>
                <w:color w:val="222222"/>
                <w:szCs w:val="20"/>
                <w:highlight w:val="green"/>
                <w:shd w:val="clear" w:color="auto" w:fill="FFFFFF"/>
              </w:rPr>
            </w:rPrChange>
          </w:rPr>
          <w:t>, </w:t>
        </w:r>
        <w:r w:rsidRPr="004F25AC">
          <w:rPr>
            <w:rPrChange w:id="1809" w:author="Fred Zhou" w:date="2024-03-10T14:00:00Z">
              <w:rPr>
                <w:rFonts w:ascii="Arial" w:hAnsi="Arial" w:cs="Arial"/>
                <w:i/>
                <w:iCs/>
                <w:color w:val="222222"/>
                <w:szCs w:val="20"/>
                <w:highlight w:val="green"/>
                <w:shd w:val="clear" w:color="auto" w:fill="FFFFFF"/>
              </w:rPr>
            </w:rPrChange>
          </w:rPr>
          <w:t>823</w:t>
        </w:r>
        <w:r w:rsidRPr="004F25AC">
          <w:rPr>
            <w:rPrChange w:id="1810" w:author="Fred Zhou" w:date="2024-03-10T14:00:00Z">
              <w:rPr>
                <w:rFonts w:ascii="Arial" w:hAnsi="Arial" w:cs="Arial"/>
                <w:color w:val="222222"/>
                <w:szCs w:val="20"/>
                <w:highlight w:val="green"/>
                <w:shd w:val="clear" w:color="auto" w:fill="FFFFFF"/>
              </w:rPr>
            </w:rPrChange>
          </w:rPr>
          <w:t>, 153806.</w:t>
        </w:r>
      </w:ins>
    </w:p>
    <w:p w14:paraId="547D5757" w14:textId="5A1957D2" w:rsidR="000445C1" w:rsidRPr="004F25AC" w:rsidRDefault="000445C1" w:rsidP="000445C1">
      <w:pPr>
        <w:pStyle w:val="a7"/>
        <w:rPr>
          <w:ins w:id="1811" w:author="Fred Zhou" w:date="2024-03-10T11:43:00Z"/>
          <w:rFonts w:hint="eastAsia"/>
          <w:rPrChange w:id="1812" w:author="Fred Zhou" w:date="2024-03-10T14:00:00Z">
            <w:rPr>
              <w:ins w:id="1813" w:author="Fred Zhou" w:date="2024-03-10T11:43:00Z"/>
              <w:rFonts w:hint="eastAsia"/>
              <w:highlight w:val="green"/>
            </w:rPr>
          </w:rPrChange>
        </w:rPr>
        <w:pPrChange w:id="1814" w:author="Fred Zhou" w:date="2024-03-10T11:44:00Z">
          <w:pPr/>
        </w:pPrChange>
      </w:pPr>
      <w:ins w:id="1815" w:author="Fred Zhou" w:date="2024-03-10T11:43:00Z">
        <w:r w:rsidRPr="004F25AC">
          <w:rPr>
            <w:rPrChange w:id="1816" w:author="Fred Zhou" w:date="2024-03-10T14:00:00Z">
              <w:rPr>
                <w:rFonts w:ascii="Arial" w:hAnsi="Arial" w:cs="Arial"/>
                <w:color w:val="222222"/>
                <w:szCs w:val="20"/>
                <w:highlight w:val="green"/>
                <w:shd w:val="clear" w:color="auto" w:fill="FFFFFF"/>
              </w:rPr>
            </w:rPrChange>
          </w:rPr>
          <w:t xml:space="preserve">Huang, W. T. K., </w:t>
        </w:r>
        <w:proofErr w:type="spellStart"/>
        <w:r w:rsidRPr="004F25AC">
          <w:rPr>
            <w:rPrChange w:id="1817" w:author="Fred Zhou" w:date="2024-03-10T14:00:00Z">
              <w:rPr>
                <w:rFonts w:ascii="Arial" w:hAnsi="Arial" w:cs="Arial"/>
                <w:color w:val="222222"/>
                <w:szCs w:val="20"/>
                <w:highlight w:val="green"/>
                <w:shd w:val="clear" w:color="auto" w:fill="FFFFFF"/>
              </w:rPr>
            </w:rPrChange>
          </w:rPr>
          <w:t>Masselot</w:t>
        </w:r>
        <w:proofErr w:type="spellEnd"/>
        <w:r w:rsidRPr="004F25AC">
          <w:rPr>
            <w:rPrChange w:id="1818" w:author="Fred Zhou" w:date="2024-03-10T14:00:00Z">
              <w:rPr>
                <w:rFonts w:ascii="Arial" w:hAnsi="Arial" w:cs="Arial"/>
                <w:color w:val="222222"/>
                <w:szCs w:val="20"/>
                <w:highlight w:val="green"/>
                <w:shd w:val="clear" w:color="auto" w:fill="FFFFFF"/>
              </w:rPr>
            </w:rPrChange>
          </w:rPr>
          <w:t xml:space="preserve">, P., Bou-Zeid, E., </w:t>
        </w:r>
        <w:proofErr w:type="spellStart"/>
        <w:r w:rsidRPr="004F25AC">
          <w:rPr>
            <w:rPrChange w:id="1819" w:author="Fred Zhou" w:date="2024-03-10T14:00:00Z">
              <w:rPr>
                <w:rFonts w:ascii="Arial" w:hAnsi="Arial" w:cs="Arial"/>
                <w:color w:val="222222"/>
                <w:szCs w:val="20"/>
                <w:highlight w:val="green"/>
                <w:shd w:val="clear" w:color="auto" w:fill="FFFFFF"/>
              </w:rPr>
            </w:rPrChange>
          </w:rPr>
          <w:t>Fatichi</w:t>
        </w:r>
        <w:proofErr w:type="spellEnd"/>
        <w:r w:rsidRPr="004F25AC">
          <w:rPr>
            <w:rPrChange w:id="1820" w:author="Fred Zhou" w:date="2024-03-10T14:00:00Z">
              <w:rPr>
                <w:rFonts w:ascii="Arial" w:hAnsi="Arial" w:cs="Arial"/>
                <w:color w:val="222222"/>
                <w:szCs w:val="20"/>
                <w:highlight w:val="green"/>
                <w:shd w:val="clear" w:color="auto" w:fill="FFFFFF"/>
              </w:rPr>
            </w:rPrChange>
          </w:rPr>
          <w:t>, S., Paschalis, A., Sun, T., ... &amp; Manoli, G. (2023). Economic valuation of temperature-related mortality attributed to urban heat islands in European cities. </w:t>
        </w:r>
        <w:r w:rsidRPr="004F25AC">
          <w:rPr>
            <w:i/>
            <w:iCs w:val="0"/>
            <w:rPrChange w:id="1821" w:author="Fred Zhou" w:date="2024-03-10T14:00:00Z">
              <w:rPr>
                <w:rFonts w:ascii="Arial" w:hAnsi="Arial" w:cs="Arial"/>
                <w:i/>
                <w:iCs/>
                <w:color w:val="222222"/>
                <w:szCs w:val="20"/>
                <w:highlight w:val="green"/>
                <w:shd w:val="clear" w:color="auto" w:fill="FFFFFF"/>
              </w:rPr>
            </w:rPrChange>
          </w:rPr>
          <w:t xml:space="preserve">Nature </w:t>
        </w:r>
      </w:ins>
      <w:ins w:id="1822" w:author="Fred Zhou" w:date="2024-03-10T11:49:00Z">
        <w:r w:rsidRPr="004F25AC">
          <w:rPr>
            <w:i/>
            <w:iCs w:val="0"/>
            <w:rPrChange w:id="1823" w:author="Fred Zhou" w:date="2024-03-10T14:00:00Z">
              <w:rPr>
                <w:i/>
                <w:iCs/>
                <w:highlight w:val="green"/>
              </w:rPr>
            </w:rPrChange>
          </w:rPr>
          <w:t>C</w:t>
        </w:r>
      </w:ins>
      <w:ins w:id="1824" w:author="Fred Zhou" w:date="2024-03-10T11:43:00Z">
        <w:r w:rsidRPr="004F25AC">
          <w:rPr>
            <w:i/>
            <w:iCs w:val="0"/>
            <w:rPrChange w:id="1825" w:author="Fred Zhou" w:date="2024-03-10T14:00:00Z">
              <w:rPr>
                <w:rFonts w:ascii="Arial" w:hAnsi="Arial" w:cs="Arial"/>
                <w:i/>
                <w:iCs/>
                <w:color w:val="222222"/>
                <w:szCs w:val="20"/>
                <w:highlight w:val="green"/>
                <w:shd w:val="clear" w:color="auto" w:fill="FFFFFF"/>
              </w:rPr>
            </w:rPrChange>
          </w:rPr>
          <w:t>ommunications</w:t>
        </w:r>
        <w:r w:rsidRPr="004F25AC">
          <w:rPr>
            <w:i/>
            <w:iCs w:val="0"/>
            <w:rPrChange w:id="1826" w:author="Fred Zhou" w:date="2024-03-10T14:00:00Z">
              <w:rPr>
                <w:rFonts w:ascii="Arial" w:hAnsi="Arial" w:cs="Arial"/>
                <w:color w:val="222222"/>
                <w:szCs w:val="20"/>
                <w:highlight w:val="green"/>
                <w:shd w:val="clear" w:color="auto" w:fill="FFFFFF"/>
              </w:rPr>
            </w:rPrChange>
          </w:rPr>
          <w:t>,</w:t>
        </w:r>
        <w:r w:rsidRPr="004F25AC">
          <w:rPr>
            <w:rPrChange w:id="1827" w:author="Fred Zhou" w:date="2024-03-10T14:00:00Z">
              <w:rPr>
                <w:rFonts w:ascii="Arial" w:hAnsi="Arial" w:cs="Arial"/>
                <w:color w:val="222222"/>
                <w:szCs w:val="20"/>
                <w:highlight w:val="green"/>
                <w:shd w:val="clear" w:color="auto" w:fill="FFFFFF"/>
              </w:rPr>
            </w:rPrChange>
          </w:rPr>
          <w:t> </w:t>
        </w:r>
        <w:r w:rsidRPr="004F25AC">
          <w:rPr>
            <w:rPrChange w:id="1828" w:author="Fred Zhou" w:date="2024-03-10T14:00:00Z">
              <w:rPr>
                <w:rFonts w:ascii="Arial" w:hAnsi="Arial" w:cs="Arial"/>
                <w:i/>
                <w:iCs/>
                <w:color w:val="222222"/>
                <w:szCs w:val="20"/>
                <w:highlight w:val="green"/>
                <w:shd w:val="clear" w:color="auto" w:fill="FFFFFF"/>
              </w:rPr>
            </w:rPrChange>
          </w:rPr>
          <w:t>14</w:t>
        </w:r>
        <w:r w:rsidRPr="004F25AC">
          <w:rPr>
            <w:rPrChange w:id="1829" w:author="Fred Zhou" w:date="2024-03-10T14:00:00Z">
              <w:rPr>
                <w:rFonts w:ascii="Arial" w:hAnsi="Arial" w:cs="Arial"/>
                <w:color w:val="222222"/>
                <w:szCs w:val="20"/>
                <w:highlight w:val="green"/>
                <w:shd w:val="clear" w:color="auto" w:fill="FFFFFF"/>
              </w:rPr>
            </w:rPrChange>
          </w:rPr>
          <w:t>(1), 7438.</w:t>
        </w:r>
      </w:ins>
    </w:p>
    <w:p w14:paraId="678C77C6" w14:textId="77777777" w:rsidR="000445C1" w:rsidRPr="004F25AC" w:rsidRDefault="000445C1" w:rsidP="000445C1">
      <w:pPr>
        <w:pStyle w:val="a7"/>
        <w:rPr>
          <w:ins w:id="1830" w:author="Fred Zhou" w:date="2024-03-10T11:43:00Z"/>
          <w:rPrChange w:id="1831" w:author="Fred Zhou" w:date="2024-03-10T14:00:00Z">
            <w:rPr>
              <w:ins w:id="1832" w:author="Fred Zhou" w:date="2024-03-10T11:43:00Z"/>
              <w:rFonts w:ascii="Arial" w:hAnsi="Arial" w:cs="Arial"/>
              <w:color w:val="222222"/>
              <w:szCs w:val="20"/>
              <w:shd w:val="clear" w:color="auto" w:fill="FFFFFF"/>
            </w:rPr>
          </w:rPrChange>
        </w:rPr>
        <w:pPrChange w:id="1833" w:author="Fred Zhou" w:date="2024-03-10T11:44:00Z">
          <w:pPr/>
        </w:pPrChange>
      </w:pPr>
      <w:ins w:id="1834" w:author="Fred Zhou" w:date="2024-03-10T11:43:00Z">
        <w:r w:rsidRPr="004F25AC">
          <w:rPr>
            <w:rPrChange w:id="1835" w:author="Fred Zhou" w:date="2024-03-10T14:00:00Z">
              <w:rPr>
                <w:rFonts w:ascii="Arial" w:hAnsi="Arial" w:cs="Arial"/>
                <w:color w:val="222222"/>
                <w:szCs w:val="20"/>
                <w:highlight w:val="green"/>
                <w:shd w:val="clear" w:color="auto" w:fill="FFFFFF"/>
              </w:rPr>
            </w:rPrChange>
          </w:rPr>
          <w:t>Huang, Y., Ma, R., Zhou, W., Yuan, Y., Ren, J., &amp; Cao, Y. (2023). Risk assessment and regulation between the supply and demand of ecological products: A comprehensive framework and case study. </w:t>
        </w:r>
        <w:r w:rsidRPr="004F25AC">
          <w:rPr>
            <w:i/>
            <w:iCs w:val="0"/>
            <w:rPrChange w:id="1836" w:author="Fred Zhou" w:date="2024-03-10T14:00:00Z">
              <w:rPr>
                <w:rFonts w:ascii="Arial" w:hAnsi="Arial" w:cs="Arial"/>
                <w:i/>
                <w:iCs/>
                <w:color w:val="222222"/>
                <w:szCs w:val="20"/>
                <w:highlight w:val="green"/>
                <w:shd w:val="clear" w:color="auto" w:fill="FFFFFF"/>
              </w:rPr>
            </w:rPrChange>
          </w:rPr>
          <w:t>Ecological Indicators</w:t>
        </w:r>
        <w:r w:rsidRPr="004F25AC">
          <w:rPr>
            <w:rPrChange w:id="1837" w:author="Fred Zhou" w:date="2024-03-10T14:00:00Z">
              <w:rPr>
                <w:rFonts w:ascii="Arial" w:hAnsi="Arial" w:cs="Arial"/>
                <w:color w:val="222222"/>
                <w:szCs w:val="20"/>
                <w:highlight w:val="green"/>
                <w:shd w:val="clear" w:color="auto" w:fill="FFFFFF"/>
              </w:rPr>
            </w:rPrChange>
          </w:rPr>
          <w:t>, </w:t>
        </w:r>
        <w:r w:rsidRPr="004F25AC">
          <w:rPr>
            <w:rPrChange w:id="1838" w:author="Fred Zhou" w:date="2024-03-10T14:00:00Z">
              <w:rPr>
                <w:rFonts w:ascii="Arial" w:hAnsi="Arial" w:cs="Arial"/>
                <w:i/>
                <w:iCs/>
                <w:color w:val="222222"/>
                <w:szCs w:val="20"/>
                <w:highlight w:val="green"/>
                <w:shd w:val="clear" w:color="auto" w:fill="FFFFFF"/>
              </w:rPr>
            </w:rPrChange>
          </w:rPr>
          <w:t>154</w:t>
        </w:r>
        <w:r w:rsidRPr="004F25AC">
          <w:rPr>
            <w:rPrChange w:id="1839" w:author="Fred Zhou" w:date="2024-03-10T14:00:00Z">
              <w:rPr>
                <w:rFonts w:ascii="Arial" w:hAnsi="Arial" w:cs="Arial"/>
                <w:color w:val="222222"/>
                <w:szCs w:val="20"/>
                <w:highlight w:val="green"/>
                <w:shd w:val="clear" w:color="auto" w:fill="FFFFFF"/>
              </w:rPr>
            </w:rPrChange>
          </w:rPr>
          <w:t>, 110617.</w:t>
        </w:r>
      </w:ins>
    </w:p>
    <w:p w14:paraId="12DBD899" w14:textId="77777777" w:rsidR="000445C1" w:rsidRPr="004F25AC" w:rsidRDefault="000445C1" w:rsidP="000445C1">
      <w:pPr>
        <w:pStyle w:val="a7"/>
        <w:rPr>
          <w:ins w:id="1840" w:author="Fred Zhou" w:date="2024-03-10T11:43:00Z"/>
          <w:rFonts w:hint="eastAsia"/>
        </w:rPr>
      </w:pPr>
      <w:ins w:id="1841" w:author="Fred Zhou" w:date="2024-03-10T11:43:00Z">
        <w:r w:rsidRPr="004F25AC">
          <w:rPr>
            <w:rPrChange w:id="1842" w:author="Fred Zhou" w:date="2024-03-10T14:00:00Z">
              <w:rPr>
                <w:highlight w:val="green"/>
              </w:rPr>
            </w:rPrChange>
          </w:rPr>
          <w:t>Lan, T., Liu, Y., Huang, G., Corcoran, J., &amp; Peng, J. (2022). Urban green space and cooling services: Opposing changes of integrated accessibility and social equity along with urbanization. </w:t>
        </w:r>
        <w:r w:rsidRPr="004F25AC">
          <w:rPr>
            <w:i/>
            <w:iCs w:val="0"/>
            <w:rPrChange w:id="1843" w:author="Fred Zhou" w:date="2024-03-10T14:00:00Z">
              <w:rPr>
                <w:highlight w:val="green"/>
              </w:rPr>
            </w:rPrChange>
          </w:rPr>
          <w:t>Sustainable Cities and Society</w:t>
        </w:r>
        <w:r w:rsidRPr="004F25AC">
          <w:rPr>
            <w:rPrChange w:id="1844" w:author="Fred Zhou" w:date="2024-03-10T14:00:00Z">
              <w:rPr>
                <w:highlight w:val="green"/>
              </w:rPr>
            </w:rPrChange>
          </w:rPr>
          <w:t>, 84, 104005.</w:t>
        </w:r>
      </w:ins>
    </w:p>
    <w:p w14:paraId="17112E1E" w14:textId="77777777" w:rsidR="000445C1" w:rsidRPr="004F25AC" w:rsidRDefault="000445C1" w:rsidP="000445C1">
      <w:pPr>
        <w:pStyle w:val="a7"/>
        <w:rPr>
          <w:ins w:id="1845" w:author="Fred Zhou" w:date="2024-03-10T11:43:00Z"/>
          <w:rPrChange w:id="1846" w:author="Fred Zhou" w:date="2024-03-10T14:00:00Z">
            <w:rPr>
              <w:ins w:id="1847" w:author="Fred Zhou" w:date="2024-03-10T11:43:00Z"/>
              <w:rFonts w:ascii="Arial" w:hAnsi="Arial" w:cs="Arial"/>
              <w:color w:val="222222"/>
              <w:szCs w:val="20"/>
              <w:shd w:val="clear" w:color="auto" w:fill="FFFFFF"/>
            </w:rPr>
          </w:rPrChange>
        </w:rPr>
        <w:pPrChange w:id="1848" w:author="Fred Zhou" w:date="2024-03-10T11:44:00Z">
          <w:pPr/>
        </w:pPrChange>
      </w:pPr>
      <w:ins w:id="1849" w:author="Fred Zhou" w:date="2024-03-10T11:43:00Z">
        <w:r w:rsidRPr="004F25AC">
          <w:rPr>
            <w:rPrChange w:id="1850" w:author="Fred Zhou" w:date="2024-03-10T14:00:00Z">
              <w:rPr>
                <w:rFonts w:ascii="Arial" w:hAnsi="Arial" w:cs="Arial"/>
                <w:color w:val="222222"/>
                <w:szCs w:val="20"/>
                <w:highlight w:val="green"/>
                <w:shd w:val="clear" w:color="auto" w:fill="FFFFFF"/>
              </w:rPr>
            </w:rPrChange>
          </w:rPr>
          <w:t>Li, Y., Fan, S., Li, K., Zhang, Y., Kong, L., Xie, Y., &amp; Dong, L. (2021). Large urban parks summertime cool and wet island intensity and its influencing factors in Beijing, China. </w:t>
        </w:r>
        <w:r w:rsidRPr="004F25AC">
          <w:rPr>
            <w:i/>
            <w:iCs w:val="0"/>
            <w:rPrChange w:id="1851" w:author="Fred Zhou" w:date="2024-03-10T14:00:00Z">
              <w:rPr>
                <w:rFonts w:ascii="Arial" w:hAnsi="Arial" w:cs="Arial"/>
                <w:i/>
                <w:iCs/>
                <w:color w:val="222222"/>
                <w:szCs w:val="20"/>
                <w:highlight w:val="green"/>
                <w:shd w:val="clear" w:color="auto" w:fill="FFFFFF"/>
              </w:rPr>
            </w:rPrChange>
          </w:rPr>
          <w:t>Urban Forestry &amp; Urban Greening</w:t>
        </w:r>
        <w:r w:rsidRPr="004F25AC">
          <w:rPr>
            <w:rPrChange w:id="1852" w:author="Fred Zhou" w:date="2024-03-10T14:00:00Z">
              <w:rPr>
                <w:rFonts w:ascii="Arial" w:hAnsi="Arial" w:cs="Arial"/>
                <w:color w:val="222222"/>
                <w:szCs w:val="20"/>
                <w:highlight w:val="green"/>
                <w:shd w:val="clear" w:color="auto" w:fill="FFFFFF"/>
              </w:rPr>
            </w:rPrChange>
          </w:rPr>
          <w:t>, </w:t>
        </w:r>
        <w:r w:rsidRPr="004F25AC">
          <w:rPr>
            <w:rPrChange w:id="1853" w:author="Fred Zhou" w:date="2024-03-10T14:00:00Z">
              <w:rPr>
                <w:rFonts w:ascii="Arial" w:hAnsi="Arial" w:cs="Arial"/>
                <w:i/>
                <w:iCs/>
                <w:color w:val="222222"/>
                <w:szCs w:val="20"/>
                <w:highlight w:val="green"/>
                <w:shd w:val="clear" w:color="auto" w:fill="FFFFFF"/>
              </w:rPr>
            </w:rPrChange>
          </w:rPr>
          <w:t>65</w:t>
        </w:r>
        <w:r w:rsidRPr="004F25AC">
          <w:rPr>
            <w:rPrChange w:id="1854" w:author="Fred Zhou" w:date="2024-03-10T14:00:00Z">
              <w:rPr>
                <w:rFonts w:ascii="Arial" w:hAnsi="Arial" w:cs="Arial"/>
                <w:color w:val="222222"/>
                <w:szCs w:val="20"/>
                <w:highlight w:val="green"/>
                <w:shd w:val="clear" w:color="auto" w:fill="FFFFFF"/>
              </w:rPr>
            </w:rPrChange>
          </w:rPr>
          <w:t>, 127375.</w:t>
        </w:r>
      </w:ins>
    </w:p>
    <w:p w14:paraId="0922E1C9" w14:textId="77777777" w:rsidR="000445C1" w:rsidRPr="004F25AC" w:rsidRDefault="000445C1" w:rsidP="000445C1">
      <w:pPr>
        <w:pStyle w:val="a7"/>
        <w:rPr>
          <w:ins w:id="1855" w:author="Fred Zhou" w:date="2024-03-10T11:43:00Z"/>
          <w:rPrChange w:id="1856" w:author="Fred Zhou" w:date="2024-03-10T14:00:00Z">
            <w:rPr>
              <w:ins w:id="1857" w:author="Fred Zhou" w:date="2024-03-10T11:43:00Z"/>
              <w:rFonts w:ascii="Arial" w:hAnsi="Arial" w:cs="Arial"/>
              <w:color w:val="222222"/>
              <w:szCs w:val="20"/>
              <w:shd w:val="clear" w:color="auto" w:fill="FFFFFF"/>
            </w:rPr>
          </w:rPrChange>
        </w:rPr>
        <w:pPrChange w:id="1858" w:author="Fred Zhou" w:date="2024-03-10T11:44:00Z">
          <w:pPr/>
        </w:pPrChange>
      </w:pPr>
      <w:ins w:id="1859" w:author="Fred Zhou" w:date="2024-03-10T11:43:00Z">
        <w:r w:rsidRPr="004F25AC">
          <w:rPr>
            <w:rPrChange w:id="1860" w:author="Fred Zhou" w:date="2024-03-10T14:00:00Z">
              <w:rPr>
                <w:rFonts w:ascii="Arial" w:hAnsi="Arial" w:cs="Arial"/>
                <w:color w:val="222222"/>
                <w:szCs w:val="20"/>
                <w:highlight w:val="green"/>
                <w:shd w:val="clear" w:color="auto" w:fill="FFFFFF"/>
              </w:rPr>
            </w:rPrChange>
          </w:rPr>
          <w:t>Li, Y., Ren, C., Ho, J. Y. E., &amp; Shi, Y. (2023). Landscape metrics in assessing how the configuration of urban green spaces affects their cooling effect: A systematic review of empirical studies. </w:t>
        </w:r>
        <w:r w:rsidRPr="004F25AC">
          <w:rPr>
            <w:i/>
            <w:iCs w:val="0"/>
            <w:rPrChange w:id="1861" w:author="Fred Zhou" w:date="2024-03-10T14:00:00Z">
              <w:rPr>
                <w:rFonts w:ascii="Arial" w:hAnsi="Arial" w:cs="Arial"/>
                <w:i/>
                <w:iCs/>
                <w:color w:val="222222"/>
                <w:szCs w:val="20"/>
                <w:highlight w:val="green"/>
                <w:shd w:val="clear" w:color="auto" w:fill="FFFFFF"/>
              </w:rPr>
            </w:rPrChange>
          </w:rPr>
          <w:t>Landscape and Urban Planning</w:t>
        </w:r>
        <w:r w:rsidRPr="004F25AC">
          <w:rPr>
            <w:rPrChange w:id="1862" w:author="Fred Zhou" w:date="2024-03-10T14:00:00Z">
              <w:rPr>
                <w:rFonts w:ascii="Arial" w:hAnsi="Arial" w:cs="Arial"/>
                <w:color w:val="222222"/>
                <w:szCs w:val="20"/>
                <w:highlight w:val="green"/>
                <w:shd w:val="clear" w:color="auto" w:fill="FFFFFF"/>
              </w:rPr>
            </w:rPrChange>
          </w:rPr>
          <w:t>, </w:t>
        </w:r>
        <w:r w:rsidRPr="004F25AC">
          <w:rPr>
            <w:rPrChange w:id="1863" w:author="Fred Zhou" w:date="2024-03-10T14:00:00Z">
              <w:rPr>
                <w:rFonts w:ascii="Arial" w:hAnsi="Arial" w:cs="Arial"/>
                <w:i/>
                <w:iCs/>
                <w:color w:val="222222"/>
                <w:szCs w:val="20"/>
                <w:highlight w:val="green"/>
                <w:shd w:val="clear" w:color="auto" w:fill="FFFFFF"/>
              </w:rPr>
            </w:rPrChange>
          </w:rPr>
          <w:t>239</w:t>
        </w:r>
        <w:r w:rsidRPr="004F25AC">
          <w:rPr>
            <w:rPrChange w:id="1864" w:author="Fred Zhou" w:date="2024-03-10T14:00:00Z">
              <w:rPr>
                <w:rFonts w:ascii="Arial" w:hAnsi="Arial" w:cs="Arial"/>
                <w:color w:val="222222"/>
                <w:szCs w:val="20"/>
                <w:highlight w:val="green"/>
                <w:shd w:val="clear" w:color="auto" w:fill="FFFFFF"/>
              </w:rPr>
            </w:rPrChange>
          </w:rPr>
          <w:t>, 104842.</w:t>
        </w:r>
      </w:ins>
    </w:p>
    <w:p w14:paraId="1A3C87EE" w14:textId="77777777" w:rsidR="000445C1" w:rsidRPr="004F25AC" w:rsidRDefault="000445C1" w:rsidP="000445C1">
      <w:pPr>
        <w:pStyle w:val="a7"/>
        <w:rPr>
          <w:ins w:id="1865" w:author="Fred Zhou" w:date="2024-03-10T11:43:00Z"/>
          <w:rFonts w:hint="eastAsia"/>
          <w:rPrChange w:id="1866" w:author="Fred Zhou" w:date="2024-03-10T14:00:00Z">
            <w:rPr>
              <w:ins w:id="1867" w:author="Fred Zhou" w:date="2024-03-10T11:43:00Z"/>
              <w:rFonts w:hint="eastAsia"/>
              <w:highlight w:val="green"/>
            </w:rPr>
          </w:rPrChange>
        </w:rPr>
        <w:pPrChange w:id="1868" w:author="Fred Zhou" w:date="2024-03-10T11:44:00Z">
          <w:pPr/>
        </w:pPrChange>
      </w:pPr>
      <w:ins w:id="1869" w:author="Fred Zhou" w:date="2024-03-10T11:43:00Z">
        <w:r w:rsidRPr="004F25AC">
          <w:rPr>
            <w:rPrChange w:id="1870" w:author="Fred Zhou" w:date="2024-03-10T14:00:00Z">
              <w:rPr>
                <w:rFonts w:ascii="Arial" w:hAnsi="Arial" w:cs="Arial"/>
                <w:color w:val="222222"/>
                <w:szCs w:val="20"/>
                <w:highlight w:val="green"/>
                <w:shd w:val="clear" w:color="auto" w:fill="FFFFFF"/>
              </w:rPr>
            </w:rPrChange>
          </w:rPr>
          <w:t>Liao, W., Cai, Z., Feng, Y., Gan, D., &amp; Li, X. (2021). A simple and easy method to quantify the cool island intensity of urban greenspace. </w:t>
        </w:r>
        <w:r w:rsidRPr="004F25AC">
          <w:rPr>
            <w:i/>
            <w:iCs w:val="0"/>
            <w:rPrChange w:id="1871" w:author="Fred Zhou" w:date="2024-03-10T14:00:00Z">
              <w:rPr>
                <w:rFonts w:ascii="Arial" w:hAnsi="Arial" w:cs="Arial"/>
                <w:i/>
                <w:iCs/>
                <w:color w:val="222222"/>
                <w:szCs w:val="20"/>
                <w:highlight w:val="green"/>
                <w:shd w:val="clear" w:color="auto" w:fill="FFFFFF"/>
              </w:rPr>
            </w:rPrChange>
          </w:rPr>
          <w:t>Urban Forestry &amp; Urban Greening</w:t>
        </w:r>
        <w:r w:rsidRPr="004F25AC">
          <w:rPr>
            <w:rPrChange w:id="1872" w:author="Fred Zhou" w:date="2024-03-10T14:00:00Z">
              <w:rPr>
                <w:rFonts w:ascii="Arial" w:hAnsi="Arial" w:cs="Arial"/>
                <w:color w:val="222222"/>
                <w:szCs w:val="20"/>
                <w:highlight w:val="green"/>
                <w:shd w:val="clear" w:color="auto" w:fill="FFFFFF"/>
              </w:rPr>
            </w:rPrChange>
          </w:rPr>
          <w:t>, </w:t>
        </w:r>
        <w:r w:rsidRPr="004F25AC">
          <w:rPr>
            <w:rPrChange w:id="1873" w:author="Fred Zhou" w:date="2024-03-10T14:00:00Z">
              <w:rPr>
                <w:rFonts w:ascii="Arial" w:hAnsi="Arial" w:cs="Arial"/>
                <w:i/>
                <w:iCs/>
                <w:color w:val="222222"/>
                <w:szCs w:val="20"/>
                <w:highlight w:val="green"/>
                <w:shd w:val="clear" w:color="auto" w:fill="FFFFFF"/>
              </w:rPr>
            </w:rPrChange>
          </w:rPr>
          <w:t>62</w:t>
        </w:r>
        <w:r w:rsidRPr="004F25AC">
          <w:rPr>
            <w:rPrChange w:id="1874" w:author="Fred Zhou" w:date="2024-03-10T14:00:00Z">
              <w:rPr>
                <w:rFonts w:ascii="Arial" w:hAnsi="Arial" w:cs="Arial"/>
                <w:color w:val="222222"/>
                <w:szCs w:val="20"/>
                <w:highlight w:val="green"/>
                <w:shd w:val="clear" w:color="auto" w:fill="FFFFFF"/>
              </w:rPr>
            </w:rPrChange>
          </w:rPr>
          <w:t>, 127173.</w:t>
        </w:r>
      </w:ins>
    </w:p>
    <w:p w14:paraId="1F3779DF" w14:textId="77777777" w:rsidR="000445C1" w:rsidRPr="004F25AC" w:rsidRDefault="000445C1" w:rsidP="000445C1">
      <w:pPr>
        <w:pStyle w:val="a7"/>
        <w:rPr>
          <w:ins w:id="1875" w:author="Fred Zhou" w:date="2024-03-10T11:43:00Z"/>
          <w:rPrChange w:id="1876" w:author="Fred Zhou" w:date="2024-03-10T14:00:00Z">
            <w:rPr>
              <w:ins w:id="1877" w:author="Fred Zhou" w:date="2024-03-10T11:43:00Z"/>
              <w:highlight w:val="green"/>
            </w:rPr>
          </w:rPrChange>
        </w:rPr>
      </w:pPr>
      <w:ins w:id="1878" w:author="Fred Zhou" w:date="2024-03-10T11:43:00Z">
        <w:r w:rsidRPr="004F25AC">
          <w:rPr>
            <w:rPrChange w:id="1879" w:author="Fred Zhou" w:date="2024-03-10T14:00:00Z">
              <w:rPr>
                <w:highlight w:val="green"/>
              </w:rPr>
            </w:rPrChange>
          </w:rPr>
          <w:t xml:space="preserve">Liu L., He H., Cai Y., Hang J., Liu J., Liu L., Jiang P., &amp; He H. (2023). Cooling effects of wetland parks in hot and humid areas based on remote sensing images and local climate zone scheme. </w:t>
        </w:r>
        <w:r w:rsidRPr="004F25AC">
          <w:rPr>
            <w:i/>
            <w:iCs w:val="0"/>
            <w:rPrChange w:id="1880" w:author="Fred Zhou" w:date="2024-03-10T14:00:00Z">
              <w:rPr>
                <w:highlight w:val="green"/>
              </w:rPr>
            </w:rPrChange>
          </w:rPr>
          <w:t xml:space="preserve">Building </w:t>
        </w:r>
        <w:r w:rsidRPr="004F25AC">
          <w:rPr>
            <w:i/>
            <w:iCs w:val="0"/>
            <w:rPrChange w:id="1881" w:author="Fred Zhou" w:date="2024-03-10T14:00:00Z">
              <w:rPr>
                <w:highlight w:val="green"/>
              </w:rPr>
            </w:rPrChange>
          </w:rPr>
          <w:lastRenderedPageBreak/>
          <w:t>and Environment,</w:t>
        </w:r>
        <w:r w:rsidRPr="004F25AC">
          <w:rPr>
            <w:rPrChange w:id="1882" w:author="Fred Zhou" w:date="2024-03-10T14:00:00Z">
              <w:rPr>
                <w:highlight w:val="green"/>
              </w:rPr>
            </w:rPrChange>
          </w:rPr>
          <w:t xml:space="preserve"> 243, 110660</w:t>
        </w:r>
      </w:ins>
    </w:p>
    <w:p w14:paraId="2E4B33A2" w14:textId="77777777" w:rsidR="000445C1" w:rsidRPr="004F25AC" w:rsidRDefault="000445C1" w:rsidP="000445C1">
      <w:pPr>
        <w:pStyle w:val="a7"/>
        <w:rPr>
          <w:ins w:id="1883" w:author="Fred Zhou" w:date="2024-03-10T11:43:00Z"/>
          <w:rPrChange w:id="1884" w:author="Fred Zhou" w:date="2024-03-10T14:00:00Z">
            <w:rPr>
              <w:ins w:id="1885" w:author="Fred Zhou" w:date="2024-03-10T11:43:00Z"/>
              <w:rFonts w:ascii="Arial" w:hAnsi="Arial" w:cs="Arial"/>
              <w:color w:val="222222"/>
              <w:szCs w:val="20"/>
              <w:shd w:val="clear" w:color="auto" w:fill="FFFFFF"/>
            </w:rPr>
          </w:rPrChange>
        </w:rPr>
        <w:pPrChange w:id="1886" w:author="Fred Zhou" w:date="2024-03-10T11:44:00Z">
          <w:pPr/>
        </w:pPrChange>
      </w:pPr>
      <w:ins w:id="1887" w:author="Fred Zhou" w:date="2024-03-10T11:43:00Z">
        <w:r w:rsidRPr="004F25AC">
          <w:rPr>
            <w:rPrChange w:id="1888" w:author="Fred Zhou" w:date="2024-03-10T14:00:00Z">
              <w:rPr>
                <w:rFonts w:ascii="Arial" w:hAnsi="Arial" w:cs="Arial"/>
                <w:color w:val="222222"/>
                <w:szCs w:val="20"/>
                <w:highlight w:val="green"/>
                <w:shd w:val="clear" w:color="auto" w:fill="FFFFFF"/>
              </w:rPr>
            </w:rPrChange>
          </w:rPr>
          <w:t>Liu, S., Zhao, J., Xu, M., &amp; Ahmadian, E. (2021). Effects of landscape patterns on the summer microclimate and human comfort in urban squares in China. </w:t>
        </w:r>
        <w:r w:rsidRPr="004F25AC">
          <w:rPr>
            <w:i/>
            <w:iCs w:val="0"/>
            <w:rPrChange w:id="1889" w:author="Fred Zhou" w:date="2024-03-10T14:00:00Z">
              <w:rPr>
                <w:rFonts w:ascii="Arial" w:hAnsi="Arial" w:cs="Arial"/>
                <w:i/>
                <w:iCs/>
                <w:color w:val="222222"/>
                <w:szCs w:val="20"/>
                <w:highlight w:val="green"/>
                <w:shd w:val="clear" w:color="auto" w:fill="FFFFFF"/>
              </w:rPr>
            </w:rPrChange>
          </w:rPr>
          <w:t>Sustainable Cities and Society</w:t>
        </w:r>
        <w:r w:rsidRPr="004F25AC">
          <w:rPr>
            <w:rPrChange w:id="1890" w:author="Fred Zhou" w:date="2024-03-10T14:00:00Z">
              <w:rPr>
                <w:rFonts w:ascii="Arial" w:hAnsi="Arial" w:cs="Arial"/>
                <w:color w:val="222222"/>
                <w:szCs w:val="20"/>
                <w:highlight w:val="green"/>
                <w:shd w:val="clear" w:color="auto" w:fill="FFFFFF"/>
              </w:rPr>
            </w:rPrChange>
          </w:rPr>
          <w:t>, </w:t>
        </w:r>
        <w:r w:rsidRPr="004F25AC">
          <w:rPr>
            <w:rPrChange w:id="1891" w:author="Fred Zhou" w:date="2024-03-10T14:00:00Z">
              <w:rPr>
                <w:rFonts w:ascii="Arial" w:hAnsi="Arial" w:cs="Arial"/>
                <w:i/>
                <w:iCs/>
                <w:color w:val="222222"/>
                <w:szCs w:val="20"/>
                <w:highlight w:val="green"/>
                <w:shd w:val="clear" w:color="auto" w:fill="FFFFFF"/>
              </w:rPr>
            </w:rPrChange>
          </w:rPr>
          <w:t>73</w:t>
        </w:r>
        <w:r w:rsidRPr="004F25AC">
          <w:rPr>
            <w:rPrChange w:id="1892" w:author="Fred Zhou" w:date="2024-03-10T14:00:00Z">
              <w:rPr>
                <w:rFonts w:ascii="Arial" w:hAnsi="Arial" w:cs="Arial"/>
                <w:color w:val="222222"/>
                <w:szCs w:val="20"/>
                <w:highlight w:val="green"/>
                <w:shd w:val="clear" w:color="auto" w:fill="FFFFFF"/>
              </w:rPr>
            </w:rPrChange>
          </w:rPr>
          <w:t>, 103099.</w:t>
        </w:r>
      </w:ins>
    </w:p>
    <w:p w14:paraId="16089C9B" w14:textId="0F69A23F" w:rsidR="000445C1" w:rsidRPr="004F25AC" w:rsidRDefault="000445C1" w:rsidP="000445C1">
      <w:pPr>
        <w:pStyle w:val="a7"/>
        <w:rPr>
          <w:ins w:id="1893" w:author="Fred Zhou" w:date="2024-03-10T11:43:00Z"/>
          <w:rPrChange w:id="1894" w:author="Fred Zhou" w:date="2024-03-10T14:00:00Z">
            <w:rPr>
              <w:ins w:id="1895" w:author="Fred Zhou" w:date="2024-03-10T11:43:00Z"/>
              <w:rFonts w:ascii="Arial" w:hAnsi="Arial" w:cs="Arial"/>
              <w:color w:val="222222"/>
              <w:szCs w:val="20"/>
              <w:shd w:val="clear" w:color="auto" w:fill="FFFFFF"/>
            </w:rPr>
          </w:rPrChange>
        </w:rPr>
        <w:pPrChange w:id="1896" w:author="Fred Zhou" w:date="2024-03-10T11:44:00Z">
          <w:pPr/>
        </w:pPrChange>
      </w:pPr>
      <w:ins w:id="1897" w:author="Fred Zhou" w:date="2024-03-10T11:43:00Z">
        <w:r w:rsidRPr="004F25AC">
          <w:rPr>
            <w:rPrChange w:id="1898" w:author="Fred Zhou" w:date="2024-03-10T14:00:00Z">
              <w:rPr>
                <w:rFonts w:ascii="Arial" w:hAnsi="Arial" w:cs="Arial"/>
                <w:color w:val="222222"/>
                <w:szCs w:val="20"/>
                <w:highlight w:val="green"/>
                <w:shd w:val="clear" w:color="auto" w:fill="FFFFFF"/>
              </w:rPr>
            </w:rPrChange>
          </w:rPr>
          <w:t>Macintyre, H. L., Heaviside, C., Taylor, J., Picetti, R., Symonds, P., Cai, X. M., &amp; Vardoulakis, S. (2018). Assessing urban population vulnerability and environmental risks across an urban area during heatwaves–Implications for health protection.</w:t>
        </w:r>
        <w:r w:rsidRPr="004F25AC">
          <w:rPr>
            <w:i/>
            <w:iCs w:val="0"/>
            <w:rPrChange w:id="1899" w:author="Fred Zhou" w:date="2024-03-10T14:00:00Z">
              <w:rPr>
                <w:rFonts w:ascii="Arial" w:hAnsi="Arial" w:cs="Arial"/>
                <w:color w:val="222222"/>
                <w:szCs w:val="20"/>
                <w:highlight w:val="green"/>
                <w:shd w:val="clear" w:color="auto" w:fill="FFFFFF"/>
              </w:rPr>
            </w:rPrChange>
          </w:rPr>
          <w:t> </w:t>
        </w:r>
        <w:r w:rsidRPr="004F25AC">
          <w:rPr>
            <w:i/>
            <w:iCs w:val="0"/>
            <w:rPrChange w:id="1900" w:author="Fred Zhou" w:date="2024-03-10T14:00:00Z">
              <w:rPr>
                <w:rFonts w:ascii="Arial" w:hAnsi="Arial" w:cs="Arial"/>
                <w:i/>
                <w:iCs/>
                <w:color w:val="222222"/>
                <w:szCs w:val="20"/>
                <w:highlight w:val="green"/>
                <w:shd w:val="clear" w:color="auto" w:fill="FFFFFF"/>
              </w:rPr>
            </w:rPrChange>
          </w:rPr>
          <w:t xml:space="preserve">Science of the </w:t>
        </w:r>
      </w:ins>
      <w:ins w:id="1901" w:author="Fred Zhou" w:date="2024-03-10T11:47:00Z">
        <w:r w:rsidRPr="004F25AC">
          <w:rPr>
            <w:i/>
            <w:iCs w:val="0"/>
            <w:rPrChange w:id="1902" w:author="Fred Zhou" w:date="2024-03-10T14:00:00Z">
              <w:rPr>
                <w:highlight w:val="green"/>
              </w:rPr>
            </w:rPrChange>
          </w:rPr>
          <w:t>T</w:t>
        </w:r>
      </w:ins>
      <w:ins w:id="1903" w:author="Fred Zhou" w:date="2024-03-10T11:43:00Z">
        <w:r w:rsidRPr="004F25AC">
          <w:rPr>
            <w:i/>
            <w:iCs w:val="0"/>
            <w:rPrChange w:id="1904" w:author="Fred Zhou" w:date="2024-03-10T14:00:00Z">
              <w:rPr>
                <w:rFonts w:ascii="Arial" w:hAnsi="Arial" w:cs="Arial"/>
                <w:i/>
                <w:iCs/>
                <w:color w:val="222222"/>
                <w:szCs w:val="20"/>
                <w:highlight w:val="green"/>
                <w:shd w:val="clear" w:color="auto" w:fill="FFFFFF"/>
              </w:rPr>
            </w:rPrChange>
          </w:rPr>
          <w:t xml:space="preserve">otal </w:t>
        </w:r>
      </w:ins>
      <w:ins w:id="1905" w:author="Fred Zhou" w:date="2024-03-10T11:47:00Z">
        <w:r w:rsidRPr="004F25AC">
          <w:rPr>
            <w:i/>
            <w:iCs w:val="0"/>
            <w:rPrChange w:id="1906" w:author="Fred Zhou" w:date="2024-03-10T14:00:00Z">
              <w:rPr>
                <w:highlight w:val="green"/>
              </w:rPr>
            </w:rPrChange>
          </w:rPr>
          <w:t>E</w:t>
        </w:r>
      </w:ins>
      <w:ins w:id="1907" w:author="Fred Zhou" w:date="2024-03-10T11:43:00Z">
        <w:r w:rsidRPr="004F25AC">
          <w:rPr>
            <w:i/>
            <w:iCs w:val="0"/>
            <w:rPrChange w:id="1908" w:author="Fred Zhou" w:date="2024-03-10T14:00:00Z">
              <w:rPr>
                <w:rFonts w:ascii="Arial" w:hAnsi="Arial" w:cs="Arial"/>
                <w:i/>
                <w:iCs/>
                <w:color w:val="222222"/>
                <w:szCs w:val="20"/>
                <w:highlight w:val="green"/>
                <w:shd w:val="clear" w:color="auto" w:fill="FFFFFF"/>
              </w:rPr>
            </w:rPrChange>
          </w:rPr>
          <w:t>nvironment</w:t>
        </w:r>
        <w:r w:rsidRPr="004F25AC">
          <w:rPr>
            <w:rPrChange w:id="1909" w:author="Fred Zhou" w:date="2024-03-10T14:00:00Z">
              <w:rPr>
                <w:rFonts w:ascii="Arial" w:hAnsi="Arial" w:cs="Arial"/>
                <w:color w:val="222222"/>
                <w:szCs w:val="20"/>
                <w:highlight w:val="green"/>
                <w:shd w:val="clear" w:color="auto" w:fill="FFFFFF"/>
              </w:rPr>
            </w:rPrChange>
          </w:rPr>
          <w:t>, </w:t>
        </w:r>
        <w:r w:rsidRPr="004F25AC">
          <w:rPr>
            <w:rPrChange w:id="1910" w:author="Fred Zhou" w:date="2024-03-10T14:00:00Z">
              <w:rPr>
                <w:rFonts w:ascii="Arial" w:hAnsi="Arial" w:cs="Arial"/>
                <w:i/>
                <w:iCs/>
                <w:color w:val="222222"/>
                <w:szCs w:val="20"/>
                <w:highlight w:val="green"/>
                <w:shd w:val="clear" w:color="auto" w:fill="FFFFFF"/>
              </w:rPr>
            </w:rPrChange>
          </w:rPr>
          <w:t>610</w:t>
        </w:r>
        <w:r w:rsidRPr="004F25AC">
          <w:rPr>
            <w:rPrChange w:id="1911" w:author="Fred Zhou" w:date="2024-03-10T14:00:00Z">
              <w:rPr>
                <w:rFonts w:ascii="Arial" w:hAnsi="Arial" w:cs="Arial"/>
                <w:color w:val="222222"/>
                <w:szCs w:val="20"/>
                <w:highlight w:val="green"/>
                <w:shd w:val="clear" w:color="auto" w:fill="FFFFFF"/>
              </w:rPr>
            </w:rPrChange>
          </w:rPr>
          <w:t>, 678-690.</w:t>
        </w:r>
      </w:ins>
    </w:p>
    <w:p w14:paraId="636C961C" w14:textId="5095EC83" w:rsidR="000445C1" w:rsidRPr="004F25AC" w:rsidRDefault="000445C1" w:rsidP="000445C1">
      <w:pPr>
        <w:pStyle w:val="a7"/>
        <w:rPr>
          <w:ins w:id="1912" w:author="Fred Zhou" w:date="2024-03-10T11:43:00Z"/>
          <w:rPrChange w:id="1913" w:author="Fred Zhou" w:date="2024-03-10T14:00:00Z">
            <w:rPr>
              <w:ins w:id="1914" w:author="Fred Zhou" w:date="2024-03-10T11:43:00Z"/>
              <w:highlight w:val="green"/>
            </w:rPr>
          </w:rPrChange>
        </w:rPr>
      </w:pPr>
      <w:ins w:id="1915" w:author="Fred Zhou" w:date="2024-03-10T11:43:00Z">
        <w:r w:rsidRPr="004F25AC">
          <w:rPr>
            <w:rPrChange w:id="1916" w:author="Fred Zhou" w:date="2024-03-10T14:00:00Z">
              <w:rPr>
                <w:highlight w:val="green"/>
              </w:rPr>
            </w:rPrChange>
          </w:rPr>
          <w:t xml:space="preserve">Pascal, M., Goria, S., Wagner, V., </w:t>
        </w:r>
        <w:proofErr w:type="spellStart"/>
        <w:r w:rsidRPr="004F25AC">
          <w:rPr>
            <w:rPrChange w:id="1917" w:author="Fred Zhou" w:date="2024-03-10T14:00:00Z">
              <w:rPr>
                <w:highlight w:val="green"/>
              </w:rPr>
            </w:rPrChange>
          </w:rPr>
          <w:t>Sabastia</w:t>
        </w:r>
        <w:proofErr w:type="spellEnd"/>
        <w:r w:rsidRPr="004F25AC">
          <w:rPr>
            <w:rPrChange w:id="1918" w:author="Fred Zhou" w:date="2024-03-10T14:00:00Z">
              <w:rPr>
                <w:highlight w:val="green"/>
              </w:rPr>
            </w:rPrChange>
          </w:rPr>
          <w:t xml:space="preserve">, M., Guillet, A., Cordeau, E., ... &amp; Host, S. (2021). Greening is a promising but likely insufficient adaptation strategy to limit the health impacts of extreme heat. </w:t>
        </w:r>
        <w:r w:rsidRPr="004F25AC">
          <w:rPr>
            <w:i/>
            <w:iCs w:val="0"/>
            <w:rPrChange w:id="1919" w:author="Fred Zhou" w:date="2024-03-10T14:00:00Z">
              <w:rPr>
                <w:highlight w:val="green"/>
              </w:rPr>
            </w:rPrChange>
          </w:rPr>
          <w:t xml:space="preserve">Environment </w:t>
        </w:r>
      </w:ins>
      <w:ins w:id="1920" w:author="Fred Zhou" w:date="2024-03-10T11:47:00Z">
        <w:r w:rsidRPr="004F25AC">
          <w:rPr>
            <w:i/>
            <w:iCs w:val="0"/>
            <w:rPrChange w:id="1921" w:author="Fred Zhou" w:date="2024-03-10T14:00:00Z">
              <w:rPr>
                <w:highlight w:val="green"/>
              </w:rPr>
            </w:rPrChange>
          </w:rPr>
          <w:t>I</w:t>
        </w:r>
      </w:ins>
      <w:ins w:id="1922" w:author="Fred Zhou" w:date="2024-03-10T11:43:00Z">
        <w:r w:rsidRPr="004F25AC">
          <w:rPr>
            <w:i/>
            <w:iCs w:val="0"/>
            <w:rPrChange w:id="1923" w:author="Fred Zhou" w:date="2024-03-10T14:00:00Z">
              <w:rPr>
                <w:highlight w:val="green"/>
              </w:rPr>
            </w:rPrChange>
          </w:rPr>
          <w:t>nternational</w:t>
        </w:r>
        <w:r w:rsidRPr="004F25AC">
          <w:rPr>
            <w:rPrChange w:id="1924" w:author="Fred Zhou" w:date="2024-03-10T14:00:00Z">
              <w:rPr>
                <w:highlight w:val="green"/>
              </w:rPr>
            </w:rPrChange>
          </w:rPr>
          <w:t>, 151, 106441.</w:t>
        </w:r>
      </w:ins>
    </w:p>
    <w:p w14:paraId="57C7AC07" w14:textId="77777777" w:rsidR="000445C1" w:rsidRPr="004F25AC" w:rsidRDefault="000445C1" w:rsidP="000445C1">
      <w:pPr>
        <w:pStyle w:val="a7"/>
        <w:rPr>
          <w:ins w:id="1925" w:author="Fred Zhou" w:date="2024-03-10T11:43:00Z"/>
          <w:rFonts w:hint="eastAsia"/>
          <w:rPrChange w:id="1926" w:author="Fred Zhou" w:date="2024-03-10T14:00:00Z">
            <w:rPr>
              <w:ins w:id="1927" w:author="Fred Zhou" w:date="2024-03-10T11:43:00Z"/>
              <w:rFonts w:hint="eastAsia"/>
              <w:highlight w:val="green"/>
            </w:rPr>
          </w:rPrChange>
        </w:rPr>
        <w:pPrChange w:id="1928" w:author="Fred Zhou" w:date="2024-03-10T11:44:00Z">
          <w:pPr/>
        </w:pPrChange>
      </w:pPr>
      <w:ins w:id="1929" w:author="Fred Zhou" w:date="2024-03-10T11:43:00Z">
        <w:r w:rsidRPr="004F25AC">
          <w:rPr>
            <w:rPrChange w:id="1930" w:author="Fred Zhou" w:date="2024-03-10T14:00:00Z">
              <w:rPr>
                <w:rFonts w:ascii="Arial" w:hAnsi="Arial" w:cs="Arial"/>
                <w:color w:val="222222"/>
                <w:szCs w:val="20"/>
                <w:highlight w:val="green"/>
                <w:shd w:val="clear" w:color="auto" w:fill="FFFFFF"/>
              </w:rPr>
            </w:rPrChange>
          </w:rPr>
          <w:t>Shen, Z. J., Zhang, B. H., Xin, R. H., &amp; Liu, J. Y. (2022). Examining supply and demand of cooling effect of blue and green spaces in mitigating urban heat island effects: A case study of the Fujian Delta urban agglomeration (FDUA), China. </w:t>
        </w:r>
        <w:r w:rsidRPr="004F25AC">
          <w:rPr>
            <w:i/>
            <w:iCs w:val="0"/>
            <w:rPrChange w:id="1931" w:author="Fred Zhou" w:date="2024-03-10T14:00:00Z">
              <w:rPr>
                <w:rFonts w:ascii="Arial" w:hAnsi="Arial" w:cs="Arial"/>
                <w:i/>
                <w:iCs/>
                <w:color w:val="222222"/>
                <w:szCs w:val="20"/>
                <w:highlight w:val="green"/>
                <w:shd w:val="clear" w:color="auto" w:fill="FFFFFF"/>
              </w:rPr>
            </w:rPrChange>
          </w:rPr>
          <w:t>Ecological Indicators</w:t>
        </w:r>
        <w:r w:rsidRPr="004F25AC">
          <w:rPr>
            <w:rPrChange w:id="1932" w:author="Fred Zhou" w:date="2024-03-10T14:00:00Z">
              <w:rPr>
                <w:rFonts w:ascii="Arial" w:hAnsi="Arial" w:cs="Arial"/>
                <w:color w:val="222222"/>
                <w:szCs w:val="20"/>
                <w:highlight w:val="green"/>
                <w:shd w:val="clear" w:color="auto" w:fill="FFFFFF"/>
              </w:rPr>
            </w:rPrChange>
          </w:rPr>
          <w:t>, </w:t>
        </w:r>
        <w:r w:rsidRPr="004F25AC">
          <w:rPr>
            <w:rPrChange w:id="1933" w:author="Fred Zhou" w:date="2024-03-10T14:00:00Z">
              <w:rPr>
                <w:rFonts w:ascii="Arial" w:hAnsi="Arial" w:cs="Arial"/>
                <w:i/>
                <w:iCs/>
                <w:color w:val="222222"/>
                <w:szCs w:val="20"/>
                <w:highlight w:val="green"/>
                <w:shd w:val="clear" w:color="auto" w:fill="FFFFFF"/>
              </w:rPr>
            </w:rPrChange>
          </w:rPr>
          <w:t>142</w:t>
        </w:r>
        <w:r w:rsidRPr="004F25AC">
          <w:rPr>
            <w:rPrChange w:id="1934" w:author="Fred Zhou" w:date="2024-03-10T14:00:00Z">
              <w:rPr>
                <w:rFonts w:ascii="Arial" w:hAnsi="Arial" w:cs="Arial"/>
                <w:color w:val="222222"/>
                <w:szCs w:val="20"/>
                <w:highlight w:val="green"/>
                <w:shd w:val="clear" w:color="auto" w:fill="FFFFFF"/>
              </w:rPr>
            </w:rPrChange>
          </w:rPr>
          <w:t>, 109187.</w:t>
        </w:r>
      </w:ins>
    </w:p>
    <w:p w14:paraId="221F6C0D" w14:textId="77777777" w:rsidR="000445C1" w:rsidRPr="004F25AC" w:rsidRDefault="000445C1" w:rsidP="000445C1">
      <w:pPr>
        <w:pStyle w:val="a7"/>
        <w:rPr>
          <w:ins w:id="1935" w:author="Fred Zhou" w:date="2024-03-10T11:43:00Z"/>
        </w:rPr>
      </w:pPr>
      <w:ins w:id="1936" w:author="Fred Zhou" w:date="2024-03-10T11:43:00Z">
        <w:r w:rsidRPr="004F25AC">
          <w:rPr>
            <w:rPrChange w:id="1937" w:author="Fred Zhou" w:date="2024-03-10T14:00:00Z">
              <w:rPr>
                <w:highlight w:val="green"/>
              </w:rPr>
            </w:rPrChange>
          </w:rPr>
          <w:t>Shi, M., Chen, M., Jia, W., Du, C., &amp; Wang, Y. (2023). Cooling effect and cooling accessibility of urban parks during hot summers in China's largest sustainability experiment. </w:t>
        </w:r>
        <w:r w:rsidRPr="004F25AC">
          <w:rPr>
            <w:i/>
            <w:iCs w:val="0"/>
            <w:rPrChange w:id="1938" w:author="Fred Zhou" w:date="2024-03-10T14:00:00Z">
              <w:rPr>
                <w:highlight w:val="green"/>
              </w:rPr>
            </w:rPrChange>
          </w:rPr>
          <w:t>Sustainable Cities and Society</w:t>
        </w:r>
        <w:r w:rsidRPr="004F25AC">
          <w:rPr>
            <w:rPrChange w:id="1939" w:author="Fred Zhou" w:date="2024-03-10T14:00:00Z">
              <w:rPr>
                <w:highlight w:val="green"/>
              </w:rPr>
            </w:rPrChange>
          </w:rPr>
          <w:t>, 93, 104519.</w:t>
        </w:r>
      </w:ins>
    </w:p>
    <w:p w14:paraId="2A80EA98" w14:textId="77777777" w:rsidR="000445C1" w:rsidRPr="004F25AC" w:rsidRDefault="000445C1" w:rsidP="000445C1">
      <w:pPr>
        <w:pStyle w:val="a7"/>
        <w:rPr>
          <w:ins w:id="1940" w:author="Fred Zhou" w:date="2024-03-10T11:43:00Z"/>
        </w:rPr>
      </w:pPr>
      <w:ins w:id="1941" w:author="Fred Zhou" w:date="2024-03-10T11:43:00Z">
        <w:r w:rsidRPr="004F25AC">
          <w:rPr>
            <w:rPrChange w:id="1942" w:author="Fred Zhou" w:date="2024-03-10T14:00:00Z">
              <w:rPr>
                <w:highlight w:val="green"/>
              </w:rPr>
            </w:rPrChange>
          </w:rPr>
          <w:t xml:space="preserve">Shi, M., Wang, Y., </w:t>
        </w:r>
        <w:proofErr w:type="spellStart"/>
        <w:r w:rsidRPr="004F25AC">
          <w:rPr>
            <w:rPrChange w:id="1943" w:author="Fred Zhou" w:date="2024-03-10T14:00:00Z">
              <w:rPr>
                <w:highlight w:val="green"/>
              </w:rPr>
            </w:rPrChange>
          </w:rPr>
          <w:t>Lv</w:t>
        </w:r>
        <w:proofErr w:type="spellEnd"/>
        <w:r w:rsidRPr="004F25AC">
          <w:rPr>
            <w:rPrChange w:id="1944" w:author="Fred Zhou" w:date="2024-03-10T14:00:00Z">
              <w:rPr>
                <w:highlight w:val="green"/>
              </w:rPr>
            </w:rPrChange>
          </w:rPr>
          <w:t>, H., &amp; Jia, W. (2023). Climate gentrification along with parks' cooling performance in one of China's tropical industrial cities. </w:t>
        </w:r>
        <w:r w:rsidRPr="004F25AC">
          <w:rPr>
            <w:i/>
            <w:iCs w:val="0"/>
            <w:rPrChange w:id="1945" w:author="Fred Zhou" w:date="2024-03-10T14:00:00Z">
              <w:rPr>
                <w:highlight w:val="green"/>
              </w:rPr>
            </w:rPrChange>
          </w:rPr>
          <w:t>Science of The Total Environment</w:t>
        </w:r>
        <w:r w:rsidRPr="004F25AC">
          <w:rPr>
            <w:rPrChange w:id="1946" w:author="Fred Zhou" w:date="2024-03-10T14:00:00Z">
              <w:rPr>
                <w:highlight w:val="green"/>
              </w:rPr>
            </w:rPrChange>
          </w:rPr>
          <w:t>, 164603.</w:t>
        </w:r>
      </w:ins>
    </w:p>
    <w:p w14:paraId="2EB481B7" w14:textId="77777777" w:rsidR="000445C1" w:rsidRPr="004F25AC" w:rsidRDefault="000445C1" w:rsidP="000445C1">
      <w:pPr>
        <w:pStyle w:val="a7"/>
        <w:rPr>
          <w:ins w:id="1947" w:author="Fred Zhou" w:date="2024-03-10T11:43:00Z"/>
          <w:rPrChange w:id="1948" w:author="Fred Zhou" w:date="2024-03-10T14:00:00Z">
            <w:rPr>
              <w:ins w:id="1949" w:author="Fred Zhou" w:date="2024-03-10T11:43:00Z"/>
              <w:rFonts w:ascii="Arial" w:hAnsi="Arial" w:cs="Arial"/>
              <w:color w:val="222222"/>
              <w:szCs w:val="20"/>
              <w:highlight w:val="green"/>
              <w:shd w:val="clear" w:color="auto" w:fill="FFFFFF"/>
            </w:rPr>
          </w:rPrChange>
        </w:rPr>
        <w:pPrChange w:id="1950" w:author="Fred Zhou" w:date="2024-03-10T11:44:00Z">
          <w:pPr/>
        </w:pPrChange>
      </w:pPr>
      <w:ins w:id="1951" w:author="Fred Zhou" w:date="2024-03-10T11:43:00Z">
        <w:r w:rsidRPr="004F25AC">
          <w:rPr>
            <w:rPrChange w:id="1952" w:author="Fred Zhou" w:date="2024-03-10T14:00:00Z">
              <w:rPr>
                <w:rFonts w:ascii="Arial" w:hAnsi="Arial" w:cs="Arial"/>
                <w:color w:val="222222"/>
                <w:szCs w:val="20"/>
                <w:highlight w:val="green"/>
                <w:shd w:val="clear" w:color="auto" w:fill="FFFFFF"/>
              </w:rPr>
            </w:rPrChange>
          </w:rPr>
          <w:t>Shi, Y., Shi, D., Zhou, L., &amp; Fang, R. (2020). Identification of ecosystem services supply and demand areas and simulation of ecosystem service flows in Shanghai. </w:t>
        </w:r>
        <w:r w:rsidRPr="004F25AC">
          <w:rPr>
            <w:i/>
            <w:iCs w:val="0"/>
            <w:rPrChange w:id="1953" w:author="Fred Zhou" w:date="2024-03-10T14:00:00Z">
              <w:rPr>
                <w:rFonts w:ascii="Arial" w:hAnsi="Arial" w:cs="Arial"/>
                <w:i/>
                <w:iCs/>
                <w:color w:val="222222"/>
                <w:szCs w:val="20"/>
                <w:highlight w:val="green"/>
                <w:shd w:val="clear" w:color="auto" w:fill="FFFFFF"/>
              </w:rPr>
            </w:rPrChange>
          </w:rPr>
          <w:t>Ecological Indicators</w:t>
        </w:r>
        <w:r w:rsidRPr="004F25AC">
          <w:rPr>
            <w:rPrChange w:id="1954" w:author="Fred Zhou" w:date="2024-03-10T14:00:00Z">
              <w:rPr>
                <w:rFonts w:ascii="Arial" w:hAnsi="Arial" w:cs="Arial"/>
                <w:color w:val="222222"/>
                <w:szCs w:val="20"/>
                <w:highlight w:val="green"/>
                <w:shd w:val="clear" w:color="auto" w:fill="FFFFFF"/>
              </w:rPr>
            </w:rPrChange>
          </w:rPr>
          <w:t>, </w:t>
        </w:r>
        <w:r w:rsidRPr="004F25AC">
          <w:rPr>
            <w:rPrChange w:id="1955" w:author="Fred Zhou" w:date="2024-03-10T14:00:00Z">
              <w:rPr>
                <w:rFonts w:ascii="Arial" w:hAnsi="Arial" w:cs="Arial"/>
                <w:i/>
                <w:iCs/>
                <w:color w:val="222222"/>
                <w:szCs w:val="20"/>
                <w:highlight w:val="green"/>
                <w:shd w:val="clear" w:color="auto" w:fill="FFFFFF"/>
              </w:rPr>
            </w:rPrChange>
          </w:rPr>
          <w:t>115</w:t>
        </w:r>
        <w:r w:rsidRPr="004F25AC">
          <w:rPr>
            <w:rPrChange w:id="1956" w:author="Fred Zhou" w:date="2024-03-10T14:00:00Z">
              <w:rPr>
                <w:rFonts w:ascii="Arial" w:hAnsi="Arial" w:cs="Arial"/>
                <w:color w:val="222222"/>
                <w:szCs w:val="20"/>
                <w:highlight w:val="green"/>
                <w:shd w:val="clear" w:color="auto" w:fill="FFFFFF"/>
              </w:rPr>
            </w:rPrChange>
          </w:rPr>
          <w:t>, 106418.</w:t>
        </w:r>
      </w:ins>
    </w:p>
    <w:p w14:paraId="5DE121AB" w14:textId="77777777" w:rsidR="000445C1" w:rsidRPr="004F25AC" w:rsidRDefault="000445C1" w:rsidP="000445C1">
      <w:pPr>
        <w:pStyle w:val="a7"/>
        <w:rPr>
          <w:ins w:id="1957" w:author="Fred Zhou" w:date="2024-03-10T11:43:00Z"/>
          <w:rFonts w:hint="eastAsia"/>
        </w:rPr>
      </w:pPr>
      <w:ins w:id="1958" w:author="Fred Zhou" w:date="2024-03-10T11:43:00Z">
        <w:r w:rsidRPr="004F25AC">
          <w:rPr>
            <w:rPrChange w:id="1959" w:author="Fred Zhou" w:date="2024-03-10T14:00:00Z">
              <w:rPr>
                <w:highlight w:val="green"/>
              </w:rPr>
            </w:rPrChange>
          </w:rPr>
          <w:t>Tan, X., Sun, X., Huang, C., Yuan, Y., &amp; Hou, D. (2021). Comparison of cooling effect between green space and water body. </w:t>
        </w:r>
        <w:r w:rsidRPr="004F25AC">
          <w:rPr>
            <w:i/>
            <w:iCs w:val="0"/>
            <w:rPrChange w:id="1960" w:author="Fred Zhou" w:date="2024-03-10T14:00:00Z">
              <w:rPr>
                <w:highlight w:val="green"/>
              </w:rPr>
            </w:rPrChange>
          </w:rPr>
          <w:t>Sustainable Cities and Society</w:t>
        </w:r>
        <w:r w:rsidRPr="004F25AC">
          <w:rPr>
            <w:rPrChange w:id="1961" w:author="Fred Zhou" w:date="2024-03-10T14:00:00Z">
              <w:rPr>
                <w:highlight w:val="green"/>
              </w:rPr>
            </w:rPrChange>
          </w:rPr>
          <w:t>, 67, 102711.</w:t>
        </w:r>
      </w:ins>
    </w:p>
    <w:p w14:paraId="20D5954F" w14:textId="77777777" w:rsidR="000445C1" w:rsidRPr="004F25AC" w:rsidRDefault="000445C1" w:rsidP="000445C1">
      <w:pPr>
        <w:pStyle w:val="a7"/>
        <w:rPr>
          <w:ins w:id="1962" w:author="Fred Zhou" w:date="2024-03-10T11:43:00Z"/>
        </w:rPr>
      </w:pPr>
      <w:ins w:id="1963" w:author="Fred Zhou" w:date="2024-03-10T11:43:00Z">
        <w:r w:rsidRPr="004F25AC">
          <w:rPr>
            <w:rPrChange w:id="1964" w:author="Fred Zhou" w:date="2024-03-10T14:00:00Z">
              <w:rPr>
                <w:highlight w:val="green"/>
              </w:rPr>
            </w:rPrChange>
          </w:rPr>
          <w:t>Tian, P., Li, J., Pu, R., Cao, L., Liu, Y., &amp; Zhang, H. (2023). Assessing the cold island effect of urban parks in metropolitan cores: a case study of Hangzhou, China. </w:t>
        </w:r>
        <w:r w:rsidRPr="004F25AC">
          <w:rPr>
            <w:i/>
            <w:iCs w:val="0"/>
            <w:rPrChange w:id="1965" w:author="Fred Zhou" w:date="2024-03-10T14:00:00Z">
              <w:rPr>
                <w:highlight w:val="green"/>
              </w:rPr>
            </w:rPrChange>
          </w:rPr>
          <w:t>Environmental Science and Pollution Research</w:t>
        </w:r>
        <w:r w:rsidRPr="004F25AC">
          <w:rPr>
            <w:rPrChange w:id="1966" w:author="Fred Zhou" w:date="2024-03-10T14:00:00Z">
              <w:rPr>
                <w:highlight w:val="green"/>
              </w:rPr>
            </w:rPrChange>
          </w:rPr>
          <w:t>, 1-14.</w:t>
        </w:r>
      </w:ins>
    </w:p>
    <w:p w14:paraId="3CCDB8AA" w14:textId="77777777" w:rsidR="000445C1" w:rsidRPr="004F25AC" w:rsidRDefault="000445C1" w:rsidP="000445C1">
      <w:pPr>
        <w:pStyle w:val="a7"/>
        <w:rPr>
          <w:ins w:id="1967" w:author="Fred Zhou" w:date="2024-03-10T11:43:00Z"/>
          <w:rPrChange w:id="1968" w:author="Fred Zhou" w:date="2024-03-10T14:00:00Z">
            <w:rPr>
              <w:ins w:id="1969" w:author="Fred Zhou" w:date="2024-03-10T11:43:00Z"/>
              <w:rFonts w:eastAsia="楷体"/>
              <w:highlight w:val="green"/>
            </w:rPr>
          </w:rPrChange>
        </w:rPr>
      </w:pPr>
      <w:proofErr w:type="spellStart"/>
      <w:ins w:id="1970" w:author="Fred Zhou" w:date="2024-03-10T11:43:00Z">
        <w:r w:rsidRPr="004F25AC">
          <w:rPr>
            <w:rPrChange w:id="1971" w:author="Fred Zhou" w:date="2024-03-10T14:00:00Z">
              <w:rPr>
                <w:highlight w:val="green"/>
              </w:rPr>
            </w:rPrChange>
          </w:rPr>
          <w:t>Tuholske</w:t>
        </w:r>
        <w:proofErr w:type="spellEnd"/>
        <w:r w:rsidRPr="004F25AC">
          <w:rPr>
            <w:rPrChange w:id="1972" w:author="Fred Zhou" w:date="2024-03-10T14:00:00Z">
              <w:rPr>
                <w:highlight w:val="green"/>
              </w:rPr>
            </w:rPrChange>
          </w:rPr>
          <w:t xml:space="preserve">, C., Caylor, K., Funk, C., Verdin, A., Sweeney, S., Grace, K., ... &amp; Evans, T. (2021). Global </w:t>
        </w:r>
        <w:r w:rsidRPr="004F25AC">
          <w:rPr>
            <w:rPrChange w:id="1973" w:author="Fred Zhou" w:date="2024-03-10T14:00:00Z">
              <w:rPr>
                <w:highlight w:val="green"/>
              </w:rPr>
            </w:rPrChange>
          </w:rPr>
          <w:lastRenderedPageBreak/>
          <w:t xml:space="preserve">urban population exposure to extreme heat. </w:t>
        </w:r>
        <w:r w:rsidRPr="004F25AC">
          <w:rPr>
            <w:i/>
            <w:iCs w:val="0"/>
            <w:rPrChange w:id="1974" w:author="Fred Zhou" w:date="2024-03-10T14:00:00Z">
              <w:rPr>
                <w:highlight w:val="green"/>
              </w:rPr>
            </w:rPrChange>
          </w:rPr>
          <w:t>Proceedings of the National Academy of Sciences</w:t>
        </w:r>
        <w:r w:rsidRPr="004F25AC">
          <w:rPr>
            <w:rPrChange w:id="1975" w:author="Fred Zhou" w:date="2024-03-10T14:00:00Z">
              <w:rPr>
                <w:highlight w:val="green"/>
              </w:rPr>
            </w:rPrChange>
          </w:rPr>
          <w:t>, 118(41), e2024792118.</w:t>
        </w:r>
      </w:ins>
    </w:p>
    <w:p w14:paraId="3B3217BE" w14:textId="02EA6E0F" w:rsidR="000445C1" w:rsidRPr="004F25AC" w:rsidRDefault="000445C1" w:rsidP="000445C1">
      <w:pPr>
        <w:pStyle w:val="a7"/>
        <w:rPr>
          <w:ins w:id="1976" w:author="Fred Zhou" w:date="2024-03-10T11:43:00Z"/>
        </w:rPr>
      </w:pPr>
      <w:ins w:id="1977" w:author="Fred Zhou" w:date="2024-03-10T11:43:00Z">
        <w:r w:rsidRPr="004F25AC">
          <w:rPr>
            <w:rPrChange w:id="1978" w:author="Fred Zhou" w:date="2024-03-10T14:00:00Z">
              <w:rPr>
                <w:highlight w:val="green"/>
              </w:rPr>
            </w:rPrChange>
          </w:rPr>
          <w:t>Trigo, R. M., García</w:t>
        </w:r>
        <w:r w:rsidRPr="004F25AC">
          <w:rPr>
            <w:rFonts w:hint="eastAsia"/>
            <w:rPrChange w:id="1979" w:author="Fred Zhou" w:date="2024-03-10T14:00:00Z">
              <w:rPr>
                <w:rFonts w:hint="eastAsia"/>
                <w:highlight w:val="green"/>
              </w:rPr>
            </w:rPrChange>
          </w:rPr>
          <w:t>‐</w:t>
        </w:r>
        <w:r w:rsidRPr="004F25AC">
          <w:rPr>
            <w:rPrChange w:id="1980" w:author="Fred Zhou" w:date="2024-03-10T14:00:00Z">
              <w:rPr>
                <w:highlight w:val="green"/>
              </w:rPr>
            </w:rPrChange>
          </w:rPr>
          <w:t xml:space="preserve">Herrera, R., Díaz, J., Trigo, I. F., &amp; Valente, M. A. (2005). How exceptional was the early August 2003 heatwave in </w:t>
        </w:r>
        <w:proofErr w:type="gramStart"/>
        <w:r w:rsidRPr="004F25AC">
          <w:rPr>
            <w:rPrChange w:id="1981" w:author="Fred Zhou" w:date="2024-03-10T14:00:00Z">
              <w:rPr>
                <w:highlight w:val="green"/>
              </w:rPr>
            </w:rPrChange>
          </w:rPr>
          <w:t>France?.</w:t>
        </w:r>
        <w:proofErr w:type="gramEnd"/>
        <w:r w:rsidRPr="004F25AC">
          <w:rPr>
            <w:rPrChange w:id="1982" w:author="Fred Zhou" w:date="2024-03-10T14:00:00Z">
              <w:rPr>
                <w:highlight w:val="green"/>
              </w:rPr>
            </w:rPrChange>
          </w:rPr>
          <w:t> </w:t>
        </w:r>
        <w:r w:rsidRPr="004F25AC">
          <w:rPr>
            <w:i/>
            <w:iCs w:val="0"/>
            <w:rPrChange w:id="1983" w:author="Fred Zhou" w:date="2024-03-10T14:00:00Z">
              <w:rPr>
                <w:highlight w:val="green"/>
              </w:rPr>
            </w:rPrChange>
          </w:rPr>
          <w:t xml:space="preserve">Geophysical </w:t>
        </w:r>
      </w:ins>
      <w:ins w:id="1984" w:author="Fred Zhou" w:date="2024-03-10T11:48:00Z">
        <w:r w:rsidRPr="004F25AC">
          <w:rPr>
            <w:i/>
            <w:iCs w:val="0"/>
            <w:rPrChange w:id="1985" w:author="Fred Zhou" w:date="2024-03-10T14:00:00Z">
              <w:rPr>
                <w:i/>
                <w:iCs w:val="0"/>
                <w:highlight w:val="green"/>
              </w:rPr>
            </w:rPrChange>
          </w:rPr>
          <w:t>R</w:t>
        </w:r>
      </w:ins>
      <w:ins w:id="1986" w:author="Fred Zhou" w:date="2024-03-10T11:43:00Z">
        <w:r w:rsidRPr="004F25AC">
          <w:rPr>
            <w:i/>
            <w:iCs w:val="0"/>
            <w:rPrChange w:id="1987" w:author="Fred Zhou" w:date="2024-03-10T14:00:00Z">
              <w:rPr>
                <w:highlight w:val="green"/>
              </w:rPr>
            </w:rPrChange>
          </w:rPr>
          <w:t xml:space="preserve">esearch </w:t>
        </w:r>
      </w:ins>
      <w:ins w:id="1988" w:author="Fred Zhou" w:date="2024-03-10T11:48:00Z">
        <w:r w:rsidRPr="004F25AC">
          <w:rPr>
            <w:i/>
            <w:iCs w:val="0"/>
            <w:rPrChange w:id="1989" w:author="Fred Zhou" w:date="2024-03-10T14:00:00Z">
              <w:rPr>
                <w:i/>
                <w:iCs w:val="0"/>
                <w:highlight w:val="green"/>
              </w:rPr>
            </w:rPrChange>
          </w:rPr>
          <w:t>L</w:t>
        </w:r>
      </w:ins>
      <w:ins w:id="1990" w:author="Fred Zhou" w:date="2024-03-10T11:43:00Z">
        <w:r w:rsidRPr="004F25AC">
          <w:rPr>
            <w:i/>
            <w:iCs w:val="0"/>
            <w:rPrChange w:id="1991" w:author="Fred Zhou" w:date="2024-03-10T14:00:00Z">
              <w:rPr>
                <w:highlight w:val="green"/>
              </w:rPr>
            </w:rPrChange>
          </w:rPr>
          <w:t>etters</w:t>
        </w:r>
        <w:r w:rsidRPr="004F25AC">
          <w:rPr>
            <w:rPrChange w:id="1992" w:author="Fred Zhou" w:date="2024-03-10T14:00:00Z">
              <w:rPr>
                <w:highlight w:val="green"/>
              </w:rPr>
            </w:rPrChange>
          </w:rPr>
          <w:t>, 32(10).</w:t>
        </w:r>
      </w:ins>
    </w:p>
    <w:p w14:paraId="0BC5A087" w14:textId="77777777" w:rsidR="000445C1" w:rsidRPr="004F25AC" w:rsidRDefault="000445C1" w:rsidP="000445C1">
      <w:pPr>
        <w:pStyle w:val="a7"/>
        <w:rPr>
          <w:ins w:id="1993" w:author="Fred Zhou" w:date="2024-03-10T11:43:00Z"/>
        </w:rPr>
      </w:pPr>
      <w:ins w:id="1994" w:author="Fred Zhou" w:date="2024-03-10T11:43:00Z">
        <w:r w:rsidRPr="004F25AC">
          <w:rPr>
            <w:rFonts w:hint="eastAsia"/>
            <w:rPrChange w:id="1995" w:author="Fred Zhou" w:date="2024-03-10T14:00:00Z">
              <w:rPr>
                <w:rFonts w:hint="eastAsia"/>
                <w:highlight w:val="green"/>
              </w:rPr>
            </w:rPrChange>
          </w:rPr>
          <w:t xml:space="preserve">Wei, J., &amp; Zhu, W. (2021). An operational parameterization scheme of surface temperature-vegetation index contextual model for large-scale temporally continuous evapotranspiration estimation: The case study of contiguous United States. </w:t>
        </w:r>
        <w:r w:rsidRPr="004F25AC">
          <w:rPr>
            <w:rFonts w:hint="eastAsia"/>
            <w:i/>
            <w:iCs w:val="0"/>
            <w:rPrChange w:id="1996" w:author="Fred Zhou" w:date="2024-03-10T14:00:00Z">
              <w:rPr>
                <w:rFonts w:hint="eastAsia"/>
                <w:highlight w:val="green"/>
              </w:rPr>
            </w:rPrChange>
          </w:rPr>
          <w:t>Journal of Hydrology</w:t>
        </w:r>
        <w:r w:rsidRPr="004F25AC">
          <w:rPr>
            <w:rFonts w:hint="eastAsia"/>
            <w:rPrChange w:id="1997" w:author="Fred Zhou" w:date="2024-03-10T14:00:00Z">
              <w:rPr>
                <w:rFonts w:hint="eastAsia"/>
                <w:highlight w:val="green"/>
              </w:rPr>
            </w:rPrChange>
          </w:rPr>
          <w:t>, 602, 126805.</w:t>
        </w:r>
      </w:ins>
    </w:p>
    <w:p w14:paraId="37AC1FFA" w14:textId="77777777" w:rsidR="000445C1" w:rsidRPr="004F25AC" w:rsidRDefault="000445C1" w:rsidP="000445C1">
      <w:pPr>
        <w:pStyle w:val="a7"/>
        <w:rPr>
          <w:ins w:id="1998" w:author="Fred Zhou" w:date="2024-03-10T11:43:00Z"/>
          <w:rPrChange w:id="1999" w:author="Fred Zhou" w:date="2024-03-10T14:00:00Z">
            <w:rPr>
              <w:ins w:id="2000" w:author="Fred Zhou" w:date="2024-03-10T11:43:00Z"/>
              <w:highlight w:val="green"/>
            </w:rPr>
          </w:rPrChange>
        </w:rPr>
      </w:pPr>
      <w:ins w:id="2001" w:author="Fred Zhou" w:date="2024-03-10T11:43:00Z">
        <w:r w:rsidRPr="004F25AC">
          <w:rPr>
            <w:rPrChange w:id="2002" w:author="Fred Zhou" w:date="2024-03-10T14:00:00Z">
              <w:rPr>
                <w:highlight w:val="green"/>
              </w:rPr>
            </w:rPrChange>
          </w:rPr>
          <w:t>Yin, S., Peng, L. L., Feng, N., Wen, H., Ling, Z., Yang, X., &amp; Dong, L. (2022). Spatial-temporal pattern in the cooling effect of a large urban forest and the factors driving it. </w:t>
        </w:r>
        <w:r w:rsidRPr="004F25AC">
          <w:rPr>
            <w:i/>
            <w:iCs w:val="0"/>
            <w:rPrChange w:id="2003" w:author="Fred Zhou" w:date="2024-03-10T14:00:00Z">
              <w:rPr>
                <w:highlight w:val="green"/>
              </w:rPr>
            </w:rPrChange>
          </w:rPr>
          <w:t>Building and Environment</w:t>
        </w:r>
        <w:r w:rsidRPr="004F25AC">
          <w:rPr>
            <w:rPrChange w:id="2004" w:author="Fred Zhou" w:date="2024-03-10T14:00:00Z">
              <w:rPr>
                <w:highlight w:val="green"/>
              </w:rPr>
            </w:rPrChange>
          </w:rPr>
          <w:t>, 209, 108676.</w:t>
        </w:r>
      </w:ins>
    </w:p>
    <w:p w14:paraId="615397DB" w14:textId="3A845778" w:rsidR="000445C1" w:rsidRPr="004F25AC" w:rsidRDefault="000445C1" w:rsidP="000445C1">
      <w:pPr>
        <w:pStyle w:val="a7"/>
        <w:rPr>
          <w:ins w:id="2005" w:author="Fred Zhou" w:date="2024-03-10T11:43:00Z"/>
          <w:rPrChange w:id="2006" w:author="Fred Zhou" w:date="2024-03-10T14:00:00Z">
            <w:rPr>
              <w:ins w:id="2007" w:author="Fred Zhou" w:date="2024-03-10T11:43:00Z"/>
              <w:rFonts w:ascii="Arial" w:hAnsi="Arial" w:cs="Arial"/>
              <w:color w:val="222222"/>
              <w:szCs w:val="20"/>
              <w:highlight w:val="green"/>
              <w:shd w:val="clear" w:color="auto" w:fill="FFFFFF"/>
            </w:rPr>
          </w:rPrChange>
        </w:rPr>
        <w:pPrChange w:id="2008" w:author="Fred Zhou" w:date="2024-03-10T11:44:00Z">
          <w:pPr/>
        </w:pPrChange>
      </w:pPr>
      <w:ins w:id="2009" w:author="Fred Zhou" w:date="2024-03-10T11:43:00Z">
        <w:r w:rsidRPr="004F25AC">
          <w:rPr>
            <w:rPrChange w:id="2010" w:author="Fred Zhou" w:date="2024-03-10T14:00:00Z">
              <w:rPr>
                <w:rFonts w:ascii="Arial" w:hAnsi="Arial" w:cs="Arial"/>
                <w:color w:val="222222"/>
                <w:szCs w:val="20"/>
                <w:highlight w:val="green"/>
                <w:shd w:val="clear" w:color="auto" w:fill="FFFFFF"/>
              </w:rPr>
            </w:rPrChange>
          </w:rPr>
          <w:t>Yu, Z., Xu, S., Zhang, Y., Jørgensen, G., &amp; Vejre, H. (2018). Strong contributions of local background climate to the cooling effect of urban green vegetation. </w:t>
        </w:r>
        <w:r w:rsidRPr="004F25AC">
          <w:rPr>
            <w:i/>
            <w:iCs w:val="0"/>
            <w:rPrChange w:id="2011" w:author="Fred Zhou" w:date="2024-03-10T14:00:00Z">
              <w:rPr>
                <w:rFonts w:ascii="Arial" w:hAnsi="Arial" w:cs="Arial"/>
                <w:i/>
                <w:iCs/>
                <w:color w:val="222222"/>
                <w:szCs w:val="20"/>
                <w:highlight w:val="green"/>
                <w:shd w:val="clear" w:color="auto" w:fill="FFFFFF"/>
              </w:rPr>
            </w:rPrChange>
          </w:rPr>
          <w:t xml:space="preserve">Scientific </w:t>
        </w:r>
      </w:ins>
      <w:ins w:id="2012" w:author="Fred Zhou" w:date="2024-03-10T11:48:00Z">
        <w:r w:rsidRPr="004F25AC">
          <w:rPr>
            <w:i/>
            <w:iCs w:val="0"/>
            <w:rPrChange w:id="2013" w:author="Fred Zhou" w:date="2024-03-10T14:00:00Z">
              <w:rPr>
                <w:i/>
                <w:iCs/>
                <w:highlight w:val="green"/>
              </w:rPr>
            </w:rPrChange>
          </w:rPr>
          <w:t>R</w:t>
        </w:r>
      </w:ins>
      <w:ins w:id="2014" w:author="Fred Zhou" w:date="2024-03-10T11:43:00Z">
        <w:r w:rsidRPr="004F25AC">
          <w:rPr>
            <w:i/>
            <w:iCs w:val="0"/>
            <w:rPrChange w:id="2015" w:author="Fred Zhou" w:date="2024-03-10T14:00:00Z">
              <w:rPr>
                <w:rFonts w:ascii="Arial" w:hAnsi="Arial" w:cs="Arial"/>
                <w:i/>
                <w:iCs/>
                <w:color w:val="222222"/>
                <w:szCs w:val="20"/>
                <w:highlight w:val="green"/>
                <w:shd w:val="clear" w:color="auto" w:fill="FFFFFF"/>
              </w:rPr>
            </w:rPrChange>
          </w:rPr>
          <w:t>eports</w:t>
        </w:r>
        <w:r w:rsidRPr="004F25AC">
          <w:rPr>
            <w:rPrChange w:id="2016" w:author="Fred Zhou" w:date="2024-03-10T14:00:00Z">
              <w:rPr>
                <w:rFonts w:ascii="Arial" w:hAnsi="Arial" w:cs="Arial"/>
                <w:color w:val="222222"/>
                <w:szCs w:val="20"/>
                <w:highlight w:val="green"/>
                <w:shd w:val="clear" w:color="auto" w:fill="FFFFFF"/>
              </w:rPr>
            </w:rPrChange>
          </w:rPr>
          <w:t>, </w:t>
        </w:r>
        <w:r w:rsidRPr="004F25AC">
          <w:rPr>
            <w:rPrChange w:id="2017" w:author="Fred Zhou" w:date="2024-03-10T14:00:00Z">
              <w:rPr>
                <w:rFonts w:ascii="Arial" w:hAnsi="Arial" w:cs="Arial"/>
                <w:i/>
                <w:iCs/>
                <w:color w:val="222222"/>
                <w:szCs w:val="20"/>
                <w:highlight w:val="green"/>
                <w:shd w:val="clear" w:color="auto" w:fill="FFFFFF"/>
              </w:rPr>
            </w:rPrChange>
          </w:rPr>
          <w:t>8</w:t>
        </w:r>
        <w:r w:rsidRPr="004F25AC">
          <w:rPr>
            <w:rPrChange w:id="2018" w:author="Fred Zhou" w:date="2024-03-10T14:00:00Z">
              <w:rPr>
                <w:rFonts w:ascii="Arial" w:hAnsi="Arial" w:cs="Arial"/>
                <w:color w:val="222222"/>
                <w:szCs w:val="20"/>
                <w:highlight w:val="green"/>
                <w:shd w:val="clear" w:color="auto" w:fill="FFFFFF"/>
              </w:rPr>
            </w:rPrChange>
          </w:rPr>
          <w:t>(1), 6798.</w:t>
        </w:r>
      </w:ins>
    </w:p>
    <w:p w14:paraId="5EF584D3" w14:textId="75A17967" w:rsidR="000445C1" w:rsidRPr="004F25AC" w:rsidRDefault="000445C1" w:rsidP="000445C1">
      <w:pPr>
        <w:pStyle w:val="a7"/>
        <w:rPr>
          <w:ins w:id="2019" w:author="Fred Zhou" w:date="2024-03-10T11:43:00Z"/>
        </w:rPr>
      </w:pPr>
      <w:ins w:id="2020" w:author="Fred Zhou" w:date="2024-03-10T11:43:00Z">
        <w:r w:rsidRPr="004F25AC">
          <w:rPr>
            <w:rPrChange w:id="2021" w:author="Fred Zhou" w:date="2024-03-10T14:00:00Z">
              <w:rPr>
                <w:highlight w:val="green"/>
              </w:rPr>
            </w:rPrChange>
          </w:rPr>
          <w:t>Yu, Z., Yang, G., Zuo, S., Jørgensen, G., Koga, M., &amp; Vejre, H. (2020). Critical review on the cooling effect of urban blue-green space: A threshold-size perspective. </w:t>
        </w:r>
        <w:r w:rsidRPr="004F25AC">
          <w:rPr>
            <w:i/>
            <w:iCs w:val="0"/>
            <w:rPrChange w:id="2022" w:author="Fred Zhou" w:date="2024-03-10T14:00:00Z">
              <w:rPr>
                <w:highlight w:val="green"/>
              </w:rPr>
            </w:rPrChange>
          </w:rPr>
          <w:t xml:space="preserve">Urban </w:t>
        </w:r>
      </w:ins>
      <w:ins w:id="2023" w:author="Fred Zhou" w:date="2024-03-10T11:48:00Z">
        <w:r w:rsidRPr="004F25AC">
          <w:rPr>
            <w:i/>
            <w:iCs w:val="0"/>
            <w:rPrChange w:id="2024" w:author="Fred Zhou" w:date="2024-03-10T14:00:00Z">
              <w:rPr>
                <w:i/>
                <w:iCs w:val="0"/>
                <w:highlight w:val="green"/>
              </w:rPr>
            </w:rPrChange>
          </w:rPr>
          <w:t>F</w:t>
        </w:r>
      </w:ins>
      <w:ins w:id="2025" w:author="Fred Zhou" w:date="2024-03-10T11:43:00Z">
        <w:r w:rsidRPr="004F25AC">
          <w:rPr>
            <w:i/>
            <w:iCs w:val="0"/>
            <w:rPrChange w:id="2026" w:author="Fred Zhou" w:date="2024-03-10T14:00:00Z">
              <w:rPr>
                <w:highlight w:val="green"/>
              </w:rPr>
            </w:rPrChange>
          </w:rPr>
          <w:t xml:space="preserve">orestry &amp; </w:t>
        </w:r>
      </w:ins>
      <w:ins w:id="2027" w:author="Fred Zhou" w:date="2024-03-10T11:48:00Z">
        <w:r w:rsidRPr="004F25AC">
          <w:rPr>
            <w:i/>
            <w:iCs w:val="0"/>
            <w:rPrChange w:id="2028" w:author="Fred Zhou" w:date="2024-03-10T14:00:00Z">
              <w:rPr>
                <w:i/>
                <w:iCs w:val="0"/>
                <w:highlight w:val="green"/>
              </w:rPr>
            </w:rPrChange>
          </w:rPr>
          <w:t>U</w:t>
        </w:r>
      </w:ins>
      <w:ins w:id="2029" w:author="Fred Zhou" w:date="2024-03-10T11:43:00Z">
        <w:r w:rsidRPr="004F25AC">
          <w:rPr>
            <w:i/>
            <w:iCs w:val="0"/>
            <w:rPrChange w:id="2030" w:author="Fred Zhou" w:date="2024-03-10T14:00:00Z">
              <w:rPr>
                <w:highlight w:val="green"/>
              </w:rPr>
            </w:rPrChange>
          </w:rPr>
          <w:t xml:space="preserve">rban </w:t>
        </w:r>
      </w:ins>
      <w:ins w:id="2031" w:author="Fred Zhou" w:date="2024-03-10T11:48:00Z">
        <w:r w:rsidRPr="004F25AC">
          <w:rPr>
            <w:i/>
            <w:iCs w:val="0"/>
            <w:rPrChange w:id="2032" w:author="Fred Zhou" w:date="2024-03-10T14:00:00Z">
              <w:rPr>
                <w:i/>
                <w:iCs w:val="0"/>
                <w:highlight w:val="green"/>
              </w:rPr>
            </w:rPrChange>
          </w:rPr>
          <w:t>G</w:t>
        </w:r>
      </w:ins>
      <w:ins w:id="2033" w:author="Fred Zhou" w:date="2024-03-10T11:43:00Z">
        <w:r w:rsidRPr="004F25AC">
          <w:rPr>
            <w:i/>
            <w:iCs w:val="0"/>
            <w:rPrChange w:id="2034" w:author="Fred Zhou" w:date="2024-03-10T14:00:00Z">
              <w:rPr>
                <w:highlight w:val="green"/>
              </w:rPr>
            </w:rPrChange>
          </w:rPr>
          <w:t>reening</w:t>
        </w:r>
        <w:r w:rsidRPr="004F25AC">
          <w:rPr>
            <w:rPrChange w:id="2035" w:author="Fred Zhou" w:date="2024-03-10T14:00:00Z">
              <w:rPr>
                <w:highlight w:val="green"/>
              </w:rPr>
            </w:rPrChange>
          </w:rPr>
          <w:t>, 49, 126630.</w:t>
        </w:r>
      </w:ins>
    </w:p>
    <w:p w14:paraId="0BF56B72" w14:textId="77777777" w:rsidR="000445C1" w:rsidRPr="004F25AC" w:rsidRDefault="000445C1" w:rsidP="000445C1">
      <w:pPr>
        <w:pStyle w:val="a7"/>
        <w:rPr>
          <w:ins w:id="2036" w:author="Fred Zhou" w:date="2024-03-10T11:43:00Z"/>
          <w:rPrChange w:id="2037" w:author="Fred Zhou" w:date="2024-03-10T14:00:00Z">
            <w:rPr>
              <w:ins w:id="2038" w:author="Fred Zhou" w:date="2024-03-10T11:43:00Z"/>
              <w:rFonts w:ascii="Arial" w:hAnsi="Arial" w:cs="Arial"/>
              <w:color w:val="222222"/>
              <w:szCs w:val="20"/>
              <w:shd w:val="clear" w:color="auto" w:fill="FFFFFF"/>
            </w:rPr>
          </w:rPrChange>
        </w:rPr>
        <w:pPrChange w:id="2039" w:author="Fred Zhou" w:date="2024-03-10T11:44:00Z">
          <w:pPr/>
        </w:pPrChange>
      </w:pPr>
      <w:ins w:id="2040" w:author="Fred Zhou" w:date="2024-03-10T11:43:00Z">
        <w:r w:rsidRPr="004F25AC">
          <w:rPr>
            <w:rPrChange w:id="2041" w:author="Fred Zhou" w:date="2024-03-10T14:00:00Z">
              <w:rPr>
                <w:rFonts w:ascii="Arial" w:hAnsi="Arial" w:cs="Arial"/>
                <w:color w:val="222222"/>
                <w:szCs w:val="20"/>
                <w:highlight w:val="green"/>
                <w:shd w:val="clear" w:color="auto" w:fill="FFFFFF"/>
              </w:rPr>
            </w:rPrChange>
          </w:rPr>
          <w:t>Yuan, B., Zhou, L., Dang, X., Sun, D., Hu, F., &amp; Mu, H. (2021). Separate and combined effects of 3D building features and urban green space on land surface temperature. </w:t>
        </w:r>
        <w:r w:rsidRPr="004F25AC">
          <w:rPr>
            <w:i/>
            <w:iCs w:val="0"/>
            <w:rPrChange w:id="2042" w:author="Fred Zhou" w:date="2024-03-10T14:00:00Z">
              <w:rPr>
                <w:rFonts w:ascii="Arial" w:hAnsi="Arial" w:cs="Arial"/>
                <w:i/>
                <w:iCs/>
                <w:color w:val="222222"/>
                <w:szCs w:val="20"/>
                <w:highlight w:val="green"/>
                <w:shd w:val="clear" w:color="auto" w:fill="FFFFFF"/>
              </w:rPr>
            </w:rPrChange>
          </w:rPr>
          <w:t>Journal of Environmental Management</w:t>
        </w:r>
        <w:r w:rsidRPr="004F25AC">
          <w:rPr>
            <w:rPrChange w:id="2043" w:author="Fred Zhou" w:date="2024-03-10T14:00:00Z">
              <w:rPr>
                <w:rFonts w:ascii="Arial" w:hAnsi="Arial" w:cs="Arial"/>
                <w:color w:val="222222"/>
                <w:szCs w:val="20"/>
                <w:highlight w:val="green"/>
                <w:shd w:val="clear" w:color="auto" w:fill="FFFFFF"/>
              </w:rPr>
            </w:rPrChange>
          </w:rPr>
          <w:t>, </w:t>
        </w:r>
        <w:r w:rsidRPr="004F25AC">
          <w:rPr>
            <w:rPrChange w:id="2044" w:author="Fred Zhou" w:date="2024-03-10T14:00:00Z">
              <w:rPr>
                <w:rFonts w:ascii="Arial" w:hAnsi="Arial" w:cs="Arial"/>
                <w:i/>
                <w:iCs/>
                <w:color w:val="222222"/>
                <w:szCs w:val="20"/>
                <w:highlight w:val="green"/>
                <w:shd w:val="clear" w:color="auto" w:fill="FFFFFF"/>
              </w:rPr>
            </w:rPrChange>
          </w:rPr>
          <w:t>295</w:t>
        </w:r>
        <w:r w:rsidRPr="004F25AC">
          <w:rPr>
            <w:rPrChange w:id="2045" w:author="Fred Zhou" w:date="2024-03-10T14:00:00Z">
              <w:rPr>
                <w:rFonts w:ascii="Arial" w:hAnsi="Arial" w:cs="Arial"/>
                <w:color w:val="222222"/>
                <w:szCs w:val="20"/>
                <w:highlight w:val="green"/>
                <w:shd w:val="clear" w:color="auto" w:fill="FFFFFF"/>
              </w:rPr>
            </w:rPrChange>
          </w:rPr>
          <w:t>, 113116.</w:t>
        </w:r>
      </w:ins>
    </w:p>
    <w:p w14:paraId="6127B141" w14:textId="77777777" w:rsidR="000445C1" w:rsidRPr="004F25AC" w:rsidRDefault="000445C1" w:rsidP="000445C1">
      <w:pPr>
        <w:pStyle w:val="a7"/>
        <w:rPr>
          <w:ins w:id="2046" w:author="Fred Zhou" w:date="2024-03-10T11:43:00Z"/>
        </w:rPr>
      </w:pPr>
      <w:ins w:id="2047" w:author="Fred Zhou" w:date="2024-03-10T11:43:00Z">
        <w:r w:rsidRPr="004F25AC">
          <w:rPr>
            <w:rPrChange w:id="2048" w:author="Fred Zhou" w:date="2024-03-10T14:00:00Z">
              <w:rPr>
                <w:highlight w:val="green"/>
              </w:rPr>
            </w:rPrChange>
          </w:rPr>
          <w:t>Zhang, X., Lei, Y., Li, R., Ackerman, A., Guo, N., Li, Y., ... &amp; Liu, Y. (2022). Research on thermal comfort of underside of street tree based on LiDAR point cloud model. </w:t>
        </w:r>
        <w:r w:rsidRPr="004F25AC">
          <w:rPr>
            <w:i/>
            <w:iCs w:val="0"/>
            <w:rPrChange w:id="2049" w:author="Fred Zhou" w:date="2024-03-10T14:00:00Z">
              <w:rPr>
                <w:highlight w:val="green"/>
              </w:rPr>
            </w:rPrChange>
          </w:rPr>
          <w:t>Forests</w:t>
        </w:r>
        <w:r w:rsidRPr="004F25AC">
          <w:rPr>
            <w:rPrChange w:id="2050" w:author="Fred Zhou" w:date="2024-03-10T14:00:00Z">
              <w:rPr>
                <w:highlight w:val="green"/>
              </w:rPr>
            </w:rPrChange>
          </w:rPr>
          <w:t>, 13(7), 1086.</w:t>
        </w:r>
      </w:ins>
    </w:p>
    <w:p w14:paraId="4AC7F755" w14:textId="77777777" w:rsidR="000445C1" w:rsidRPr="004F25AC" w:rsidRDefault="000445C1" w:rsidP="000445C1">
      <w:pPr>
        <w:pStyle w:val="a7"/>
        <w:rPr>
          <w:ins w:id="2051" w:author="Fred Zhou" w:date="2024-03-10T11:43:00Z"/>
          <w:rFonts w:hint="eastAsia"/>
          <w:rPrChange w:id="2052" w:author="Fred Zhou" w:date="2024-03-10T14:00:00Z">
            <w:rPr>
              <w:ins w:id="2053" w:author="Fred Zhou" w:date="2024-03-10T11:43:00Z"/>
              <w:rFonts w:ascii="Arial" w:hAnsi="Arial" w:cs="Arial" w:hint="eastAsia"/>
              <w:color w:val="222222"/>
              <w:szCs w:val="20"/>
              <w:highlight w:val="green"/>
              <w:shd w:val="clear" w:color="auto" w:fill="FFFFFF"/>
            </w:rPr>
          </w:rPrChange>
        </w:rPr>
        <w:pPrChange w:id="2054" w:author="Fred Zhou" w:date="2024-03-10T11:44:00Z">
          <w:pPr/>
        </w:pPrChange>
      </w:pPr>
      <w:ins w:id="2055" w:author="Fred Zhou" w:date="2024-03-10T11:43:00Z">
        <w:r w:rsidRPr="004F25AC">
          <w:rPr>
            <w:rPrChange w:id="2056" w:author="Fred Zhou" w:date="2024-03-10T14:00:00Z">
              <w:rPr>
                <w:rFonts w:ascii="Arial" w:hAnsi="Arial" w:cs="Arial"/>
                <w:color w:val="222222"/>
                <w:szCs w:val="20"/>
                <w:highlight w:val="green"/>
                <w:shd w:val="clear" w:color="auto" w:fill="FFFFFF"/>
              </w:rPr>
            </w:rPrChange>
          </w:rPr>
          <w:t>Zhou, Y., Zhao, H., Mao, S., Zhang, G., Jin, Y., Luo, Y., ... &amp; Lun, F. (2022). Studies on urban park cooling effects and their driving factors in China: Considering 276 cities under different climate zones. </w:t>
        </w:r>
        <w:r w:rsidRPr="004F25AC">
          <w:rPr>
            <w:i/>
            <w:iCs w:val="0"/>
            <w:rPrChange w:id="2057" w:author="Fred Zhou" w:date="2024-03-10T14:00:00Z">
              <w:rPr>
                <w:rFonts w:ascii="Arial" w:hAnsi="Arial" w:cs="Arial"/>
                <w:color w:val="222222"/>
                <w:szCs w:val="20"/>
                <w:highlight w:val="green"/>
                <w:shd w:val="clear" w:color="auto" w:fill="FFFFFF"/>
              </w:rPr>
            </w:rPrChange>
          </w:rPr>
          <w:t>Building and Environment</w:t>
        </w:r>
        <w:r w:rsidRPr="004F25AC">
          <w:rPr>
            <w:rPrChange w:id="2058" w:author="Fred Zhou" w:date="2024-03-10T14:00:00Z">
              <w:rPr>
                <w:rFonts w:ascii="Arial" w:hAnsi="Arial" w:cs="Arial"/>
                <w:color w:val="222222"/>
                <w:szCs w:val="20"/>
                <w:highlight w:val="green"/>
                <w:shd w:val="clear" w:color="auto" w:fill="FFFFFF"/>
              </w:rPr>
            </w:rPrChange>
          </w:rPr>
          <w:t>, 222, 109441.</w:t>
        </w:r>
      </w:ins>
    </w:p>
    <w:p w14:paraId="4FB171F3" w14:textId="77777777" w:rsidR="000445C1" w:rsidRPr="004F25AC" w:rsidRDefault="000445C1" w:rsidP="000445C1">
      <w:pPr>
        <w:rPr>
          <w:rFonts w:hint="eastAsia"/>
        </w:rPr>
        <w:pPrChange w:id="2059" w:author="Fred Zhou" w:date="2024-03-10T11:43:00Z">
          <w:pPr>
            <w:ind w:firstLine="420"/>
          </w:pPr>
        </w:pPrChange>
      </w:pPr>
    </w:p>
    <w:p w14:paraId="77E55795" w14:textId="77777777" w:rsidR="000955B6" w:rsidRPr="000955B6" w:rsidRDefault="000955B6" w:rsidP="000955B6">
      <w:pPr>
        <w:snapToGrid w:val="0"/>
        <w:spacing w:line="440" w:lineRule="exact"/>
        <w:ind w:firstLine="420"/>
        <w:rPr>
          <w:ins w:id="2060" w:author="Fred Zhou" w:date="2024-03-10T14:27:00Z"/>
          <w:rFonts w:ascii="楷体" w:hAnsi="楷体" w:cs="楷体_GB2312"/>
          <w:b/>
          <w:bCs/>
          <w:color w:val="0070C0"/>
          <w:sz w:val="28"/>
          <w:szCs w:val="28"/>
          <w:rPrChange w:id="2061" w:author="Fred Zhou" w:date="2024-03-10T14:27:00Z">
            <w:rPr>
              <w:ins w:id="2062" w:author="Fred Zhou" w:date="2024-03-10T14:27:00Z"/>
            </w:rPr>
          </w:rPrChange>
        </w:rPr>
        <w:pPrChange w:id="2063" w:author="Fred Zhou" w:date="2024-03-10T14:29:00Z">
          <w:pPr>
            <w:pStyle w:val="a9"/>
            <w:numPr>
              <w:numId w:val="1"/>
            </w:numPr>
            <w:snapToGrid w:val="0"/>
            <w:spacing w:line="440" w:lineRule="exact"/>
            <w:ind w:left="470" w:hanging="470"/>
          </w:pPr>
        </w:pPrChange>
      </w:pPr>
      <w:ins w:id="2064" w:author="Fred Zhou" w:date="2024-03-10T14:27:00Z">
        <w:r w:rsidRPr="000955B6">
          <w:rPr>
            <w:rFonts w:ascii="楷体" w:hAnsi="楷体" w:hint="eastAsia"/>
            <w:bCs/>
            <w:color w:val="0070C0"/>
            <w:sz w:val="28"/>
            <w:szCs w:val="28"/>
            <w:rPrChange w:id="2065" w:author="Fred Zhou" w:date="2024-03-10T14:27:00Z">
              <w:rPr>
                <w:rFonts w:hint="eastAsia"/>
              </w:rPr>
            </w:rPrChange>
          </w:rPr>
          <w:t xml:space="preserve">2. </w:t>
        </w:r>
        <w:r w:rsidRPr="000955B6">
          <w:rPr>
            <w:rFonts w:ascii="楷体" w:hAnsi="楷体" w:cs="楷体_GB2312" w:hint="eastAsia"/>
            <w:b/>
            <w:bCs/>
            <w:color w:val="0070C0"/>
            <w:sz w:val="28"/>
            <w:szCs w:val="28"/>
            <w:rPrChange w:id="2066" w:author="Fred Zhou" w:date="2024-03-10T14:27:00Z">
              <w:rPr>
                <w:rFonts w:hint="eastAsia"/>
              </w:rPr>
            </w:rPrChange>
          </w:rPr>
          <w:t>项目的研究内容、研究目标，以及拟解决的关键科学问题</w:t>
        </w:r>
        <w:r w:rsidRPr="000955B6">
          <w:rPr>
            <w:rFonts w:ascii="楷体" w:hAnsi="楷体" w:cs="楷体_GB2312" w:hint="eastAsia"/>
            <w:color w:val="0070C0"/>
            <w:sz w:val="28"/>
            <w:szCs w:val="28"/>
            <w:rPrChange w:id="2067" w:author="Fred Zhou" w:date="2024-03-10T14:27:00Z">
              <w:rPr>
                <w:rFonts w:hint="eastAsia"/>
              </w:rPr>
            </w:rPrChange>
          </w:rPr>
          <w:t>（此部分为重点阐述内容）</w:t>
        </w:r>
        <w:r w:rsidRPr="000955B6">
          <w:rPr>
            <w:rFonts w:ascii="楷体" w:hAnsi="楷体" w:cs="楷体_GB2312" w:hint="eastAsia"/>
            <w:b/>
            <w:bCs/>
            <w:color w:val="0070C0"/>
            <w:sz w:val="28"/>
            <w:szCs w:val="28"/>
            <w:rPrChange w:id="2068" w:author="Fred Zhou" w:date="2024-03-10T14:27:00Z">
              <w:rPr>
                <w:rFonts w:hint="eastAsia"/>
              </w:rPr>
            </w:rPrChange>
          </w:rPr>
          <w:t>；</w:t>
        </w:r>
      </w:ins>
    </w:p>
    <w:p w14:paraId="15514538" w14:textId="6018348C" w:rsidR="00896FAE" w:rsidRPr="004F25AC" w:rsidDel="000955B6" w:rsidRDefault="00F85958" w:rsidP="00E95B69">
      <w:pPr>
        <w:pStyle w:val="3"/>
        <w:numPr>
          <w:ilvl w:val="1"/>
          <w:numId w:val="36"/>
        </w:numPr>
        <w:rPr>
          <w:del w:id="2069" w:author="Fred Zhou" w:date="2024-03-10T14:27:00Z"/>
        </w:rPr>
        <w:pPrChange w:id="2070" w:author="Fred Zhou" w:date="2024-03-10T14:35:00Z">
          <w:pPr>
            <w:pStyle w:val="2"/>
            <w:numPr>
              <w:numId w:val="1"/>
            </w:numPr>
            <w:ind w:left="470" w:hanging="470"/>
          </w:pPr>
        </w:pPrChange>
      </w:pPr>
      <w:del w:id="2071" w:author="Fred Zhou" w:date="2024-03-10T14:27:00Z">
        <w:r w:rsidRPr="004F25AC" w:rsidDel="000955B6">
          <w:rPr>
            <w:rFonts w:hint="eastAsia"/>
          </w:rPr>
          <w:lastRenderedPageBreak/>
          <w:delText>研究内容</w:delText>
        </w:r>
      </w:del>
    </w:p>
    <w:p w14:paraId="387DDF13" w14:textId="30FA90B3" w:rsidR="002715E0" w:rsidRPr="004F25AC" w:rsidDel="00E95B69" w:rsidRDefault="001028D6" w:rsidP="00E95B69">
      <w:pPr>
        <w:numPr>
          <w:ilvl w:val="1"/>
          <w:numId w:val="36"/>
        </w:numPr>
        <w:rPr>
          <w:del w:id="2072" w:author="Fred Zhou" w:date="2024-03-10T14:35:00Z"/>
          <w:rFonts w:hint="eastAsia"/>
        </w:rPr>
        <w:pPrChange w:id="2073" w:author="Fred Zhou" w:date="2024-03-10T14:35:00Z">
          <w:pPr>
            <w:pStyle w:val="3"/>
            <w:numPr>
              <w:ilvl w:val="1"/>
              <w:numId w:val="1"/>
            </w:numPr>
            <w:ind w:left="720" w:hanging="720"/>
          </w:pPr>
        </w:pPrChange>
      </w:pPr>
      <w:del w:id="2074" w:author="Fred Zhou" w:date="2024-03-10T14:35:00Z">
        <w:r w:rsidRPr="004F25AC" w:rsidDel="00E95B69">
          <w:rPr>
            <w:rFonts w:hint="eastAsia"/>
          </w:rPr>
          <w:delText>研究目标</w:delText>
        </w:r>
      </w:del>
    </w:p>
    <w:p w14:paraId="60CDBE08" w14:textId="037CBC23" w:rsidR="001028D6" w:rsidRPr="004F25AC" w:rsidRDefault="001028D6" w:rsidP="00E95B69">
      <w:pPr>
        <w:pStyle w:val="3"/>
        <w:numPr>
          <w:ilvl w:val="1"/>
          <w:numId w:val="36"/>
        </w:numPr>
        <w:pPrChange w:id="2075" w:author="Fred Zhou" w:date="2024-03-10T14:35:00Z">
          <w:pPr>
            <w:pStyle w:val="3"/>
            <w:numPr>
              <w:ilvl w:val="1"/>
              <w:numId w:val="1"/>
            </w:numPr>
            <w:ind w:left="720" w:hanging="720"/>
          </w:pPr>
        </w:pPrChange>
      </w:pPr>
      <w:r w:rsidRPr="004F25AC">
        <w:rPr>
          <w:rFonts w:hint="eastAsia"/>
        </w:rPr>
        <w:t>研究内容</w:t>
      </w:r>
    </w:p>
    <w:p w14:paraId="0860C05B" w14:textId="4D9F1630" w:rsidR="00276103" w:rsidRPr="004F25AC" w:rsidRDefault="00276103" w:rsidP="00E95B69">
      <w:pPr>
        <w:pStyle w:val="4"/>
        <w:numPr>
          <w:ilvl w:val="2"/>
          <w:numId w:val="36"/>
        </w:numPr>
        <w:rPr>
          <w:ins w:id="2076" w:author="Fred Zhou" w:date="2024-03-09T13:40:00Z"/>
        </w:rPr>
        <w:pPrChange w:id="2077" w:author="Fred Zhou" w:date="2024-03-10T14:36:00Z">
          <w:pPr>
            <w:pStyle w:val="4"/>
            <w:numPr>
              <w:ilvl w:val="2"/>
              <w:numId w:val="1"/>
            </w:numPr>
            <w:ind w:left="1080" w:hanging="1080"/>
          </w:pPr>
        </w:pPrChange>
      </w:pPr>
      <w:ins w:id="2078" w:author="Fred Zhou" w:date="2024-03-09T13:40:00Z">
        <w:r w:rsidRPr="004F25AC">
          <w:rPr>
            <w:rFonts w:hint="eastAsia"/>
          </w:rPr>
          <w:t>城市</w:t>
        </w:r>
      </w:ins>
      <w:ins w:id="2079" w:author="Fred Zhou" w:date="2024-03-10T07:57:00Z">
        <w:r w:rsidR="0094401D" w:rsidRPr="004F25AC">
          <w:rPr>
            <w:rFonts w:hint="eastAsia"/>
          </w:rPr>
          <w:t>公园</w:t>
        </w:r>
      </w:ins>
      <w:ins w:id="2080" w:author="Fred Zhou" w:date="2024-03-09T13:40:00Z">
        <w:r w:rsidRPr="004F25AC">
          <w:rPr>
            <w:rFonts w:hint="eastAsia"/>
          </w:rPr>
          <w:t>热缓解</w:t>
        </w:r>
      </w:ins>
      <w:ins w:id="2081" w:author="Fred Zhou" w:date="2024-03-10T09:18:00Z">
        <w:r w:rsidR="00CC2593" w:rsidRPr="004F25AC">
          <w:rPr>
            <w:rFonts w:hint="eastAsia"/>
          </w:rPr>
          <w:t>溢出</w:t>
        </w:r>
      </w:ins>
      <w:ins w:id="2082" w:author="Fred Zhou" w:date="2024-03-10T08:03:00Z">
        <w:r w:rsidR="00FA4F35" w:rsidRPr="004F25AC">
          <w:rPr>
            <w:rFonts w:hint="eastAsia"/>
          </w:rPr>
          <w:t>供给</w:t>
        </w:r>
      </w:ins>
    </w:p>
    <w:p w14:paraId="02C028D2" w14:textId="2E4C7283" w:rsidR="00276103" w:rsidRDefault="00276103" w:rsidP="006D4E54">
      <w:pPr>
        <w:ind w:firstLine="420"/>
        <w:rPr>
          <w:ins w:id="2083" w:author="Fred Zhou" w:date="2024-03-10T14:39:00Z"/>
          <w:shd w:val="clear" w:color="auto" w:fill="FDFDFE"/>
        </w:rPr>
      </w:pPr>
      <w:ins w:id="2084" w:author="Fred Zhou" w:date="2024-03-09T13:40:00Z">
        <w:r w:rsidRPr="004F25AC">
          <w:rPr>
            <w:shd w:val="clear" w:color="auto" w:fill="FDFDFE"/>
            <w:rPrChange w:id="2085" w:author="Fred Zhou" w:date="2024-03-10T14:00:00Z">
              <w:rPr>
                <w:rFonts w:ascii="Segoe UI" w:hAnsi="Segoe UI" w:cs="Segoe UI"/>
                <w:color w:val="05073B"/>
                <w:sz w:val="23"/>
                <w:szCs w:val="23"/>
                <w:shd w:val="clear" w:color="auto" w:fill="FDFDFE"/>
              </w:rPr>
            </w:rPrChange>
          </w:rPr>
          <w:t>选定成都</w:t>
        </w:r>
      </w:ins>
      <w:ins w:id="2086" w:author="Fred Zhou" w:date="2024-03-09T13:59:00Z">
        <w:r w:rsidR="00E7366E" w:rsidRPr="004F25AC">
          <w:rPr>
            <w:rFonts w:hint="eastAsia"/>
            <w:shd w:val="clear" w:color="auto" w:fill="FDFDFE"/>
            <w:rPrChange w:id="2087" w:author="Fred Zhou" w:date="2024-03-10T14:00:00Z">
              <w:rPr>
                <w:rFonts w:hint="eastAsia"/>
                <w:highlight w:val="cyan"/>
                <w:shd w:val="clear" w:color="auto" w:fill="FDFDFE"/>
              </w:rPr>
            </w:rPrChange>
          </w:rPr>
          <w:t>城</w:t>
        </w:r>
      </w:ins>
      <w:ins w:id="2088" w:author="Fred Zhou" w:date="2024-03-09T13:40:00Z">
        <w:r w:rsidRPr="004F25AC">
          <w:rPr>
            <w:shd w:val="clear" w:color="auto" w:fill="FDFDFE"/>
            <w:rPrChange w:id="2089" w:author="Fred Zhou" w:date="2024-03-10T14:00:00Z">
              <w:rPr>
                <w:rFonts w:ascii="Segoe UI" w:hAnsi="Segoe UI" w:cs="Segoe UI"/>
                <w:color w:val="05073B"/>
                <w:sz w:val="23"/>
                <w:szCs w:val="23"/>
                <w:shd w:val="clear" w:color="auto" w:fill="FDFDFE"/>
              </w:rPr>
            </w:rPrChange>
          </w:rPr>
          <w:t>区为研究区域，重点关注城市公园热缓解</w:t>
        </w:r>
      </w:ins>
      <w:ins w:id="2090" w:author="Fred Zhou" w:date="2024-03-10T08:04:00Z">
        <w:r w:rsidR="00FA4F35" w:rsidRPr="004F25AC">
          <w:rPr>
            <w:rFonts w:hint="eastAsia"/>
            <w:shd w:val="clear" w:color="auto" w:fill="FDFDFE"/>
            <w:rPrChange w:id="2091" w:author="Fred Zhou" w:date="2024-03-10T14:00:00Z">
              <w:rPr>
                <w:rFonts w:hint="eastAsia"/>
                <w:highlight w:val="green"/>
                <w:shd w:val="clear" w:color="auto" w:fill="FDFDFE"/>
              </w:rPr>
            </w:rPrChange>
          </w:rPr>
          <w:t>溢出</w:t>
        </w:r>
      </w:ins>
      <w:ins w:id="2092" w:author="Fred Zhou" w:date="2024-03-10T08:03:00Z">
        <w:r w:rsidR="00FA4F35" w:rsidRPr="004F25AC">
          <w:rPr>
            <w:rFonts w:hint="eastAsia"/>
            <w:rPrChange w:id="2093" w:author="Fred Zhou" w:date="2024-03-10T14:00:00Z">
              <w:rPr>
                <w:rFonts w:hint="eastAsia"/>
                <w:highlight w:val="green"/>
              </w:rPr>
            </w:rPrChange>
          </w:rPr>
          <w:t>供给</w:t>
        </w:r>
      </w:ins>
      <w:ins w:id="2094" w:author="Fred Zhou" w:date="2024-03-09T13:40:00Z">
        <w:r w:rsidRPr="004F25AC">
          <w:rPr>
            <w:shd w:val="clear" w:color="auto" w:fill="FDFDFE"/>
            <w:rPrChange w:id="2095" w:author="Fred Zhou" w:date="2024-03-10T14:00:00Z">
              <w:rPr>
                <w:rFonts w:ascii="Segoe UI" w:hAnsi="Segoe UI" w:cs="Segoe UI"/>
                <w:color w:val="05073B"/>
                <w:sz w:val="23"/>
                <w:szCs w:val="23"/>
                <w:shd w:val="clear" w:color="auto" w:fill="FDFDFE"/>
              </w:rPr>
            </w:rPrChange>
          </w:rPr>
          <w:t>。首先，</w:t>
        </w:r>
      </w:ins>
      <w:ins w:id="2096" w:author="Fred Zhou" w:date="2024-03-09T14:01:00Z">
        <w:r w:rsidR="00FE5E80" w:rsidRPr="004F25AC">
          <w:rPr>
            <w:rFonts w:hint="eastAsia"/>
            <w:shd w:val="clear" w:color="auto" w:fill="FDFDFE"/>
          </w:rPr>
          <w:t>利用</w:t>
        </w:r>
        <w:r w:rsidR="00FE5E80" w:rsidRPr="004F25AC">
          <w:rPr>
            <w:rFonts w:hint="eastAsia"/>
            <w:shd w:val="clear" w:color="auto" w:fill="FDFDFE"/>
            <w:rPrChange w:id="2097" w:author="Fred Zhou" w:date="2024-03-10T14:00:00Z">
              <w:rPr>
                <w:rFonts w:ascii="Segoe UI" w:hAnsi="Segoe UI" w:cs="Segoe UI" w:hint="eastAsia"/>
                <w:shd w:val="clear" w:color="auto" w:fill="FDFDFE"/>
              </w:rPr>
            </w:rPrChange>
          </w:rPr>
          <w:t>卫星影像</w:t>
        </w:r>
      </w:ins>
      <w:ins w:id="2098" w:author="Fred Zhou" w:date="2024-03-09T13:46:00Z">
        <w:r w:rsidR="00CC081B" w:rsidRPr="004F25AC">
          <w:rPr>
            <w:rFonts w:hint="eastAsia"/>
            <w:shd w:val="clear" w:color="auto" w:fill="FDFDFE"/>
          </w:rPr>
          <w:t>提取</w:t>
        </w:r>
      </w:ins>
      <w:ins w:id="2099" w:author="Fred Zhou" w:date="2024-03-09T13:40:00Z">
        <w:r w:rsidRPr="004F25AC">
          <w:rPr>
            <w:shd w:val="clear" w:color="auto" w:fill="FDFDFE"/>
            <w:rPrChange w:id="2100" w:author="Fred Zhou" w:date="2024-03-10T14:00:00Z">
              <w:rPr>
                <w:rFonts w:ascii="Segoe UI" w:hAnsi="Segoe UI" w:cs="Segoe UI"/>
                <w:color w:val="05073B"/>
                <w:sz w:val="23"/>
                <w:szCs w:val="23"/>
                <w:shd w:val="clear" w:color="auto" w:fill="FDFDFE"/>
              </w:rPr>
            </w:rPrChange>
          </w:rPr>
          <w:t>城市公园的空间分布信息</w:t>
        </w:r>
      </w:ins>
      <w:ins w:id="2101" w:author="Fred Zhou" w:date="2024-03-09T14:01:00Z">
        <w:r w:rsidR="00FE5E80" w:rsidRPr="004F25AC">
          <w:rPr>
            <w:rFonts w:hint="eastAsia"/>
            <w:shd w:val="clear" w:color="auto" w:fill="FDFDFE"/>
          </w:rPr>
          <w:t>。然后，</w:t>
        </w:r>
      </w:ins>
      <w:ins w:id="2102" w:author="Fred Zhou" w:date="2024-03-09T14:03:00Z">
        <w:r w:rsidR="007D791A" w:rsidRPr="004F25AC">
          <w:rPr>
            <w:rFonts w:hint="eastAsia"/>
            <w:shd w:val="clear" w:color="auto" w:fill="FDFDFE"/>
          </w:rPr>
          <w:t>以</w:t>
        </w:r>
      </w:ins>
      <w:ins w:id="2103" w:author="Fred Zhou" w:date="2024-03-09T17:01:00Z">
        <w:r w:rsidR="0066007F" w:rsidRPr="004F25AC">
          <w:rPr>
            <w:rFonts w:hint="eastAsia"/>
          </w:rPr>
          <w:t>M</w:t>
        </w:r>
        <w:r w:rsidR="0066007F" w:rsidRPr="004F25AC">
          <w:t>THI</w:t>
        </w:r>
      </w:ins>
      <w:ins w:id="2104" w:author="Fred Zhou" w:date="2024-03-09T14:03:00Z">
        <w:r w:rsidR="007D791A" w:rsidRPr="004F25AC">
          <w:rPr>
            <w:rFonts w:hint="eastAsia"/>
          </w:rPr>
          <w:t>作为热舒适评估指标，基于</w:t>
        </w:r>
        <w:proofErr w:type="gramStart"/>
        <w:r w:rsidR="007D791A" w:rsidRPr="004F25AC">
          <w:rPr>
            <w:rFonts w:hint="eastAsia"/>
          </w:rPr>
          <w:t>其</w:t>
        </w:r>
      </w:ins>
      <w:ins w:id="2105" w:author="Fred Zhou" w:date="2024-03-09T13:47:00Z">
        <w:r w:rsidR="00116B6B" w:rsidRPr="004F25AC">
          <w:rPr>
            <w:rFonts w:hint="eastAsia"/>
          </w:rPr>
          <w:t>随距公园</w:t>
        </w:r>
        <w:proofErr w:type="gramEnd"/>
        <w:r w:rsidR="00116B6B" w:rsidRPr="004F25AC">
          <w:rPr>
            <w:rFonts w:hint="eastAsia"/>
          </w:rPr>
          <w:t>距离的变化</w:t>
        </w:r>
      </w:ins>
      <w:ins w:id="2106" w:author="Fred Zhou" w:date="2024-03-09T13:40:00Z">
        <w:r w:rsidRPr="004F25AC">
          <w:rPr>
            <w:shd w:val="clear" w:color="auto" w:fill="FDFDFE"/>
            <w:rPrChange w:id="2107" w:author="Fred Zhou" w:date="2024-03-10T14:00:00Z">
              <w:rPr>
                <w:rFonts w:ascii="Segoe UI" w:hAnsi="Segoe UI" w:cs="Segoe UI"/>
                <w:color w:val="05073B"/>
                <w:sz w:val="23"/>
                <w:szCs w:val="23"/>
                <w:shd w:val="clear" w:color="auto" w:fill="FDFDFE"/>
              </w:rPr>
            </w:rPrChange>
          </w:rPr>
          <w:t>计算各公园</w:t>
        </w:r>
      </w:ins>
      <w:ins w:id="2108" w:author="Fred Zhou" w:date="2024-03-09T13:47:00Z">
        <w:r w:rsidR="00116B6B" w:rsidRPr="004F25AC">
          <w:rPr>
            <w:rFonts w:hint="eastAsia"/>
            <w:shd w:val="clear" w:color="auto" w:fill="FDFDFE"/>
            <w:rPrChange w:id="2109" w:author="Fred Zhou" w:date="2024-03-10T14:00:00Z">
              <w:rPr>
                <w:rFonts w:ascii="Segoe UI" w:hAnsi="Segoe UI" w:cs="Segoe UI" w:hint="eastAsia"/>
                <w:shd w:val="clear" w:color="auto" w:fill="FDFDFE"/>
              </w:rPr>
            </w:rPrChange>
          </w:rPr>
          <w:t>热缓解溢出效应</w:t>
        </w:r>
        <w:r w:rsidR="00116B6B" w:rsidRPr="004F25AC">
          <w:rPr>
            <w:rFonts w:hint="eastAsia"/>
            <w:shd w:val="clear" w:color="auto" w:fill="FDFDFE"/>
          </w:rPr>
          <w:t>的</w:t>
        </w:r>
        <w:r w:rsidR="00116B6B" w:rsidRPr="004F25AC">
          <w:rPr>
            <w:rFonts w:hint="eastAsia"/>
            <w:shd w:val="clear" w:color="auto" w:fill="FDFDFE"/>
            <w:rPrChange w:id="2110" w:author="Fred Zhou" w:date="2024-03-10T14:00:00Z">
              <w:rPr>
                <w:rFonts w:ascii="Segoe UI" w:hAnsi="Segoe UI" w:cs="Segoe UI" w:hint="eastAsia"/>
                <w:shd w:val="clear" w:color="auto" w:fill="FDFDFE"/>
              </w:rPr>
            </w:rPrChange>
          </w:rPr>
          <w:t>有效作用</w:t>
        </w:r>
      </w:ins>
      <w:ins w:id="2111" w:author="Fred Zhou" w:date="2024-03-09T13:40:00Z">
        <w:r w:rsidRPr="004F25AC">
          <w:rPr>
            <w:shd w:val="clear" w:color="auto" w:fill="FDFDFE"/>
            <w:rPrChange w:id="2112" w:author="Fred Zhou" w:date="2024-03-10T14:00:00Z">
              <w:rPr>
                <w:rFonts w:ascii="Segoe UI" w:hAnsi="Segoe UI" w:cs="Segoe UI"/>
                <w:color w:val="05073B"/>
                <w:sz w:val="23"/>
                <w:szCs w:val="23"/>
                <w:shd w:val="clear" w:color="auto" w:fill="FDFDFE"/>
              </w:rPr>
            </w:rPrChange>
          </w:rPr>
          <w:t>范围，</w:t>
        </w:r>
      </w:ins>
      <w:ins w:id="2113" w:author="Fred Zhou" w:date="2024-03-09T13:48:00Z">
        <w:r w:rsidR="00116B6B" w:rsidRPr="004F25AC">
          <w:rPr>
            <w:rFonts w:hint="eastAsia"/>
            <w:shd w:val="clear" w:color="auto" w:fill="FDFDFE"/>
          </w:rPr>
          <w:t>在</w:t>
        </w:r>
        <w:r w:rsidR="00116B6B" w:rsidRPr="004F25AC">
          <w:rPr>
            <w:rFonts w:hint="eastAsia"/>
            <w:shd w:val="clear" w:color="auto" w:fill="FDFDFE"/>
            <w:rPrChange w:id="2114" w:author="Fred Zhou" w:date="2024-03-10T14:00:00Z">
              <w:rPr>
                <w:rFonts w:ascii="Segoe UI" w:hAnsi="Segoe UI" w:cs="Segoe UI" w:hint="eastAsia"/>
                <w:shd w:val="clear" w:color="auto" w:fill="FDFDFE"/>
              </w:rPr>
            </w:rPrChange>
          </w:rPr>
          <w:t>相应</w:t>
        </w:r>
      </w:ins>
      <w:ins w:id="2115" w:author="Fred Zhou" w:date="2024-03-09T13:40:00Z">
        <w:r w:rsidRPr="004F25AC">
          <w:rPr>
            <w:shd w:val="clear" w:color="auto" w:fill="FDFDFE"/>
            <w:rPrChange w:id="2116" w:author="Fred Zhou" w:date="2024-03-10T14:00:00Z">
              <w:rPr>
                <w:rFonts w:ascii="Segoe UI" w:hAnsi="Segoe UI" w:cs="Segoe UI"/>
                <w:color w:val="05073B"/>
                <w:sz w:val="23"/>
                <w:szCs w:val="23"/>
                <w:shd w:val="clear" w:color="auto" w:fill="FDFDFE"/>
              </w:rPr>
            </w:rPrChange>
          </w:rPr>
          <w:t>范围内</w:t>
        </w:r>
      </w:ins>
      <w:ins w:id="2117" w:author="Fred Zhou" w:date="2024-03-09T13:48:00Z">
        <w:r w:rsidR="00116B6B" w:rsidRPr="004F25AC">
          <w:rPr>
            <w:rFonts w:hint="eastAsia"/>
            <w:shd w:val="clear" w:color="auto" w:fill="FDFDFE"/>
          </w:rPr>
          <w:t>计算</w:t>
        </w:r>
        <w:r w:rsidR="00116B6B" w:rsidRPr="004F25AC">
          <w:rPr>
            <w:rFonts w:hint="eastAsia"/>
            <w:rPrChange w:id="2118" w:author="Fred Zhou" w:date="2024-03-10T14:00:00Z">
              <w:rPr>
                <w:rFonts w:hint="eastAsia"/>
                <w:highlight w:val="green"/>
              </w:rPr>
            </w:rPrChange>
          </w:rPr>
          <w:t>局地</w:t>
        </w:r>
        <w:r w:rsidR="00116B6B" w:rsidRPr="004F25AC">
          <w:rPr>
            <w:rPrChange w:id="2119" w:author="Fred Zhou" w:date="2024-03-10T14:00:00Z">
              <w:rPr>
                <w:highlight w:val="green"/>
              </w:rPr>
            </w:rPrChange>
          </w:rPr>
          <w:t>公园热缓解强度</w:t>
        </w:r>
      </w:ins>
      <w:ins w:id="2120" w:author="Fred Zhou" w:date="2024-03-09T13:49:00Z">
        <w:r w:rsidR="00116B6B" w:rsidRPr="004F25AC">
          <w:rPr>
            <w:rFonts w:hint="eastAsia"/>
            <w:shd w:val="clear" w:color="auto" w:fill="FDFDFE"/>
          </w:rPr>
          <w:t>。将所选公园分为</w:t>
        </w:r>
      </w:ins>
      <w:ins w:id="2121" w:author="Fred Zhou" w:date="2024-03-09T13:50:00Z">
        <w:r w:rsidR="00116B6B" w:rsidRPr="004F25AC">
          <w:rPr>
            <w:rFonts w:hint="eastAsia"/>
            <w:shd w:val="clear" w:color="auto" w:fill="FDFDFE"/>
          </w:rPr>
          <w:t>5</w:t>
        </w:r>
        <w:r w:rsidR="00116B6B" w:rsidRPr="004F25AC">
          <w:rPr>
            <w:rFonts w:hint="eastAsia"/>
            <w:shd w:val="clear" w:color="auto" w:fill="FDFDFE"/>
          </w:rPr>
          <w:t>个类型，</w:t>
        </w:r>
      </w:ins>
      <w:ins w:id="2122" w:author="Fred Zhou" w:date="2024-03-10T13:13:00Z">
        <w:r w:rsidR="000A79E1" w:rsidRPr="004F25AC">
          <w:rPr>
            <w:rFonts w:hint="eastAsia"/>
            <w:shd w:val="clear" w:color="auto" w:fill="FDFDFE"/>
          </w:rPr>
          <w:t>基于提升回归树模型分析</w:t>
        </w:r>
        <w:r w:rsidR="000A79E1" w:rsidRPr="004F25AC">
          <w:rPr>
            <w:rFonts w:hint="eastAsia"/>
          </w:rPr>
          <w:t>各自然和社会经济因素的</w:t>
        </w:r>
        <w:r w:rsidR="000A79E1" w:rsidRPr="004F25AC">
          <w:rPr>
            <w:rFonts w:hint="eastAsia"/>
            <w:rPrChange w:id="2123" w:author="Fred Zhou" w:date="2024-03-10T14:00:00Z">
              <w:rPr>
                <w:rFonts w:hint="eastAsia"/>
                <w:highlight w:val="cyan"/>
              </w:rPr>
            </w:rPrChange>
          </w:rPr>
          <w:t>相对贡献</w:t>
        </w:r>
      </w:ins>
      <w:ins w:id="2124" w:author="Fred Zhou" w:date="2024-03-09T13:40:00Z">
        <w:r w:rsidRPr="004F25AC">
          <w:rPr>
            <w:shd w:val="clear" w:color="auto" w:fill="FDFDFE"/>
            <w:rPrChange w:id="2125" w:author="Fred Zhou" w:date="2024-03-10T14:00:00Z">
              <w:rPr>
                <w:rFonts w:ascii="Segoe UI" w:hAnsi="Segoe UI" w:cs="Segoe UI"/>
                <w:color w:val="05073B"/>
                <w:sz w:val="23"/>
                <w:szCs w:val="23"/>
                <w:shd w:val="clear" w:color="auto" w:fill="FDFDFE"/>
              </w:rPr>
            </w:rPrChange>
          </w:rPr>
          <w:t>。</w:t>
        </w:r>
      </w:ins>
      <w:ins w:id="2126" w:author="Fred Zhou" w:date="2024-03-09T14:02:00Z">
        <w:r w:rsidR="00FE5E80" w:rsidRPr="004F25AC">
          <w:rPr>
            <w:rFonts w:hint="eastAsia"/>
            <w:shd w:val="clear" w:color="auto" w:fill="FDFDFE"/>
          </w:rPr>
          <w:t>最后</w:t>
        </w:r>
      </w:ins>
      <w:ins w:id="2127" w:author="Fred Zhou" w:date="2024-03-09T13:40:00Z">
        <w:r w:rsidRPr="004F25AC">
          <w:rPr>
            <w:shd w:val="clear" w:color="auto" w:fill="FDFDFE"/>
            <w:rPrChange w:id="2128" w:author="Fred Zhou" w:date="2024-03-10T14:00:00Z">
              <w:rPr>
                <w:rFonts w:ascii="Segoe UI" w:hAnsi="Segoe UI" w:cs="Segoe UI"/>
                <w:color w:val="05073B"/>
                <w:sz w:val="23"/>
                <w:szCs w:val="23"/>
                <w:shd w:val="clear" w:color="auto" w:fill="FDFDFE"/>
              </w:rPr>
            </w:rPrChange>
          </w:rPr>
          <w:t>，将</w:t>
        </w:r>
      </w:ins>
      <w:ins w:id="2129" w:author="Fred Zhou" w:date="2024-03-09T13:58:00Z">
        <w:r w:rsidR="00E2722A" w:rsidRPr="004F25AC">
          <w:rPr>
            <w:rFonts w:hint="eastAsia"/>
            <w:rPrChange w:id="2130" w:author="Fred Zhou" w:date="2024-03-10T14:00:00Z">
              <w:rPr>
                <w:rFonts w:hint="eastAsia"/>
                <w:highlight w:val="green"/>
              </w:rPr>
            </w:rPrChange>
          </w:rPr>
          <w:t>局地</w:t>
        </w:r>
        <w:r w:rsidR="00E2722A" w:rsidRPr="004F25AC">
          <w:rPr>
            <w:rPrChange w:id="2131" w:author="Fred Zhou" w:date="2024-03-10T14:00:00Z">
              <w:rPr>
                <w:highlight w:val="green"/>
              </w:rPr>
            </w:rPrChange>
          </w:rPr>
          <w:t>公园热缓解强度</w:t>
        </w:r>
      </w:ins>
      <w:ins w:id="2132" w:author="Fred Zhou" w:date="2024-03-09T13:40:00Z">
        <w:r w:rsidRPr="004F25AC">
          <w:rPr>
            <w:shd w:val="clear" w:color="auto" w:fill="FDFDFE"/>
            <w:rPrChange w:id="2133" w:author="Fred Zhou" w:date="2024-03-10T14:00:00Z">
              <w:rPr>
                <w:rFonts w:ascii="Segoe UI" w:hAnsi="Segoe UI" w:cs="Segoe UI"/>
                <w:color w:val="05073B"/>
                <w:sz w:val="23"/>
                <w:szCs w:val="23"/>
                <w:shd w:val="clear" w:color="auto" w:fill="FDFDFE"/>
              </w:rPr>
            </w:rPrChange>
          </w:rPr>
          <w:t>与人口密度数据及其结构特征</w:t>
        </w:r>
      </w:ins>
      <w:ins w:id="2134" w:author="Fred Zhou" w:date="2024-03-09T13:58:00Z">
        <w:r w:rsidR="00E2722A" w:rsidRPr="004F25AC">
          <w:rPr>
            <w:rFonts w:hint="eastAsia"/>
            <w:shd w:val="clear" w:color="auto" w:fill="FDFDFE"/>
          </w:rPr>
          <w:t>相结合</w:t>
        </w:r>
      </w:ins>
      <w:ins w:id="2135" w:author="Fred Zhou" w:date="2024-03-09T13:40:00Z">
        <w:r w:rsidRPr="004F25AC">
          <w:rPr>
            <w:shd w:val="clear" w:color="auto" w:fill="FDFDFE"/>
            <w:rPrChange w:id="2136" w:author="Fred Zhou" w:date="2024-03-10T14:00:00Z">
              <w:rPr>
                <w:rFonts w:ascii="Segoe UI" w:hAnsi="Segoe UI" w:cs="Segoe UI"/>
                <w:color w:val="05073B"/>
                <w:sz w:val="23"/>
                <w:szCs w:val="23"/>
                <w:shd w:val="clear" w:color="auto" w:fill="FDFDFE"/>
              </w:rPr>
            </w:rPrChange>
          </w:rPr>
          <w:t>，</w:t>
        </w:r>
      </w:ins>
      <w:ins w:id="2137" w:author="Fred Zhou" w:date="2024-03-09T13:51:00Z">
        <w:r w:rsidR="00B4598F" w:rsidRPr="004F25AC">
          <w:rPr>
            <w:rFonts w:hint="eastAsia"/>
            <w:shd w:val="clear" w:color="auto" w:fill="FDFDFE"/>
          </w:rPr>
          <w:t>以建立</w:t>
        </w:r>
        <w:r w:rsidR="00B4598F" w:rsidRPr="004F25AC">
          <w:rPr>
            <w:rFonts w:hint="eastAsia"/>
            <w:shd w:val="clear" w:color="auto" w:fill="FDFDFE"/>
            <w:rPrChange w:id="2138" w:author="Fred Zhou" w:date="2024-03-10T14:00:00Z">
              <w:rPr>
                <w:rFonts w:ascii="Segoe UI" w:hAnsi="Segoe UI" w:cs="Segoe UI" w:hint="eastAsia"/>
                <w:shd w:val="clear" w:color="auto" w:fill="FDFDFE"/>
              </w:rPr>
            </w:rPrChange>
          </w:rPr>
          <w:t>新的指标</w:t>
        </w:r>
        <w:r w:rsidR="00B4598F" w:rsidRPr="004F25AC">
          <w:rPr>
            <w:rFonts w:hint="eastAsia"/>
            <w:shd w:val="clear" w:color="auto" w:fill="FDFDFE"/>
          </w:rPr>
          <w:t>来</w:t>
        </w:r>
      </w:ins>
      <w:ins w:id="2139" w:author="Fred Zhou" w:date="2024-03-09T13:50:00Z">
        <w:r w:rsidR="00116B6B" w:rsidRPr="004F25AC">
          <w:rPr>
            <w:shd w:val="clear" w:color="auto" w:fill="FDFDFE"/>
          </w:rPr>
          <w:t>更</w:t>
        </w:r>
        <w:r w:rsidR="00116B6B" w:rsidRPr="004F25AC">
          <w:rPr>
            <w:shd w:val="clear" w:color="auto" w:fill="FDFDFE"/>
            <w:rPrChange w:id="2140" w:author="Fred Zhou" w:date="2024-03-10T14:00:00Z">
              <w:rPr>
                <w:rFonts w:ascii="Segoe UI" w:hAnsi="Segoe UI" w:cs="Segoe UI"/>
                <w:shd w:val="clear" w:color="auto" w:fill="FDFDFE"/>
              </w:rPr>
            </w:rPrChange>
          </w:rPr>
          <w:t>全面地</w:t>
        </w:r>
        <w:r w:rsidR="00116B6B" w:rsidRPr="004F25AC">
          <w:rPr>
            <w:shd w:val="clear" w:color="auto" w:fill="FDFDFE"/>
          </w:rPr>
          <w:t>理解</w:t>
        </w:r>
      </w:ins>
      <w:ins w:id="2141" w:author="Fred Zhou" w:date="2024-03-09T13:59:00Z">
        <w:r w:rsidR="00E2722A" w:rsidRPr="004F25AC">
          <w:rPr>
            <w:rFonts w:hint="eastAsia"/>
            <w:shd w:val="clear" w:color="auto" w:fill="FDFDFE"/>
            <w:rPrChange w:id="2142" w:author="Fred Zhou" w:date="2024-03-10T14:00:00Z">
              <w:rPr>
                <w:rFonts w:ascii="Segoe UI" w:hAnsi="Segoe UI" w:cs="Segoe UI" w:hint="eastAsia"/>
                <w:shd w:val="clear" w:color="auto" w:fill="FDFDFE"/>
              </w:rPr>
            </w:rPrChange>
          </w:rPr>
          <w:t>公园热缓解</w:t>
        </w:r>
      </w:ins>
      <w:ins w:id="2143" w:author="Fred Zhou" w:date="2024-03-10T08:04:00Z">
        <w:r w:rsidR="00FA4F35" w:rsidRPr="004F25AC">
          <w:rPr>
            <w:rFonts w:hint="eastAsia"/>
            <w:shd w:val="clear" w:color="auto" w:fill="FDFDFE"/>
            <w:rPrChange w:id="2144" w:author="Fred Zhou" w:date="2024-03-10T14:00:00Z">
              <w:rPr>
                <w:rFonts w:hint="eastAsia"/>
                <w:highlight w:val="green"/>
                <w:shd w:val="clear" w:color="auto" w:fill="FDFDFE"/>
              </w:rPr>
            </w:rPrChange>
          </w:rPr>
          <w:t>溢出</w:t>
        </w:r>
        <w:r w:rsidR="00FA4F35" w:rsidRPr="004F25AC">
          <w:rPr>
            <w:rFonts w:hint="eastAsia"/>
            <w:rPrChange w:id="2145" w:author="Fred Zhou" w:date="2024-03-10T14:00:00Z">
              <w:rPr>
                <w:rFonts w:hint="eastAsia"/>
                <w:highlight w:val="green"/>
              </w:rPr>
            </w:rPrChange>
          </w:rPr>
          <w:t>供给</w:t>
        </w:r>
      </w:ins>
      <w:ins w:id="2146" w:author="Fred Zhou" w:date="2024-03-09T13:40:00Z">
        <w:r w:rsidRPr="004F25AC">
          <w:rPr>
            <w:shd w:val="clear" w:color="auto" w:fill="FDFDFE"/>
            <w:rPrChange w:id="2147" w:author="Fred Zhou" w:date="2024-03-10T14:00:00Z">
              <w:rPr>
                <w:rFonts w:ascii="Segoe UI" w:hAnsi="Segoe UI" w:cs="Segoe UI"/>
                <w:color w:val="05073B"/>
                <w:sz w:val="23"/>
                <w:szCs w:val="23"/>
                <w:shd w:val="clear" w:color="auto" w:fill="FDFDFE"/>
              </w:rPr>
            </w:rPrChange>
          </w:rPr>
          <w:t>。</w:t>
        </w:r>
      </w:ins>
    </w:p>
    <w:p w14:paraId="0695F4B8" w14:textId="77777777" w:rsidR="00315F9A" w:rsidRPr="004F25AC" w:rsidRDefault="00315F9A" w:rsidP="006D4E54">
      <w:pPr>
        <w:ind w:firstLine="420"/>
        <w:rPr>
          <w:ins w:id="2148" w:author="Fred Zhou" w:date="2024-03-09T13:40:00Z"/>
          <w:rFonts w:hint="eastAsia"/>
        </w:rPr>
        <w:pPrChange w:id="2149" w:author="Fred Zhou" w:date="2024-03-09T14:05:00Z">
          <w:pPr/>
        </w:pPrChange>
      </w:pPr>
    </w:p>
    <w:p w14:paraId="3C37D8AA" w14:textId="1BEBAC71" w:rsidR="00351AB4" w:rsidRPr="004F25AC" w:rsidRDefault="00351AB4" w:rsidP="00E95B69">
      <w:pPr>
        <w:pStyle w:val="4"/>
        <w:numPr>
          <w:ilvl w:val="2"/>
          <w:numId w:val="36"/>
        </w:numPr>
        <w:pPrChange w:id="2150" w:author="Fred Zhou" w:date="2024-03-10T14:36:00Z">
          <w:pPr>
            <w:pStyle w:val="4"/>
            <w:numPr>
              <w:ilvl w:val="2"/>
              <w:numId w:val="1"/>
            </w:numPr>
            <w:ind w:left="1080" w:hanging="1080"/>
          </w:pPr>
        </w:pPrChange>
      </w:pPr>
      <w:r w:rsidRPr="004F25AC">
        <w:rPr>
          <w:rFonts w:hint="eastAsia"/>
        </w:rPr>
        <w:t>城市热缓解需求</w:t>
      </w:r>
    </w:p>
    <w:p w14:paraId="6D051ED3" w14:textId="7FDFEDDD" w:rsidR="00351AB4" w:rsidRPr="004F25AC" w:rsidDel="00021CD4" w:rsidRDefault="00C43AC9" w:rsidP="00C43AC9">
      <w:pPr>
        <w:ind w:firstLine="420"/>
        <w:rPr>
          <w:del w:id="2151" w:author="Fred Zhou" w:date="2024-03-09T11:45:00Z"/>
        </w:rPr>
        <w:pPrChange w:id="2152" w:author="Fred Zhou" w:date="2024-03-09T13:23:00Z">
          <w:pPr>
            <w:pStyle w:val="a9"/>
            <w:numPr>
              <w:ilvl w:val="2"/>
              <w:numId w:val="1"/>
            </w:numPr>
            <w:ind w:left="1080" w:hanging="1080"/>
          </w:pPr>
        </w:pPrChange>
      </w:pPr>
      <w:ins w:id="2153" w:author="Fred Zhou" w:date="2024-03-09T13:24:00Z">
        <w:r w:rsidRPr="004F25AC">
          <w:rPr>
            <w:rFonts w:hint="eastAsia"/>
            <w:rPrChange w:id="2154" w:author="Fred Zhou" w:date="2024-03-10T14:00:00Z">
              <w:rPr>
                <w:rFonts w:hint="eastAsia"/>
                <w:highlight w:val="cyan"/>
              </w:rPr>
            </w:rPrChange>
          </w:rPr>
          <w:t>利用</w:t>
        </w:r>
      </w:ins>
      <w:ins w:id="2155" w:author="Fred Zhou" w:date="2024-03-09T11:45:00Z">
        <w:r w:rsidR="00021CD4" w:rsidRPr="004F25AC">
          <w:rPr>
            <w:rFonts w:hint="eastAsia"/>
          </w:rPr>
          <w:t>Landsat</w:t>
        </w:r>
        <w:r w:rsidR="00021CD4" w:rsidRPr="004F25AC">
          <w:rPr>
            <w:rFonts w:hint="eastAsia"/>
          </w:rPr>
          <w:t>遥感数据，</w:t>
        </w:r>
      </w:ins>
      <w:ins w:id="2156" w:author="Fred Zhou" w:date="2024-03-09T13:24:00Z">
        <w:r w:rsidRPr="004F25AC">
          <w:rPr>
            <w:rFonts w:hint="eastAsia"/>
          </w:rPr>
          <w:t>基于</w:t>
        </w:r>
      </w:ins>
      <w:ins w:id="2157" w:author="Fred Zhou" w:date="2024-03-09T13:47:00Z">
        <w:r w:rsidR="00CC081B" w:rsidRPr="004F25AC">
          <w:rPr>
            <w:rFonts w:hint="eastAsia"/>
          </w:rPr>
          <w:t>M</w:t>
        </w:r>
        <w:r w:rsidR="00CC081B" w:rsidRPr="004F25AC">
          <w:t>THI</w:t>
        </w:r>
      </w:ins>
      <w:ins w:id="2158" w:author="Fred Zhou" w:date="2024-03-09T11:45:00Z">
        <w:r w:rsidR="00021CD4" w:rsidRPr="004F25AC">
          <w:rPr>
            <w:rFonts w:hint="eastAsia"/>
          </w:rPr>
          <w:t>计算城市热舒适</w:t>
        </w:r>
      </w:ins>
      <w:ins w:id="2159" w:author="Fred Zhou" w:date="2024-03-09T13:37:00Z">
        <w:r w:rsidR="00874AF6" w:rsidRPr="004F25AC">
          <w:rPr>
            <w:rFonts w:hint="eastAsia"/>
          </w:rPr>
          <w:t>的</w:t>
        </w:r>
      </w:ins>
      <w:ins w:id="2160" w:author="Fred Zhou" w:date="2024-03-09T11:45:00Z">
        <w:r w:rsidR="00021CD4" w:rsidRPr="004F25AC">
          <w:rPr>
            <w:rFonts w:hint="eastAsia"/>
          </w:rPr>
          <w:t>空间</w:t>
        </w:r>
      </w:ins>
      <w:ins w:id="2161" w:author="Fred Zhou" w:date="2024-03-09T13:24:00Z">
        <w:r w:rsidRPr="004F25AC">
          <w:rPr>
            <w:rFonts w:hint="eastAsia"/>
          </w:rPr>
          <w:t>格局</w:t>
        </w:r>
      </w:ins>
      <w:ins w:id="2162" w:author="Fred Zhou" w:date="2024-03-09T11:45:00Z">
        <w:r w:rsidR="00021CD4" w:rsidRPr="004F25AC">
          <w:rPr>
            <w:rFonts w:hint="eastAsia"/>
          </w:rPr>
          <w:t>。同时，通过</w:t>
        </w:r>
      </w:ins>
      <w:ins w:id="2163" w:author="Fred Zhou" w:date="2024-03-09T13:25:00Z">
        <w:r w:rsidRPr="004F25AC">
          <w:rPr>
            <w:rFonts w:hint="eastAsia"/>
          </w:rPr>
          <w:t>对</w:t>
        </w:r>
      </w:ins>
      <w:ins w:id="2164" w:author="Fred Zhou" w:date="2024-03-09T11:45:00Z">
        <w:r w:rsidR="00021CD4" w:rsidRPr="004F25AC">
          <w:rPr>
            <w:rFonts w:hint="eastAsia"/>
          </w:rPr>
          <w:t>手机大数据的收集和分析，获取人口密度及其结构特征（年龄</w:t>
        </w:r>
      </w:ins>
      <w:ins w:id="2165" w:author="Fred Zhou" w:date="2024-03-09T13:25:00Z">
        <w:r w:rsidRPr="004F25AC">
          <w:rPr>
            <w:rFonts w:hint="eastAsia"/>
            <w:rPrChange w:id="2166" w:author="Fred Zhou" w:date="2024-03-10T14:00:00Z">
              <w:rPr>
                <w:rFonts w:hint="eastAsia"/>
                <w:highlight w:val="cyan"/>
              </w:rPr>
            </w:rPrChange>
          </w:rPr>
          <w:t>和</w:t>
        </w:r>
      </w:ins>
      <w:ins w:id="2167" w:author="Fred Zhou" w:date="2024-03-09T11:45:00Z">
        <w:r w:rsidR="00021CD4" w:rsidRPr="004F25AC">
          <w:rPr>
            <w:rFonts w:hint="eastAsia"/>
          </w:rPr>
          <w:t>收入）的空间格局。在此基础上，我们采用灾害性、暴露性与脆弱性相耦合的框架，构建城市热缓解需求评估模型，对城市各区域的热缓解需求进行估算</w:t>
        </w:r>
      </w:ins>
      <w:ins w:id="2168" w:author="Fred Zhou" w:date="2024-03-09T13:27:00Z">
        <w:r w:rsidRPr="004F25AC">
          <w:rPr>
            <w:rFonts w:hint="eastAsia"/>
          </w:rPr>
          <w:t>，并分析其</w:t>
        </w:r>
      </w:ins>
      <w:del w:id="2169" w:author="Fred Zhou" w:date="2024-03-09T11:45:00Z">
        <w:r w:rsidR="00351AB4" w:rsidRPr="004F25AC" w:rsidDel="00021CD4">
          <w:rPr>
            <w:rFonts w:hint="eastAsia"/>
          </w:rPr>
          <w:delText>通过考虑人口结构</w:delText>
        </w:r>
        <w:r w:rsidR="00C5116F" w:rsidRPr="004F25AC" w:rsidDel="00021CD4">
          <w:rPr>
            <w:rFonts w:hint="eastAsia"/>
          </w:rPr>
          <w:delText>（年龄、收入）的空间分布</w:delText>
        </w:r>
        <w:r w:rsidR="00351AB4" w:rsidRPr="004F25AC" w:rsidDel="00021CD4">
          <w:rPr>
            <w:rFonts w:hint="eastAsia"/>
          </w:rPr>
          <w:delText>建立一套新的热缓解需求的评估体系。</w:delText>
        </w:r>
      </w:del>
    </w:p>
    <w:p w14:paraId="2AF06BA6" w14:textId="59CDC985" w:rsidR="00F66A7A" w:rsidRPr="004F25AC" w:rsidDel="00021CD4" w:rsidRDefault="00F66A7A" w:rsidP="00C43AC9">
      <w:pPr>
        <w:ind w:firstLine="420"/>
        <w:rPr>
          <w:del w:id="2170" w:author="Fred Zhou" w:date="2024-03-09T11:45:00Z"/>
          <w:rFonts w:hint="eastAsia"/>
        </w:rPr>
        <w:pPrChange w:id="2171" w:author="Fred Zhou" w:date="2024-03-09T13:23:00Z">
          <w:pPr>
            <w:pStyle w:val="a9"/>
            <w:numPr>
              <w:numId w:val="19"/>
            </w:numPr>
            <w:ind w:left="470" w:hanging="470"/>
          </w:pPr>
        </w:pPrChange>
      </w:pPr>
      <w:del w:id="2172" w:author="Fred Zhou" w:date="2024-03-09T11:45:00Z">
        <w:r w:rsidRPr="004F25AC" w:rsidDel="00021CD4">
          <w:rPr>
            <w:rFonts w:hint="eastAsia"/>
          </w:rPr>
          <w:delText>收集相关数据，分析人口分布、年龄和收入特征。</w:delText>
        </w:r>
      </w:del>
    </w:p>
    <w:p w14:paraId="7C992B68" w14:textId="3B465D2A" w:rsidR="00F90267" w:rsidRDefault="00F66A7A" w:rsidP="00F90267">
      <w:pPr>
        <w:ind w:firstLine="420"/>
        <w:rPr>
          <w:ins w:id="2173" w:author="Fred Zhou" w:date="2024-03-10T14:39:00Z"/>
        </w:rPr>
      </w:pPr>
      <w:del w:id="2174" w:author="Fred Zhou" w:date="2024-03-09T13:27:00Z">
        <w:r w:rsidRPr="004F25AC" w:rsidDel="00C43AC9">
          <w:rPr>
            <w:rFonts w:hint="eastAsia"/>
          </w:rPr>
          <w:delText>估算热缓解需求的</w:delText>
        </w:r>
      </w:del>
      <w:ins w:id="2175" w:author="Fred Zhou" w:date="2024-03-09T13:45:00Z">
        <w:r w:rsidR="00177C74" w:rsidRPr="004F25AC">
          <w:rPr>
            <w:rFonts w:hint="eastAsia"/>
            <w:rPrChange w:id="2176" w:author="Fred Zhou" w:date="2024-03-10T14:00:00Z">
              <w:rPr>
                <w:rFonts w:hint="eastAsia"/>
                <w:highlight w:val="cyan"/>
              </w:rPr>
            </w:rPrChange>
          </w:rPr>
          <w:t>空间</w:t>
        </w:r>
      </w:ins>
      <w:del w:id="2177" w:author="Fred Zhou" w:date="2024-03-09T13:45:00Z">
        <w:r w:rsidRPr="004F25AC" w:rsidDel="00177C74">
          <w:rPr>
            <w:rFonts w:hint="eastAsia"/>
          </w:rPr>
          <w:delText>时空</w:delText>
        </w:r>
      </w:del>
      <w:ins w:id="2178" w:author="Fred Zhou" w:date="2024-03-09T13:27:00Z">
        <w:r w:rsidR="00C43AC9" w:rsidRPr="004F25AC">
          <w:rPr>
            <w:rFonts w:hint="eastAsia"/>
          </w:rPr>
          <w:t>格局</w:t>
        </w:r>
      </w:ins>
      <w:del w:id="2179" w:author="Fred Zhou" w:date="2024-03-09T13:27:00Z">
        <w:r w:rsidRPr="004F25AC" w:rsidDel="00C43AC9">
          <w:rPr>
            <w:rFonts w:hint="eastAsia"/>
          </w:rPr>
          <w:delText>分布</w:delText>
        </w:r>
      </w:del>
      <w:ins w:id="2180" w:author="Fred Zhou" w:date="2024-03-10T13:13:00Z">
        <w:r w:rsidR="000A79E1" w:rsidRPr="004F25AC">
          <w:rPr>
            <w:rFonts w:hint="eastAsia"/>
          </w:rPr>
          <w:t>以及各自然和社会经济因素的相对贡献。</w:t>
        </w:r>
      </w:ins>
      <w:del w:id="2181" w:author="Fred Zhou" w:date="2024-03-10T13:13:00Z">
        <w:r w:rsidRPr="004F25AC" w:rsidDel="000A79E1">
          <w:rPr>
            <w:rFonts w:hint="eastAsia"/>
          </w:rPr>
          <w:delText>。</w:delText>
        </w:r>
      </w:del>
    </w:p>
    <w:p w14:paraId="77E5866E" w14:textId="77777777" w:rsidR="00315F9A" w:rsidRPr="004F25AC" w:rsidRDefault="00315F9A" w:rsidP="00F90267">
      <w:pPr>
        <w:ind w:firstLine="420"/>
        <w:rPr>
          <w:rFonts w:hint="eastAsia"/>
        </w:rPr>
        <w:pPrChange w:id="2182" w:author="Fred Zhou" w:date="2024-03-09T14:14:00Z">
          <w:pPr>
            <w:pStyle w:val="a9"/>
            <w:numPr>
              <w:numId w:val="19"/>
            </w:numPr>
            <w:ind w:left="470" w:hanging="470"/>
          </w:pPr>
        </w:pPrChange>
      </w:pPr>
    </w:p>
    <w:p w14:paraId="31E7BEE8" w14:textId="477C9D0E" w:rsidR="00021CD4" w:rsidRPr="004F25AC" w:rsidDel="00276103" w:rsidRDefault="00351AB4" w:rsidP="00E95B69">
      <w:pPr>
        <w:numPr>
          <w:ilvl w:val="0"/>
          <w:numId w:val="36"/>
        </w:numPr>
        <w:rPr>
          <w:del w:id="2183" w:author="Fred Zhou" w:date="2024-03-09T13:40:00Z"/>
          <w:rFonts w:hint="eastAsia"/>
        </w:rPr>
        <w:pPrChange w:id="2184" w:author="Fred Zhou" w:date="2024-03-10T14:36:00Z">
          <w:pPr>
            <w:pStyle w:val="4"/>
            <w:numPr>
              <w:ilvl w:val="2"/>
              <w:numId w:val="1"/>
            </w:numPr>
            <w:ind w:left="1080" w:hanging="1080"/>
          </w:pPr>
        </w:pPrChange>
      </w:pPr>
      <w:del w:id="2185" w:author="Fred Zhou" w:date="2024-03-09T13:40:00Z">
        <w:r w:rsidRPr="004F25AC" w:rsidDel="00276103">
          <w:rPr>
            <w:rFonts w:hint="eastAsia"/>
          </w:rPr>
          <w:delText>通过</w:delText>
        </w:r>
        <w:r w:rsidRPr="004F25AC" w:rsidDel="00276103">
          <w:rPr>
            <w:rFonts w:hint="eastAsia"/>
          </w:rPr>
          <w:delText>城市热缓解溢出效应的供应</w:delText>
        </w:r>
      </w:del>
    </w:p>
    <w:p w14:paraId="14320EF0" w14:textId="138AC92A" w:rsidR="00F66A7A" w:rsidRPr="004F25AC" w:rsidDel="00021CD4" w:rsidRDefault="00F66A7A" w:rsidP="00E95B69">
      <w:pPr>
        <w:pStyle w:val="a9"/>
        <w:numPr>
          <w:ilvl w:val="0"/>
          <w:numId w:val="36"/>
        </w:numPr>
        <w:rPr>
          <w:del w:id="2186" w:author="Fred Zhou" w:date="2024-03-09T11:43:00Z"/>
        </w:rPr>
        <w:pPrChange w:id="2187" w:author="Fred Zhou" w:date="2024-03-10T14:36:00Z">
          <w:pPr>
            <w:pStyle w:val="a9"/>
            <w:numPr>
              <w:numId w:val="20"/>
            </w:numPr>
            <w:ind w:left="470" w:hanging="470"/>
          </w:pPr>
        </w:pPrChange>
      </w:pPr>
      <w:del w:id="2188" w:author="Fred Zhou" w:date="2024-03-09T11:43:00Z">
        <w:r w:rsidRPr="004F25AC" w:rsidDel="00021CD4">
          <w:rPr>
            <w:rFonts w:hint="eastAsia"/>
          </w:rPr>
          <w:delText>增加对供应的估算</w:delText>
        </w:r>
      </w:del>
    </w:p>
    <w:p w14:paraId="00901A38" w14:textId="2082D12B" w:rsidR="00F66A7A" w:rsidRPr="004F25AC" w:rsidDel="00021CD4" w:rsidRDefault="00F66A7A" w:rsidP="00E95B69">
      <w:pPr>
        <w:numPr>
          <w:ilvl w:val="0"/>
          <w:numId w:val="36"/>
        </w:numPr>
        <w:rPr>
          <w:del w:id="2189" w:author="Fred Zhou" w:date="2024-03-09T11:43:00Z"/>
          <w:rFonts w:hint="eastAsia"/>
        </w:rPr>
        <w:pPrChange w:id="2190" w:author="Fred Zhou" w:date="2024-03-10T14:36:00Z">
          <w:pPr/>
        </w:pPrChange>
      </w:pPr>
      <w:del w:id="2191" w:author="Fred Zhou" w:date="2024-03-09T11:43:00Z">
        <w:r w:rsidRPr="004F25AC" w:rsidDel="00021CD4">
          <w:rPr>
            <w:rFonts w:hint="eastAsia"/>
          </w:rPr>
          <w:delText>参考</w:delText>
        </w:r>
        <w:r w:rsidRPr="004F25AC" w:rsidDel="00021CD4">
          <w:delText>A comprehensive framework of cooling effect-accessibility-urban development to assessing and planning park cooling services</w:delText>
        </w:r>
      </w:del>
    </w:p>
    <w:p w14:paraId="1C8D49A8" w14:textId="587E984A" w:rsidR="00F90267" w:rsidRPr="004F25AC" w:rsidRDefault="00351AB4" w:rsidP="00E95B69">
      <w:pPr>
        <w:pStyle w:val="4"/>
        <w:numPr>
          <w:ilvl w:val="2"/>
          <w:numId w:val="36"/>
        </w:numPr>
        <w:rPr>
          <w:ins w:id="2192" w:author="Fred Zhou" w:date="2024-03-09T14:17:00Z"/>
          <w:rFonts w:hint="eastAsia"/>
        </w:rPr>
        <w:pPrChange w:id="2193" w:author="Fred Zhou" w:date="2024-03-10T14:36:00Z">
          <w:pPr>
            <w:ind w:firstLine="420"/>
          </w:pPr>
        </w:pPrChange>
      </w:pPr>
      <w:r w:rsidRPr="004F25AC">
        <w:rPr>
          <w:rFonts w:hint="eastAsia"/>
        </w:rPr>
        <w:t>城市热缓解溢出效应的供需关系</w:t>
      </w:r>
      <w:ins w:id="2194" w:author="Fred Zhou" w:date="2024-03-10T13:56:00Z">
        <w:r w:rsidR="006826FA" w:rsidRPr="004F25AC">
          <w:rPr>
            <w:rFonts w:hint="eastAsia"/>
          </w:rPr>
          <w:t>量化</w:t>
        </w:r>
      </w:ins>
      <w:r w:rsidRPr="004F25AC">
        <w:rPr>
          <w:rFonts w:hint="eastAsia"/>
        </w:rPr>
        <w:t>及其调控</w:t>
      </w:r>
      <w:del w:id="2195" w:author="Fred Zhou" w:date="2024-03-09T13:23:00Z">
        <w:r w:rsidRPr="004F25AC" w:rsidDel="00C41243">
          <w:rPr>
            <w:rFonts w:hint="eastAsia"/>
          </w:rPr>
          <w:delText>机制</w:delText>
        </w:r>
      </w:del>
    </w:p>
    <w:p w14:paraId="568B857B" w14:textId="51E72BE1" w:rsidR="00C41243" w:rsidRDefault="00C41243" w:rsidP="00F90267">
      <w:pPr>
        <w:ind w:firstLine="420"/>
        <w:rPr>
          <w:ins w:id="2196" w:author="Fred Zhou" w:date="2024-03-10T14:39:00Z"/>
        </w:rPr>
      </w:pPr>
      <w:ins w:id="2197" w:author="Fred Zhou" w:date="2024-03-09T13:23:00Z">
        <w:r w:rsidRPr="004F25AC">
          <w:rPr>
            <w:rFonts w:hint="eastAsia"/>
          </w:rPr>
          <w:t>将</w:t>
        </w:r>
      </w:ins>
      <w:ins w:id="2198" w:author="Fred Zhou" w:date="2024-03-10T07:49:00Z">
        <w:r w:rsidR="00AC10DE" w:rsidRPr="004F25AC">
          <w:rPr>
            <w:rFonts w:hint="eastAsia"/>
          </w:rPr>
          <w:t>公园</w:t>
        </w:r>
      </w:ins>
      <w:ins w:id="2199" w:author="Fred Zhou" w:date="2024-03-09T13:23:00Z">
        <w:r w:rsidRPr="004F25AC">
          <w:rPr>
            <w:rFonts w:hint="eastAsia"/>
          </w:rPr>
          <w:t>热缓解</w:t>
        </w:r>
      </w:ins>
      <w:ins w:id="2200" w:author="Fred Zhou" w:date="2024-03-10T09:18:00Z">
        <w:r w:rsidR="00CC2593" w:rsidRPr="004F25AC">
          <w:rPr>
            <w:rFonts w:hint="eastAsia"/>
            <w:rPrChange w:id="2201" w:author="Fred Zhou" w:date="2024-03-10T14:00:00Z">
              <w:rPr>
                <w:rFonts w:hint="eastAsia"/>
                <w:highlight w:val="green"/>
              </w:rPr>
            </w:rPrChange>
          </w:rPr>
          <w:t>溢出</w:t>
        </w:r>
      </w:ins>
      <w:ins w:id="2202" w:author="Fred Zhou" w:date="2024-03-10T08:04:00Z">
        <w:r w:rsidR="00FA4F35" w:rsidRPr="004F25AC">
          <w:rPr>
            <w:rFonts w:hint="eastAsia"/>
            <w:rPrChange w:id="2203" w:author="Fred Zhou" w:date="2024-03-10T14:00:00Z">
              <w:rPr>
                <w:rFonts w:hint="eastAsia"/>
                <w:highlight w:val="green"/>
              </w:rPr>
            </w:rPrChange>
          </w:rPr>
          <w:t>供给</w:t>
        </w:r>
      </w:ins>
      <w:ins w:id="2204" w:author="Fred Zhou" w:date="2024-03-09T13:23:00Z">
        <w:r w:rsidRPr="004F25AC">
          <w:rPr>
            <w:rFonts w:hint="eastAsia"/>
          </w:rPr>
          <w:t>与城市热缓解需求进行对比分析，以揭示供需之间的匹配程度。通过热点分析方法，识别城市热缓解需求</w:t>
        </w:r>
      </w:ins>
      <w:ins w:id="2205" w:author="Fred Zhou" w:date="2024-03-10T13:13:00Z">
        <w:r w:rsidR="00D62B7F" w:rsidRPr="004F25AC">
          <w:rPr>
            <w:rFonts w:hint="eastAsia"/>
            <w:rPrChange w:id="2206" w:author="Fred Zhou" w:date="2024-03-10T14:00:00Z">
              <w:rPr>
                <w:rFonts w:hint="eastAsia"/>
                <w:highlight w:val="green"/>
              </w:rPr>
            </w:rPrChange>
          </w:rPr>
          <w:t>不足</w:t>
        </w:r>
      </w:ins>
      <w:ins w:id="2207" w:author="Fred Zhou" w:date="2024-03-09T13:23:00Z">
        <w:r w:rsidRPr="004F25AC">
          <w:rPr>
            <w:rFonts w:hint="eastAsia"/>
          </w:rPr>
          <w:t>的聚集点。同时，采用基尼系数进一步分析城市热缓解需求</w:t>
        </w:r>
      </w:ins>
      <w:ins w:id="2208" w:author="Fred Zhou" w:date="2024-03-10T13:14:00Z">
        <w:r w:rsidR="00D62B7F" w:rsidRPr="004F25AC">
          <w:rPr>
            <w:rFonts w:hint="eastAsia"/>
            <w:rPrChange w:id="2209" w:author="Fred Zhou" w:date="2024-03-10T14:00:00Z">
              <w:rPr>
                <w:rFonts w:hint="eastAsia"/>
                <w:highlight w:val="green"/>
              </w:rPr>
            </w:rPrChange>
          </w:rPr>
          <w:t>不足</w:t>
        </w:r>
      </w:ins>
      <w:ins w:id="2210" w:author="Fred Zhou" w:date="2024-03-09T13:23:00Z">
        <w:r w:rsidRPr="004F25AC">
          <w:rPr>
            <w:rFonts w:hint="eastAsia"/>
          </w:rPr>
          <w:t>的</w:t>
        </w:r>
        <w:proofErr w:type="gramStart"/>
        <w:r w:rsidRPr="004F25AC">
          <w:rPr>
            <w:rFonts w:hint="eastAsia"/>
          </w:rPr>
          <w:t>不</w:t>
        </w:r>
        <w:proofErr w:type="gramEnd"/>
        <w:r w:rsidRPr="004F25AC">
          <w:rPr>
            <w:rFonts w:hint="eastAsia"/>
          </w:rPr>
          <w:t>平等性，量化不同区域之间的差异</w:t>
        </w:r>
      </w:ins>
      <w:ins w:id="2211" w:author="Fred Zhou" w:date="2024-03-09T14:16:00Z">
        <w:r w:rsidR="00F90267" w:rsidRPr="004F25AC">
          <w:rPr>
            <w:rFonts w:hint="eastAsia"/>
          </w:rPr>
          <w:t>大小</w:t>
        </w:r>
      </w:ins>
      <w:ins w:id="2212" w:author="Fred Zhou" w:date="2024-03-09T13:23:00Z">
        <w:r w:rsidRPr="004F25AC">
          <w:rPr>
            <w:rFonts w:hint="eastAsia"/>
          </w:rPr>
          <w:t>。最后，基于形态学分析，精准识别城市热缓解的优先区域，为制定针对性的热缓解策略提供科学</w:t>
        </w:r>
      </w:ins>
      <w:ins w:id="2213" w:author="Fred Zhou" w:date="2024-03-09T14:16:00Z">
        <w:r w:rsidR="00F90267" w:rsidRPr="004F25AC">
          <w:rPr>
            <w:rFonts w:hint="eastAsia"/>
          </w:rPr>
          <w:t>参考</w:t>
        </w:r>
      </w:ins>
      <w:ins w:id="2214" w:author="Fred Zhou" w:date="2024-03-09T13:23:00Z">
        <w:r w:rsidRPr="004F25AC">
          <w:rPr>
            <w:rFonts w:hint="eastAsia"/>
          </w:rPr>
          <w:t>。</w:t>
        </w:r>
      </w:ins>
    </w:p>
    <w:p w14:paraId="14B919F9" w14:textId="77777777" w:rsidR="00315F9A" w:rsidRDefault="00315F9A" w:rsidP="00F90267">
      <w:pPr>
        <w:ind w:firstLine="420"/>
        <w:rPr>
          <w:ins w:id="2215" w:author="Fred Zhou" w:date="2024-03-10T14:35:00Z"/>
          <w:rFonts w:hint="eastAsia"/>
        </w:rPr>
      </w:pPr>
    </w:p>
    <w:p w14:paraId="7A598F47" w14:textId="244BF412" w:rsidR="00E95B69" w:rsidRPr="004F25AC" w:rsidRDefault="00E95B69" w:rsidP="00E95B69">
      <w:pPr>
        <w:pStyle w:val="3"/>
        <w:numPr>
          <w:ilvl w:val="1"/>
          <w:numId w:val="36"/>
        </w:numPr>
        <w:rPr>
          <w:ins w:id="2216" w:author="Fred Zhou" w:date="2024-03-10T14:35:00Z"/>
        </w:rPr>
        <w:pPrChange w:id="2217" w:author="Fred Zhou" w:date="2024-03-10T14:36:00Z">
          <w:pPr>
            <w:pStyle w:val="3"/>
          </w:pPr>
        </w:pPrChange>
      </w:pPr>
      <w:ins w:id="2218" w:author="Fred Zhou" w:date="2024-03-10T14:35:00Z">
        <w:r w:rsidRPr="004F25AC">
          <w:rPr>
            <w:rFonts w:hint="eastAsia"/>
          </w:rPr>
          <w:lastRenderedPageBreak/>
          <w:t>研究目标</w:t>
        </w:r>
      </w:ins>
    </w:p>
    <w:p w14:paraId="58DA9F3C" w14:textId="77777777" w:rsidR="00E95B69" w:rsidRPr="004F25AC" w:rsidRDefault="00E95B69" w:rsidP="00E95B69">
      <w:pPr>
        <w:ind w:firstLine="420"/>
        <w:rPr>
          <w:ins w:id="2219" w:author="Fred Zhou" w:date="2024-03-10T14:35:00Z"/>
          <w:rFonts w:hint="eastAsia"/>
        </w:rPr>
      </w:pPr>
      <w:ins w:id="2220" w:author="Fred Zhou" w:date="2024-03-10T14:35:00Z">
        <w:r w:rsidRPr="004F25AC">
          <w:rPr>
            <w:rFonts w:hint="eastAsia"/>
          </w:rPr>
          <w:t>鉴于以往研究在城市公园</w:t>
        </w:r>
        <w:r w:rsidRPr="006D27A3">
          <w:rPr>
            <w:rFonts w:hint="eastAsia"/>
          </w:rPr>
          <w:t>热缓解</w:t>
        </w:r>
        <w:r w:rsidRPr="004F25AC">
          <w:rPr>
            <w:rFonts w:hint="eastAsia"/>
          </w:rPr>
          <w:t>供需关系的量化分析方面的不足，本研究以</w:t>
        </w:r>
        <w:r w:rsidRPr="006D27A3">
          <w:rPr>
            <w:b/>
            <w:bCs/>
          </w:rPr>
          <w:t>修正温湿度指数（</w:t>
        </w:r>
        <w:r w:rsidRPr="006D27A3">
          <w:rPr>
            <w:b/>
            <w:bCs/>
          </w:rPr>
          <w:t>Modified Temperature-Humidity Index, MTHI</w:t>
        </w:r>
        <w:r w:rsidRPr="006D27A3">
          <w:rPr>
            <w:b/>
            <w:bCs/>
          </w:rPr>
          <w:t>）</w:t>
        </w:r>
        <w:r w:rsidRPr="004F25AC">
          <w:rPr>
            <w:rFonts w:hint="eastAsia"/>
          </w:rPr>
          <w:t>作为热环境评估的核心指标，</w:t>
        </w:r>
        <w:bookmarkStart w:id="2221" w:name="_Hlk160960013"/>
        <w:r w:rsidRPr="004F25AC">
          <w:t>通过</w:t>
        </w:r>
        <w:r w:rsidRPr="006D27A3">
          <w:rPr>
            <w:b/>
            <w:bCs/>
          </w:rPr>
          <w:t>纳入对人口的密度和结构特征的考虑</w:t>
        </w:r>
        <w:r w:rsidRPr="004F25AC">
          <w:t>，</w:t>
        </w:r>
        <w:r w:rsidRPr="006D27A3">
          <w:rPr>
            <w:b/>
            <w:bCs/>
          </w:rPr>
          <w:t>建立新的指标体系</w:t>
        </w:r>
        <w:r w:rsidRPr="004F25AC">
          <w:t>来分析城市公园</w:t>
        </w:r>
        <w:r w:rsidRPr="006D27A3">
          <w:rPr>
            <w:rFonts w:hint="eastAsia"/>
          </w:rPr>
          <w:t>的</w:t>
        </w:r>
        <w:r w:rsidRPr="004F25AC">
          <w:t>热缓解</w:t>
        </w:r>
        <w:r w:rsidRPr="006D27A3">
          <w:rPr>
            <w:rFonts w:hint="eastAsia"/>
          </w:rPr>
          <w:t>溢出供给</w:t>
        </w:r>
        <w:bookmarkEnd w:id="2221"/>
        <w:r w:rsidRPr="004F25AC">
          <w:rPr>
            <w:rFonts w:hint="eastAsia"/>
          </w:rPr>
          <w:t>；</w:t>
        </w:r>
        <w:bookmarkStart w:id="2222" w:name="_Hlk160960028"/>
        <w:r w:rsidRPr="004F25AC">
          <w:rPr>
            <w:rFonts w:hint="eastAsia"/>
          </w:rPr>
          <w:t>基于灾害性、暴露性和脆弱性相结合的理论框架，</w:t>
        </w:r>
        <w:r w:rsidRPr="006D27A3">
          <w:rPr>
            <w:rFonts w:hint="eastAsia"/>
            <w:b/>
            <w:bCs/>
          </w:rPr>
          <w:t>建立一套可量化的公园热缓解需求的指标体系</w:t>
        </w:r>
        <w:r w:rsidRPr="004F25AC">
          <w:rPr>
            <w:rFonts w:hint="eastAsia"/>
          </w:rPr>
          <w:t>，并在栅格尺度绘制热缓解需求</w:t>
        </w:r>
        <w:r w:rsidRPr="006D27A3">
          <w:rPr>
            <w:rFonts w:hint="eastAsia"/>
          </w:rPr>
          <w:t>的</w:t>
        </w:r>
        <w:r w:rsidRPr="004F25AC">
          <w:rPr>
            <w:rFonts w:hint="eastAsia"/>
          </w:rPr>
          <w:t>空间格局</w:t>
        </w:r>
        <w:bookmarkEnd w:id="2222"/>
        <w:r w:rsidRPr="004F25AC">
          <w:rPr>
            <w:rFonts w:hint="eastAsia"/>
          </w:rPr>
          <w:t>；</w:t>
        </w:r>
        <w:bookmarkStart w:id="2223" w:name="_Hlk160960052"/>
        <w:r w:rsidRPr="006D27A3">
          <w:rPr>
            <w:rFonts w:hint="eastAsia"/>
            <w:b/>
            <w:bCs/>
          </w:rPr>
          <w:t>通过对公园热缓解溢出效应的供需关系进行量化比较</w:t>
        </w:r>
        <w:r w:rsidRPr="004F25AC">
          <w:rPr>
            <w:rFonts w:hint="eastAsia"/>
          </w:rPr>
          <w:t>，识别城市热缓解的优先区域，进而为城市公园的规划与管理提供参考依据</w:t>
        </w:r>
        <w:bookmarkEnd w:id="2223"/>
        <w:r w:rsidRPr="004F25AC">
          <w:rPr>
            <w:rFonts w:hint="eastAsia"/>
          </w:rPr>
          <w:t>。</w:t>
        </w:r>
      </w:ins>
    </w:p>
    <w:p w14:paraId="503D6F9C" w14:textId="77777777" w:rsidR="00E95B69" w:rsidRPr="004F25AC" w:rsidRDefault="00E95B69" w:rsidP="00F90267">
      <w:pPr>
        <w:ind w:firstLine="420"/>
        <w:rPr>
          <w:rFonts w:hint="eastAsia"/>
        </w:rPr>
        <w:pPrChange w:id="2224" w:author="Fred Zhou" w:date="2024-03-09T14:08:00Z">
          <w:pPr>
            <w:pStyle w:val="4"/>
            <w:numPr>
              <w:ilvl w:val="2"/>
              <w:numId w:val="1"/>
            </w:numPr>
            <w:ind w:left="1080" w:hanging="1080"/>
          </w:pPr>
        </w:pPrChange>
      </w:pPr>
    </w:p>
    <w:p w14:paraId="1DAE3C66" w14:textId="06D4D8DF" w:rsidR="00351AB4" w:rsidRPr="004F25AC" w:rsidDel="00C41243" w:rsidRDefault="004816C0" w:rsidP="00E95B69">
      <w:pPr>
        <w:pStyle w:val="a9"/>
        <w:numPr>
          <w:ilvl w:val="0"/>
          <w:numId w:val="36"/>
        </w:numPr>
        <w:rPr>
          <w:del w:id="2225" w:author="Fred Zhou" w:date="2024-03-09T13:23:00Z"/>
          <w:rFonts w:hint="eastAsia"/>
        </w:rPr>
        <w:pPrChange w:id="2226" w:author="Fred Zhou" w:date="2024-03-10T14:36:00Z">
          <w:pPr>
            <w:pStyle w:val="a9"/>
            <w:numPr>
              <w:numId w:val="20"/>
            </w:numPr>
            <w:ind w:left="470" w:hanging="470"/>
          </w:pPr>
        </w:pPrChange>
      </w:pPr>
      <w:del w:id="2227" w:author="Fred Zhou" w:date="2024-03-09T11:49:00Z">
        <w:r w:rsidRPr="004F25AC" w:rsidDel="00021CD4">
          <w:rPr>
            <w:rFonts w:hint="eastAsia"/>
          </w:rPr>
          <w:delText>建立量化的供需关系体系</w:delText>
        </w:r>
      </w:del>
    </w:p>
    <w:p w14:paraId="23630D50" w14:textId="19E23311" w:rsidR="001028D6" w:rsidRPr="004F25AC" w:rsidRDefault="001028D6" w:rsidP="00E95B69">
      <w:pPr>
        <w:pStyle w:val="3"/>
        <w:numPr>
          <w:ilvl w:val="1"/>
          <w:numId w:val="36"/>
        </w:numPr>
        <w:rPr>
          <w:ins w:id="2228" w:author="Fred Zhou" w:date="2024-03-09T17:10:00Z"/>
        </w:rPr>
        <w:pPrChange w:id="2229" w:author="Fred Zhou" w:date="2024-03-10T14:36:00Z">
          <w:pPr>
            <w:pStyle w:val="3"/>
            <w:numPr>
              <w:ilvl w:val="1"/>
              <w:numId w:val="1"/>
            </w:numPr>
            <w:ind w:left="720" w:hanging="720"/>
          </w:pPr>
        </w:pPrChange>
      </w:pPr>
      <w:r w:rsidRPr="004F25AC">
        <w:rPr>
          <w:rFonts w:hint="eastAsia"/>
        </w:rPr>
        <w:t>拟解决的关键科学问题</w:t>
      </w:r>
    </w:p>
    <w:p w14:paraId="7425438B" w14:textId="6448350A" w:rsidR="0054534B" w:rsidRPr="004F25AC" w:rsidRDefault="008A535C" w:rsidP="005F7F7F">
      <w:pPr>
        <w:rPr>
          <w:ins w:id="2230" w:author="Fred Zhou" w:date="2024-03-09T17:36:00Z"/>
        </w:rPr>
      </w:pPr>
      <w:ins w:id="2231" w:author="Fred Zhou" w:date="2024-03-09T17:14:00Z">
        <w:r w:rsidRPr="004F25AC">
          <w:rPr>
            <w:rFonts w:hint="eastAsia"/>
          </w:rPr>
          <w:t>（</w:t>
        </w:r>
        <w:r w:rsidRPr="004F25AC">
          <w:rPr>
            <w:rFonts w:hint="eastAsia"/>
          </w:rPr>
          <w:t>1</w:t>
        </w:r>
        <w:r w:rsidRPr="004F25AC">
          <w:rPr>
            <w:rFonts w:hint="eastAsia"/>
          </w:rPr>
          <w:t>）</w:t>
        </w:r>
      </w:ins>
      <w:ins w:id="2232" w:author="Fred Zhou" w:date="2024-03-09T17:54:00Z">
        <w:r w:rsidR="005F7F7F" w:rsidRPr="004F25AC">
          <w:t>除了对温度的直接影响外，城市</w:t>
        </w:r>
      </w:ins>
      <w:ins w:id="2233" w:author="Fred Zhou" w:date="2024-03-10T07:49:00Z">
        <w:r w:rsidR="00AC10DE" w:rsidRPr="004F25AC">
          <w:rPr>
            <w:rFonts w:hint="eastAsia"/>
          </w:rPr>
          <w:t>公园</w:t>
        </w:r>
      </w:ins>
      <w:ins w:id="2234" w:author="Fred Zhou" w:date="2024-03-09T17:54:00Z">
        <w:r w:rsidR="005F7F7F" w:rsidRPr="004F25AC">
          <w:t>在调节</w:t>
        </w:r>
      </w:ins>
      <w:ins w:id="2235" w:author="Fred Zhou" w:date="2024-03-09T18:04:00Z">
        <w:r w:rsidR="00FC6806" w:rsidRPr="004F25AC">
          <w:t>综合</w:t>
        </w:r>
      </w:ins>
      <w:ins w:id="2236" w:author="Fred Zhou" w:date="2024-03-09T17:54:00Z">
        <w:r w:rsidR="005F7F7F" w:rsidRPr="004F25AC">
          <w:t>温度与湿度</w:t>
        </w:r>
      </w:ins>
      <w:ins w:id="2237" w:author="Fred Zhou" w:date="2024-03-09T18:04:00Z">
        <w:r w:rsidR="00FC6806" w:rsidRPr="004F25AC">
          <w:rPr>
            <w:rFonts w:hint="eastAsia"/>
          </w:rPr>
          <w:t>影响</w:t>
        </w:r>
      </w:ins>
      <w:ins w:id="2238" w:author="Fred Zhou" w:date="2024-03-09T17:54:00Z">
        <w:r w:rsidR="005F7F7F" w:rsidRPr="004F25AC">
          <w:t>的热舒适度方面扮演何种角色</w:t>
        </w:r>
      </w:ins>
      <w:ins w:id="2239" w:author="Fred Zhou" w:date="2024-03-09T18:04:00Z">
        <w:r w:rsidR="00FC6806" w:rsidRPr="004F25AC">
          <w:rPr>
            <w:rFonts w:hint="eastAsia"/>
          </w:rPr>
          <w:t>？</w:t>
        </w:r>
      </w:ins>
      <w:ins w:id="2240" w:author="Fred Zhou" w:date="2024-03-09T17:54:00Z">
        <w:r w:rsidR="005F7F7F" w:rsidRPr="004F25AC">
          <w:t>其驱动机制又</w:t>
        </w:r>
        <w:r w:rsidR="005F7F7F" w:rsidRPr="004F25AC">
          <w:rPr>
            <w:rFonts w:hint="eastAsia"/>
          </w:rPr>
          <w:t>如何</w:t>
        </w:r>
      </w:ins>
      <w:ins w:id="2241" w:author="Fred Zhou" w:date="2024-03-09T17:45:00Z">
        <w:r w:rsidR="00BA7F57" w:rsidRPr="004F25AC">
          <w:t>？</w:t>
        </w:r>
      </w:ins>
    </w:p>
    <w:p w14:paraId="58727BE0" w14:textId="6660276C" w:rsidR="00067E1A" w:rsidRPr="004F25AC" w:rsidRDefault="0054534B" w:rsidP="005F7F7F">
      <w:pPr>
        <w:rPr>
          <w:ins w:id="2242" w:author="Fred Zhou" w:date="2024-03-09T17:38:00Z"/>
          <w:rFonts w:hint="eastAsia"/>
        </w:rPr>
      </w:pPr>
      <w:ins w:id="2243" w:author="Fred Zhou" w:date="2024-03-09T17:36:00Z">
        <w:r w:rsidRPr="004F25AC">
          <w:rPr>
            <w:rFonts w:hint="eastAsia"/>
          </w:rPr>
          <w:t>（</w:t>
        </w:r>
        <w:r w:rsidRPr="004F25AC">
          <w:rPr>
            <w:rFonts w:hint="eastAsia"/>
          </w:rPr>
          <w:t>2</w:t>
        </w:r>
        <w:r w:rsidRPr="004F25AC">
          <w:rPr>
            <w:rFonts w:hint="eastAsia"/>
          </w:rPr>
          <w:t>）</w:t>
        </w:r>
      </w:ins>
      <w:ins w:id="2244" w:author="Fred Zhou" w:date="2024-03-09T17:53:00Z">
        <w:r w:rsidR="00D258D2" w:rsidRPr="004F25AC">
          <w:t>如何系统地拓展现有热缓解需求评估指标体系，以便将人口结构特征融入其中？</w:t>
        </w:r>
      </w:ins>
      <w:ins w:id="2245" w:author="Fred Zhou" w:date="2024-03-09T18:05:00Z">
        <w:r w:rsidR="00FC6806" w:rsidRPr="004F25AC">
          <w:rPr>
            <w:rFonts w:hint="eastAsia"/>
          </w:rPr>
          <w:t>对于</w:t>
        </w:r>
      </w:ins>
      <w:ins w:id="2246" w:author="Fred Zhou" w:date="2024-03-09T17:53:00Z">
        <w:r w:rsidR="00D258D2" w:rsidRPr="004F25AC">
          <w:t>热缓解需求的</w:t>
        </w:r>
      </w:ins>
      <w:ins w:id="2247" w:author="Fred Zhou" w:date="2024-03-09T18:05:00Z">
        <w:r w:rsidR="00FC6806" w:rsidRPr="004F25AC">
          <w:rPr>
            <w:rFonts w:hint="eastAsia"/>
          </w:rPr>
          <w:t>空间格局</w:t>
        </w:r>
      </w:ins>
      <w:ins w:id="2248" w:author="Fred Zhou" w:date="2024-03-09T17:53:00Z">
        <w:r w:rsidR="00D258D2" w:rsidRPr="004F25AC">
          <w:t>，人口因素所扮演的具体角色是怎样的？</w:t>
        </w:r>
      </w:ins>
    </w:p>
    <w:p w14:paraId="702BF28B" w14:textId="432012D9" w:rsidR="0054534B" w:rsidRPr="004F25AC" w:rsidRDefault="0054534B" w:rsidP="005F7F7F">
      <w:pPr>
        <w:rPr>
          <w:rFonts w:hint="eastAsia"/>
        </w:rPr>
        <w:pPrChange w:id="2249" w:author="Fred Zhou" w:date="2024-03-09T17:54:00Z">
          <w:pPr>
            <w:pStyle w:val="3"/>
            <w:numPr>
              <w:ilvl w:val="1"/>
              <w:numId w:val="1"/>
            </w:numPr>
            <w:ind w:left="720" w:hanging="720"/>
          </w:pPr>
        </w:pPrChange>
      </w:pPr>
      <w:ins w:id="2250" w:author="Fred Zhou" w:date="2024-03-09T17:38:00Z">
        <w:r w:rsidRPr="004F25AC">
          <w:rPr>
            <w:rFonts w:hint="eastAsia"/>
          </w:rPr>
          <w:t>（</w:t>
        </w:r>
        <w:r w:rsidRPr="004F25AC">
          <w:rPr>
            <w:rFonts w:hint="eastAsia"/>
          </w:rPr>
          <w:t>3</w:t>
        </w:r>
        <w:r w:rsidRPr="004F25AC">
          <w:rPr>
            <w:rFonts w:hint="eastAsia"/>
          </w:rPr>
          <w:t>）</w:t>
        </w:r>
      </w:ins>
      <w:ins w:id="2251" w:author="Fred Zhou" w:date="2024-03-09T17:52:00Z">
        <w:r w:rsidR="00D258D2" w:rsidRPr="004F25AC">
          <w:t>如何构建</w:t>
        </w:r>
      </w:ins>
      <w:ins w:id="2252" w:author="Fred Zhou" w:date="2024-03-10T07:49:00Z">
        <w:r w:rsidR="00AC10DE" w:rsidRPr="004F25AC">
          <w:rPr>
            <w:rFonts w:hint="eastAsia"/>
          </w:rPr>
          <w:t>公园</w:t>
        </w:r>
      </w:ins>
      <w:ins w:id="2253" w:author="Fred Zhou" w:date="2024-03-09T17:52:00Z">
        <w:r w:rsidR="00D258D2" w:rsidRPr="004F25AC">
          <w:t>热缓解</w:t>
        </w:r>
      </w:ins>
      <w:ins w:id="2254" w:author="Fred Zhou" w:date="2024-03-10T08:04:00Z">
        <w:r w:rsidR="00FA4F35" w:rsidRPr="004F25AC">
          <w:rPr>
            <w:rFonts w:hint="eastAsia"/>
            <w:rPrChange w:id="2255" w:author="Fred Zhou" w:date="2024-03-10T14:00:00Z">
              <w:rPr>
                <w:rFonts w:hint="eastAsia"/>
                <w:highlight w:val="cyan"/>
              </w:rPr>
            </w:rPrChange>
          </w:rPr>
          <w:t>溢出</w:t>
        </w:r>
        <w:r w:rsidR="00FA4F35" w:rsidRPr="004F25AC">
          <w:rPr>
            <w:rFonts w:hint="eastAsia"/>
            <w:rPrChange w:id="2256" w:author="Fred Zhou" w:date="2024-03-10T14:00:00Z">
              <w:rPr>
                <w:rFonts w:hint="eastAsia"/>
                <w:highlight w:val="green"/>
              </w:rPr>
            </w:rPrChange>
          </w:rPr>
          <w:t>供给</w:t>
        </w:r>
      </w:ins>
      <w:ins w:id="2257" w:author="Fred Zhou" w:date="2024-03-09T17:52:00Z">
        <w:r w:rsidR="00D258D2" w:rsidRPr="004F25AC">
          <w:t>与需求之间的</w:t>
        </w:r>
        <w:r w:rsidR="00D258D2" w:rsidRPr="004F25AC">
          <w:rPr>
            <w:rFonts w:hint="eastAsia"/>
          </w:rPr>
          <w:t>量化关系？两者之间如何相互作用</w:t>
        </w:r>
        <w:r w:rsidR="00D258D2" w:rsidRPr="004F25AC">
          <w:t>？</w:t>
        </w:r>
      </w:ins>
      <w:ins w:id="2258" w:author="Fred Zhou" w:date="2024-03-10T07:49:00Z">
        <w:r w:rsidR="00AC10DE" w:rsidRPr="004F25AC">
          <w:rPr>
            <w:rFonts w:hint="eastAsia"/>
          </w:rPr>
          <w:t>公园</w:t>
        </w:r>
      </w:ins>
      <w:ins w:id="2259" w:author="Fred Zhou" w:date="2024-03-09T17:52:00Z">
        <w:r w:rsidR="00D258D2" w:rsidRPr="004F25AC">
          <w:t>热缓解的</w:t>
        </w:r>
      </w:ins>
      <w:ins w:id="2260" w:author="Fred Zhou" w:date="2024-03-10T08:04:00Z">
        <w:r w:rsidR="00FA4F35" w:rsidRPr="004F25AC">
          <w:rPr>
            <w:rFonts w:hint="eastAsia"/>
            <w:rPrChange w:id="2261" w:author="Fred Zhou" w:date="2024-03-10T14:00:00Z">
              <w:rPr>
                <w:rFonts w:hint="eastAsia"/>
                <w:highlight w:val="green"/>
              </w:rPr>
            </w:rPrChange>
          </w:rPr>
          <w:t>供给</w:t>
        </w:r>
      </w:ins>
      <w:ins w:id="2262" w:author="Fred Zhou" w:date="2024-03-09T17:52:00Z">
        <w:r w:rsidR="00D258D2" w:rsidRPr="004F25AC">
          <w:t>与需求呈现何种平衡或失衡状态</w:t>
        </w:r>
      </w:ins>
      <w:ins w:id="2263" w:author="Fred Zhou" w:date="2024-03-09T17:38:00Z">
        <w:r w:rsidRPr="004F25AC">
          <w:rPr>
            <w:rFonts w:hint="eastAsia"/>
          </w:rPr>
          <w:t>？</w:t>
        </w:r>
      </w:ins>
    </w:p>
    <w:p w14:paraId="4728F218" w14:textId="77777777" w:rsidR="000955B6" w:rsidRDefault="000955B6" w:rsidP="000955B6">
      <w:pPr>
        <w:snapToGrid w:val="0"/>
        <w:spacing w:line="440" w:lineRule="exact"/>
        <w:rPr>
          <w:ins w:id="2264" w:author="Fred Zhou" w:date="2024-03-10T14:28:00Z"/>
          <w:rFonts w:ascii="楷体" w:hAnsi="楷体"/>
          <w:bCs/>
          <w:color w:val="0070C0"/>
          <w:sz w:val="28"/>
          <w:szCs w:val="28"/>
        </w:rPr>
      </w:pPr>
    </w:p>
    <w:p w14:paraId="424C6F2D" w14:textId="2D664319" w:rsidR="000955B6" w:rsidRDefault="000955B6" w:rsidP="000955B6">
      <w:pPr>
        <w:snapToGrid w:val="0"/>
        <w:spacing w:line="440" w:lineRule="exact"/>
        <w:ind w:firstLine="420"/>
        <w:rPr>
          <w:ins w:id="2265" w:author="Fred Zhou" w:date="2024-03-10T14:28:00Z"/>
          <w:rFonts w:ascii="楷体" w:hAnsi="楷体" w:cs="楷体_GB2312"/>
          <w:color w:val="0070C0"/>
          <w:sz w:val="28"/>
          <w:szCs w:val="28"/>
        </w:rPr>
        <w:pPrChange w:id="2266" w:author="Fred Zhou" w:date="2024-03-10T14:29:00Z">
          <w:pPr>
            <w:snapToGrid w:val="0"/>
            <w:spacing w:line="440" w:lineRule="exact"/>
            <w:ind w:firstLineChars="196" w:firstLine="549"/>
          </w:pPr>
        </w:pPrChange>
      </w:pPr>
      <w:ins w:id="2267" w:author="Fred Zhou" w:date="2024-03-10T14:28:00Z">
        <w:r>
          <w:rPr>
            <w:rFonts w:ascii="楷体" w:hAnsi="楷体" w:hint="eastAsia"/>
            <w:bCs/>
            <w:color w:val="0070C0"/>
            <w:sz w:val="28"/>
            <w:szCs w:val="28"/>
          </w:rPr>
          <w:t xml:space="preserve">3. </w:t>
        </w:r>
        <w:r>
          <w:rPr>
            <w:rFonts w:ascii="楷体" w:hAnsi="楷体" w:cs="楷体_GB2312" w:hint="eastAsia"/>
            <w:b/>
            <w:bCs/>
            <w:color w:val="0070C0"/>
            <w:sz w:val="28"/>
            <w:szCs w:val="28"/>
          </w:rPr>
          <w:t>拟采取的研究方案及可行性分析</w:t>
        </w:r>
        <w:r>
          <w:rPr>
            <w:rFonts w:ascii="楷体" w:hAnsi="楷体" w:cs="楷体_GB2312" w:hint="eastAsia"/>
            <w:color w:val="0070C0"/>
            <w:sz w:val="28"/>
            <w:szCs w:val="28"/>
          </w:rPr>
          <w:t>（包括研究方法、技术路线、实验手段、关键技术等说明）；</w:t>
        </w:r>
      </w:ins>
    </w:p>
    <w:p w14:paraId="24A16458" w14:textId="4CF3DC04" w:rsidR="00905DF8" w:rsidRDefault="00F85958" w:rsidP="007C7DF2">
      <w:pPr>
        <w:ind w:firstLine="420"/>
        <w:rPr>
          <w:ins w:id="2268" w:author="Fred Zhou" w:date="2024-03-10T14:07:00Z"/>
        </w:rPr>
      </w:pPr>
      <w:del w:id="2269" w:author="Fred Zhou" w:date="2024-03-10T14:28:00Z">
        <w:r w:rsidRPr="004F25AC" w:rsidDel="000955B6">
          <w:rPr>
            <w:rFonts w:hint="eastAsia"/>
          </w:rPr>
          <w:delText>研究方案</w:delText>
        </w:r>
      </w:del>
      <w:ins w:id="2270" w:author="Fred Zhou" w:date="2024-03-09T19:43:00Z">
        <w:r w:rsidR="008E7E24" w:rsidRPr="004F25AC">
          <w:rPr>
            <w:rFonts w:hint="eastAsia"/>
          </w:rPr>
          <w:t>本研究在获取</w:t>
        </w:r>
        <w:r w:rsidR="008E7E24" w:rsidRPr="004F25AC">
          <w:rPr>
            <w:rFonts w:hint="eastAsia"/>
          </w:rPr>
          <w:t>Google</w:t>
        </w:r>
        <w:r w:rsidR="008E7E24" w:rsidRPr="004F25AC">
          <w:t xml:space="preserve"> E</w:t>
        </w:r>
        <w:r w:rsidR="008E7E24" w:rsidRPr="004F25AC">
          <w:rPr>
            <w:rFonts w:hint="eastAsia"/>
          </w:rPr>
          <w:t>arth</w:t>
        </w:r>
        <w:r w:rsidR="008E7E24" w:rsidRPr="004F25AC">
          <w:rPr>
            <w:rFonts w:hint="eastAsia"/>
          </w:rPr>
          <w:t>卫星影像、</w:t>
        </w:r>
        <w:r w:rsidR="008E7E24" w:rsidRPr="004F25AC">
          <w:rPr>
            <w:rFonts w:hint="eastAsia"/>
          </w:rPr>
          <w:t>L</w:t>
        </w:r>
      </w:ins>
      <w:ins w:id="2271" w:author="Fred Zhou" w:date="2024-03-09T19:44:00Z">
        <w:r w:rsidR="008E7E24" w:rsidRPr="004F25AC">
          <w:rPr>
            <w:rFonts w:hint="eastAsia"/>
          </w:rPr>
          <w:t>andsat</w:t>
        </w:r>
        <w:r w:rsidR="008E7E24" w:rsidRPr="004F25AC">
          <w:rPr>
            <w:rFonts w:hint="eastAsia"/>
          </w:rPr>
          <w:t>遥感数据和手机大数据的基础上，</w:t>
        </w:r>
      </w:ins>
      <w:ins w:id="2272" w:author="Fred Zhou" w:date="2024-03-09T19:45:00Z">
        <w:r w:rsidR="008E7E24" w:rsidRPr="004F25AC">
          <w:rPr>
            <w:rFonts w:hint="eastAsia"/>
          </w:rPr>
          <w:t>估算</w:t>
        </w:r>
        <w:r w:rsidR="008E7E24" w:rsidRPr="004F25AC">
          <w:rPr>
            <w:rFonts w:hint="eastAsia"/>
          </w:rPr>
          <w:t>修正温湿度指数（</w:t>
        </w:r>
        <w:r w:rsidR="008E7E24" w:rsidRPr="004F25AC">
          <w:rPr>
            <w:rFonts w:hint="eastAsia"/>
          </w:rPr>
          <w:t>MTHI</w:t>
        </w:r>
        <w:r w:rsidR="008E7E24" w:rsidRPr="004F25AC">
          <w:rPr>
            <w:rFonts w:hint="eastAsia"/>
          </w:rPr>
          <w:t>）</w:t>
        </w:r>
        <w:r w:rsidR="008E7E24" w:rsidRPr="004F25AC">
          <w:rPr>
            <w:rFonts w:hint="eastAsia"/>
          </w:rPr>
          <w:t>，分析</w:t>
        </w:r>
      </w:ins>
      <w:ins w:id="2273" w:author="Fred Zhou" w:date="2024-03-10T07:50:00Z">
        <w:r w:rsidR="00AC10DE" w:rsidRPr="004F25AC">
          <w:rPr>
            <w:rFonts w:hint="eastAsia"/>
          </w:rPr>
          <w:t>公园</w:t>
        </w:r>
      </w:ins>
      <w:ins w:id="2274" w:author="Fred Zhou" w:date="2024-03-09T19:45:00Z">
        <w:r w:rsidR="008E7E24" w:rsidRPr="004F25AC">
          <w:rPr>
            <w:rFonts w:hint="eastAsia"/>
          </w:rPr>
          <w:t>热缓解溢出效应</w:t>
        </w:r>
      </w:ins>
      <w:ins w:id="2275" w:author="Fred Zhou" w:date="2024-03-09T19:46:00Z">
        <w:r w:rsidR="008E7E24" w:rsidRPr="004F25AC">
          <w:rPr>
            <w:rFonts w:hint="eastAsia"/>
          </w:rPr>
          <w:t>的空间格局</w:t>
        </w:r>
      </w:ins>
      <w:ins w:id="2276" w:author="Fred Zhou" w:date="2024-03-09T19:49:00Z">
        <w:r w:rsidR="008E7E24" w:rsidRPr="004F25AC">
          <w:rPr>
            <w:rFonts w:hint="eastAsia"/>
          </w:rPr>
          <w:t>，将其与</w:t>
        </w:r>
      </w:ins>
      <w:ins w:id="2277" w:author="Fred Zhou" w:date="2024-03-09T19:50:00Z">
        <w:r w:rsidR="008E7E24" w:rsidRPr="004F25AC">
          <w:rPr>
            <w:rFonts w:hint="eastAsia"/>
          </w:rPr>
          <w:t>暴露性</w:t>
        </w:r>
      </w:ins>
      <w:ins w:id="2278" w:author="Fred Zhou" w:date="2024-03-09T19:49:00Z">
        <w:r w:rsidR="008E7E24" w:rsidRPr="004F25AC">
          <w:rPr>
            <w:rFonts w:hint="eastAsia"/>
          </w:rPr>
          <w:t>因子和</w:t>
        </w:r>
      </w:ins>
      <w:ins w:id="2279" w:author="Fred Zhou" w:date="2024-03-09T19:50:00Z">
        <w:r w:rsidR="008E7E24" w:rsidRPr="004F25AC">
          <w:rPr>
            <w:rFonts w:hint="eastAsia"/>
          </w:rPr>
          <w:t>脆弱</w:t>
        </w:r>
      </w:ins>
      <w:ins w:id="2280" w:author="Fred Zhou" w:date="2024-03-09T19:49:00Z">
        <w:r w:rsidR="008E7E24" w:rsidRPr="004F25AC">
          <w:rPr>
            <w:rFonts w:hint="eastAsia"/>
          </w:rPr>
          <w:t>性因子相结合，计算得到</w:t>
        </w:r>
      </w:ins>
      <w:ins w:id="2281" w:author="Fred Zhou" w:date="2024-03-10T07:51:00Z">
        <w:r w:rsidR="00AC10DE" w:rsidRPr="004F25AC">
          <w:rPr>
            <w:rFonts w:hint="eastAsia"/>
          </w:rPr>
          <w:t>公园</w:t>
        </w:r>
      </w:ins>
      <w:ins w:id="2282" w:author="Fred Zhou" w:date="2024-03-09T19:49:00Z">
        <w:r w:rsidR="008E7E24" w:rsidRPr="004F25AC">
          <w:rPr>
            <w:rFonts w:hint="eastAsia"/>
          </w:rPr>
          <w:t>热缓解</w:t>
        </w:r>
      </w:ins>
      <w:ins w:id="2283" w:author="Fred Zhou" w:date="2024-03-10T08:04:00Z">
        <w:r w:rsidR="00FA4F35" w:rsidRPr="004F25AC">
          <w:rPr>
            <w:rFonts w:hint="eastAsia"/>
            <w:rPrChange w:id="2284" w:author="Fred Zhou" w:date="2024-03-10T14:00:00Z">
              <w:rPr>
                <w:rFonts w:hint="eastAsia"/>
                <w:highlight w:val="cyan"/>
              </w:rPr>
            </w:rPrChange>
          </w:rPr>
          <w:t>溢出</w:t>
        </w:r>
        <w:r w:rsidR="00FA4F35" w:rsidRPr="004F25AC">
          <w:rPr>
            <w:rFonts w:hint="eastAsia"/>
            <w:rPrChange w:id="2285" w:author="Fred Zhou" w:date="2024-03-10T14:00:00Z">
              <w:rPr>
                <w:rFonts w:hint="eastAsia"/>
                <w:highlight w:val="green"/>
              </w:rPr>
            </w:rPrChange>
          </w:rPr>
          <w:t>供给</w:t>
        </w:r>
      </w:ins>
      <w:ins w:id="2286" w:author="Fred Zhou" w:date="2024-03-09T19:51:00Z">
        <w:r w:rsidR="008E7E24" w:rsidRPr="004F25AC">
          <w:rPr>
            <w:rFonts w:hint="eastAsia"/>
          </w:rPr>
          <w:t>，分析其驱动机制</w:t>
        </w:r>
      </w:ins>
      <w:ins w:id="2287" w:author="Fred Zhou" w:date="2024-03-09T19:50:00Z">
        <w:r w:rsidR="008E7E24" w:rsidRPr="004F25AC">
          <w:rPr>
            <w:rFonts w:hint="eastAsia"/>
          </w:rPr>
          <w:t>；然后，</w:t>
        </w:r>
      </w:ins>
      <w:ins w:id="2288" w:author="Fred Zhou" w:date="2024-03-09T19:51:00Z">
        <w:r w:rsidR="008E7E24" w:rsidRPr="004F25AC">
          <w:rPr>
            <w:rFonts w:hint="eastAsia"/>
          </w:rPr>
          <w:t>基于</w:t>
        </w:r>
      </w:ins>
      <w:ins w:id="2289" w:author="Fred Zhou" w:date="2024-03-09T19:50:00Z">
        <w:r w:rsidR="008E7E24" w:rsidRPr="004F25AC">
          <w:rPr>
            <w:rFonts w:hint="eastAsia"/>
          </w:rPr>
          <w:t>灾害性因子、暴露性因子和脆弱性因子相乘</w:t>
        </w:r>
      </w:ins>
      <w:ins w:id="2290" w:author="Fred Zhou" w:date="2024-03-09T19:51:00Z">
        <w:r w:rsidR="008E7E24" w:rsidRPr="004F25AC">
          <w:rPr>
            <w:rFonts w:hint="eastAsia"/>
          </w:rPr>
          <w:t>建立城市热缓解需求估算模型，并估算</w:t>
        </w:r>
      </w:ins>
      <w:ins w:id="2291" w:author="Fred Zhou" w:date="2024-03-09T19:50:00Z">
        <w:r w:rsidR="008E7E24" w:rsidRPr="004F25AC">
          <w:rPr>
            <w:rFonts w:hint="eastAsia"/>
          </w:rPr>
          <w:t>热缓解需求</w:t>
        </w:r>
      </w:ins>
      <w:ins w:id="2292" w:author="Fred Zhou" w:date="2024-03-09T19:51:00Z">
        <w:r w:rsidR="008E7E24" w:rsidRPr="004F25AC">
          <w:rPr>
            <w:rFonts w:hint="eastAsia"/>
          </w:rPr>
          <w:t>的空间格局，分析其驱动机制；最后，分析</w:t>
        </w:r>
      </w:ins>
      <w:ins w:id="2293" w:author="Fred Zhou" w:date="2024-03-10T07:51:00Z">
        <w:r w:rsidR="00AC10DE" w:rsidRPr="004F25AC">
          <w:rPr>
            <w:rFonts w:hint="eastAsia"/>
          </w:rPr>
          <w:t>公园</w:t>
        </w:r>
      </w:ins>
      <w:ins w:id="2294" w:author="Fred Zhou" w:date="2024-03-09T19:51:00Z">
        <w:r w:rsidR="008E7E24" w:rsidRPr="004F25AC">
          <w:rPr>
            <w:rFonts w:hint="eastAsia"/>
          </w:rPr>
          <w:t>热缓解的供需关系</w:t>
        </w:r>
      </w:ins>
      <w:ins w:id="2295" w:author="Fred Zhou" w:date="2024-03-09T19:52:00Z">
        <w:r w:rsidR="008E7E24" w:rsidRPr="004F25AC">
          <w:rPr>
            <w:rFonts w:hint="eastAsia"/>
          </w:rPr>
          <w:t>，利用热点分析</w:t>
        </w:r>
      </w:ins>
      <w:ins w:id="2296" w:author="Fred Zhou" w:date="2024-03-09T19:53:00Z">
        <w:r w:rsidR="009C3EE0" w:rsidRPr="004F25AC">
          <w:rPr>
            <w:rFonts w:hint="eastAsia"/>
          </w:rPr>
          <w:t>和</w:t>
        </w:r>
      </w:ins>
      <w:proofErr w:type="gramStart"/>
      <w:ins w:id="2297" w:author="Fred Zhou" w:date="2024-03-09T19:54:00Z">
        <w:r w:rsidR="009C3EE0" w:rsidRPr="004F25AC">
          <w:rPr>
            <w:rFonts w:hint="eastAsia"/>
          </w:rPr>
          <w:t>基尼</w:t>
        </w:r>
        <w:proofErr w:type="gramEnd"/>
        <w:r w:rsidR="009C3EE0" w:rsidRPr="004F25AC">
          <w:rPr>
            <w:rFonts w:hint="eastAsia"/>
          </w:rPr>
          <w:t>系数对这一量化关系进行深入分析，并识别</w:t>
        </w:r>
        <w:r w:rsidR="009C3EE0" w:rsidRPr="004F25AC">
          <w:rPr>
            <w:rFonts w:hint="eastAsia"/>
            <w:rPrChange w:id="2298" w:author="Fred Zhou" w:date="2024-03-10T14:00:00Z">
              <w:rPr>
                <w:rFonts w:hint="eastAsia"/>
                <w:highlight w:val="cyan"/>
              </w:rPr>
            </w:rPrChange>
          </w:rPr>
          <w:t>城市热缓解</w:t>
        </w:r>
        <w:r w:rsidR="009C3EE0" w:rsidRPr="004F25AC">
          <w:rPr>
            <w:rFonts w:hint="eastAsia"/>
          </w:rPr>
          <w:t>的</w:t>
        </w:r>
        <w:r w:rsidR="009C3EE0" w:rsidRPr="004F25AC">
          <w:rPr>
            <w:rFonts w:hint="eastAsia"/>
            <w:rPrChange w:id="2299" w:author="Fred Zhou" w:date="2024-03-10T14:00:00Z">
              <w:rPr>
                <w:rFonts w:hint="eastAsia"/>
                <w:highlight w:val="cyan"/>
              </w:rPr>
            </w:rPrChange>
          </w:rPr>
          <w:t>优先区域</w:t>
        </w:r>
        <w:r w:rsidR="009C3EE0" w:rsidRPr="004F25AC">
          <w:rPr>
            <w:rFonts w:hint="eastAsia"/>
            <w:rPrChange w:id="2300" w:author="Fred Zhou" w:date="2024-03-10T14:00:00Z">
              <w:rPr>
                <w:rFonts w:hint="eastAsia"/>
                <w:highlight w:val="cyan"/>
              </w:rPr>
            </w:rPrChange>
          </w:rPr>
          <w:t>。</w:t>
        </w:r>
        <w:r w:rsidR="007C7DF2" w:rsidRPr="004F25AC">
          <w:rPr>
            <w:rFonts w:hint="eastAsia"/>
            <w:rPrChange w:id="2301" w:author="Fred Zhou" w:date="2024-03-10T14:00:00Z">
              <w:rPr>
                <w:rFonts w:hint="eastAsia"/>
                <w:highlight w:val="cyan"/>
              </w:rPr>
            </w:rPrChange>
          </w:rPr>
          <w:t>研究的技术路线如</w:t>
        </w:r>
      </w:ins>
      <w:ins w:id="2302" w:author="Fred Zhou" w:date="2024-03-10T12:40:00Z">
        <w:r w:rsidR="006E2811" w:rsidRPr="004F25AC">
          <w:rPr>
            <w:rFonts w:hint="eastAsia"/>
          </w:rPr>
          <w:t>图</w:t>
        </w:r>
        <w:r w:rsidR="006E2811" w:rsidRPr="004F25AC">
          <w:rPr>
            <w:rFonts w:hint="eastAsia"/>
          </w:rPr>
          <w:t>1</w:t>
        </w:r>
        <w:r w:rsidR="006E2811" w:rsidRPr="004F25AC">
          <w:rPr>
            <w:rFonts w:hint="eastAsia"/>
          </w:rPr>
          <w:t>所示。</w:t>
        </w:r>
      </w:ins>
    </w:p>
    <w:p w14:paraId="51AB168A" w14:textId="77777777" w:rsidR="007D41A6" w:rsidRPr="004F25AC" w:rsidRDefault="007D41A6" w:rsidP="007C7DF2">
      <w:pPr>
        <w:ind w:firstLine="420"/>
        <w:rPr>
          <w:ins w:id="2303" w:author="Fred Zhou" w:date="2024-03-10T12:40:00Z"/>
          <w:rFonts w:hint="eastAsia"/>
        </w:rPr>
      </w:pPr>
    </w:p>
    <w:p w14:paraId="5CFC358E" w14:textId="43E81C57" w:rsidR="006E2811" w:rsidRPr="004F25AC" w:rsidRDefault="00720CF9" w:rsidP="007D41A6">
      <w:pPr>
        <w:rPr>
          <w:ins w:id="2304" w:author="Fred Zhou" w:date="2024-03-10T12:40:00Z"/>
        </w:rPr>
        <w:pPrChange w:id="2305" w:author="Fred Zhou" w:date="2024-03-10T14:07:00Z">
          <w:pPr>
            <w:ind w:firstLine="420"/>
          </w:pPr>
        </w:pPrChange>
      </w:pPr>
      <w:ins w:id="2306" w:author="Fred Zhou" w:date="2024-03-10T13:44:00Z">
        <w:r w:rsidRPr="004F25AC">
          <w:drawing>
            <wp:inline distT="0" distB="0" distL="0" distR="0" wp14:anchorId="3A94131E" wp14:editId="217501ED">
              <wp:extent cx="5274310" cy="3471545"/>
              <wp:effectExtent l="0" t="0" r="2540" b="0"/>
              <wp:docPr id="385297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7617" name=""/>
                      <pic:cNvPicPr/>
                    </pic:nvPicPr>
                    <pic:blipFill>
                      <a:blip r:embed="rId5"/>
                      <a:stretch>
                        <a:fillRect/>
                      </a:stretch>
                    </pic:blipFill>
                    <pic:spPr>
                      <a:xfrm>
                        <a:off x="0" y="0"/>
                        <a:ext cx="5274310" cy="3471545"/>
                      </a:xfrm>
                      <a:prstGeom prst="rect">
                        <a:avLst/>
                      </a:prstGeom>
                    </pic:spPr>
                  </pic:pic>
                </a:graphicData>
              </a:graphic>
            </wp:inline>
          </w:drawing>
        </w:r>
      </w:ins>
    </w:p>
    <w:p w14:paraId="6A05E52B" w14:textId="33EC0335" w:rsidR="006E2811" w:rsidRPr="004F25AC" w:rsidRDefault="006E2811" w:rsidP="006E2811">
      <w:pPr>
        <w:ind w:firstLine="420"/>
        <w:jc w:val="center"/>
        <w:rPr>
          <w:rFonts w:hint="eastAsia"/>
          <w:sz w:val="20"/>
          <w:szCs w:val="20"/>
          <w:rPrChange w:id="2307" w:author="Fred Zhou" w:date="2024-03-10T14:02:00Z">
            <w:rPr>
              <w:rFonts w:hint="eastAsia"/>
            </w:rPr>
          </w:rPrChange>
        </w:rPr>
        <w:pPrChange w:id="2308" w:author="Fred Zhou" w:date="2024-03-10T12:40:00Z">
          <w:pPr>
            <w:pStyle w:val="2"/>
            <w:numPr>
              <w:numId w:val="1"/>
            </w:numPr>
            <w:ind w:left="470" w:hanging="470"/>
          </w:pPr>
        </w:pPrChange>
      </w:pPr>
      <w:ins w:id="2309" w:author="Fred Zhou" w:date="2024-03-10T12:40:00Z">
        <w:r w:rsidRPr="004F25AC">
          <w:rPr>
            <w:rFonts w:hint="eastAsia"/>
            <w:sz w:val="20"/>
            <w:szCs w:val="20"/>
            <w:rPrChange w:id="2310" w:author="Fred Zhou" w:date="2024-03-10T14:02:00Z">
              <w:rPr>
                <w:rFonts w:hint="eastAsia"/>
              </w:rPr>
            </w:rPrChange>
          </w:rPr>
          <w:t>图</w:t>
        </w:r>
        <w:r w:rsidRPr="004F25AC">
          <w:rPr>
            <w:rFonts w:hint="eastAsia"/>
            <w:sz w:val="20"/>
            <w:szCs w:val="20"/>
            <w:rPrChange w:id="2311" w:author="Fred Zhou" w:date="2024-03-10T14:02:00Z">
              <w:rPr>
                <w:rFonts w:hint="eastAsia"/>
              </w:rPr>
            </w:rPrChange>
          </w:rPr>
          <w:t>1</w:t>
        </w:r>
        <w:r w:rsidRPr="004F25AC">
          <w:rPr>
            <w:sz w:val="20"/>
            <w:szCs w:val="20"/>
            <w:rPrChange w:id="2312" w:author="Fred Zhou" w:date="2024-03-10T14:02:00Z">
              <w:rPr/>
            </w:rPrChange>
          </w:rPr>
          <w:t xml:space="preserve">  </w:t>
        </w:r>
        <w:r w:rsidRPr="004F25AC">
          <w:rPr>
            <w:rFonts w:hint="eastAsia"/>
            <w:sz w:val="20"/>
            <w:szCs w:val="20"/>
            <w:rPrChange w:id="2313" w:author="Fred Zhou" w:date="2024-03-10T14:02:00Z">
              <w:rPr>
                <w:rFonts w:hint="eastAsia"/>
              </w:rPr>
            </w:rPrChange>
          </w:rPr>
          <w:t>技术路线图</w:t>
        </w:r>
      </w:ins>
    </w:p>
    <w:p w14:paraId="0001BF4F" w14:textId="77777777" w:rsidR="005A226C" w:rsidRPr="004F25AC" w:rsidRDefault="007E30E0" w:rsidP="007E30E0">
      <w:pPr>
        <w:pStyle w:val="3"/>
        <w:rPr>
          <w:ins w:id="2314" w:author="Fred Zhou" w:date="2024-03-10T13:59:00Z"/>
        </w:rPr>
      </w:pPr>
      <w:r w:rsidRPr="004F25AC">
        <w:rPr>
          <w:rFonts w:hint="eastAsia"/>
        </w:rPr>
        <w:t>3</w:t>
      </w:r>
      <w:r w:rsidRPr="004F25AC">
        <w:t xml:space="preserve">.1 </w:t>
      </w:r>
      <w:ins w:id="2315" w:author="Fred Zhou" w:date="2024-03-10T13:59:00Z">
        <w:r w:rsidR="005A226C" w:rsidRPr="004F25AC">
          <w:rPr>
            <w:rFonts w:hint="eastAsia"/>
          </w:rPr>
          <w:t>研究方案</w:t>
        </w:r>
      </w:ins>
    </w:p>
    <w:p w14:paraId="3B8A6605" w14:textId="37F35367" w:rsidR="007E30E0" w:rsidRPr="004F25AC" w:rsidRDefault="005A226C" w:rsidP="005A226C">
      <w:pPr>
        <w:pStyle w:val="4"/>
        <w:pPrChange w:id="2316" w:author="Fred Zhou" w:date="2024-03-10T14:00:00Z">
          <w:pPr>
            <w:pStyle w:val="3"/>
          </w:pPr>
        </w:pPrChange>
      </w:pPr>
      <w:ins w:id="2317" w:author="Fred Zhou" w:date="2024-03-10T14:00:00Z">
        <w:r w:rsidRPr="004F25AC">
          <w:rPr>
            <w:rFonts w:hint="eastAsia"/>
          </w:rPr>
          <w:t>3</w:t>
        </w:r>
        <w:r w:rsidRPr="004F25AC">
          <w:t xml:space="preserve">.1.1. </w:t>
        </w:r>
      </w:ins>
      <w:r w:rsidR="007E30E0" w:rsidRPr="004F25AC">
        <w:rPr>
          <w:rFonts w:hint="eastAsia"/>
        </w:rPr>
        <w:t>研究区域</w:t>
      </w:r>
      <w:r w:rsidR="00D23164" w:rsidRPr="004F25AC">
        <w:rPr>
          <w:rFonts w:hint="eastAsia"/>
        </w:rPr>
        <w:t>和公园提取</w:t>
      </w:r>
    </w:p>
    <w:p w14:paraId="228F1F31" w14:textId="11ADE122" w:rsidR="006809C8" w:rsidRPr="004F25AC" w:rsidDel="004F25AC" w:rsidRDefault="006809C8" w:rsidP="006809C8">
      <w:pPr>
        <w:ind w:firstLine="420"/>
        <w:rPr>
          <w:del w:id="2318" w:author="Fred Zhou" w:date="2024-03-10T14:04:00Z"/>
        </w:rPr>
      </w:pPr>
      <w:del w:id="2319" w:author="Fred Zhou" w:date="2024-03-10T14:04:00Z">
        <w:r w:rsidRPr="004F25AC" w:rsidDel="004F25AC">
          <w:rPr>
            <w:rFonts w:hint="eastAsia"/>
          </w:rPr>
          <w:delText>【</w:delText>
        </w:r>
        <w:r w:rsidRPr="004F25AC" w:rsidDel="004F25AC">
          <w:delText>up</w:delText>
        </w:r>
        <w:r w:rsidRPr="004F25AC" w:rsidDel="004F25AC">
          <w:rPr>
            <w:rFonts w:hint="eastAsia"/>
          </w:rPr>
          <w:delText>2024 0</w:delText>
        </w:r>
        <w:r w:rsidRPr="004F25AC" w:rsidDel="004F25AC">
          <w:delText>307</w:delText>
        </w:r>
        <w:r w:rsidRPr="004F25AC" w:rsidDel="004F25AC">
          <w:rPr>
            <w:rFonts w:hint="eastAsia"/>
          </w:rPr>
          <w:delText xml:space="preserve"> </w:delText>
        </w:r>
        <w:r w:rsidRPr="004F25AC" w:rsidDel="004F25AC">
          <w:delText>2</w:delText>
        </w:r>
        <w:r w:rsidRPr="004F25AC" w:rsidDel="004F25AC">
          <w:delText>3</w:delText>
        </w:r>
        <w:r w:rsidRPr="004F25AC" w:rsidDel="004F25AC">
          <w:rPr>
            <w:rFonts w:hint="eastAsia"/>
          </w:rPr>
          <w:delText>:</w:delText>
        </w:r>
        <w:r w:rsidR="00A426F6" w:rsidRPr="004F25AC" w:rsidDel="004F25AC">
          <w:delText>10</w:delText>
        </w:r>
        <w:r w:rsidRPr="004F25AC" w:rsidDel="004F25AC">
          <w:rPr>
            <w:rFonts w:hint="eastAsia"/>
          </w:rPr>
          <w:delText>】</w:delText>
        </w:r>
      </w:del>
    </w:p>
    <w:p w14:paraId="1CF54BE0" w14:textId="1E833F87" w:rsidR="00D23164" w:rsidRPr="004F25AC" w:rsidRDefault="00BC4C95" w:rsidP="00BC4C95">
      <w:pPr>
        <w:ind w:firstLine="420"/>
        <w:rPr>
          <w:ins w:id="2320" w:author="Fred Zhou" w:date="2024-03-10T12:19:00Z"/>
          <w:shd w:val="clear" w:color="auto" w:fill="FDFDFE"/>
        </w:rPr>
      </w:pPr>
      <w:r w:rsidRPr="004F25AC">
        <w:rPr>
          <w:shd w:val="clear" w:color="auto" w:fill="FDFDFE"/>
          <w:rPrChange w:id="2321" w:author="Fred Zhou" w:date="2024-03-10T14:00:00Z">
            <w:rPr>
              <w:highlight w:val="green"/>
              <w:shd w:val="clear" w:color="auto" w:fill="FDFDFE"/>
            </w:rPr>
          </w:rPrChange>
        </w:rPr>
        <w:t>本研究</w:t>
      </w:r>
      <w:r w:rsidRPr="004F25AC">
        <w:rPr>
          <w:shd w:val="clear" w:color="auto" w:fill="FDFDFE"/>
        </w:rPr>
        <w:t>选定</w:t>
      </w:r>
      <w:r w:rsidRPr="004F25AC">
        <w:rPr>
          <w:shd w:val="clear" w:color="auto" w:fill="FDFDFE"/>
          <w:rPrChange w:id="2322" w:author="Fred Zhou" w:date="2024-03-10T14:00:00Z">
            <w:rPr>
              <w:highlight w:val="cyan"/>
              <w:shd w:val="clear" w:color="auto" w:fill="FDFDFE"/>
            </w:rPr>
          </w:rPrChange>
        </w:rPr>
        <w:t>成都市区</w:t>
      </w:r>
      <w:r w:rsidRPr="004F25AC">
        <w:rPr>
          <w:shd w:val="clear" w:color="auto" w:fill="FDFDFE"/>
        </w:rPr>
        <w:t>作为研究</w:t>
      </w:r>
      <w:r w:rsidRPr="004F25AC">
        <w:rPr>
          <w:rFonts w:hint="eastAsia"/>
          <w:shd w:val="clear" w:color="auto" w:fill="FDFDFE"/>
        </w:rPr>
        <w:t>区域</w:t>
      </w:r>
      <w:r w:rsidRPr="004F25AC">
        <w:rPr>
          <w:shd w:val="clear" w:color="auto" w:fill="FDFDFE"/>
        </w:rPr>
        <w:t>。为获取详尽的</w:t>
      </w:r>
      <w:r w:rsidRPr="004F25AC">
        <w:rPr>
          <w:shd w:val="clear" w:color="auto" w:fill="FDFDFE"/>
          <w:rPrChange w:id="2323" w:author="Fred Zhou" w:date="2024-03-10T14:00:00Z">
            <w:rPr>
              <w:highlight w:val="cyan"/>
              <w:shd w:val="clear" w:color="auto" w:fill="FDFDFE"/>
            </w:rPr>
          </w:rPrChange>
        </w:rPr>
        <w:t>地理信息</w:t>
      </w:r>
      <w:r w:rsidRPr="004F25AC">
        <w:rPr>
          <w:shd w:val="clear" w:color="auto" w:fill="FDFDFE"/>
        </w:rPr>
        <w:t>，我们从</w:t>
      </w:r>
      <w:r w:rsidRPr="004F25AC">
        <w:rPr>
          <w:shd w:val="clear" w:color="auto" w:fill="FDFDFE"/>
          <w:rPrChange w:id="2324" w:author="Fred Zhou" w:date="2024-03-10T14:00:00Z">
            <w:rPr>
              <w:highlight w:val="cyan"/>
              <w:shd w:val="clear" w:color="auto" w:fill="FDFDFE"/>
            </w:rPr>
          </w:rPrChange>
        </w:rPr>
        <w:t>Google Earth</w:t>
      </w:r>
      <w:r w:rsidRPr="004F25AC">
        <w:rPr>
          <w:shd w:val="clear" w:color="auto" w:fill="FDFDFE"/>
          <w:rPrChange w:id="2325" w:author="Fred Zhou" w:date="2024-03-10T14:00:00Z">
            <w:rPr>
              <w:highlight w:val="cyan"/>
              <w:shd w:val="clear" w:color="auto" w:fill="FDFDFE"/>
            </w:rPr>
          </w:rPrChange>
        </w:rPr>
        <w:t>平台</w:t>
      </w:r>
      <w:r w:rsidRPr="004F25AC">
        <w:rPr>
          <w:shd w:val="clear" w:color="auto" w:fill="FDFDFE"/>
        </w:rPr>
        <w:t>采集了高分辨率</w:t>
      </w:r>
      <w:r w:rsidR="005A6374" w:rsidRPr="004F25AC">
        <w:rPr>
          <w:rFonts w:hint="eastAsia"/>
          <w:shd w:val="clear" w:color="auto" w:fill="FDFDFE"/>
          <w:rPrChange w:id="2326" w:author="Fred Zhou" w:date="2024-03-10T14:00:00Z">
            <w:rPr>
              <w:rFonts w:hint="eastAsia"/>
              <w:highlight w:val="cyan"/>
              <w:shd w:val="clear" w:color="auto" w:fill="FDFDFE"/>
            </w:rPr>
          </w:rPrChange>
        </w:rPr>
        <w:t>卫星图像</w:t>
      </w:r>
      <w:r w:rsidR="00D23164" w:rsidRPr="004F25AC">
        <w:rPr>
          <w:rFonts w:hint="eastAsia"/>
          <w:shd w:val="clear" w:color="auto" w:fill="FDFDFE"/>
        </w:rPr>
        <w:t>，利用</w:t>
      </w:r>
      <w:r w:rsidR="00D23164" w:rsidRPr="004F25AC">
        <w:rPr>
          <w:rFonts w:hint="eastAsia"/>
          <w:shd w:val="clear" w:color="auto" w:fill="FDFDFE"/>
          <w:rPrChange w:id="2327" w:author="Fred Zhou" w:date="2024-03-10T14:00:00Z">
            <w:rPr>
              <w:rFonts w:hint="eastAsia"/>
              <w:highlight w:val="cyan"/>
              <w:shd w:val="clear" w:color="auto" w:fill="FDFDFE"/>
            </w:rPr>
          </w:rPrChange>
        </w:rPr>
        <w:t>人工目视判读</w:t>
      </w:r>
      <w:r w:rsidR="00D23164" w:rsidRPr="004F25AC">
        <w:rPr>
          <w:rFonts w:hint="eastAsia"/>
          <w:shd w:val="clear" w:color="auto" w:fill="FDFDFE"/>
        </w:rPr>
        <w:t>方法提取了</w:t>
      </w:r>
      <w:r w:rsidR="00D23164" w:rsidRPr="004F25AC">
        <w:rPr>
          <w:rFonts w:hint="eastAsia"/>
          <w:shd w:val="clear" w:color="auto" w:fill="FDFDFE"/>
          <w:rPrChange w:id="2328" w:author="Fred Zhou" w:date="2024-03-10T14:00:00Z">
            <w:rPr>
              <w:rFonts w:hint="eastAsia"/>
              <w:highlight w:val="green"/>
              <w:shd w:val="clear" w:color="auto" w:fill="FDFDFE"/>
            </w:rPr>
          </w:rPrChange>
        </w:rPr>
        <w:t>1</w:t>
      </w:r>
      <w:r w:rsidR="00D23164" w:rsidRPr="004F25AC">
        <w:rPr>
          <w:shd w:val="clear" w:color="auto" w:fill="FDFDFE"/>
          <w:rPrChange w:id="2329" w:author="Fred Zhou" w:date="2024-03-10T14:00:00Z">
            <w:rPr>
              <w:highlight w:val="green"/>
              <w:shd w:val="clear" w:color="auto" w:fill="FDFDFE"/>
            </w:rPr>
          </w:rPrChange>
        </w:rPr>
        <w:t>15</w:t>
      </w:r>
      <w:r w:rsidR="00D23164" w:rsidRPr="004F25AC">
        <w:rPr>
          <w:rFonts w:hint="eastAsia"/>
          <w:shd w:val="clear" w:color="auto" w:fill="FDFDFE"/>
          <w:rPrChange w:id="2330" w:author="Fred Zhou" w:date="2024-03-10T14:00:00Z">
            <w:rPr>
              <w:rFonts w:hint="eastAsia"/>
              <w:highlight w:val="green"/>
              <w:shd w:val="clear" w:color="auto" w:fill="FDFDFE"/>
            </w:rPr>
          </w:rPrChange>
        </w:rPr>
        <w:t>个</w:t>
      </w:r>
      <w:r w:rsidR="00D23164" w:rsidRPr="004F25AC">
        <w:rPr>
          <w:rFonts w:hint="eastAsia"/>
          <w:shd w:val="clear" w:color="auto" w:fill="FDFDFE"/>
          <w:rPrChange w:id="2331" w:author="Fred Zhou" w:date="2024-03-10T14:00:00Z">
            <w:rPr>
              <w:rFonts w:hint="eastAsia"/>
              <w:highlight w:val="cyan"/>
              <w:shd w:val="clear" w:color="auto" w:fill="FDFDFE"/>
            </w:rPr>
          </w:rPrChange>
        </w:rPr>
        <w:t>城市公园</w:t>
      </w:r>
      <w:r w:rsidR="00D23164" w:rsidRPr="004F25AC">
        <w:rPr>
          <w:rFonts w:hint="eastAsia"/>
          <w:shd w:val="clear" w:color="auto" w:fill="FDFDFE"/>
        </w:rPr>
        <w:t>的边界</w:t>
      </w:r>
      <w:ins w:id="2332" w:author="Fred Zhou" w:date="2024-03-10T12:20:00Z">
        <w:r w:rsidR="004109E6" w:rsidRPr="004F25AC">
          <w:rPr>
            <w:rFonts w:hint="eastAsia"/>
            <w:shd w:val="clear" w:color="auto" w:fill="FDFDFE"/>
          </w:rPr>
          <w:t>（</w:t>
        </w:r>
        <w:r w:rsidR="004109E6" w:rsidRPr="004F25AC">
          <w:rPr>
            <w:rFonts w:hint="eastAsia"/>
            <w:shd w:val="clear" w:color="auto" w:fill="FDFDFE"/>
            <w:rPrChange w:id="2333" w:author="Fred Zhou" w:date="2024-03-10T14:00:00Z">
              <w:rPr>
                <w:rFonts w:hint="eastAsia"/>
                <w:highlight w:val="green"/>
                <w:shd w:val="clear" w:color="auto" w:fill="FDFDFE"/>
              </w:rPr>
            </w:rPrChange>
          </w:rPr>
          <w:t>图</w:t>
        </w:r>
      </w:ins>
      <w:ins w:id="2334" w:author="Fred Zhou" w:date="2024-03-10T12:39:00Z">
        <w:r w:rsidR="009147F2" w:rsidRPr="004F25AC">
          <w:rPr>
            <w:shd w:val="clear" w:color="auto" w:fill="FDFDFE"/>
          </w:rPr>
          <w:t>2</w:t>
        </w:r>
      </w:ins>
      <w:ins w:id="2335" w:author="Fred Zhou" w:date="2024-03-10T12:20:00Z">
        <w:r w:rsidR="004109E6" w:rsidRPr="004F25AC">
          <w:rPr>
            <w:rFonts w:hint="eastAsia"/>
            <w:shd w:val="clear" w:color="auto" w:fill="FDFDFE"/>
          </w:rPr>
          <w:t>）</w:t>
        </w:r>
      </w:ins>
      <w:r w:rsidR="00D23164" w:rsidRPr="004F25AC">
        <w:rPr>
          <w:rFonts w:hint="eastAsia"/>
          <w:shd w:val="clear" w:color="auto" w:fill="FDFDFE"/>
        </w:rPr>
        <w:t>。此外，使用</w:t>
      </w:r>
      <w:r w:rsidR="00D23164" w:rsidRPr="004F25AC">
        <w:rPr>
          <w:rFonts w:hint="eastAsia"/>
          <w:shd w:val="clear" w:color="auto" w:fill="FDFDFE"/>
          <w:rPrChange w:id="2336" w:author="Fred Zhou" w:date="2024-03-10T14:00:00Z">
            <w:rPr>
              <w:rFonts w:hint="eastAsia"/>
              <w:highlight w:val="cyan"/>
              <w:shd w:val="clear" w:color="auto" w:fill="FDFDFE"/>
            </w:rPr>
          </w:rPrChange>
        </w:rPr>
        <w:t>面向对象</w:t>
      </w:r>
      <w:r w:rsidR="00D23164" w:rsidRPr="004F25AC">
        <w:rPr>
          <w:rFonts w:hint="eastAsia"/>
          <w:shd w:val="clear" w:color="auto" w:fill="FDFDFE"/>
        </w:rPr>
        <w:t>的</w:t>
      </w:r>
      <w:r w:rsidR="00D23164" w:rsidRPr="004F25AC">
        <w:rPr>
          <w:rFonts w:hint="eastAsia"/>
          <w:shd w:val="clear" w:color="auto" w:fill="FDFDFE"/>
          <w:rPrChange w:id="2337" w:author="Fred Zhou" w:date="2024-03-10T14:00:00Z">
            <w:rPr>
              <w:rFonts w:hint="eastAsia"/>
              <w:highlight w:val="cyan"/>
              <w:shd w:val="clear" w:color="auto" w:fill="FDFDFE"/>
            </w:rPr>
          </w:rPrChange>
        </w:rPr>
        <w:t>分割</w:t>
      </w:r>
      <w:r w:rsidR="00D23164" w:rsidRPr="004F25AC">
        <w:rPr>
          <w:rFonts w:hint="eastAsia"/>
          <w:shd w:val="clear" w:color="auto" w:fill="FDFDFE"/>
        </w:rPr>
        <w:t>和</w:t>
      </w:r>
      <w:r w:rsidR="00D23164" w:rsidRPr="004F25AC">
        <w:rPr>
          <w:rFonts w:hint="eastAsia"/>
          <w:shd w:val="clear" w:color="auto" w:fill="FDFDFE"/>
          <w:rPrChange w:id="2338" w:author="Fred Zhou" w:date="2024-03-10T14:00:00Z">
            <w:rPr>
              <w:rFonts w:hint="eastAsia"/>
              <w:highlight w:val="cyan"/>
              <w:shd w:val="clear" w:color="auto" w:fill="FDFDFE"/>
            </w:rPr>
          </w:rPrChange>
        </w:rPr>
        <w:t>随机森林分类</w:t>
      </w:r>
      <w:r w:rsidR="00D23164" w:rsidRPr="004F25AC">
        <w:rPr>
          <w:rFonts w:hint="eastAsia"/>
          <w:shd w:val="clear" w:color="auto" w:fill="FDFDFE"/>
        </w:rPr>
        <w:t>来获取</w:t>
      </w:r>
      <w:r w:rsidR="00D23164" w:rsidRPr="004F25AC">
        <w:rPr>
          <w:rFonts w:hint="eastAsia"/>
          <w:shd w:val="clear" w:color="auto" w:fill="FDFDFE"/>
          <w:rPrChange w:id="2339" w:author="Fred Zhou" w:date="2024-03-10T14:00:00Z">
            <w:rPr>
              <w:rFonts w:hint="eastAsia"/>
              <w:highlight w:val="cyan"/>
              <w:shd w:val="clear" w:color="auto" w:fill="FDFDFE"/>
            </w:rPr>
          </w:rPrChange>
        </w:rPr>
        <w:t>每个公园</w:t>
      </w:r>
      <w:r w:rsidR="00D23164" w:rsidRPr="004F25AC">
        <w:rPr>
          <w:rFonts w:hint="eastAsia"/>
          <w:shd w:val="clear" w:color="auto" w:fill="FDFDFE"/>
        </w:rPr>
        <w:t>的</w:t>
      </w:r>
      <w:r w:rsidR="00D23164" w:rsidRPr="004F25AC">
        <w:rPr>
          <w:rFonts w:hint="eastAsia"/>
          <w:shd w:val="clear" w:color="auto" w:fill="FDFDFE"/>
          <w:rPrChange w:id="2340" w:author="Fred Zhou" w:date="2024-03-10T14:00:00Z">
            <w:rPr>
              <w:rFonts w:hint="eastAsia"/>
              <w:highlight w:val="cyan"/>
              <w:shd w:val="clear" w:color="auto" w:fill="FDFDFE"/>
            </w:rPr>
          </w:rPrChange>
        </w:rPr>
        <w:t>土地覆盖信息</w:t>
      </w:r>
      <w:r w:rsidR="00D23164" w:rsidRPr="004F25AC">
        <w:rPr>
          <w:rFonts w:hint="eastAsia"/>
          <w:shd w:val="clear" w:color="auto" w:fill="FDFDFE"/>
        </w:rPr>
        <w:t>。这种方法</w:t>
      </w:r>
      <w:r w:rsidR="00D23164" w:rsidRPr="004F25AC">
        <w:rPr>
          <w:rFonts w:hint="eastAsia"/>
          <w:shd w:val="clear" w:color="auto" w:fill="FDFDFE"/>
          <w:rPrChange w:id="2341" w:author="Fred Zhou" w:date="2024-03-10T14:00:00Z">
            <w:rPr>
              <w:rFonts w:hint="eastAsia"/>
              <w:highlight w:val="cyan"/>
              <w:shd w:val="clear" w:color="auto" w:fill="FDFDFE"/>
            </w:rPr>
          </w:rPrChange>
        </w:rPr>
        <w:t>允许引入</w:t>
      </w:r>
      <w:r w:rsidR="00D23164" w:rsidRPr="004F25AC">
        <w:rPr>
          <w:rFonts w:hint="eastAsia"/>
          <w:shd w:val="clear" w:color="auto" w:fill="FDFDFE"/>
        </w:rPr>
        <w:t>更多的</w:t>
      </w:r>
      <w:r w:rsidR="00D23164" w:rsidRPr="004F25AC">
        <w:rPr>
          <w:rFonts w:hint="eastAsia"/>
          <w:shd w:val="clear" w:color="auto" w:fill="FDFDFE"/>
          <w:rPrChange w:id="2342" w:author="Fred Zhou" w:date="2024-03-10T14:00:00Z">
            <w:rPr>
              <w:rFonts w:hint="eastAsia"/>
              <w:highlight w:val="cyan"/>
              <w:shd w:val="clear" w:color="auto" w:fill="FDFDFE"/>
            </w:rPr>
          </w:rPrChange>
        </w:rPr>
        <w:t>光谱特征</w:t>
      </w:r>
      <w:r w:rsidR="00D23164" w:rsidRPr="004F25AC">
        <w:rPr>
          <w:rFonts w:hint="eastAsia"/>
          <w:shd w:val="clear" w:color="auto" w:fill="FDFDFE"/>
        </w:rPr>
        <w:t>来区分</w:t>
      </w:r>
      <w:r w:rsidR="00D23164" w:rsidRPr="004F25AC">
        <w:rPr>
          <w:rFonts w:hint="eastAsia"/>
          <w:shd w:val="clear" w:color="auto" w:fill="FDFDFE"/>
          <w:rPrChange w:id="2343" w:author="Fred Zhou" w:date="2024-03-10T14:00:00Z">
            <w:rPr>
              <w:rFonts w:hint="eastAsia"/>
              <w:highlight w:val="cyan"/>
              <w:shd w:val="clear" w:color="auto" w:fill="FDFDFE"/>
            </w:rPr>
          </w:rPrChange>
        </w:rPr>
        <w:t>地面物体</w:t>
      </w:r>
      <w:r w:rsidR="00D23164" w:rsidRPr="004F25AC">
        <w:rPr>
          <w:rFonts w:hint="eastAsia"/>
          <w:shd w:val="clear" w:color="auto" w:fill="FDFDFE"/>
        </w:rPr>
        <w:t>。</w:t>
      </w:r>
      <w:r w:rsidR="005A6374" w:rsidRPr="004F25AC">
        <w:rPr>
          <w:rFonts w:hint="eastAsia"/>
          <w:shd w:val="clear" w:color="auto" w:fill="FDFDFE"/>
        </w:rPr>
        <w:t>本项目</w:t>
      </w:r>
      <w:r w:rsidRPr="004F25AC">
        <w:rPr>
          <w:rFonts w:hint="eastAsia"/>
          <w:shd w:val="clear" w:color="auto" w:fill="FDFDFE"/>
          <w:rPrChange w:id="2344" w:author="Fred Zhou" w:date="2024-03-10T14:00:00Z">
            <w:rPr>
              <w:rFonts w:hint="eastAsia"/>
              <w:highlight w:val="cyan"/>
              <w:shd w:val="clear" w:color="auto" w:fill="FDFDFE"/>
            </w:rPr>
          </w:rPrChange>
        </w:rPr>
        <w:t>使用该方法</w:t>
      </w:r>
      <w:r w:rsidRPr="004F25AC">
        <w:rPr>
          <w:rFonts w:hint="eastAsia"/>
          <w:shd w:val="clear" w:color="auto" w:fill="FDFDFE"/>
        </w:rPr>
        <w:t>将</w:t>
      </w:r>
      <w:r w:rsidR="00D23164" w:rsidRPr="004F25AC">
        <w:rPr>
          <w:rFonts w:hint="eastAsia"/>
          <w:shd w:val="clear" w:color="auto" w:fill="FDFDFE"/>
        </w:rPr>
        <w:t>公园</w:t>
      </w:r>
      <w:r w:rsidR="00921353" w:rsidRPr="004F25AC">
        <w:rPr>
          <w:rFonts w:hint="eastAsia"/>
          <w:shd w:val="clear" w:color="auto" w:fill="FDFDFE"/>
        </w:rPr>
        <w:t>的</w:t>
      </w:r>
      <w:r w:rsidR="00D23164" w:rsidRPr="004F25AC">
        <w:rPr>
          <w:rFonts w:hint="eastAsia"/>
          <w:shd w:val="clear" w:color="auto" w:fill="FDFDFE"/>
          <w:rPrChange w:id="2345" w:author="Fred Zhou" w:date="2024-03-10T14:00:00Z">
            <w:rPr>
              <w:rFonts w:hint="eastAsia"/>
              <w:highlight w:val="cyan"/>
              <w:shd w:val="clear" w:color="auto" w:fill="FDFDFE"/>
            </w:rPr>
          </w:rPrChange>
        </w:rPr>
        <w:t>土地覆盖类型</w:t>
      </w:r>
      <w:r w:rsidRPr="004F25AC">
        <w:rPr>
          <w:rFonts w:hint="eastAsia"/>
          <w:shd w:val="clear" w:color="auto" w:fill="FDFDFE"/>
        </w:rPr>
        <w:t>分为</w:t>
      </w:r>
      <w:r w:rsidR="00D23164" w:rsidRPr="004F25AC">
        <w:rPr>
          <w:rFonts w:hint="eastAsia"/>
          <w:shd w:val="clear" w:color="auto" w:fill="FDFDFE"/>
        </w:rPr>
        <w:t>：森林、灌木、草地、水域</w:t>
      </w:r>
      <w:r w:rsidR="00921353" w:rsidRPr="004F25AC">
        <w:rPr>
          <w:rFonts w:hint="eastAsia"/>
          <w:shd w:val="clear" w:color="auto" w:fill="FDFDFE"/>
        </w:rPr>
        <w:t>和</w:t>
      </w:r>
      <w:proofErr w:type="gramStart"/>
      <w:r w:rsidR="00D23164" w:rsidRPr="004F25AC">
        <w:rPr>
          <w:rFonts w:hint="eastAsia"/>
          <w:shd w:val="clear" w:color="auto" w:fill="FDFDFE"/>
        </w:rPr>
        <w:t>不</w:t>
      </w:r>
      <w:proofErr w:type="gramEnd"/>
      <w:r w:rsidR="00D23164" w:rsidRPr="004F25AC">
        <w:rPr>
          <w:rFonts w:hint="eastAsia"/>
          <w:shd w:val="clear" w:color="auto" w:fill="FDFDFE"/>
        </w:rPr>
        <w:t>透水面</w:t>
      </w:r>
      <w:del w:id="2346" w:author="Fred Zhou" w:date="2024-03-10T12:20:00Z">
        <w:r w:rsidR="00D23164" w:rsidRPr="004F25AC" w:rsidDel="004109E6">
          <w:rPr>
            <w:rFonts w:hint="eastAsia"/>
            <w:shd w:val="clear" w:color="auto" w:fill="FDFDFE"/>
          </w:rPr>
          <w:delText>（</w:delText>
        </w:r>
        <w:r w:rsidR="00D23164" w:rsidRPr="004F25AC" w:rsidDel="004109E6">
          <w:rPr>
            <w:rFonts w:hint="eastAsia"/>
            <w:shd w:val="clear" w:color="auto" w:fill="FDFDFE"/>
            <w:rPrChange w:id="2347" w:author="Fred Zhou" w:date="2024-03-10T14:00:00Z">
              <w:rPr>
                <w:rFonts w:hint="eastAsia"/>
                <w:highlight w:val="green"/>
                <w:shd w:val="clear" w:color="auto" w:fill="FDFDFE"/>
              </w:rPr>
            </w:rPrChange>
          </w:rPr>
          <w:delText>图</w:delText>
        </w:r>
        <w:r w:rsidRPr="004F25AC" w:rsidDel="004109E6">
          <w:rPr>
            <w:shd w:val="clear" w:color="auto" w:fill="FDFDFE"/>
            <w:rPrChange w:id="2348" w:author="Fred Zhou" w:date="2024-03-10T14:00:00Z">
              <w:rPr>
                <w:highlight w:val="green"/>
                <w:shd w:val="clear" w:color="auto" w:fill="FDFDFE"/>
              </w:rPr>
            </w:rPrChange>
          </w:rPr>
          <w:delText>XX</w:delText>
        </w:r>
        <w:r w:rsidR="00D23164" w:rsidRPr="004F25AC" w:rsidDel="004109E6">
          <w:rPr>
            <w:rFonts w:hint="eastAsia"/>
            <w:shd w:val="clear" w:color="auto" w:fill="FDFDFE"/>
          </w:rPr>
          <w:delText>）</w:delText>
        </w:r>
      </w:del>
      <w:r w:rsidR="00D23164" w:rsidRPr="004F25AC">
        <w:rPr>
          <w:rFonts w:hint="eastAsia"/>
          <w:shd w:val="clear" w:color="auto" w:fill="FDFDFE"/>
        </w:rPr>
        <w:t>。</w:t>
      </w:r>
      <w:r w:rsidR="00D23164" w:rsidRPr="004F25AC">
        <w:rPr>
          <w:rFonts w:hint="eastAsia"/>
          <w:shd w:val="clear" w:color="auto" w:fill="FDFDFE"/>
          <w:rPrChange w:id="2349" w:author="Fred Zhou" w:date="2024-03-10T14:00:00Z">
            <w:rPr>
              <w:rFonts w:hint="eastAsia"/>
              <w:highlight w:val="cyan"/>
              <w:shd w:val="clear" w:color="auto" w:fill="FDFDFE"/>
            </w:rPr>
          </w:rPrChange>
        </w:rPr>
        <w:t>分类准确性</w:t>
      </w:r>
      <w:r w:rsidR="00D23164" w:rsidRPr="004F25AC">
        <w:rPr>
          <w:rFonts w:hint="eastAsia"/>
          <w:shd w:val="clear" w:color="auto" w:fill="FDFDFE"/>
        </w:rPr>
        <w:t>基于</w:t>
      </w:r>
      <w:r w:rsidRPr="004F25AC">
        <w:rPr>
          <w:rFonts w:hint="eastAsia"/>
          <w:shd w:val="clear" w:color="auto" w:fill="FDFDFE"/>
          <w:rPrChange w:id="2350" w:author="Fred Zhou" w:date="2024-03-10T14:00:00Z">
            <w:rPr>
              <w:rFonts w:hint="eastAsia"/>
              <w:highlight w:val="cyan"/>
              <w:shd w:val="clear" w:color="auto" w:fill="FDFDFE"/>
            </w:rPr>
          </w:rPrChange>
        </w:rPr>
        <w:t>在</w:t>
      </w:r>
      <w:r w:rsidR="00D23164" w:rsidRPr="004F25AC">
        <w:rPr>
          <w:rFonts w:hint="eastAsia"/>
          <w:shd w:val="clear" w:color="auto" w:fill="FDFDFE"/>
          <w:rPrChange w:id="2351" w:author="Fred Zhou" w:date="2024-03-10T14:00:00Z">
            <w:rPr>
              <w:rFonts w:hint="eastAsia"/>
              <w:highlight w:val="cyan"/>
              <w:shd w:val="clear" w:color="auto" w:fill="FDFDFE"/>
            </w:rPr>
          </w:rPrChange>
        </w:rPr>
        <w:t>每个公园</w:t>
      </w:r>
      <w:r w:rsidR="00D23164" w:rsidRPr="004F25AC">
        <w:rPr>
          <w:rFonts w:hint="eastAsia"/>
          <w:shd w:val="clear" w:color="auto" w:fill="FDFDFE"/>
        </w:rPr>
        <w:t>随机选择</w:t>
      </w:r>
      <w:r w:rsidRPr="004F25AC">
        <w:rPr>
          <w:rFonts w:hint="eastAsia"/>
          <w:shd w:val="clear" w:color="auto" w:fill="FDFDFE"/>
        </w:rPr>
        <w:t>的</w:t>
      </w:r>
      <w:r w:rsidRPr="004F25AC">
        <w:rPr>
          <w:rFonts w:hint="eastAsia"/>
          <w:shd w:val="clear" w:color="auto" w:fill="FDFDFE"/>
          <w:rPrChange w:id="2352" w:author="Fred Zhou" w:date="2024-03-10T14:00:00Z">
            <w:rPr>
              <w:rFonts w:hint="eastAsia"/>
              <w:highlight w:val="cyan"/>
              <w:shd w:val="clear" w:color="auto" w:fill="FDFDFE"/>
            </w:rPr>
          </w:rPrChange>
        </w:rPr>
        <w:t>若干栅格点</w:t>
      </w:r>
      <w:r w:rsidR="00D23164" w:rsidRPr="004F25AC">
        <w:rPr>
          <w:rFonts w:hint="eastAsia"/>
          <w:shd w:val="clear" w:color="auto" w:fill="FDFDFE"/>
        </w:rPr>
        <w:t>的</w:t>
      </w:r>
      <w:r w:rsidR="00D23164" w:rsidRPr="004F25AC">
        <w:rPr>
          <w:rFonts w:hint="eastAsia"/>
          <w:shd w:val="clear" w:color="auto" w:fill="FDFDFE"/>
          <w:rPrChange w:id="2353" w:author="Fred Zhou" w:date="2024-03-10T14:00:00Z">
            <w:rPr>
              <w:rFonts w:hint="eastAsia"/>
              <w:highlight w:val="cyan"/>
              <w:shd w:val="clear" w:color="auto" w:fill="FDFDFE"/>
            </w:rPr>
          </w:rPrChange>
        </w:rPr>
        <w:t>混淆矩阵</w:t>
      </w:r>
      <w:r w:rsidRPr="004F25AC">
        <w:rPr>
          <w:rFonts w:hint="eastAsia"/>
          <w:shd w:val="clear" w:color="auto" w:fill="FDFDFE"/>
        </w:rPr>
        <w:t>来验证</w:t>
      </w:r>
      <w:r w:rsidR="00D23164" w:rsidRPr="004F25AC">
        <w:rPr>
          <w:rFonts w:hint="eastAsia"/>
          <w:shd w:val="clear" w:color="auto" w:fill="FDFDFE"/>
        </w:rPr>
        <w:t>。</w:t>
      </w:r>
    </w:p>
    <w:p w14:paraId="09B38003" w14:textId="2CFF8C1F" w:rsidR="004D6CDB" w:rsidRPr="004F25AC" w:rsidRDefault="004D6CDB" w:rsidP="004D6CDB">
      <w:pPr>
        <w:ind w:firstLine="420"/>
        <w:jc w:val="center"/>
        <w:rPr>
          <w:ins w:id="2354" w:author="Fred Zhou" w:date="2024-03-10T12:19:00Z"/>
          <w:shd w:val="clear" w:color="auto" w:fill="FDFDFE"/>
        </w:rPr>
      </w:pPr>
      <w:ins w:id="2355" w:author="Fred Zhou" w:date="2024-03-10T12:19:00Z">
        <w:r w:rsidRPr="004F25AC">
          <w:rPr>
            <w:noProof/>
          </w:rPr>
          <w:lastRenderedPageBreak/>
          <w:drawing>
            <wp:inline distT="0" distB="0" distL="0" distR="0" wp14:anchorId="6C9A3C80" wp14:editId="335A3C62">
              <wp:extent cx="2619608" cy="3705170"/>
              <wp:effectExtent l="0" t="0" r="0" b="0"/>
              <wp:docPr id="19982813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23325" cy="3710428"/>
                      </a:xfrm>
                      <a:prstGeom prst="rect">
                        <a:avLst/>
                      </a:prstGeom>
                      <a:noFill/>
                      <a:ln>
                        <a:noFill/>
                      </a:ln>
                    </pic:spPr>
                  </pic:pic>
                </a:graphicData>
              </a:graphic>
            </wp:inline>
          </w:drawing>
        </w:r>
      </w:ins>
    </w:p>
    <w:p w14:paraId="6D05E860" w14:textId="05AAC995" w:rsidR="004D6CDB" w:rsidRPr="004F25AC" w:rsidRDefault="004D6CDB" w:rsidP="004D6CDB">
      <w:pPr>
        <w:ind w:firstLine="420"/>
        <w:jc w:val="center"/>
        <w:rPr>
          <w:rFonts w:hint="eastAsia"/>
          <w:sz w:val="20"/>
          <w:szCs w:val="20"/>
          <w:shd w:val="clear" w:color="auto" w:fill="FDFDFE"/>
          <w:rPrChange w:id="2356" w:author="Fred Zhou" w:date="2024-03-10T14:02:00Z">
            <w:rPr>
              <w:rFonts w:hint="eastAsia"/>
              <w:shd w:val="clear" w:color="auto" w:fill="FDFDFE"/>
            </w:rPr>
          </w:rPrChange>
        </w:rPr>
        <w:pPrChange w:id="2357" w:author="Fred Zhou" w:date="2024-03-10T12:19:00Z">
          <w:pPr>
            <w:ind w:firstLine="420"/>
          </w:pPr>
        </w:pPrChange>
      </w:pPr>
      <w:ins w:id="2358" w:author="Fred Zhou" w:date="2024-03-10T12:19:00Z">
        <w:r w:rsidRPr="004F25AC">
          <w:rPr>
            <w:rFonts w:hint="eastAsia"/>
            <w:sz w:val="20"/>
            <w:szCs w:val="20"/>
            <w:shd w:val="clear" w:color="auto" w:fill="FDFDFE"/>
            <w:rPrChange w:id="2359" w:author="Fred Zhou" w:date="2024-03-10T14:02:00Z">
              <w:rPr>
                <w:rFonts w:hint="eastAsia"/>
                <w:shd w:val="clear" w:color="auto" w:fill="FDFDFE"/>
              </w:rPr>
            </w:rPrChange>
          </w:rPr>
          <w:t>图</w:t>
        </w:r>
      </w:ins>
      <w:ins w:id="2360" w:author="Fred Zhou" w:date="2024-03-10T12:39:00Z">
        <w:r w:rsidR="009147F2" w:rsidRPr="004F25AC">
          <w:rPr>
            <w:sz w:val="20"/>
            <w:szCs w:val="20"/>
            <w:shd w:val="clear" w:color="auto" w:fill="FDFDFE"/>
            <w:rPrChange w:id="2361" w:author="Fred Zhou" w:date="2024-03-10T14:02:00Z">
              <w:rPr>
                <w:shd w:val="clear" w:color="auto" w:fill="FDFDFE"/>
              </w:rPr>
            </w:rPrChange>
          </w:rPr>
          <w:t>2</w:t>
        </w:r>
      </w:ins>
      <w:ins w:id="2362" w:author="Fred Zhou" w:date="2024-03-10T12:19:00Z">
        <w:r w:rsidRPr="004F25AC">
          <w:rPr>
            <w:sz w:val="20"/>
            <w:szCs w:val="20"/>
            <w:shd w:val="clear" w:color="auto" w:fill="FDFDFE"/>
            <w:rPrChange w:id="2363" w:author="Fred Zhou" w:date="2024-03-10T14:02:00Z">
              <w:rPr>
                <w:shd w:val="clear" w:color="auto" w:fill="FDFDFE"/>
              </w:rPr>
            </w:rPrChange>
          </w:rPr>
          <w:t xml:space="preserve">  </w:t>
        </w:r>
        <w:r w:rsidRPr="004F25AC">
          <w:rPr>
            <w:rFonts w:hint="eastAsia"/>
            <w:sz w:val="20"/>
            <w:szCs w:val="20"/>
            <w:shd w:val="clear" w:color="auto" w:fill="FDFDFE"/>
            <w:rPrChange w:id="2364" w:author="Fred Zhou" w:date="2024-03-10T14:02:00Z">
              <w:rPr>
                <w:rFonts w:hint="eastAsia"/>
                <w:shd w:val="clear" w:color="auto" w:fill="FDFDFE"/>
              </w:rPr>
            </w:rPrChange>
          </w:rPr>
          <w:t>成都城区</w:t>
        </w:r>
      </w:ins>
      <w:ins w:id="2365" w:author="Fred Zhou" w:date="2024-03-10T12:20:00Z">
        <w:r w:rsidR="00A112C5" w:rsidRPr="004F25AC">
          <w:rPr>
            <w:rFonts w:hint="eastAsia"/>
            <w:sz w:val="20"/>
            <w:szCs w:val="20"/>
            <w:shd w:val="clear" w:color="auto" w:fill="FDFDFE"/>
            <w:rPrChange w:id="2366" w:author="Fred Zhou" w:date="2024-03-10T14:02:00Z">
              <w:rPr>
                <w:rFonts w:hint="eastAsia"/>
                <w:highlight w:val="cyan"/>
                <w:shd w:val="clear" w:color="auto" w:fill="FDFDFE"/>
              </w:rPr>
            </w:rPrChange>
          </w:rPr>
          <w:t>1</w:t>
        </w:r>
        <w:r w:rsidR="00A112C5" w:rsidRPr="004F25AC">
          <w:rPr>
            <w:sz w:val="20"/>
            <w:szCs w:val="20"/>
            <w:shd w:val="clear" w:color="auto" w:fill="FDFDFE"/>
            <w:rPrChange w:id="2367" w:author="Fred Zhou" w:date="2024-03-10T14:02:00Z">
              <w:rPr>
                <w:highlight w:val="cyan"/>
                <w:shd w:val="clear" w:color="auto" w:fill="FDFDFE"/>
              </w:rPr>
            </w:rPrChange>
          </w:rPr>
          <w:t>15</w:t>
        </w:r>
        <w:r w:rsidR="00A112C5" w:rsidRPr="004F25AC">
          <w:rPr>
            <w:rFonts w:hint="eastAsia"/>
            <w:sz w:val="20"/>
            <w:szCs w:val="20"/>
            <w:shd w:val="clear" w:color="auto" w:fill="FDFDFE"/>
            <w:rPrChange w:id="2368" w:author="Fred Zhou" w:date="2024-03-10T14:02:00Z">
              <w:rPr>
                <w:rFonts w:hint="eastAsia"/>
                <w:highlight w:val="cyan"/>
                <w:shd w:val="clear" w:color="auto" w:fill="FDFDFE"/>
              </w:rPr>
            </w:rPrChange>
          </w:rPr>
          <w:t>个</w:t>
        </w:r>
      </w:ins>
      <w:ins w:id="2369" w:author="Fred Zhou" w:date="2024-03-10T12:19:00Z">
        <w:r w:rsidRPr="004F25AC">
          <w:rPr>
            <w:rFonts w:hint="eastAsia"/>
            <w:sz w:val="20"/>
            <w:szCs w:val="20"/>
            <w:shd w:val="clear" w:color="auto" w:fill="FDFDFE"/>
            <w:rPrChange w:id="2370" w:author="Fred Zhou" w:date="2024-03-10T14:02:00Z">
              <w:rPr>
                <w:rFonts w:hint="eastAsia"/>
                <w:shd w:val="clear" w:color="auto" w:fill="FDFDFE"/>
              </w:rPr>
            </w:rPrChange>
          </w:rPr>
          <w:t>公园</w:t>
        </w:r>
      </w:ins>
      <w:ins w:id="2371" w:author="Fred Zhou" w:date="2024-03-10T12:20:00Z">
        <w:r w:rsidR="00A112C5" w:rsidRPr="004F25AC">
          <w:rPr>
            <w:rFonts w:hint="eastAsia"/>
            <w:sz w:val="20"/>
            <w:szCs w:val="20"/>
            <w:shd w:val="clear" w:color="auto" w:fill="FDFDFE"/>
            <w:rPrChange w:id="2372" w:author="Fred Zhou" w:date="2024-03-10T14:02:00Z">
              <w:rPr>
                <w:rFonts w:hint="eastAsia"/>
                <w:highlight w:val="cyan"/>
                <w:shd w:val="clear" w:color="auto" w:fill="FDFDFE"/>
              </w:rPr>
            </w:rPrChange>
          </w:rPr>
          <w:t>的</w:t>
        </w:r>
        <w:r w:rsidRPr="004F25AC">
          <w:rPr>
            <w:rFonts w:hint="eastAsia"/>
            <w:sz w:val="20"/>
            <w:szCs w:val="20"/>
            <w:shd w:val="clear" w:color="auto" w:fill="FDFDFE"/>
            <w:rPrChange w:id="2373" w:author="Fred Zhou" w:date="2024-03-10T14:02:00Z">
              <w:rPr>
                <w:rFonts w:hint="eastAsia"/>
                <w:shd w:val="clear" w:color="auto" w:fill="FDFDFE"/>
              </w:rPr>
            </w:rPrChange>
          </w:rPr>
          <w:t>提取结果</w:t>
        </w:r>
      </w:ins>
    </w:p>
    <w:p w14:paraId="0410790B" w14:textId="1F454262" w:rsidR="00091621" w:rsidRPr="004F25AC" w:rsidRDefault="00091621" w:rsidP="005A226C">
      <w:pPr>
        <w:pStyle w:val="4"/>
        <w:rPr>
          <w:shd w:val="clear" w:color="auto" w:fill="FDFDFE"/>
        </w:rPr>
        <w:pPrChange w:id="2374" w:author="Fred Zhou" w:date="2024-03-10T14:00:00Z">
          <w:pPr>
            <w:pStyle w:val="3"/>
          </w:pPr>
        </w:pPrChange>
      </w:pPr>
      <w:del w:id="2375" w:author="Fred Zhou" w:date="2024-03-10T14:00:00Z">
        <w:r w:rsidRPr="004F25AC" w:rsidDel="005A226C">
          <w:rPr>
            <w:rFonts w:hint="eastAsia"/>
            <w:shd w:val="clear" w:color="auto" w:fill="FDFDFE"/>
          </w:rPr>
          <w:delText>3</w:delText>
        </w:r>
        <w:r w:rsidRPr="004F25AC" w:rsidDel="005A226C">
          <w:rPr>
            <w:shd w:val="clear" w:color="auto" w:fill="FDFDFE"/>
          </w:rPr>
          <w:delText>.2.</w:delText>
        </w:r>
      </w:del>
      <w:ins w:id="2376" w:author="Fred Zhou" w:date="2024-03-10T14:00:00Z">
        <w:r w:rsidR="005A226C" w:rsidRPr="004F25AC">
          <w:rPr>
            <w:shd w:val="clear" w:color="auto" w:fill="FDFDFE"/>
          </w:rPr>
          <w:t xml:space="preserve">3.1.2. </w:t>
        </w:r>
      </w:ins>
      <w:del w:id="2377" w:author="Fred Zhou" w:date="2024-03-10T14:00:00Z">
        <w:r w:rsidRPr="004F25AC" w:rsidDel="005A226C">
          <w:rPr>
            <w:shd w:val="clear" w:color="auto" w:fill="FDFDFE"/>
          </w:rPr>
          <w:delText xml:space="preserve"> </w:delText>
        </w:r>
      </w:del>
      <w:r w:rsidRPr="004F25AC">
        <w:rPr>
          <w:rFonts w:hint="eastAsia"/>
          <w:shd w:val="clear" w:color="auto" w:fill="FDFDFE"/>
        </w:rPr>
        <w:t>城市热舒适度的计算</w:t>
      </w:r>
    </w:p>
    <w:p w14:paraId="5321B846" w14:textId="21F00FEA" w:rsidR="00091621" w:rsidRPr="004F25AC" w:rsidDel="004F25AC" w:rsidRDefault="00091621" w:rsidP="00091621">
      <w:pPr>
        <w:pStyle w:val="ListParagraph"/>
        <w:ind w:firstLineChars="0"/>
        <w:rPr>
          <w:del w:id="2378" w:author="Fred Zhou" w:date="2024-03-10T14:04:00Z"/>
          <w:rFonts w:ascii="楷体" w:hAnsi="楷体"/>
        </w:rPr>
      </w:pPr>
      <w:del w:id="2379" w:author="Fred Zhou" w:date="2024-03-10T14:04:00Z">
        <w:r w:rsidRPr="004F25AC" w:rsidDel="004F25AC">
          <w:rPr>
            <w:rFonts w:ascii="楷体" w:hAnsi="楷体"/>
          </w:rPr>
          <w:delText>【</w:delText>
        </w:r>
        <w:r w:rsidR="00E9643D" w:rsidRPr="004F25AC" w:rsidDel="004F25AC">
          <w:delText>up</w:delText>
        </w:r>
        <w:r w:rsidRPr="004F25AC" w:rsidDel="004F25AC">
          <w:delText>2024 0</w:delText>
        </w:r>
        <w:r w:rsidRPr="004F25AC" w:rsidDel="004F25AC">
          <w:rPr>
            <w:rFonts w:hint="eastAsia"/>
          </w:rPr>
          <w:delText>30</w:delText>
        </w:r>
        <w:r w:rsidRPr="004F25AC" w:rsidDel="004F25AC">
          <w:delText>8 0</w:delText>
        </w:r>
        <w:r w:rsidR="00E03019" w:rsidRPr="004F25AC" w:rsidDel="004F25AC">
          <w:delText>9</w:delText>
        </w:r>
        <w:r w:rsidRPr="004F25AC" w:rsidDel="004F25AC">
          <w:delText>:</w:delText>
        </w:r>
        <w:r w:rsidR="00E03019" w:rsidRPr="004F25AC" w:rsidDel="004F25AC">
          <w:delText>0</w:delText>
        </w:r>
        <w:r w:rsidR="00797CB3" w:rsidRPr="004F25AC" w:rsidDel="004F25AC">
          <w:delText>6</w:delText>
        </w:r>
        <w:r w:rsidRPr="004F25AC" w:rsidDel="004F25AC">
          <w:rPr>
            <w:rFonts w:ascii="楷体" w:hAnsi="楷体"/>
          </w:rPr>
          <w:delText>】</w:delText>
        </w:r>
      </w:del>
    </w:p>
    <w:p w14:paraId="4FA73437" w14:textId="564D34FC" w:rsidR="00091621" w:rsidRPr="004F25AC" w:rsidRDefault="00F61373" w:rsidP="00AE51FB">
      <w:pPr>
        <w:ind w:firstLine="420"/>
      </w:pPr>
      <w:r w:rsidRPr="004F25AC">
        <w:rPr>
          <w:rPrChange w:id="2380" w:author="Fred Zhou" w:date="2024-03-10T14:00:00Z">
            <w:rPr>
              <w:highlight w:val="cyan"/>
            </w:rPr>
          </w:rPrChange>
        </w:rPr>
        <w:t>不适指数</w:t>
      </w:r>
      <w:r w:rsidRPr="004F25AC">
        <w:t>（</w:t>
      </w:r>
      <w:r w:rsidRPr="004F25AC">
        <w:t>Discomfort Index, DI</w:t>
      </w:r>
      <w:r w:rsidRPr="004F25AC">
        <w:t>）（</w:t>
      </w:r>
      <w:r w:rsidRPr="004F25AC">
        <w:t>Thom</w:t>
      </w:r>
      <w:del w:id="2381" w:author="Fred Zhou" w:date="2024-03-10T11:49:00Z">
        <w:r w:rsidRPr="004F25AC" w:rsidDel="00B94CE6">
          <w:rPr>
            <w:rFonts w:hint="eastAsia"/>
          </w:rPr>
          <w:delText>和</w:delText>
        </w:r>
        <w:r w:rsidRPr="004F25AC" w:rsidDel="00B94CE6">
          <w:rPr>
            <w:rFonts w:hint="eastAsia"/>
          </w:rPr>
          <w:delText>Bosen</w:delText>
        </w:r>
      </w:del>
      <w:r w:rsidRPr="004F25AC">
        <w:t>，</w:t>
      </w:r>
      <w:r w:rsidRPr="004F25AC">
        <w:t>1959</w:t>
      </w:r>
      <w:r w:rsidRPr="004F25AC">
        <w:t>）是用于</w:t>
      </w:r>
      <w:r w:rsidRPr="004F25AC">
        <w:rPr>
          <w:rPrChange w:id="2382" w:author="Fred Zhou" w:date="2024-03-10T14:00:00Z">
            <w:rPr>
              <w:highlight w:val="cyan"/>
            </w:rPr>
          </w:rPrChange>
        </w:rPr>
        <w:t>量化评估</w:t>
      </w:r>
      <w:r w:rsidRPr="004F25AC">
        <w:t>人体</w:t>
      </w:r>
      <w:r w:rsidR="00AE4273" w:rsidRPr="004F25AC">
        <w:rPr>
          <w:rFonts w:hint="eastAsia"/>
        </w:rPr>
        <w:t>热</w:t>
      </w:r>
      <w:r w:rsidRPr="004F25AC">
        <w:t>舒适度</w:t>
      </w:r>
      <w:r w:rsidRPr="004F25AC">
        <w:rPr>
          <w:rPrChange w:id="2383" w:author="Fred Zhou" w:date="2024-03-10T14:00:00Z">
            <w:rPr>
              <w:highlight w:val="cyan"/>
            </w:rPr>
          </w:rPrChange>
        </w:rPr>
        <w:t>的重要指标</w:t>
      </w:r>
      <w:r w:rsidRPr="004F25AC">
        <w:t>。</w:t>
      </w:r>
      <w:r w:rsidRPr="004F25AC">
        <w:rPr>
          <w:rPrChange w:id="2384" w:author="Fred Zhou" w:date="2024-03-10T14:00:00Z">
            <w:rPr>
              <w:highlight w:val="cyan"/>
            </w:rPr>
          </w:rPrChange>
        </w:rPr>
        <w:t>该指数</w:t>
      </w:r>
      <w:r w:rsidRPr="004F25AC">
        <w:t>通过</w:t>
      </w:r>
      <w:r w:rsidR="00963524" w:rsidRPr="004F25AC">
        <w:rPr>
          <w:rFonts w:hint="eastAsia"/>
        </w:rPr>
        <w:t>对</w:t>
      </w:r>
      <w:r w:rsidRPr="004F25AC">
        <w:rPr>
          <w:rPrChange w:id="2385" w:author="Fred Zhou" w:date="2024-03-10T14:00:00Z">
            <w:rPr>
              <w:highlight w:val="cyan"/>
            </w:rPr>
          </w:rPrChange>
        </w:rPr>
        <w:t>温度和湿度</w:t>
      </w:r>
      <w:r w:rsidRPr="004F25AC">
        <w:rPr>
          <w:rFonts w:hint="eastAsia"/>
        </w:rPr>
        <w:t>的</w:t>
      </w:r>
      <w:r w:rsidR="00963524" w:rsidRPr="004F25AC">
        <w:rPr>
          <w:rFonts w:hint="eastAsia"/>
        </w:rPr>
        <w:t>综合</w:t>
      </w:r>
      <w:r w:rsidR="00411D04" w:rsidRPr="004F25AC">
        <w:rPr>
          <w:rFonts w:hint="eastAsia"/>
          <w:rPrChange w:id="2386" w:author="Fred Zhou" w:date="2024-03-10T14:00:00Z">
            <w:rPr>
              <w:rFonts w:hint="eastAsia"/>
              <w:highlight w:val="green"/>
            </w:rPr>
          </w:rPrChange>
        </w:rPr>
        <w:t>考虑</w:t>
      </w:r>
      <w:r w:rsidRPr="004F25AC">
        <w:t>，有效地</w:t>
      </w:r>
      <w:r w:rsidRPr="004F25AC">
        <w:rPr>
          <w:rPrChange w:id="2387" w:author="Fred Zhou" w:date="2024-03-10T14:00:00Z">
            <w:rPr>
              <w:highlight w:val="cyan"/>
            </w:rPr>
          </w:rPrChange>
        </w:rPr>
        <w:t>揭示了</w:t>
      </w:r>
      <w:r w:rsidRPr="004F25AC">
        <w:t>人体对</w:t>
      </w:r>
      <w:r w:rsidRPr="004F25AC">
        <w:rPr>
          <w:rPrChange w:id="2388" w:author="Fred Zhou" w:date="2024-03-10T14:00:00Z">
            <w:rPr>
              <w:highlight w:val="cyan"/>
            </w:rPr>
          </w:rPrChange>
        </w:rPr>
        <w:t>热环境</w:t>
      </w:r>
      <w:r w:rsidRPr="004F25AC">
        <w:t>的</w:t>
      </w:r>
      <w:r w:rsidRPr="004F25AC">
        <w:rPr>
          <w:rPrChange w:id="2389" w:author="Fred Zhou" w:date="2024-03-10T14:00:00Z">
            <w:rPr>
              <w:highlight w:val="cyan"/>
            </w:rPr>
          </w:rPrChange>
        </w:rPr>
        <w:t>敏感程度</w:t>
      </w:r>
      <w:r w:rsidRPr="004F25AC">
        <w:rPr>
          <w:rFonts w:hint="eastAsia"/>
        </w:rPr>
        <w:t>。</w:t>
      </w:r>
      <w:r w:rsidR="00E9643D" w:rsidRPr="004F25AC">
        <w:rPr>
          <w:rFonts w:hint="eastAsia"/>
        </w:rPr>
        <w:t>该指数的</w:t>
      </w:r>
      <w:r w:rsidR="00E9643D" w:rsidRPr="004F25AC">
        <w:rPr>
          <w:rFonts w:hint="eastAsia"/>
          <w:rPrChange w:id="2390" w:author="Fred Zhou" w:date="2024-03-10T14:00:00Z">
            <w:rPr>
              <w:rFonts w:hint="eastAsia"/>
              <w:highlight w:val="cyan"/>
            </w:rPr>
          </w:rPrChange>
        </w:rPr>
        <w:t>计算公式</w:t>
      </w:r>
      <w:r w:rsidR="00E9643D" w:rsidRPr="004F25AC">
        <w:rPr>
          <w:rFonts w:hint="eastAsia"/>
        </w:rPr>
        <w:t>如</w:t>
      </w:r>
      <w:del w:id="2391" w:author="Fred Zhou" w:date="2024-03-10T13:45:00Z">
        <w:r w:rsidR="00E9643D" w:rsidRPr="004F25AC" w:rsidDel="00185361">
          <w:rPr>
            <w:rFonts w:hint="eastAsia"/>
          </w:rPr>
          <w:delText>下</w:delText>
        </w:r>
      </w:del>
      <w:r w:rsidR="00E9643D" w:rsidRPr="004F25AC">
        <w:rPr>
          <w:rFonts w:hint="eastAsia"/>
        </w:rPr>
        <w:t>：</w:t>
      </w:r>
    </w:p>
    <w:p w14:paraId="5C8AF334" w14:textId="2569DAEE" w:rsidR="00091621" w:rsidRPr="004F25AC" w:rsidDel="00A64B57" w:rsidRDefault="00091621" w:rsidP="00185361">
      <w:pPr>
        <w:jc w:val="right"/>
        <w:rPr>
          <w:del w:id="2392" w:author="Fred Zhou" w:date="2024-03-10T00:49:00Z"/>
        </w:rPr>
        <w:pPrChange w:id="2393" w:author="Fred Zhou" w:date="2024-03-10T13:46:00Z">
          <w:pPr/>
        </w:pPrChange>
      </w:pPr>
      <m:oMath>
        <m:r>
          <w:rPr>
            <w:rFonts w:ascii="Cambria Math" w:hAnsi="Cambria Math"/>
          </w:rPr>
          <m:t xml:space="preserve">DI= </m:t>
        </m:r>
        <m:sSub>
          <m:sSubPr>
            <m:ctrlPr>
              <w:rPr>
                <w:rFonts w:ascii="Cambria Math" w:hAnsi="Cambria Math"/>
                <w:i/>
              </w:rPr>
            </m:ctrlPr>
          </m:sSubPr>
          <m:e>
            <m:r>
              <w:rPr>
                <w:rFonts w:ascii="Cambria Math" w:hAnsi="Cambria Math"/>
              </w:rPr>
              <m:t>T</m:t>
            </m:r>
          </m:e>
          <m:sub>
            <m:r>
              <w:rPr>
                <w:rFonts w:ascii="Cambria Math" w:hAnsi="Cambria Math" w:hint="eastAsia"/>
              </w:rPr>
              <m:t>a</m:t>
            </m:r>
          </m:sub>
        </m:sSub>
        <m:r>
          <w:rPr>
            <w:rFonts w:ascii="Cambria Math" w:hAnsi="Cambria Math"/>
          </w:rPr>
          <m:t>-0.55 ×</m:t>
        </m:r>
        <m:d>
          <m:dPr>
            <m:ctrlPr>
              <w:rPr>
                <w:rFonts w:ascii="Cambria Math" w:hAnsi="Cambria Math"/>
                <w:i/>
              </w:rPr>
            </m:ctrlPr>
          </m:dPr>
          <m:e>
            <m:r>
              <w:rPr>
                <w:rFonts w:ascii="Cambria Math" w:hAnsi="Cambria Math"/>
              </w:rPr>
              <m:t>1-0.01 ×RH</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-58)</m:t>
        </m:r>
      </m:oMath>
      <w:ins w:id="2394" w:author="Fred Zhou" w:date="2024-03-10T13:45:00Z">
        <w:r w:rsidR="00185361" w:rsidRPr="004F25AC">
          <w:rPr>
            <w:rFonts w:hint="eastAsia"/>
          </w:rPr>
          <w:t xml:space="preserve"> </w:t>
        </w:r>
      </w:ins>
      <w:ins w:id="2395" w:author="Fred Zhou" w:date="2024-03-10T13:46:00Z">
        <w:r w:rsidR="00185361" w:rsidRPr="004F25AC">
          <w:t xml:space="preserve">         </w:t>
        </w:r>
        <w:r w:rsidR="00185361" w:rsidRPr="004F25AC">
          <w:rPr>
            <w:rFonts w:hint="eastAsia"/>
          </w:rPr>
          <w:t>（</w:t>
        </w:r>
        <w:r w:rsidR="00185361" w:rsidRPr="004F25AC">
          <w:rPr>
            <w:rFonts w:hint="eastAsia"/>
          </w:rPr>
          <w:t>1</w:t>
        </w:r>
        <w:r w:rsidR="00185361" w:rsidRPr="004F25AC">
          <w:rPr>
            <w:rFonts w:hint="eastAsia"/>
          </w:rPr>
          <w:t>）</w:t>
        </w:r>
      </w:ins>
    </w:p>
    <w:p w14:paraId="43CFE135" w14:textId="77777777" w:rsidR="00E9643D" w:rsidRPr="004F25AC" w:rsidRDefault="00E9643D" w:rsidP="00185361">
      <w:pPr>
        <w:jc w:val="right"/>
        <w:rPr>
          <w:rFonts w:hint="eastAsia"/>
        </w:rPr>
        <w:pPrChange w:id="2396" w:author="Fred Zhou" w:date="2024-03-10T13:46:00Z">
          <w:pPr/>
        </w:pPrChange>
      </w:pPr>
    </w:p>
    <w:p w14:paraId="31FC5CFD" w14:textId="2287DF3F" w:rsidR="00E9643D" w:rsidRPr="004F25AC" w:rsidDel="004F25AC" w:rsidRDefault="00F5486C" w:rsidP="00AE51FB">
      <w:pPr>
        <w:ind w:firstLine="420"/>
        <w:rPr>
          <w:del w:id="2397" w:author="Fred Zhou" w:date="2024-03-10T14:05:00Z"/>
          <w:rFonts w:hint="eastAsia"/>
        </w:rPr>
      </w:pPr>
      <w:del w:id="2398" w:author="Fred Zhou" w:date="2024-03-10T14:05:00Z">
        <w:r w:rsidRPr="004F25AC" w:rsidDel="004F25AC">
          <w:rPr>
            <w:rFonts w:hint="eastAsia"/>
          </w:rPr>
          <w:delText>【</w:delText>
        </w:r>
        <w:r w:rsidR="005C1699" w:rsidRPr="004F25AC" w:rsidDel="004F25AC">
          <w:delText>up2024 0</w:delText>
        </w:r>
        <w:r w:rsidR="005C1699" w:rsidRPr="004F25AC" w:rsidDel="004F25AC">
          <w:rPr>
            <w:rFonts w:hint="eastAsia"/>
          </w:rPr>
          <w:delText>30</w:delText>
        </w:r>
        <w:r w:rsidR="005C1699" w:rsidRPr="004F25AC" w:rsidDel="004F25AC">
          <w:delText>8 09:</w:delText>
        </w:r>
        <w:r w:rsidR="001002C0" w:rsidRPr="004F25AC" w:rsidDel="004F25AC">
          <w:delText>2</w:delText>
        </w:r>
        <w:r w:rsidR="00AE1EBD" w:rsidRPr="004F25AC" w:rsidDel="004F25AC">
          <w:delText>9</w:delText>
        </w:r>
        <w:r w:rsidRPr="004F25AC" w:rsidDel="004F25AC">
          <w:rPr>
            <w:rFonts w:hint="eastAsia"/>
          </w:rPr>
          <w:delText>】</w:delText>
        </w:r>
      </w:del>
    </w:p>
    <w:p w14:paraId="59A0E7D5" w14:textId="79428A4A" w:rsidR="00091621" w:rsidRPr="004F25AC" w:rsidRDefault="00091621" w:rsidP="00AE51FB">
      <w:pPr>
        <w:rPr>
          <w:rFonts w:ascii="Georgia" w:hAnsi="Georgia"/>
          <w:color w:val="1F1F1F"/>
        </w:rPr>
      </w:pPr>
      <w:r w:rsidRPr="004F25AC">
        <w:rPr>
          <w:rFonts w:hint="eastAsia"/>
        </w:rPr>
        <w:t>其中，</w:t>
      </w:r>
      <w:r w:rsidRPr="004F25AC">
        <w:rPr>
          <w:rFonts w:hint="eastAsia"/>
          <w:i/>
          <w:iCs/>
          <w:rPrChange w:id="2399" w:author="Fred Zhou" w:date="2024-03-10T14:00:00Z">
            <w:rPr>
              <w:rFonts w:hint="eastAsia"/>
            </w:rPr>
          </w:rPrChange>
        </w:rPr>
        <w:t>T</w:t>
      </w:r>
      <w:r w:rsidRPr="004F25AC">
        <w:rPr>
          <w:rFonts w:hint="eastAsia"/>
          <w:i/>
          <w:iCs/>
          <w:vertAlign w:val="subscript"/>
          <w:rPrChange w:id="2400" w:author="Fred Zhou" w:date="2024-03-10T14:00:00Z">
            <w:rPr>
              <w:rFonts w:hint="eastAsia"/>
            </w:rPr>
          </w:rPrChange>
        </w:rPr>
        <w:t>a</w:t>
      </w:r>
      <w:r w:rsidRPr="004F25AC">
        <w:rPr>
          <w:rFonts w:hint="eastAsia"/>
        </w:rPr>
        <w:t>是</w:t>
      </w:r>
      <w:r w:rsidRPr="004F25AC">
        <w:rPr>
          <w:rFonts w:hint="eastAsia"/>
          <w:rPrChange w:id="2401" w:author="Fred Zhou" w:date="2024-03-10T14:00:00Z">
            <w:rPr>
              <w:rFonts w:hint="eastAsia"/>
              <w:highlight w:val="cyan"/>
            </w:rPr>
          </w:rPrChange>
        </w:rPr>
        <w:t>空气温度（°</w:t>
      </w:r>
      <w:r w:rsidRPr="004F25AC">
        <w:rPr>
          <w:rPrChange w:id="2402" w:author="Fred Zhou" w:date="2024-03-10T14:00:00Z">
            <w:rPr>
              <w:highlight w:val="cyan"/>
            </w:rPr>
          </w:rPrChange>
        </w:rPr>
        <w:t>F</w:t>
      </w:r>
      <w:r w:rsidRPr="004F25AC">
        <w:rPr>
          <w:rFonts w:hint="eastAsia"/>
          <w:rPrChange w:id="2403" w:author="Fred Zhou" w:date="2024-03-10T14:00:00Z">
            <w:rPr>
              <w:rFonts w:hint="eastAsia"/>
              <w:highlight w:val="cyan"/>
            </w:rPr>
          </w:rPrChange>
        </w:rPr>
        <w:t>）</w:t>
      </w:r>
      <w:r w:rsidRPr="004F25AC">
        <w:rPr>
          <w:rFonts w:hint="eastAsia"/>
        </w:rPr>
        <w:t>，</w:t>
      </w:r>
      <w:r w:rsidRPr="004F25AC">
        <w:rPr>
          <w:i/>
          <w:iCs/>
          <w:rPrChange w:id="2404" w:author="Fred Zhou" w:date="2024-03-10T14:00:00Z">
            <w:rPr/>
          </w:rPrChange>
        </w:rPr>
        <w:t>RH</w:t>
      </w:r>
      <w:r w:rsidRPr="004F25AC">
        <w:rPr>
          <w:rFonts w:hint="eastAsia"/>
        </w:rPr>
        <w:t>是</w:t>
      </w:r>
      <w:r w:rsidRPr="004F25AC">
        <w:rPr>
          <w:rFonts w:hint="eastAsia"/>
          <w:rPrChange w:id="2405" w:author="Fred Zhou" w:date="2024-03-10T14:00:00Z">
            <w:rPr>
              <w:rFonts w:hint="eastAsia"/>
              <w:highlight w:val="cyan"/>
            </w:rPr>
          </w:rPrChange>
        </w:rPr>
        <w:t>相对湿度（</w:t>
      </w:r>
      <w:r w:rsidRPr="004F25AC">
        <w:rPr>
          <w:rPrChange w:id="2406" w:author="Fred Zhou" w:date="2024-03-10T14:00:00Z">
            <w:rPr>
              <w:highlight w:val="cyan"/>
            </w:rPr>
          </w:rPrChange>
        </w:rPr>
        <w:t>%</w:t>
      </w:r>
      <w:r w:rsidRPr="004F25AC">
        <w:rPr>
          <w:rFonts w:hint="eastAsia"/>
          <w:rPrChange w:id="2407" w:author="Fred Zhou" w:date="2024-03-10T14:00:00Z">
            <w:rPr>
              <w:rFonts w:hint="eastAsia"/>
              <w:highlight w:val="cyan"/>
            </w:rPr>
          </w:rPrChange>
        </w:rPr>
        <w:t>）</w:t>
      </w:r>
      <w:r w:rsidRPr="004F25AC">
        <w:rPr>
          <w:rFonts w:hint="eastAsia"/>
        </w:rPr>
        <w:t>。</w:t>
      </w:r>
      <w:r w:rsidR="001002C0" w:rsidRPr="004F25AC">
        <w:t>鉴于</w:t>
      </w:r>
      <w:r w:rsidR="001002C0" w:rsidRPr="004F25AC">
        <w:rPr>
          <w:rPrChange w:id="2408" w:author="Fred Zhou" w:date="2024-03-10T14:00:00Z">
            <w:rPr>
              <w:highlight w:val="cyan"/>
            </w:rPr>
          </w:rPrChange>
        </w:rPr>
        <w:t>DI</w:t>
      </w:r>
      <w:r w:rsidR="001002C0" w:rsidRPr="004F25AC">
        <w:rPr>
          <w:rPrChange w:id="2409" w:author="Fred Zhou" w:date="2024-03-10T14:00:00Z">
            <w:rPr>
              <w:highlight w:val="cyan"/>
            </w:rPr>
          </w:rPrChange>
        </w:rPr>
        <w:t>的计算</w:t>
      </w:r>
      <w:r w:rsidR="001002C0" w:rsidRPr="004F25AC">
        <w:rPr>
          <w:rFonts w:hint="eastAsia"/>
        </w:rPr>
        <w:t>依赖于</w:t>
      </w:r>
      <w:r w:rsidR="001002C0" w:rsidRPr="004F25AC">
        <w:rPr>
          <w:rPrChange w:id="2410" w:author="Fred Zhou" w:date="2024-03-10T14:00:00Z">
            <w:rPr>
              <w:highlight w:val="cyan"/>
            </w:rPr>
          </w:rPrChange>
        </w:rPr>
        <w:t>站点实测</w:t>
      </w:r>
      <w:r w:rsidR="001002C0" w:rsidRPr="004F25AC">
        <w:t>的</w:t>
      </w:r>
      <w:r w:rsidR="001002C0" w:rsidRPr="004F25AC">
        <w:rPr>
          <w:rPrChange w:id="2411" w:author="Fred Zhou" w:date="2024-03-10T14:00:00Z">
            <w:rPr>
              <w:highlight w:val="cyan"/>
            </w:rPr>
          </w:rPrChange>
        </w:rPr>
        <w:t>气象数据</w:t>
      </w:r>
      <w:r w:rsidR="001002C0" w:rsidRPr="004F25AC">
        <w:t>，难以揭示</w:t>
      </w:r>
      <w:r w:rsidR="001002C0" w:rsidRPr="004F25AC">
        <w:rPr>
          <w:rPrChange w:id="2412" w:author="Fred Zhou" w:date="2024-03-10T14:00:00Z">
            <w:rPr>
              <w:highlight w:val="cyan"/>
            </w:rPr>
          </w:rPrChange>
        </w:rPr>
        <w:t>热舒适度</w:t>
      </w:r>
      <w:r w:rsidR="001002C0" w:rsidRPr="004F25AC">
        <w:t>的</w:t>
      </w:r>
      <w:r w:rsidR="001002C0" w:rsidRPr="004F25AC">
        <w:rPr>
          <w:rPrChange w:id="2413" w:author="Fred Zhou" w:date="2024-03-10T14:00:00Z">
            <w:rPr>
              <w:highlight w:val="cyan"/>
            </w:rPr>
          </w:rPrChange>
        </w:rPr>
        <w:t>空间格局</w:t>
      </w:r>
      <w:ins w:id="2414" w:author="Fred Zhou" w:date="2024-03-10T14:19:00Z">
        <w:r w:rsidR="00664295">
          <w:rPr>
            <w:rFonts w:hint="eastAsia"/>
          </w:rPr>
          <w:t>。</w:t>
        </w:r>
        <w:r w:rsidR="00664295" w:rsidRPr="000D315F">
          <w:rPr>
            <w:rFonts w:hint="eastAsia"/>
            <w:b/>
            <w:bCs/>
            <w:rPrChange w:id="2415" w:author="Fred Zhou" w:date="2024-03-10T14:19:00Z">
              <w:rPr>
                <w:rFonts w:hint="eastAsia"/>
              </w:rPr>
            </w:rPrChange>
          </w:rPr>
          <w:t>本研究采用</w:t>
        </w:r>
      </w:ins>
      <w:del w:id="2416" w:author="Fred Zhou" w:date="2024-03-10T14:19:00Z">
        <w:r w:rsidR="001002C0" w:rsidRPr="000D315F" w:rsidDel="00664295">
          <w:rPr>
            <w:b/>
            <w:bCs/>
            <w:rPrChange w:id="2417" w:author="Fred Zhou" w:date="2024-03-10T14:19:00Z">
              <w:rPr/>
            </w:rPrChange>
          </w:rPr>
          <w:delText>，</w:delText>
        </w:r>
        <w:r w:rsidR="001002C0" w:rsidRPr="000D315F" w:rsidDel="00664295">
          <w:rPr>
            <w:rFonts w:hint="eastAsia"/>
            <w:b/>
            <w:bCs/>
            <w:rPrChange w:id="2418" w:author="Fred Zhou" w:date="2024-03-10T14:19:00Z">
              <w:rPr>
                <w:rFonts w:hint="eastAsia"/>
              </w:rPr>
            </w:rPrChange>
          </w:rPr>
          <w:delText>有</w:delText>
        </w:r>
        <w:r w:rsidR="001002C0" w:rsidRPr="000D315F" w:rsidDel="00664295">
          <w:rPr>
            <w:b/>
            <w:bCs/>
            <w:rPrChange w:id="2419" w:author="Fred Zhou" w:date="2024-03-10T14:19:00Z">
              <w:rPr/>
            </w:rPrChange>
          </w:rPr>
          <w:delText>学者</w:delText>
        </w:r>
        <w:r w:rsidR="001002C0" w:rsidRPr="000D315F" w:rsidDel="00664295">
          <w:rPr>
            <w:b/>
            <w:bCs/>
            <w:rPrChange w:id="2420" w:author="Fred Zhou" w:date="2024-03-10T14:19:00Z">
              <w:rPr>
                <w:highlight w:val="cyan"/>
              </w:rPr>
            </w:rPrChange>
          </w:rPr>
          <w:delText>提出</w:delText>
        </w:r>
      </w:del>
      <w:r w:rsidR="001002C0" w:rsidRPr="000D315F">
        <w:rPr>
          <w:b/>
          <w:bCs/>
          <w:rPrChange w:id="2421" w:author="Fred Zhou" w:date="2024-03-10T14:19:00Z">
            <w:rPr>
              <w:highlight w:val="cyan"/>
            </w:rPr>
          </w:rPrChange>
        </w:rPr>
        <w:t>了一种</w:t>
      </w:r>
      <w:r w:rsidR="001002C0" w:rsidRPr="000D315F">
        <w:rPr>
          <w:b/>
          <w:bCs/>
          <w:rPrChange w:id="2422" w:author="Fred Zhou" w:date="2024-03-10T14:19:00Z">
            <w:rPr/>
          </w:rPrChange>
        </w:rPr>
        <w:t>基于</w:t>
      </w:r>
      <w:r w:rsidR="001002C0" w:rsidRPr="000D315F">
        <w:rPr>
          <w:b/>
          <w:bCs/>
          <w:rPrChange w:id="2423" w:author="Fred Zhou" w:date="2024-03-10T14:19:00Z">
            <w:rPr>
              <w:highlight w:val="cyan"/>
            </w:rPr>
          </w:rPrChange>
        </w:rPr>
        <w:t>Landsat</w:t>
      </w:r>
      <w:r w:rsidR="001002C0" w:rsidRPr="000D315F">
        <w:rPr>
          <w:b/>
          <w:bCs/>
          <w:rPrChange w:id="2424" w:author="Fred Zhou" w:date="2024-03-10T14:19:00Z">
            <w:rPr>
              <w:highlight w:val="cyan"/>
            </w:rPr>
          </w:rPrChange>
        </w:rPr>
        <w:t>遥感数据</w:t>
      </w:r>
      <w:r w:rsidR="001002C0" w:rsidRPr="000D315F">
        <w:rPr>
          <w:b/>
          <w:bCs/>
          <w:rPrChange w:id="2425" w:author="Fred Zhou" w:date="2024-03-10T14:19:00Z">
            <w:rPr/>
          </w:rPrChange>
        </w:rPr>
        <w:t>计算的</w:t>
      </w:r>
      <w:r w:rsidR="001002C0" w:rsidRPr="000D315F">
        <w:rPr>
          <w:b/>
          <w:bCs/>
          <w:rPrChange w:id="2426" w:author="Fred Zhou" w:date="2024-03-10T14:19:00Z">
            <w:rPr>
              <w:highlight w:val="cyan"/>
            </w:rPr>
          </w:rPrChange>
        </w:rPr>
        <w:t>热舒适度指数</w:t>
      </w:r>
      <w:r w:rsidR="009C57B5" w:rsidRPr="000D315F">
        <w:rPr>
          <w:rFonts w:hint="eastAsia"/>
          <w:b/>
          <w:bCs/>
          <w:rPrChange w:id="2427" w:author="Fred Zhou" w:date="2024-03-10T14:19:00Z">
            <w:rPr>
              <w:rFonts w:hint="eastAsia"/>
            </w:rPr>
          </w:rPrChange>
        </w:rPr>
        <w:t>，即</w:t>
      </w:r>
      <w:r w:rsidR="001002C0" w:rsidRPr="000D315F">
        <w:rPr>
          <w:b/>
          <w:bCs/>
          <w:rPrChange w:id="2428" w:author="Fred Zhou" w:date="2024-03-10T14:19:00Z">
            <w:rPr>
              <w:highlight w:val="green"/>
            </w:rPr>
          </w:rPrChange>
        </w:rPr>
        <w:t>修正温湿度指数</w:t>
      </w:r>
      <w:r w:rsidR="001002C0" w:rsidRPr="000D315F">
        <w:rPr>
          <w:b/>
          <w:bCs/>
          <w:rPrChange w:id="2429" w:author="Fred Zhou" w:date="2024-03-10T14:19:00Z">
            <w:rPr/>
          </w:rPrChange>
        </w:rPr>
        <w:t>（</w:t>
      </w:r>
      <w:r w:rsidR="001002C0" w:rsidRPr="000D315F">
        <w:rPr>
          <w:b/>
          <w:bCs/>
          <w:rPrChange w:id="2430" w:author="Fred Zhou" w:date="2024-03-10T14:19:00Z">
            <w:rPr/>
          </w:rPrChange>
        </w:rPr>
        <w:t>Modified Temperature-Humidity Index, MTHI</w:t>
      </w:r>
      <w:r w:rsidR="001002C0" w:rsidRPr="000D315F">
        <w:rPr>
          <w:b/>
          <w:bCs/>
          <w:rPrChange w:id="2431" w:author="Fred Zhou" w:date="2024-03-10T14:19:00Z">
            <w:rPr/>
          </w:rPrChange>
        </w:rPr>
        <w:t>）</w:t>
      </w:r>
      <w:r w:rsidR="003C2291" w:rsidRPr="000D315F">
        <w:rPr>
          <w:rFonts w:hint="eastAsia"/>
          <w:b/>
          <w:bCs/>
          <w:rPrChange w:id="2432" w:author="Fred Zhou" w:date="2024-03-10T14:19:00Z">
            <w:rPr>
              <w:rFonts w:hint="eastAsia"/>
            </w:rPr>
          </w:rPrChange>
        </w:rPr>
        <w:t>（</w:t>
      </w:r>
      <w:r w:rsidR="003C2291" w:rsidRPr="000D315F">
        <w:rPr>
          <w:rFonts w:hint="eastAsia"/>
          <w:b/>
          <w:bCs/>
          <w:rPrChange w:id="2433" w:author="Fred Zhou" w:date="2024-03-10T14:19:00Z">
            <w:rPr>
              <w:rFonts w:hint="eastAsia"/>
            </w:rPr>
          </w:rPrChange>
        </w:rPr>
        <w:t>Feng</w:t>
      </w:r>
      <w:r w:rsidR="003C2291" w:rsidRPr="000D315F">
        <w:rPr>
          <w:b/>
          <w:bCs/>
          <w:rPrChange w:id="2434" w:author="Fred Zhou" w:date="2024-03-10T14:19:00Z">
            <w:rPr/>
          </w:rPrChange>
        </w:rPr>
        <w:t xml:space="preserve"> et al., 2020</w:t>
      </w:r>
      <w:r w:rsidR="003C2291" w:rsidRPr="000D315F">
        <w:rPr>
          <w:rFonts w:hint="eastAsia"/>
          <w:b/>
          <w:bCs/>
          <w:rPrChange w:id="2435" w:author="Fred Zhou" w:date="2024-03-10T14:19:00Z">
            <w:rPr>
              <w:rFonts w:hint="eastAsia"/>
            </w:rPr>
          </w:rPrChange>
        </w:rPr>
        <w:t>）</w:t>
      </w:r>
      <w:r w:rsidR="005C1699" w:rsidRPr="000D315F">
        <w:rPr>
          <w:b/>
          <w:bCs/>
          <w:rPrChange w:id="2436" w:author="Fred Zhou" w:date="2024-03-10T14:19:00Z">
            <w:rPr/>
          </w:rPrChange>
        </w:rPr>
        <w:t>。</w:t>
      </w:r>
      <w:r w:rsidR="005C1699" w:rsidRPr="004F25AC">
        <w:t>在</w:t>
      </w:r>
      <w:r w:rsidR="005C1699" w:rsidRPr="004F25AC">
        <w:rPr>
          <w:rFonts w:hint="eastAsia"/>
          <w:rPrChange w:id="2437" w:author="Fred Zhou" w:date="2024-03-10T14:00:00Z">
            <w:rPr>
              <w:rFonts w:hint="eastAsia"/>
              <w:highlight w:val="cyan"/>
            </w:rPr>
          </w:rPrChange>
        </w:rPr>
        <w:t>该</w:t>
      </w:r>
      <w:r w:rsidR="005C1699" w:rsidRPr="004F25AC">
        <w:rPr>
          <w:rPrChange w:id="2438" w:author="Fred Zhou" w:date="2024-03-10T14:00:00Z">
            <w:rPr>
              <w:highlight w:val="cyan"/>
            </w:rPr>
          </w:rPrChange>
        </w:rPr>
        <w:t>指数</w:t>
      </w:r>
      <w:r w:rsidR="005C1699" w:rsidRPr="004F25AC">
        <w:rPr>
          <w:rFonts w:hint="eastAsia"/>
        </w:rPr>
        <w:t>的</w:t>
      </w:r>
      <w:r w:rsidR="005C1699" w:rsidRPr="004F25AC">
        <w:rPr>
          <w:rPrChange w:id="2439" w:author="Fred Zhou" w:date="2024-03-10T14:00:00Z">
            <w:rPr>
              <w:highlight w:val="cyan"/>
            </w:rPr>
          </w:rPrChange>
        </w:rPr>
        <w:t>计算框架</w:t>
      </w:r>
      <w:r w:rsidR="005C1699" w:rsidRPr="004F25AC">
        <w:t>中，地表温度（</w:t>
      </w:r>
      <w:r w:rsidR="005C1699" w:rsidRPr="004F25AC">
        <w:t>Land Surface Temperature, LST</w:t>
      </w:r>
      <w:r w:rsidR="005C1699" w:rsidRPr="004F25AC">
        <w:t>）</w:t>
      </w:r>
      <w:r w:rsidR="005C1699" w:rsidRPr="004F25AC">
        <w:rPr>
          <w:rFonts w:hint="eastAsia"/>
        </w:rPr>
        <w:t>被用于</w:t>
      </w:r>
      <w:r w:rsidR="005C1699" w:rsidRPr="004F25AC">
        <w:rPr>
          <w:rPrChange w:id="2440" w:author="Fred Zhou" w:date="2024-03-10T14:00:00Z">
            <w:rPr>
              <w:highlight w:val="cyan"/>
            </w:rPr>
          </w:rPrChange>
        </w:rPr>
        <w:t>替代气温</w:t>
      </w:r>
      <w:r w:rsidR="005C1699" w:rsidRPr="004F25AC">
        <w:t>，</w:t>
      </w:r>
      <w:r w:rsidR="005C1699" w:rsidRPr="004F25AC">
        <w:rPr>
          <w:rPrChange w:id="2441" w:author="Fred Zhou" w:date="2024-03-10T14:00:00Z">
            <w:rPr>
              <w:highlight w:val="green"/>
            </w:rPr>
          </w:rPrChange>
        </w:rPr>
        <w:t>归一化差异湿度指数</w:t>
      </w:r>
      <w:r w:rsidR="005C1699" w:rsidRPr="004F25AC">
        <w:t>（</w:t>
      </w:r>
      <w:r w:rsidR="005C1699" w:rsidRPr="004F25AC">
        <w:t>Normalized Difference Moisture Index, NDMI</w:t>
      </w:r>
      <w:r w:rsidR="005C1699" w:rsidRPr="004F25AC">
        <w:t>）</w:t>
      </w:r>
      <w:r w:rsidR="005C1699" w:rsidRPr="004F25AC">
        <w:rPr>
          <w:rFonts w:hint="eastAsia"/>
        </w:rPr>
        <w:t>被用于</w:t>
      </w:r>
      <w:r w:rsidR="00C008B5" w:rsidRPr="004F25AC">
        <w:rPr>
          <w:rFonts w:hint="eastAsia"/>
        </w:rPr>
        <w:t>替代</w:t>
      </w:r>
      <w:r w:rsidR="005C1699" w:rsidRPr="004F25AC">
        <w:rPr>
          <w:rPrChange w:id="2442" w:author="Fred Zhou" w:date="2024-03-10T14:00:00Z">
            <w:rPr>
              <w:highlight w:val="cyan"/>
            </w:rPr>
          </w:rPrChange>
        </w:rPr>
        <w:t>相对湿度</w:t>
      </w:r>
      <w:r w:rsidRPr="004F25AC">
        <w:rPr>
          <w:rFonts w:hint="eastAsia"/>
        </w:rPr>
        <w:t>。</w:t>
      </w:r>
      <w:r w:rsidRPr="004F25AC">
        <w:rPr>
          <w:rFonts w:ascii="Georgia" w:hAnsi="Georgia" w:hint="eastAsia"/>
          <w:color w:val="1F1F1F"/>
        </w:rPr>
        <w:t>该</w:t>
      </w:r>
      <w:r w:rsidRPr="004F25AC">
        <w:rPr>
          <w:rFonts w:ascii="Georgia" w:hAnsi="Georgia"/>
          <w:color w:val="1F1F1F"/>
        </w:rPr>
        <w:t>指数</w:t>
      </w:r>
      <w:r w:rsidRPr="004F25AC">
        <w:rPr>
          <w:rFonts w:ascii="Georgia" w:hAnsi="Georgia" w:hint="eastAsia"/>
          <w:color w:val="1F1F1F"/>
        </w:rPr>
        <w:t>的</w:t>
      </w:r>
      <w:r w:rsidRPr="004F25AC">
        <w:rPr>
          <w:rFonts w:ascii="Georgia" w:hAnsi="Georgia" w:hint="eastAsia"/>
          <w:color w:val="1F1F1F"/>
          <w:rPrChange w:id="2443" w:author="Fred Zhou" w:date="2024-03-10T14:00:00Z">
            <w:rPr>
              <w:rFonts w:ascii="Georgia" w:hAnsi="Georgia" w:hint="eastAsia"/>
              <w:color w:val="1F1F1F"/>
              <w:highlight w:val="green"/>
            </w:rPr>
          </w:rPrChange>
        </w:rPr>
        <w:t>计算公式如下</w:t>
      </w:r>
      <w:r w:rsidRPr="004F25AC">
        <w:rPr>
          <w:rFonts w:ascii="Georgia" w:hAnsi="Georgia"/>
          <w:color w:val="1F1F1F"/>
        </w:rPr>
        <w:t>：</w:t>
      </w:r>
    </w:p>
    <w:p w14:paraId="0CEABD55" w14:textId="28D8A25A" w:rsidR="00091621" w:rsidRPr="004F25AC" w:rsidRDefault="00091621" w:rsidP="00185361">
      <w:pPr>
        <w:jc w:val="right"/>
        <w:rPr>
          <w:rFonts w:ascii="Georgia" w:hAnsi="Georgia"/>
          <w:color w:val="1F1F1F"/>
        </w:rPr>
        <w:pPrChange w:id="2444" w:author="Fred Zhou" w:date="2024-03-10T13:46:00Z">
          <w:pPr/>
        </w:pPrChange>
      </w:pPr>
      <m:oMath>
        <m:r>
          <w:rPr>
            <w:rFonts w:ascii="Cambria Math" w:hAnsi="Cambria Math"/>
            <w:color w:val="1F1F1F"/>
          </w:rPr>
          <m:t>MTHI=1.8×LST+32-0.55×(1-NDMI)×(1.8×LST-26)</m:t>
        </m:r>
      </m:oMath>
      <w:ins w:id="2445" w:author="Fred Zhou" w:date="2024-03-10T13:46:00Z">
        <w:r w:rsidR="00185361" w:rsidRPr="004F25AC">
          <w:rPr>
            <w:rFonts w:ascii="Georgia" w:hAnsi="Georgia" w:hint="eastAsia"/>
            <w:color w:val="1F1F1F"/>
          </w:rPr>
          <w:t xml:space="preserve"> </w:t>
        </w:r>
        <w:r w:rsidR="00185361" w:rsidRPr="004F25AC">
          <w:rPr>
            <w:rFonts w:ascii="Georgia" w:hAnsi="Georgia"/>
            <w:color w:val="1F1F1F"/>
          </w:rPr>
          <w:t xml:space="preserve">  </w:t>
        </w:r>
        <w:r w:rsidR="00185361" w:rsidRPr="004F25AC">
          <w:rPr>
            <w:rFonts w:ascii="Georgia" w:hAnsi="Georgia" w:hint="eastAsia"/>
            <w:color w:val="1F1F1F"/>
          </w:rPr>
          <w:t>（</w:t>
        </w:r>
        <w:r w:rsidR="00185361" w:rsidRPr="004F25AC">
          <w:rPr>
            <w:rFonts w:ascii="Georgia" w:hAnsi="Georgia" w:hint="eastAsia"/>
            <w:color w:val="1F1F1F"/>
          </w:rPr>
          <w:t>2</w:t>
        </w:r>
        <w:r w:rsidR="00185361" w:rsidRPr="004F25AC">
          <w:rPr>
            <w:rFonts w:ascii="Georgia" w:hAnsi="Georgia" w:hint="eastAsia"/>
            <w:color w:val="1F1F1F"/>
          </w:rPr>
          <w:t>）</w:t>
        </w:r>
      </w:ins>
    </w:p>
    <w:p w14:paraId="2F9A1430" w14:textId="24B8F471" w:rsidR="0008110A" w:rsidRPr="004F25AC" w:rsidDel="004F25AC" w:rsidRDefault="0008110A" w:rsidP="0008110A">
      <w:pPr>
        <w:ind w:firstLine="420"/>
        <w:rPr>
          <w:del w:id="2446" w:author="Fred Zhou" w:date="2024-03-10T14:05:00Z"/>
          <w:rFonts w:hint="eastAsia"/>
        </w:rPr>
      </w:pPr>
      <w:del w:id="2447" w:author="Fred Zhou" w:date="2024-03-10T14:05:00Z">
        <w:r w:rsidRPr="004F25AC" w:rsidDel="004F25AC">
          <w:rPr>
            <w:rFonts w:hint="eastAsia"/>
          </w:rPr>
          <w:delText>【</w:delText>
        </w:r>
        <w:r w:rsidRPr="004F25AC" w:rsidDel="004F25AC">
          <w:delText>up2024 0</w:delText>
        </w:r>
        <w:r w:rsidRPr="004F25AC" w:rsidDel="004F25AC">
          <w:rPr>
            <w:rFonts w:hint="eastAsia"/>
          </w:rPr>
          <w:delText>30</w:delText>
        </w:r>
        <w:r w:rsidRPr="004F25AC" w:rsidDel="004F25AC">
          <w:delText>8 09:</w:delText>
        </w:r>
        <w:r w:rsidR="00952DAD" w:rsidRPr="004F25AC" w:rsidDel="004F25AC">
          <w:delText>2</w:delText>
        </w:r>
        <w:r w:rsidR="001002C0" w:rsidRPr="004F25AC" w:rsidDel="004F25AC">
          <w:delText>7</w:delText>
        </w:r>
        <w:r w:rsidRPr="004F25AC" w:rsidDel="004F25AC">
          <w:rPr>
            <w:rFonts w:hint="eastAsia"/>
          </w:rPr>
          <w:delText>】</w:delText>
        </w:r>
      </w:del>
    </w:p>
    <w:p w14:paraId="246E2F63" w14:textId="77777777" w:rsidR="00091621" w:rsidRPr="004F25AC" w:rsidRDefault="00091621" w:rsidP="00AE51FB">
      <w:pPr>
        <w:rPr>
          <w:rFonts w:ascii="Georgia" w:hAnsi="Georgia"/>
          <w:color w:val="1F1F1F"/>
        </w:rPr>
      </w:pPr>
      <w:r w:rsidRPr="004F25AC">
        <w:rPr>
          <w:rFonts w:ascii="Georgia" w:hAnsi="Georgia" w:hint="eastAsia"/>
          <w:color w:val="1F1F1F"/>
        </w:rPr>
        <w:t>其中，</w:t>
      </w:r>
      <w:r w:rsidRPr="004F25AC">
        <w:rPr>
          <w:rFonts w:ascii="Georgia" w:hAnsi="Georgia" w:hint="eastAsia"/>
          <w:i/>
          <w:iCs/>
          <w:color w:val="1F1F1F"/>
        </w:rPr>
        <w:t>N</w:t>
      </w:r>
      <w:r w:rsidRPr="004F25AC">
        <w:rPr>
          <w:rFonts w:ascii="Georgia" w:hAnsi="Georgia"/>
          <w:i/>
          <w:iCs/>
          <w:color w:val="1F1F1F"/>
        </w:rPr>
        <w:t>DMI</w:t>
      </w:r>
      <w:r w:rsidRPr="004F25AC">
        <w:rPr>
          <w:rFonts w:ascii="Georgia" w:hAnsi="Georgia" w:hint="eastAsia"/>
          <w:color w:val="1F1F1F"/>
        </w:rPr>
        <w:t>的</w:t>
      </w:r>
      <w:r w:rsidRPr="004F25AC">
        <w:rPr>
          <w:rFonts w:ascii="Georgia" w:hAnsi="Georgia" w:hint="eastAsia"/>
          <w:color w:val="1F1F1F"/>
          <w:rPrChange w:id="2448" w:author="Fred Zhou" w:date="2024-03-10T14:00:00Z">
            <w:rPr>
              <w:rFonts w:ascii="Georgia" w:hAnsi="Georgia" w:hint="eastAsia"/>
              <w:color w:val="1F1F1F"/>
              <w:highlight w:val="cyan"/>
            </w:rPr>
          </w:rPrChange>
        </w:rPr>
        <w:t>计算公式</w:t>
      </w:r>
      <w:r w:rsidRPr="004F25AC">
        <w:rPr>
          <w:rFonts w:ascii="Georgia" w:hAnsi="Georgia" w:hint="eastAsia"/>
          <w:color w:val="1F1F1F"/>
        </w:rPr>
        <w:t>如下：</w:t>
      </w:r>
    </w:p>
    <w:p w14:paraId="064C7B18" w14:textId="46CB1498" w:rsidR="0008110A" w:rsidRPr="004F25AC" w:rsidRDefault="00091621" w:rsidP="00185361">
      <w:pPr>
        <w:jc w:val="right"/>
        <w:rPr>
          <w:rFonts w:ascii="Georgia" w:hAnsi="Georgia" w:hint="eastAsia"/>
          <w:color w:val="1F1F1F"/>
        </w:rPr>
        <w:pPrChange w:id="2449" w:author="Fred Zhou" w:date="2024-03-10T13:46:00Z">
          <w:pPr/>
        </w:pPrChange>
      </w:pPr>
      <m:oMath>
        <m:r>
          <w:rPr>
            <w:rFonts w:ascii="Cambria Math" w:hAnsi="Cambria Math"/>
            <w:color w:val="1F1F1F"/>
          </w:rPr>
          <w:lastRenderedPageBreak/>
          <m:t xml:space="preserve">NDMI= </m:t>
        </m:r>
        <m:f>
          <m:fPr>
            <m:ctrlPr>
              <w:rPr>
                <w:rFonts w:ascii="Cambria Math" w:hAnsi="Cambria Math"/>
                <w:i/>
                <w:color w:val="1F1F1F"/>
              </w:rPr>
            </m:ctrlPr>
          </m:fPr>
          <m:num>
            <m:r>
              <w:rPr>
                <w:rFonts w:ascii="Cambria Math" w:hAnsi="Cambria Math"/>
                <w:color w:val="1F1F1F"/>
              </w:rPr>
              <m:t>NIR-SWIR</m:t>
            </m:r>
          </m:num>
          <m:den>
            <m:r>
              <w:rPr>
                <w:rFonts w:ascii="Cambria Math" w:hAnsi="Cambria Math"/>
                <w:color w:val="1F1F1F"/>
              </w:rPr>
              <m:t>NIR+SWIR</m:t>
            </m:r>
          </m:den>
        </m:f>
      </m:oMath>
      <w:ins w:id="2450" w:author="Fred Zhou" w:date="2024-03-10T13:46:00Z">
        <w:r w:rsidR="00185361" w:rsidRPr="004F25AC">
          <w:rPr>
            <w:rFonts w:ascii="Georgia" w:hAnsi="Georgia" w:hint="eastAsia"/>
            <w:color w:val="1F1F1F"/>
          </w:rPr>
          <w:t xml:space="preserve"> </w:t>
        </w:r>
        <w:r w:rsidR="00185361" w:rsidRPr="004F25AC">
          <w:rPr>
            <w:rFonts w:ascii="Georgia" w:hAnsi="Georgia"/>
            <w:color w:val="1F1F1F"/>
          </w:rPr>
          <w:t xml:space="preserve">                      </w:t>
        </w:r>
        <w:r w:rsidR="00185361" w:rsidRPr="004F25AC">
          <w:rPr>
            <w:rFonts w:ascii="Georgia" w:hAnsi="Georgia" w:hint="eastAsia"/>
            <w:color w:val="1F1F1F"/>
          </w:rPr>
          <w:t>（</w:t>
        </w:r>
        <w:r w:rsidR="00185361" w:rsidRPr="004F25AC">
          <w:rPr>
            <w:rFonts w:ascii="Georgia" w:hAnsi="Georgia" w:hint="eastAsia"/>
            <w:color w:val="1F1F1F"/>
          </w:rPr>
          <w:t>3</w:t>
        </w:r>
        <w:r w:rsidR="00185361" w:rsidRPr="004F25AC">
          <w:rPr>
            <w:rFonts w:ascii="Georgia" w:hAnsi="Georgia" w:hint="eastAsia"/>
            <w:color w:val="1F1F1F"/>
          </w:rPr>
          <w:t>）</w:t>
        </w:r>
      </w:ins>
    </w:p>
    <w:p w14:paraId="6E5E520E" w14:textId="205C31A1" w:rsidR="0008110A" w:rsidRPr="004F25AC" w:rsidDel="004F25AC" w:rsidRDefault="004B5248" w:rsidP="00AE51FB">
      <w:pPr>
        <w:ind w:firstLine="420"/>
        <w:rPr>
          <w:del w:id="2451" w:author="Fred Zhou" w:date="2024-03-10T14:05:00Z"/>
          <w:rFonts w:hint="eastAsia"/>
        </w:rPr>
      </w:pPr>
      <w:del w:id="2452" w:author="Fred Zhou" w:date="2024-03-10T14:05:00Z">
        <w:r w:rsidRPr="004F25AC" w:rsidDel="004F25AC">
          <w:rPr>
            <w:rFonts w:hint="eastAsia"/>
          </w:rPr>
          <w:delText>【</w:delText>
        </w:r>
        <w:r w:rsidRPr="004F25AC" w:rsidDel="004F25AC">
          <w:rPr>
            <w:rFonts w:hint="eastAsia"/>
          </w:rPr>
          <w:delText>up2024 0308 09:2</w:delText>
        </w:r>
        <w:r w:rsidR="00622657" w:rsidRPr="004F25AC" w:rsidDel="004F25AC">
          <w:rPr>
            <w:rFonts w:hint="eastAsia"/>
          </w:rPr>
          <w:delText>9</w:delText>
        </w:r>
        <w:r w:rsidRPr="004F25AC" w:rsidDel="004F25AC">
          <w:rPr>
            <w:rFonts w:hint="eastAsia"/>
          </w:rPr>
          <w:delText>】</w:delText>
        </w:r>
      </w:del>
    </w:p>
    <w:p w14:paraId="0FC1402E" w14:textId="59099128" w:rsidR="00091621" w:rsidRPr="004F25AC" w:rsidRDefault="004F25AC" w:rsidP="00AE51FB">
      <w:pPr>
        <w:rPr>
          <w:rFonts w:ascii="Georgia" w:hAnsi="Georgia" w:hint="eastAsia"/>
          <w:color w:val="1F1F1F"/>
        </w:rPr>
      </w:pPr>
      <w:del w:id="2453" w:author="Fred Zhou" w:date="2024-03-10T14:05:00Z">
        <w:r w:rsidRPr="004F25AC" w:rsidDel="004F25AC">
          <w:rPr>
            <w:rFonts w:ascii="Georgia" w:hAnsi="Georgia" w:hint="eastAsia"/>
            <w:color w:val="1F1F1F"/>
          </w:rPr>
          <w:delText>其中</w:delText>
        </w:r>
      </w:del>
      <w:ins w:id="2454" w:author="Fred Zhou" w:date="2024-03-10T14:05:00Z">
        <w:r>
          <w:rPr>
            <w:rFonts w:hint="eastAsia"/>
          </w:rPr>
          <w:t>在该公式中</w:t>
        </w:r>
      </w:ins>
      <w:r w:rsidR="00091621" w:rsidRPr="004F25AC">
        <w:rPr>
          <w:rFonts w:ascii="Georgia" w:hAnsi="Georgia" w:hint="eastAsia"/>
          <w:color w:val="1F1F1F"/>
        </w:rPr>
        <w:t>，</w:t>
      </w:r>
      <w:r w:rsidR="00091621" w:rsidRPr="004F25AC">
        <w:rPr>
          <w:rFonts w:ascii="Georgia" w:hAnsi="Georgia" w:hint="eastAsia"/>
          <w:i/>
          <w:iCs/>
          <w:color w:val="1F1F1F"/>
          <w:rPrChange w:id="2455" w:author="Fred Zhou" w:date="2024-03-10T14:00:00Z">
            <w:rPr>
              <w:rFonts w:ascii="Georgia" w:hAnsi="Georgia" w:hint="eastAsia"/>
              <w:i/>
              <w:iCs/>
              <w:color w:val="1F1F1F"/>
              <w:highlight w:val="cyan"/>
            </w:rPr>
          </w:rPrChange>
        </w:rPr>
        <w:t>N</w:t>
      </w:r>
      <w:r w:rsidR="00091621" w:rsidRPr="004F25AC">
        <w:rPr>
          <w:rFonts w:ascii="Georgia" w:hAnsi="Georgia"/>
          <w:i/>
          <w:iCs/>
          <w:color w:val="1F1F1F"/>
          <w:rPrChange w:id="2456" w:author="Fred Zhou" w:date="2024-03-10T14:00:00Z">
            <w:rPr>
              <w:rFonts w:ascii="Georgia" w:hAnsi="Georgia"/>
              <w:i/>
              <w:iCs/>
              <w:color w:val="1F1F1F"/>
              <w:highlight w:val="cyan"/>
            </w:rPr>
          </w:rPrChange>
        </w:rPr>
        <w:t>IR</w:t>
      </w:r>
      <w:r w:rsidR="00091621" w:rsidRPr="004F25AC">
        <w:rPr>
          <w:rFonts w:ascii="Georgia" w:hAnsi="Georgia" w:hint="eastAsia"/>
          <w:color w:val="1F1F1F"/>
          <w:rPrChange w:id="2457" w:author="Fred Zhou" w:date="2024-03-10T14:00:00Z">
            <w:rPr>
              <w:rFonts w:ascii="Georgia" w:hAnsi="Georgia" w:hint="eastAsia"/>
              <w:color w:val="1F1F1F"/>
              <w:highlight w:val="cyan"/>
            </w:rPr>
          </w:rPrChange>
        </w:rPr>
        <w:t>和</w:t>
      </w:r>
      <w:r w:rsidR="00091621" w:rsidRPr="004F25AC">
        <w:rPr>
          <w:rFonts w:ascii="Georgia" w:hAnsi="Georgia" w:hint="eastAsia"/>
          <w:i/>
          <w:iCs/>
          <w:color w:val="1F1F1F"/>
          <w:rPrChange w:id="2458" w:author="Fred Zhou" w:date="2024-03-10T14:00:00Z">
            <w:rPr>
              <w:rFonts w:ascii="Georgia" w:hAnsi="Georgia" w:hint="eastAsia"/>
              <w:i/>
              <w:iCs/>
              <w:color w:val="1F1F1F"/>
              <w:highlight w:val="cyan"/>
            </w:rPr>
          </w:rPrChange>
        </w:rPr>
        <w:t>S</w:t>
      </w:r>
      <w:r w:rsidR="00091621" w:rsidRPr="004F25AC">
        <w:rPr>
          <w:rFonts w:ascii="Georgia" w:hAnsi="Georgia"/>
          <w:i/>
          <w:iCs/>
          <w:color w:val="1F1F1F"/>
          <w:rPrChange w:id="2459" w:author="Fred Zhou" w:date="2024-03-10T14:00:00Z">
            <w:rPr>
              <w:rFonts w:ascii="Georgia" w:hAnsi="Georgia"/>
              <w:i/>
              <w:iCs/>
              <w:color w:val="1F1F1F"/>
              <w:highlight w:val="cyan"/>
            </w:rPr>
          </w:rPrChange>
        </w:rPr>
        <w:t>WIR</w:t>
      </w:r>
      <w:r w:rsidR="00091621" w:rsidRPr="004F25AC">
        <w:rPr>
          <w:rFonts w:ascii="Georgia" w:hAnsi="Georgia" w:hint="eastAsia"/>
          <w:color w:val="1F1F1F"/>
        </w:rPr>
        <w:t>分别表示</w:t>
      </w:r>
      <w:r w:rsidR="00091621" w:rsidRPr="004F25AC">
        <w:rPr>
          <w:rFonts w:ascii="Georgia" w:hAnsi="Georgia" w:hint="eastAsia"/>
          <w:color w:val="1F1F1F"/>
          <w:rPrChange w:id="2460" w:author="Fred Zhou" w:date="2024-03-10T14:00:00Z">
            <w:rPr>
              <w:rFonts w:ascii="Georgia" w:hAnsi="Georgia" w:hint="eastAsia"/>
              <w:color w:val="1F1F1F"/>
              <w:highlight w:val="cyan"/>
            </w:rPr>
          </w:rPrChange>
        </w:rPr>
        <w:t>近红外</w:t>
      </w:r>
      <w:r w:rsidR="00091621" w:rsidRPr="004F25AC">
        <w:rPr>
          <w:rFonts w:ascii="Georgia" w:hAnsi="Georgia" w:hint="eastAsia"/>
          <w:color w:val="1F1F1F"/>
        </w:rPr>
        <w:t>和</w:t>
      </w:r>
      <w:r w:rsidR="00091621" w:rsidRPr="004F25AC">
        <w:rPr>
          <w:rFonts w:ascii="Georgia" w:hAnsi="Georgia" w:hint="eastAsia"/>
          <w:color w:val="1F1F1F"/>
          <w:rPrChange w:id="2461" w:author="Fred Zhou" w:date="2024-03-10T14:00:00Z">
            <w:rPr>
              <w:rFonts w:ascii="Georgia" w:hAnsi="Georgia" w:hint="eastAsia"/>
              <w:color w:val="1F1F1F"/>
              <w:highlight w:val="cyan"/>
            </w:rPr>
          </w:rPrChange>
        </w:rPr>
        <w:t>短波红外</w:t>
      </w:r>
      <w:r w:rsidR="00091621" w:rsidRPr="004F25AC">
        <w:rPr>
          <w:rFonts w:ascii="Georgia" w:hAnsi="Georgia" w:hint="eastAsia"/>
          <w:color w:val="1F1F1F"/>
        </w:rPr>
        <w:t>波长。而</w:t>
      </w:r>
      <w:r w:rsidR="00091621" w:rsidRPr="004F25AC">
        <w:rPr>
          <w:rFonts w:ascii="Georgia" w:hAnsi="Georgia" w:hint="eastAsia"/>
          <w:color w:val="1F1F1F"/>
          <w:rPrChange w:id="2462" w:author="Fred Zhou" w:date="2024-03-10T14:00:00Z">
            <w:rPr>
              <w:rFonts w:ascii="Georgia" w:hAnsi="Georgia" w:hint="eastAsia"/>
              <w:color w:val="1F1F1F"/>
              <w:highlight w:val="cyan"/>
            </w:rPr>
          </w:rPrChange>
        </w:rPr>
        <w:t>L</w:t>
      </w:r>
      <w:r w:rsidR="00091621" w:rsidRPr="004F25AC">
        <w:rPr>
          <w:rFonts w:ascii="Georgia" w:hAnsi="Georgia"/>
          <w:color w:val="1F1F1F"/>
          <w:rPrChange w:id="2463" w:author="Fred Zhou" w:date="2024-03-10T14:00:00Z">
            <w:rPr>
              <w:rFonts w:ascii="Georgia" w:hAnsi="Georgia"/>
              <w:color w:val="1F1F1F"/>
              <w:highlight w:val="cyan"/>
            </w:rPr>
          </w:rPrChange>
        </w:rPr>
        <w:t>ST</w:t>
      </w:r>
      <w:r w:rsidR="00091621" w:rsidRPr="004F25AC">
        <w:rPr>
          <w:rFonts w:ascii="Georgia" w:hAnsi="Georgia" w:hint="eastAsia"/>
          <w:color w:val="1F1F1F"/>
        </w:rPr>
        <w:t>的</w:t>
      </w:r>
      <w:r w:rsidR="004B5248" w:rsidRPr="004F25AC">
        <w:rPr>
          <w:rFonts w:ascii="Georgia" w:hAnsi="Georgia" w:hint="eastAsia"/>
          <w:color w:val="1F1F1F"/>
          <w:rPrChange w:id="2464" w:author="Fred Zhou" w:date="2024-03-10T14:00:00Z">
            <w:rPr>
              <w:rFonts w:ascii="Georgia" w:hAnsi="Georgia" w:hint="eastAsia"/>
              <w:color w:val="1F1F1F"/>
              <w:highlight w:val="cyan"/>
            </w:rPr>
          </w:rPrChange>
        </w:rPr>
        <w:t>空间分布</w:t>
      </w:r>
      <w:r w:rsidR="00091621" w:rsidRPr="004F25AC">
        <w:rPr>
          <w:rFonts w:ascii="Georgia" w:hAnsi="Georgia" w:hint="eastAsia"/>
          <w:color w:val="1F1F1F"/>
        </w:rPr>
        <w:t>可通过</w:t>
      </w:r>
      <w:r w:rsidR="00091621" w:rsidRPr="004F25AC">
        <w:rPr>
          <w:rFonts w:ascii="Georgia" w:hAnsi="Georgia" w:hint="eastAsia"/>
          <w:color w:val="1F1F1F"/>
          <w:rPrChange w:id="2465" w:author="Fred Zhou" w:date="2024-03-10T14:00:00Z">
            <w:rPr>
              <w:rFonts w:ascii="Georgia" w:hAnsi="Georgia" w:hint="eastAsia"/>
              <w:color w:val="1F1F1F"/>
              <w:highlight w:val="cyan"/>
            </w:rPr>
          </w:rPrChange>
        </w:rPr>
        <w:t>辐射传输模型</w:t>
      </w:r>
      <w:r w:rsidR="004B5248" w:rsidRPr="004F25AC">
        <w:rPr>
          <w:rFonts w:ascii="Georgia" w:hAnsi="Georgia" w:hint="eastAsia"/>
          <w:color w:val="1F1F1F"/>
        </w:rPr>
        <w:t>计算</w:t>
      </w:r>
      <w:r w:rsidR="00091621" w:rsidRPr="004F25AC">
        <w:rPr>
          <w:rFonts w:ascii="Georgia" w:hAnsi="Georgia" w:hint="eastAsia"/>
          <w:color w:val="1F1F1F"/>
        </w:rPr>
        <w:t>得到。</w:t>
      </w:r>
    </w:p>
    <w:p w14:paraId="4E4F52C3" w14:textId="77777777" w:rsidR="00091621" w:rsidRPr="004F25AC" w:rsidRDefault="00091621" w:rsidP="00AE51FB">
      <w:pPr>
        <w:rPr>
          <w:ins w:id="2466" w:author="Fred Zhou" w:date="2024-03-09T10:24:00Z"/>
        </w:rPr>
      </w:pPr>
    </w:p>
    <w:p w14:paraId="39FCF1D5" w14:textId="6FAA5ACF" w:rsidR="002745A7" w:rsidRPr="004F25AC" w:rsidRDefault="005A226C" w:rsidP="005A226C">
      <w:pPr>
        <w:pStyle w:val="4"/>
        <w:rPr>
          <w:ins w:id="2467" w:author="Fred Zhou" w:date="2024-03-09T10:24:00Z"/>
        </w:rPr>
        <w:pPrChange w:id="2468" w:author="Fred Zhou" w:date="2024-03-10T14:00:00Z">
          <w:pPr>
            <w:pStyle w:val="3"/>
            <w:numPr>
              <w:ilvl w:val="1"/>
              <w:numId w:val="29"/>
            </w:numPr>
            <w:ind w:left="720" w:hanging="720"/>
          </w:pPr>
        </w:pPrChange>
      </w:pPr>
      <w:ins w:id="2469" w:author="Fred Zhou" w:date="2024-03-10T14:00:00Z">
        <w:r w:rsidRPr="004F25AC">
          <w:rPr>
            <w:rFonts w:hint="eastAsia"/>
          </w:rPr>
          <w:t>3</w:t>
        </w:r>
        <w:r w:rsidRPr="004F25AC">
          <w:t xml:space="preserve">.1.3. </w:t>
        </w:r>
      </w:ins>
      <w:ins w:id="2470" w:author="Fred Zhou" w:date="2024-03-09T10:24:00Z">
        <w:r w:rsidR="002745A7" w:rsidRPr="004F25AC">
          <w:rPr>
            <w:rFonts w:hint="eastAsia"/>
          </w:rPr>
          <w:t>城市</w:t>
        </w:r>
      </w:ins>
      <w:ins w:id="2471" w:author="Fred Zhou" w:date="2024-03-10T07:50:00Z">
        <w:r w:rsidR="00AC10DE" w:rsidRPr="004F25AC">
          <w:rPr>
            <w:rFonts w:hint="eastAsia"/>
          </w:rPr>
          <w:t>公园</w:t>
        </w:r>
      </w:ins>
      <w:ins w:id="2472" w:author="Fred Zhou" w:date="2024-03-09T10:24:00Z">
        <w:r w:rsidR="002745A7" w:rsidRPr="004F25AC">
          <w:rPr>
            <w:rFonts w:hint="eastAsia"/>
          </w:rPr>
          <w:t>热缓解</w:t>
        </w:r>
      </w:ins>
      <w:ins w:id="2473" w:author="Fred Zhou" w:date="2024-03-10T08:04:00Z">
        <w:r w:rsidR="00FA4F35" w:rsidRPr="004F25AC">
          <w:rPr>
            <w:rFonts w:hint="eastAsia"/>
            <w:rPrChange w:id="2474" w:author="Fred Zhou" w:date="2024-03-10T14:00:00Z">
              <w:rPr>
                <w:rFonts w:hint="eastAsia"/>
                <w:highlight w:val="cyan"/>
              </w:rPr>
            </w:rPrChange>
          </w:rPr>
          <w:t>溢出</w:t>
        </w:r>
        <w:r w:rsidR="00FA4F35" w:rsidRPr="004F25AC">
          <w:rPr>
            <w:rFonts w:hint="eastAsia"/>
            <w:rPrChange w:id="2475" w:author="Fred Zhou" w:date="2024-03-10T14:00:00Z">
              <w:rPr>
                <w:rFonts w:hint="eastAsia"/>
                <w:highlight w:val="green"/>
              </w:rPr>
            </w:rPrChange>
          </w:rPr>
          <w:t>供给</w:t>
        </w:r>
      </w:ins>
    </w:p>
    <w:p w14:paraId="41B1BD49" w14:textId="51CC55E8" w:rsidR="002745A7" w:rsidRPr="004F25AC" w:rsidRDefault="002745A7" w:rsidP="00E17169">
      <w:pPr>
        <w:ind w:firstLine="420"/>
        <w:rPr>
          <w:ins w:id="2476" w:author="Fred Zhou" w:date="2024-03-10T12:36:00Z"/>
        </w:rPr>
      </w:pPr>
      <w:ins w:id="2477" w:author="Fred Zhou" w:date="2024-03-09T10:24:00Z">
        <w:r w:rsidRPr="004F25AC">
          <w:rPr>
            <w:rPrChange w:id="2478" w:author="Fred Zhou" w:date="2024-03-10T14:00:00Z">
              <w:rPr>
                <w:highlight w:val="cyan"/>
              </w:rPr>
            </w:rPrChange>
          </w:rPr>
          <w:t>城市公园</w:t>
        </w:r>
        <w:r w:rsidRPr="004F25AC">
          <w:t>对</w:t>
        </w:r>
        <w:r w:rsidRPr="004F25AC">
          <w:rPr>
            <w:rPrChange w:id="2479" w:author="Fred Zhou" w:date="2024-03-10T14:00:00Z">
              <w:rPr>
                <w:highlight w:val="cyan"/>
              </w:rPr>
            </w:rPrChange>
          </w:rPr>
          <w:t>周边</w:t>
        </w:r>
        <w:r w:rsidRPr="004F25AC">
          <w:rPr>
            <w:rFonts w:hint="eastAsia"/>
            <w:rPrChange w:id="2480" w:author="Fred Zhou" w:date="2024-03-10T14:00:00Z">
              <w:rPr>
                <w:rFonts w:hint="eastAsia"/>
                <w:highlight w:val="cyan"/>
              </w:rPr>
            </w:rPrChange>
          </w:rPr>
          <w:t>环境</w:t>
        </w:r>
        <w:r w:rsidRPr="004F25AC">
          <w:rPr>
            <w:rFonts w:hint="eastAsia"/>
          </w:rPr>
          <w:t>的</w:t>
        </w:r>
        <w:r w:rsidRPr="004F25AC">
          <w:rPr>
            <w:rPrChange w:id="2481" w:author="Fred Zhou" w:date="2024-03-10T14:00:00Z">
              <w:rPr>
                <w:highlight w:val="cyan"/>
              </w:rPr>
            </w:rPrChange>
          </w:rPr>
          <w:t>热舒适</w:t>
        </w:r>
        <w:r w:rsidRPr="004F25AC">
          <w:rPr>
            <w:rFonts w:hint="eastAsia"/>
          </w:rPr>
          <w:t>可造成</w:t>
        </w:r>
        <w:r w:rsidRPr="004F25AC">
          <w:rPr>
            <w:rFonts w:hint="eastAsia"/>
            <w:rPrChange w:id="2482" w:author="Fred Zhou" w:date="2024-03-10T14:00:00Z">
              <w:rPr>
                <w:rFonts w:hint="eastAsia"/>
                <w:highlight w:val="cyan"/>
              </w:rPr>
            </w:rPrChange>
          </w:rPr>
          <w:t>正面或负面</w:t>
        </w:r>
        <w:r w:rsidRPr="004F25AC">
          <w:rPr>
            <w:rFonts w:hint="eastAsia"/>
          </w:rPr>
          <w:t>的</w:t>
        </w:r>
        <w:r w:rsidRPr="004F25AC">
          <w:t>影响。</w:t>
        </w:r>
        <w:r w:rsidRPr="004F25AC">
          <w:rPr>
            <w:rFonts w:hint="eastAsia"/>
          </w:rPr>
          <w:t>这里，</w:t>
        </w:r>
        <w:r w:rsidRPr="004F25AC">
          <w:t>我们</w:t>
        </w:r>
        <w:r w:rsidRPr="004F25AC">
          <w:rPr>
            <w:rFonts w:hint="eastAsia"/>
          </w:rPr>
          <w:t>以</w:t>
        </w:r>
        <w:r w:rsidRPr="004F25AC">
          <w:rPr>
            <w:rPrChange w:id="2483" w:author="Fred Zhou" w:date="2024-03-10T14:00:00Z">
              <w:rPr>
                <w:highlight w:val="cyan"/>
              </w:rPr>
            </w:rPrChange>
          </w:rPr>
          <w:t>城市公园</w:t>
        </w:r>
        <w:r w:rsidRPr="004F25AC">
          <w:rPr>
            <w:rFonts w:hint="eastAsia"/>
          </w:rPr>
          <w:t>降低</w:t>
        </w:r>
        <w:r w:rsidRPr="004F25AC">
          <w:rPr>
            <w:rFonts w:hint="eastAsia"/>
          </w:rPr>
          <w:t>M</w:t>
        </w:r>
        <w:r w:rsidRPr="004F25AC">
          <w:t>THI</w:t>
        </w:r>
        <w:r w:rsidRPr="004F25AC">
          <w:rPr>
            <w:rFonts w:hint="eastAsia"/>
          </w:rPr>
          <w:t>的</w:t>
        </w:r>
        <w:r w:rsidRPr="004F25AC">
          <w:rPr>
            <w:rFonts w:hint="eastAsia"/>
            <w:rPrChange w:id="2484" w:author="Fred Zhou" w:date="2024-03-10T14:00:00Z">
              <w:rPr>
                <w:rFonts w:hint="eastAsia"/>
                <w:highlight w:val="cyan"/>
              </w:rPr>
            </w:rPrChange>
          </w:rPr>
          <w:t>情况</w:t>
        </w:r>
        <w:r w:rsidRPr="004F25AC">
          <w:rPr>
            <w:rFonts w:hint="eastAsia"/>
          </w:rPr>
          <w:t>为例</w:t>
        </w:r>
        <w:r w:rsidRPr="004F25AC">
          <w:t>，对相关</w:t>
        </w:r>
        <w:r w:rsidRPr="004F25AC">
          <w:rPr>
            <w:rFonts w:hint="eastAsia"/>
          </w:rPr>
          <w:t>的</w:t>
        </w:r>
        <w:r w:rsidRPr="004F25AC">
          <w:rPr>
            <w:rPrChange w:id="2485" w:author="Fred Zhou" w:date="2024-03-10T14:00:00Z">
              <w:rPr>
                <w:highlight w:val="cyan"/>
              </w:rPr>
            </w:rPrChange>
          </w:rPr>
          <w:t>热缓解指标</w:t>
        </w:r>
        <w:r w:rsidRPr="004F25AC">
          <w:rPr>
            <w:rFonts w:hint="eastAsia"/>
          </w:rPr>
          <w:t>的</w:t>
        </w:r>
        <w:r w:rsidRPr="004F25AC">
          <w:rPr>
            <w:rFonts w:hint="eastAsia"/>
            <w:rPrChange w:id="2486" w:author="Fred Zhou" w:date="2024-03-10T14:00:00Z">
              <w:rPr>
                <w:rFonts w:hint="eastAsia"/>
                <w:highlight w:val="cyan"/>
              </w:rPr>
            </w:rPrChange>
          </w:rPr>
          <w:t>计算</w:t>
        </w:r>
        <w:r w:rsidRPr="004F25AC">
          <w:rPr>
            <w:rFonts w:hint="eastAsia"/>
          </w:rPr>
          <w:t>进行</w:t>
        </w:r>
        <w:r w:rsidRPr="004F25AC">
          <w:rPr>
            <w:rFonts w:hint="eastAsia"/>
            <w:rPrChange w:id="2487" w:author="Fred Zhou" w:date="2024-03-10T14:00:00Z">
              <w:rPr>
                <w:rFonts w:hint="eastAsia"/>
                <w:highlight w:val="cyan"/>
              </w:rPr>
            </w:rPrChange>
          </w:rPr>
          <w:t>解释</w:t>
        </w:r>
        <w:r w:rsidRPr="004F25AC">
          <w:t>。具体来说，随着与</w:t>
        </w:r>
        <w:r w:rsidRPr="004F25AC">
          <w:rPr>
            <w:rPrChange w:id="2488" w:author="Fred Zhou" w:date="2024-03-10T14:00:00Z">
              <w:rPr>
                <w:highlight w:val="cyan"/>
              </w:rPr>
            </w:rPrChange>
          </w:rPr>
          <w:t>公园边缘距离</w:t>
        </w:r>
        <w:r w:rsidRPr="004F25AC">
          <w:t>的增加，</w:t>
        </w:r>
        <w:r w:rsidRPr="004F25AC">
          <w:rPr>
            <w:rPrChange w:id="2489" w:author="Fred Zhou" w:date="2024-03-10T14:00:00Z">
              <w:rPr>
                <w:highlight w:val="cyan"/>
              </w:rPr>
            </w:rPrChange>
          </w:rPr>
          <w:t>平均</w:t>
        </w:r>
        <w:r w:rsidRPr="004F25AC">
          <w:rPr>
            <w:rPrChange w:id="2490" w:author="Fred Zhou" w:date="2024-03-10T14:00:00Z">
              <w:rPr>
                <w:highlight w:val="cyan"/>
              </w:rPr>
            </w:rPrChange>
          </w:rPr>
          <w:t>MTHI</w:t>
        </w:r>
        <w:r w:rsidRPr="004F25AC">
          <w:t>呈现出</w:t>
        </w:r>
        <w:r w:rsidRPr="004F25AC">
          <w:rPr>
            <w:rPrChange w:id="2491" w:author="Fred Zhou" w:date="2024-03-10T14:00:00Z">
              <w:rPr>
                <w:highlight w:val="cyan"/>
              </w:rPr>
            </w:rPrChange>
          </w:rPr>
          <w:t>逐步上升</w:t>
        </w:r>
        <w:r w:rsidRPr="004F25AC">
          <w:t>的趋势，直至达到</w:t>
        </w:r>
        <w:r w:rsidRPr="004F25AC">
          <w:rPr>
            <w:rPrChange w:id="2492" w:author="Fred Zhou" w:date="2024-03-10T14:00:00Z">
              <w:rPr>
                <w:highlight w:val="cyan"/>
              </w:rPr>
            </w:rPrChange>
          </w:rPr>
          <w:t>某一特定距离</w:t>
        </w:r>
        <w:r w:rsidRPr="004F25AC">
          <w:t>后出现</w:t>
        </w:r>
        <w:r w:rsidRPr="004F25AC">
          <w:rPr>
            <w:rPrChange w:id="2493" w:author="Fred Zhou" w:date="2024-03-10T14:00:00Z">
              <w:rPr>
                <w:highlight w:val="cyan"/>
              </w:rPr>
            </w:rPrChange>
          </w:rPr>
          <w:t>明显的转折</w:t>
        </w:r>
        <w:r w:rsidRPr="004F25AC">
          <w:t>，如</w:t>
        </w:r>
        <w:r w:rsidRPr="004F25AC">
          <w:rPr>
            <w:rPrChange w:id="2494" w:author="Fred Zhou" w:date="2024-03-10T14:00:00Z">
              <w:rPr>
                <w:highlight w:val="green"/>
              </w:rPr>
            </w:rPrChange>
          </w:rPr>
          <w:t>图</w:t>
        </w:r>
      </w:ins>
      <w:ins w:id="2495" w:author="Fred Zhou" w:date="2024-03-10T12:39:00Z">
        <w:r w:rsidR="009147F2" w:rsidRPr="004F25AC">
          <w:t>3</w:t>
        </w:r>
      </w:ins>
      <w:ins w:id="2496" w:author="Fred Zhou" w:date="2024-03-09T10:24:00Z">
        <w:r w:rsidRPr="004F25AC">
          <w:rPr>
            <w:rFonts w:hint="eastAsia"/>
          </w:rPr>
          <w:t>所示</w:t>
        </w:r>
        <w:r w:rsidRPr="004F25AC">
          <w:t>。从</w:t>
        </w:r>
        <w:r w:rsidRPr="004F25AC">
          <w:rPr>
            <w:rPrChange w:id="2497" w:author="Fred Zhou" w:date="2024-03-10T14:00:00Z">
              <w:rPr>
                <w:highlight w:val="cyan"/>
              </w:rPr>
            </w:rPrChange>
          </w:rPr>
          <w:t>公园边缘</w:t>
        </w:r>
        <w:r w:rsidRPr="004F25AC">
          <w:t>至</w:t>
        </w:r>
        <w:r w:rsidRPr="004F25AC">
          <w:rPr>
            <w:rPrChange w:id="2498" w:author="Fred Zhou" w:date="2024-03-10T14:00:00Z">
              <w:rPr>
                <w:highlight w:val="cyan"/>
              </w:rPr>
            </w:rPrChange>
          </w:rPr>
          <w:t>这一转折点</w:t>
        </w:r>
        <w:r w:rsidRPr="004F25AC">
          <w:t>的</w:t>
        </w:r>
        <w:r w:rsidRPr="004F25AC">
          <w:rPr>
            <w:rPrChange w:id="2499" w:author="Fred Zhou" w:date="2024-03-10T14:00:00Z">
              <w:rPr>
                <w:highlight w:val="cyan"/>
              </w:rPr>
            </w:rPrChange>
          </w:rPr>
          <w:t>空间范围</w:t>
        </w:r>
        <w:r w:rsidRPr="004F25AC">
          <w:t>被定义为</w:t>
        </w:r>
        <w:r w:rsidRPr="004F25AC">
          <w:rPr>
            <w:rPrChange w:id="2500" w:author="Fred Zhou" w:date="2024-03-10T14:00:00Z">
              <w:rPr>
                <w:highlight w:val="green"/>
              </w:rPr>
            </w:rPrChange>
          </w:rPr>
          <w:t>公园热缓解溢出效应</w:t>
        </w:r>
        <w:r w:rsidRPr="004F25AC">
          <w:t>的</w:t>
        </w:r>
        <w:r w:rsidRPr="004F25AC">
          <w:rPr>
            <w:rPrChange w:id="2501" w:author="Fred Zhou" w:date="2024-03-10T14:00:00Z">
              <w:rPr>
                <w:highlight w:val="green"/>
              </w:rPr>
            </w:rPrChange>
          </w:rPr>
          <w:t>有效作用范围</w:t>
        </w:r>
        <w:r w:rsidRPr="004F25AC">
          <w:t>。值得注意的是，即使在</w:t>
        </w:r>
        <w:r w:rsidRPr="004F25AC">
          <w:rPr>
            <w:rPrChange w:id="2502" w:author="Fred Zhou" w:date="2024-03-10T14:00:00Z">
              <w:rPr>
                <w:highlight w:val="cyan"/>
              </w:rPr>
            </w:rPrChange>
          </w:rPr>
          <w:t>距离公园等距</w:t>
        </w:r>
        <w:r w:rsidRPr="004F25AC">
          <w:t>的不同位置，由于</w:t>
        </w:r>
        <w:r w:rsidRPr="004F25AC">
          <w:rPr>
            <w:rPrChange w:id="2503" w:author="Fred Zhou" w:date="2024-03-10T14:00:00Z">
              <w:rPr>
                <w:highlight w:val="cyan"/>
              </w:rPr>
            </w:rPrChange>
          </w:rPr>
          <w:t>土地覆盖类型、三维形态</w:t>
        </w:r>
        <w:r w:rsidRPr="004F25AC">
          <w:t>等</w:t>
        </w:r>
        <w:r w:rsidRPr="004F25AC">
          <w:rPr>
            <w:rPrChange w:id="2504" w:author="Fred Zhou" w:date="2024-03-10T14:00:00Z">
              <w:rPr>
                <w:highlight w:val="cyan"/>
              </w:rPr>
            </w:rPrChange>
          </w:rPr>
          <w:t>环境因素</w:t>
        </w:r>
        <w:r w:rsidRPr="004F25AC">
          <w:t>的差异，</w:t>
        </w:r>
        <w:r w:rsidRPr="004F25AC">
          <w:t>MTHI</w:t>
        </w:r>
        <w:r w:rsidRPr="004F25AC">
          <w:t>存在</w:t>
        </w:r>
        <w:r w:rsidRPr="004F25AC">
          <w:rPr>
            <w:rPrChange w:id="2505" w:author="Fred Zhou" w:date="2024-03-10T14:00:00Z">
              <w:rPr>
                <w:highlight w:val="cyan"/>
              </w:rPr>
            </w:rPrChange>
          </w:rPr>
          <w:t>显著的变化</w:t>
        </w:r>
        <w:r w:rsidRPr="004F25AC">
          <w:t>。对于位于</w:t>
        </w:r>
        <w:r w:rsidRPr="004F25AC">
          <w:rPr>
            <w:rPrChange w:id="2506" w:author="Fred Zhou" w:date="2024-03-10T14:00:00Z">
              <w:rPr>
                <w:highlight w:val="green"/>
              </w:rPr>
            </w:rPrChange>
          </w:rPr>
          <w:t>公园热缓解</w:t>
        </w:r>
        <w:r w:rsidRPr="004F25AC">
          <w:rPr>
            <w:rFonts w:hint="eastAsia"/>
          </w:rPr>
          <w:t>的</w:t>
        </w:r>
        <w:r w:rsidRPr="004F25AC">
          <w:rPr>
            <w:rPrChange w:id="2507" w:author="Fred Zhou" w:date="2024-03-10T14:00:00Z">
              <w:rPr>
                <w:highlight w:val="green"/>
              </w:rPr>
            </w:rPrChange>
          </w:rPr>
          <w:t>有效范围</w:t>
        </w:r>
        <w:r w:rsidRPr="004F25AC">
          <w:t>内的</w:t>
        </w:r>
        <w:r w:rsidRPr="004F25AC">
          <w:rPr>
            <w:rPrChange w:id="2508" w:author="Fred Zhou" w:date="2024-03-10T14:00:00Z">
              <w:rPr>
                <w:highlight w:val="cyan"/>
              </w:rPr>
            </w:rPrChange>
          </w:rPr>
          <w:t>任意一点</w:t>
        </w:r>
        <w:r w:rsidRPr="004F25AC">
          <w:t>（如</w:t>
        </w:r>
        <w:r w:rsidRPr="004F25AC">
          <w:rPr>
            <w:rPrChange w:id="2509" w:author="Fred Zhou" w:date="2024-03-10T14:00:00Z">
              <w:rPr>
                <w:highlight w:val="green"/>
              </w:rPr>
            </w:rPrChange>
          </w:rPr>
          <w:t>图</w:t>
        </w:r>
      </w:ins>
      <w:ins w:id="2510" w:author="Fred Zhou" w:date="2024-03-10T12:39:00Z">
        <w:r w:rsidR="009147F2" w:rsidRPr="004F25AC">
          <w:t>3</w:t>
        </w:r>
      </w:ins>
      <w:ins w:id="2511" w:author="Fred Zhou" w:date="2024-03-09T10:24:00Z">
        <w:r w:rsidRPr="004F25AC">
          <w:t>中的</w:t>
        </w:r>
        <w:r w:rsidRPr="004F25AC">
          <w:rPr>
            <w:rPrChange w:id="2512" w:author="Fred Zhou" w:date="2024-03-10T14:00:00Z">
              <w:rPr>
                <w:highlight w:val="green"/>
              </w:rPr>
            </w:rPrChange>
          </w:rPr>
          <w:t>红点</w:t>
        </w:r>
        <w:r w:rsidRPr="004F25AC">
          <w:t>），</w:t>
        </w:r>
        <w:r w:rsidRPr="000D315F">
          <w:rPr>
            <w:b/>
            <w:bCs/>
            <w:rPrChange w:id="2513" w:author="Fred Zhou" w:date="2024-03-10T14:19:00Z">
              <w:rPr>
                <w:highlight w:val="cyan"/>
              </w:rPr>
            </w:rPrChange>
          </w:rPr>
          <w:t>该点</w:t>
        </w:r>
        <w:r w:rsidRPr="000D315F">
          <w:rPr>
            <w:b/>
            <w:bCs/>
            <w:rPrChange w:id="2514" w:author="Fred Zhou" w:date="2024-03-10T14:19:00Z">
              <w:rPr/>
            </w:rPrChange>
          </w:rPr>
          <w:t>与</w:t>
        </w:r>
        <w:r w:rsidRPr="000D315F">
          <w:rPr>
            <w:b/>
            <w:bCs/>
            <w:rPrChange w:id="2515" w:author="Fred Zhou" w:date="2024-03-10T14:19:00Z">
              <w:rPr>
                <w:highlight w:val="cyan"/>
              </w:rPr>
            </w:rPrChange>
          </w:rPr>
          <w:t>转折点处</w:t>
        </w:r>
        <w:r w:rsidRPr="000D315F">
          <w:rPr>
            <w:b/>
            <w:bCs/>
            <w:rPrChange w:id="2516" w:author="Fred Zhou" w:date="2024-03-10T14:19:00Z">
              <w:rPr/>
            </w:rPrChange>
          </w:rPr>
          <w:t>的</w:t>
        </w:r>
        <w:r w:rsidRPr="000D315F">
          <w:rPr>
            <w:b/>
            <w:bCs/>
            <w:rPrChange w:id="2517" w:author="Fred Zhou" w:date="2024-03-10T14:19:00Z">
              <w:rPr>
                <w:highlight w:val="cyan"/>
              </w:rPr>
            </w:rPrChange>
          </w:rPr>
          <w:t>MTHI</w:t>
        </w:r>
        <w:r w:rsidRPr="000D315F">
          <w:rPr>
            <w:b/>
            <w:bCs/>
            <w:rPrChange w:id="2518" w:author="Fred Zhou" w:date="2024-03-10T14:19:00Z">
              <w:rPr>
                <w:highlight w:val="cyan"/>
              </w:rPr>
            </w:rPrChange>
          </w:rPr>
          <w:t>差值</w:t>
        </w:r>
        <w:r w:rsidRPr="000D315F">
          <w:rPr>
            <w:rFonts w:hint="eastAsia"/>
            <w:b/>
            <w:bCs/>
            <w:rPrChange w:id="2519" w:author="Fred Zhou" w:date="2024-03-10T14:19:00Z">
              <w:rPr>
                <w:rFonts w:hint="eastAsia"/>
              </w:rPr>
            </w:rPrChange>
          </w:rPr>
          <w:t>被定义为</w:t>
        </w:r>
        <w:r w:rsidRPr="000D315F">
          <w:rPr>
            <w:rFonts w:hint="eastAsia"/>
            <w:b/>
            <w:bCs/>
            <w:rPrChange w:id="2520" w:author="Fred Zhou" w:date="2024-03-10T14:19:00Z">
              <w:rPr>
                <w:rFonts w:hint="eastAsia"/>
                <w:highlight w:val="green"/>
              </w:rPr>
            </w:rPrChange>
          </w:rPr>
          <w:t>局地</w:t>
        </w:r>
        <w:r w:rsidRPr="000D315F">
          <w:rPr>
            <w:b/>
            <w:bCs/>
            <w:rPrChange w:id="2521" w:author="Fred Zhou" w:date="2024-03-10T14:19:00Z">
              <w:rPr>
                <w:highlight w:val="green"/>
              </w:rPr>
            </w:rPrChange>
          </w:rPr>
          <w:t>公园热缓解强度</w:t>
        </w:r>
      </w:ins>
      <w:ins w:id="2522" w:author="Fred Zhou" w:date="2024-03-09T10:41:00Z">
        <w:r w:rsidR="00CC23D2" w:rsidRPr="000D315F">
          <w:rPr>
            <w:rFonts w:hint="eastAsia"/>
            <w:b/>
            <w:bCs/>
            <w:rPrChange w:id="2523" w:author="Fred Zhou" w:date="2024-03-10T14:19:00Z">
              <w:rPr>
                <w:rFonts w:hint="eastAsia"/>
                <w:highlight w:val="green"/>
              </w:rPr>
            </w:rPrChange>
          </w:rPr>
          <w:t>（</w:t>
        </w:r>
        <w:r w:rsidR="00CC23D2" w:rsidRPr="000D315F">
          <w:rPr>
            <w:b/>
            <w:bCs/>
            <w:rPrChange w:id="2524" w:author="Fred Zhou" w:date="2024-03-10T14:19:00Z">
              <w:rPr/>
            </w:rPrChange>
          </w:rPr>
          <w:t>Local Heat Mitigation Intensity</w:t>
        </w:r>
        <w:r w:rsidR="00CC23D2" w:rsidRPr="000D315F">
          <w:rPr>
            <w:rFonts w:hint="eastAsia"/>
            <w:b/>
            <w:bCs/>
            <w:rPrChange w:id="2525" w:author="Fred Zhou" w:date="2024-03-10T14:19:00Z">
              <w:rPr>
                <w:rFonts w:hint="eastAsia"/>
              </w:rPr>
            </w:rPrChange>
          </w:rPr>
          <w:t>,</w:t>
        </w:r>
        <w:r w:rsidR="00CC23D2" w:rsidRPr="000D315F">
          <w:rPr>
            <w:b/>
            <w:bCs/>
            <w:rPrChange w:id="2526" w:author="Fred Zhou" w:date="2024-03-10T14:19:00Z">
              <w:rPr/>
            </w:rPrChange>
          </w:rPr>
          <w:t xml:space="preserve"> LHMI</w:t>
        </w:r>
        <w:r w:rsidR="00CC23D2" w:rsidRPr="000D315F">
          <w:rPr>
            <w:rFonts w:hint="eastAsia"/>
            <w:b/>
            <w:bCs/>
            <w:rPrChange w:id="2527" w:author="Fred Zhou" w:date="2024-03-10T14:19:00Z">
              <w:rPr>
                <w:rFonts w:hint="eastAsia"/>
                <w:highlight w:val="green"/>
              </w:rPr>
            </w:rPrChange>
          </w:rPr>
          <w:t>）</w:t>
        </w:r>
      </w:ins>
      <w:ins w:id="2528" w:author="Fred Zhou" w:date="2024-03-09T10:24:00Z">
        <w:r w:rsidRPr="000D315F">
          <w:rPr>
            <w:b/>
            <w:bCs/>
            <w:rPrChange w:id="2529" w:author="Fred Zhou" w:date="2024-03-10T14:19:00Z">
              <w:rPr/>
            </w:rPrChange>
          </w:rPr>
          <w:t>。</w:t>
        </w:r>
      </w:ins>
    </w:p>
    <w:p w14:paraId="22CC63B1" w14:textId="08DD8B4B" w:rsidR="00630278" w:rsidRPr="004F25AC" w:rsidRDefault="00DD5B11" w:rsidP="00630278">
      <w:pPr>
        <w:ind w:firstLine="420"/>
        <w:jc w:val="center"/>
        <w:rPr>
          <w:ins w:id="2530" w:author="Fred Zhou" w:date="2024-03-10T12:36:00Z"/>
        </w:rPr>
      </w:pPr>
      <w:ins w:id="2531" w:author="Fred Zhou" w:date="2024-03-10T14:12:00Z">
        <w:r w:rsidRPr="00DD5B11">
          <w:drawing>
            <wp:inline distT="0" distB="0" distL="0" distR="0" wp14:anchorId="36357233" wp14:editId="3CAD3563">
              <wp:extent cx="2774950" cy="2122956"/>
              <wp:effectExtent l="0" t="0" r="6350" b="0"/>
              <wp:docPr id="1884133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3411" name=""/>
                      <pic:cNvPicPr/>
                    </pic:nvPicPr>
                    <pic:blipFill>
                      <a:blip r:embed="rId7"/>
                      <a:stretch>
                        <a:fillRect/>
                      </a:stretch>
                    </pic:blipFill>
                    <pic:spPr>
                      <a:xfrm>
                        <a:off x="0" y="0"/>
                        <a:ext cx="2776674" cy="2124275"/>
                      </a:xfrm>
                      <a:prstGeom prst="rect">
                        <a:avLst/>
                      </a:prstGeom>
                    </pic:spPr>
                  </pic:pic>
                </a:graphicData>
              </a:graphic>
            </wp:inline>
          </w:drawing>
        </w:r>
      </w:ins>
    </w:p>
    <w:p w14:paraId="5AB76FD6" w14:textId="29E91442" w:rsidR="002745A7" w:rsidRDefault="00630278" w:rsidP="00C4443C">
      <w:pPr>
        <w:ind w:firstLine="420"/>
        <w:jc w:val="center"/>
        <w:rPr>
          <w:ins w:id="2532" w:author="Fred Zhou" w:date="2024-03-10T14:05:00Z"/>
          <w:sz w:val="20"/>
          <w:szCs w:val="20"/>
        </w:rPr>
      </w:pPr>
      <w:ins w:id="2533" w:author="Fred Zhou" w:date="2024-03-10T12:36:00Z">
        <w:r w:rsidRPr="004F25AC">
          <w:rPr>
            <w:rFonts w:hint="eastAsia"/>
            <w:sz w:val="20"/>
            <w:szCs w:val="20"/>
            <w:rPrChange w:id="2534" w:author="Fred Zhou" w:date="2024-03-10T14:02:00Z">
              <w:rPr>
                <w:rFonts w:hint="eastAsia"/>
              </w:rPr>
            </w:rPrChange>
          </w:rPr>
          <w:t>图</w:t>
        </w:r>
      </w:ins>
      <w:ins w:id="2535" w:author="Fred Zhou" w:date="2024-03-10T12:39:00Z">
        <w:r w:rsidR="009147F2" w:rsidRPr="004F25AC">
          <w:rPr>
            <w:sz w:val="20"/>
            <w:szCs w:val="20"/>
            <w:rPrChange w:id="2536" w:author="Fred Zhou" w:date="2024-03-10T14:02:00Z">
              <w:rPr/>
            </w:rPrChange>
          </w:rPr>
          <w:t>3</w:t>
        </w:r>
      </w:ins>
      <w:ins w:id="2537" w:author="Fred Zhou" w:date="2024-03-10T12:36:00Z">
        <w:r w:rsidRPr="004F25AC">
          <w:rPr>
            <w:sz w:val="20"/>
            <w:szCs w:val="20"/>
            <w:rPrChange w:id="2538" w:author="Fred Zhou" w:date="2024-03-10T14:02:00Z">
              <w:rPr/>
            </w:rPrChange>
          </w:rPr>
          <w:t xml:space="preserve">  </w:t>
        </w:r>
        <w:r w:rsidRPr="004F25AC">
          <w:rPr>
            <w:rFonts w:hint="eastAsia"/>
            <w:sz w:val="20"/>
            <w:szCs w:val="20"/>
            <w:rPrChange w:id="2539" w:author="Fred Zhou" w:date="2024-03-10T14:02:00Z">
              <w:rPr>
                <w:rFonts w:hint="eastAsia"/>
                <w:highlight w:val="green"/>
              </w:rPr>
            </w:rPrChange>
          </w:rPr>
          <w:t>局地</w:t>
        </w:r>
        <w:r w:rsidRPr="004F25AC">
          <w:rPr>
            <w:sz w:val="20"/>
            <w:szCs w:val="20"/>
            <w:rPrChange w:id="2540" w:author="Fred Zhou" w:date="2024-03-10T14:02:00Z">
              <w:rPr>
                <w:highlight w:val="green"/>
              </w:rPr>
            </w:rPrChange>
          </w:rPr>
          <w:t>公园热缓解强度</w:t>
        </w:r>
        <w:r w:rsidRPr="004F25AC">
          <w:rPr>
            <w:rFonts w:hint="eastAsia"/>
            <w:sz w:val="20"/>
            <w:szCs w:val="20"/>
            <w:rPrChange w:id="2541" w:author="Fred Zhou" w:date="2024-03-10T14:02:00Z">
              <w:rPr>
                <w:rFonts w:hint="eastAsia"/>
                <w:highlight w:val="green"/>
              </w:rPr>
            </w:rPrChange>
          </w:rPr>
          <w:t>（</w:t>
        </w:r>
        <w:r w:rsidRPr="004F25AC">
          <w:rPr>
            <w:rFonts w:hint="eastAsia"/>
            <w:sz w:val="20"/>
            <w:szCs w:val="20"/>
            <w:rPrChange w:id="2542" w:author="Fred Zhou" w:date="2024-03-10T14:02:00Z">
              <w:rPr>
                <w:rFonts w:hint="eastAsia"/>
                <w:highlight w:val="green"/>
              </w:rPr>
            </w:rPrChange>
          </w:rPr>
          <w:t>L</w:t>
        </w:r>
        <w:r w:rsidRPr="004F25AC">
          <w:rPr>
            <w:sz w:val="20"/>
            <w:szCs w:val="20"/>
            <w:rPrChange w:id="2543" w:author="Fred Zhou" w:date="2024-03-10T14:02:00Z">
              <w:rPr>
                <w:highlight w:val="green"/>
              </w:rPr>
            </w:rPrChange>
          </w:rPr>
          <w:t>HMI</w:t>
        </w:r>
        <w:r w:rsidRPr="004F25AC">
          <w:rPr>
            <w:rFonts w:hint="eastAsia"/>
            <w:sz w:val="20"/>
            <w:szCs w:val="20"/>
            <w:rPrChange w:id="2544" w:author="Fred Zhou" w:date="2024-03-10T14:02:00Z">
              <w:rPr>
                <w:rFonts w:hint="eastAsia"/>
                <w:highlight w:val="green"/>
              </w:rPr>
            </w:rPrChange>
          </w:rPr>
          <w:t>）的计算示意图。其中，红点代表公园热缓解有效作用范围内的任意一点</w:t>
        </w:r>
      </w:ins>
      <w:ins w:id="2545" w:author="Fred Zhou" w:date="2024-03-10T12:37:00Z">
        <w:r w:rsidRPr="004F25AC">
          <w:rPr>
            <w:rFonts w:hint="eastAsia"/>
            <w:sz w:val="20"/>
            <w:szCs w:val="20"/>
            <w:rPrChange w:id="2546" w:author="Fred Zhou" w:date="2024-03-10T14:02:00Z">
              <w:rPr>
                <w:rFonts w:hint="eastAsia"/>
                <w:highlight w:val="green"/>
              </w:rPr>
            </w:rPrChange>
          </w:rPr>
          <w:t>，该点与转折点的</w:t>
        </w:r>
        <w:r w:rsidRPr="004F25AC">
          <w:rPr>
            <w:rFonts w:hint="eastAsia"/>
            <w:sz w:val="20"/>
            <w:szCs w:val="20"/>
            <w:rPrChange w:id="2547" w:author="Fred Zhou" w:date="2024-03-10T14:02:00Z">
              <w:rPr>
                <w:rFonts w:hint="eastAsia"/>
              </w:rPr>
            </w:rPrChange>
          </w:rPr>
          <w:t>M</w:t>
        </w:r>
        <w:r w:rsidRPr="004F25AC">
          <w:rPr>
            <w:sz w:val="20"/>
            <w:szCs w:val="20"/>
            <w:rPrChange w:id="2548" w:author="Fred Zhou" w:date="2024-03-10T14:02:00Z">
              <w:rPr/>
            </w:rPrChange>
          </w:rPr>
          <w:t>THI</w:t>
        </w:r>
        <w:r w:rsidRPr="004F25AC">
          <w:rPr>
            <w:rFonts w:hint="eastAsia"/>
            <w:sz w:val="20"/>
            <w:szCs w:val="20"/>
            <w:rPrChange w:id="2549" w:author="Fred Zhou" w:date="2024-03-10T14:02:00Z">
              <w:rPr>
                <w:rFonts w:hint="eastAsia"/>
                <w:highlight w:val="green"/>
              </w:rPr>
            </w:rPrChange>
          </w:rPr>
          <w:t>之差即被定义为</w:t>
        </w:r>
        <w:r w:rsidRPr="004F25AC">
          <w:rPr>
            <w:rFonts w:hint="eastAsia"/>
            <w:sz w:val="20"/>
            <w:szCs w:val="20"/>
            <w:rPrChange w:id="2550" w:author="Fred Zhou" w:date="2024-03-10T14:02:00Z">
              <w:rPr>
                <w:rFonts w:hint="eastAsia"/>
              </w:rPr>
            </w:rPrChange>
          </w:rPr>
          <w:t>L</w:t>
        </w:r>
        <w:r w:rsidRPr="004F25AC">
          <w:rPr>
            <w:sz w:val="20"/>
            <w:szCs w:val="20"/>
            <w:rPrChange w:id="2551" w:author="Fred Zhou" w:date="2024-03-10T14:02:00Z">
              <w:rPr/>
            </w:rPrChange>
          </w:rPr>
          <w:t>HMI</w:t>
        </w:r>
        <w:r w:rsidRPr="004F25AC">
          <w:rPr>
            <w:rFonts w:hint="eastAsia"/>
            <w:sz w:val="20"/>
            <w:szCs w:val="20"/>
            <w:rPrChange w:id="2552" w:author="Fred Zhou" w:date="2024-03-10T14:02:00Z">
              <w:rPr>
                <w:rFonts w:hint="eastAsia"/>
                <w:highlight w:val="green"/>
              </w:rPr>
            </w:rPrChange>
          </w:rPr>
          <w:t>。</w:t>
        </w:r>
      </w:ins>
    </w:p>
    <w:p w14:paraId="0BF7A30F" w14:textId="77777777" w:rsidR="00C4443C" w:rsidRPr="00C4443C" w:rsidRDefault="00C4443C" w:rsidP="00C4443C">
      <w:pPr>
        <w:ind w:firstLine="420"/>
        <w:jc w:val="center"/>
        <w:rPr>
          <w:ins w:id="2553" w:author="Fred Zhou" w:date="2024-03-09T10:24:00Z"/>
          <w:rFonts w:hint="eastAsia"/>
          <w:sz w:val="20"/>
          <w:szCs w:val="20"/>
          <w:rPrChange w:id="2554" w:author="Fred Zhou" w:date="2024-03-10T14:05:00Z">
            <w:rPr>
              <w:ins w:id="2555" w:author="Fred Zhou" w:date="2024-03-09T10:24:00Z"/>
            </w:rPr>
          </w:rPrChange>
        </w:rPr>
        <w:pPrChange w:id="2556" w:author="Fred Zhou" w:date="2024-03-10T14:05:00Z">
          <w:pPr/>
        </w:pPrChange>
      </w:pPr>
    </w:p>
    <w:p w14:paraId="017BF678" w14:textId="145F32C5" w:rsidR="002745A7" w:rsidRPr="004F25AC" w:rsidRDefault="002745A7" w:rsidP="00FE2B61">
      <w:pPr>
        <w:ind w:firstLine="420"/>
        <w:rPr>
          <w:ins w:id="2557" w:author="Fred Zhou" w:date="2024-03-09T10:30:00Z"/>
          <w:rFonts w:hint="eastAsia"/>
        </w:rPr>
        <w:pPrChange w:id="2558" w:author="Fred Zhou" w:date="2024-03-10T12:32:00Z">
          <w:pPr/>
        </w:pPrChange>
      </w:pPr>
      <w:ins w:id="2559" w:author="Fred Zhou" w:date="2024-03-09T10:24:00Z">
        <w:r w:rsidRPr="004F25AC">
          <w:t>本研究</w:t>
        </w:r>
        <w:r w:rsidRPr="004F25AC">
          <w:rPr>
            <w:rPrChange w:id="2560" w:author="Fred Zhou" w:date="2024-03-10T14:00:00Z">
              <w:rPr>
                <w:highlight w:val="cyan"/>
              </w:rPr>
            </w:rPrChange>
          </w:rPr>
          <w:t>将针对</w:t>
        </w:r>
        <w:r w:rsidRPr="004F25AC">
          <w:t>各</w:t>
        </w:r>
        <w:r w:rsidRPr="004F25AC">
          <w:rPr>
            <w:rPrChange w:id="2561" w:author="Fred Zhou" w:date="2024-03-10T14:00:00Z">
              <w:rPr>
                <w:highlight w:val="cyan"/>
              </w:rPr>
            </w:rPrChange>
          </w:rPr>
          <w:t>城市公园</w:t>
        </w:r>
        <w:r w:rsidRPr="004F25AC">
          <w:t>，</w:t>
        </w:r>
        <w:r w:rsidRPr="004F25AC">
          <w:rPr>
            <w:rPrChange w:id="2562" w:author="Fred Zhou" w:date="2024-03-10T14:00:00Z">
              <w:rPr>
                <w:highlight w:val="cyan"/>
              </w:rPr>
            </w:rPrChange>
          </w:rPr>
          <w:t>系统分析</w:t>
        </w:r>
        <w:r w:rsidRPr="004F25AC">
          <w:t>其</w:t>
        </w:r>
        <w:r w:rsidRPr="004F25AC">
          <w:rPr>
            <w:rFonts w:hint="eastAsia"/>
          </w:rPr>
          <w:t>对</w:t>
        </w:r>
        <w:r w:rsidRPr="004F25AC">
          <w:rPr>
            <w:rFonts w:hint="eastAsia"/>
            <w:rPrChange w:id="2563" w:author="Fred Zhou" w:date="2024-03-10T14:00:00Z">
              <w:rPr>
                <w:rFonts w:hint="eastAsia"/>
                <w:highlight w:val="cyan"/>
              </w:rPr>
            </w:rPrChange>
          </w:rPr>
          <w:t>周边环境</w:t>
        </w:r>
        <w:r w:rsidRPr="004F25AC">
          <w:t>产生的</w:t>
        </w:r>
        <w:r w:rsidRPr="004F25AC">
          <w:rPr>
            <w:rPrChange w:id="2564" w:author="Fred Zhou" w:date="2024-03-10T14:00:00Z">
              <w:rPr>
                <w:highlight w:val="green"/>
              </w:rPr>
            </w:rPrChange>
          </w:rPr>
          <w:t>热缓解溢出效应</w:t>
        </w:r>
        <w:r w:rsidRPr="004F25AC">
          <w:t>。</w:t>
        </w:r>
        <w:r w:rsidRPr="004F25AC">
          <w:rPr>
            <w:rFonts w:hint="eastAsia"/>
          </w:rPr>
          <w:t>首先</w:t>
        </w:r>
        <w:r w:rsidRPr="004F25AC">
          <w:t>，通过</w:t>
        </w:r>
        <w:r w:rsidRPr="004F25AC">
          <w:rPr>
            <w:rFonts w:hint="eastAsia"/>
            <w:rPrChange w:id="2565" w:author="Fred Zhou" w:date="2024-03-10T14:00:00Z">
              <w:rPr>
                <w:rFonts w:hint="eastAsia"/>
                <w:highlight w:val="cyan"/>
              </w:rPr>
            </w:rPrChange>
          </w:rPr>
          <w:t>绘制</w:t>
        </w:r>
        <w:r w:rsidRPr="004F25AC">
          <w:rPr>
            <w:rFonts w:hint="eastAsia"/>
            <w:rPrChange w:id="2566" w:author="Fred Zhou" w:date="2024-03-10T14:00:00Z">
              <w:rPr>
                <w:rFonts w:hint="eastAsia"/>
                <w:highlight w:val="cyan"/>
              </w:rPr>
            </w:rPrChange>
          </w:rPr>
          <w:t>M</w:t>
        </w:r>
        <w:r w:rsidRPr="004F25AC">
          <w:rPr>
            <w:rPrChange w:id="2567" w:author="Fred Zhou" w:date="2024-03-10T14:00:00Z">
              <w:rPr>
                <w:highlight w:val="cyan"/>
              </w:rPr>
            </w:rPrChange>
          </w:rPr>
          <w:t>THI</w:t>
        </w:r>
        <w:proofErr w:type="gramStart"/>
        <w:r w:rsidRPr="004F25AC">
          <w:rPr>
            <w:rFonts w:hint="eastAsia"/>
          </w:rPr>
          <w:t>随</w:t>
        </w:r>
        <w:r w:rsidRPr="004F25AC">
          <w:rPr>
            <w:rFonts w:hint="eastAsia"/>
            <w:rPrChange w:id="2568" w:author="Fred Zhou" w:date="2024-03-10T14:00:00Z">
              <w:rPr>
                <w:rFonts w:hint="eastAsia"/>
                <w:highlight w:val="cyan"/>
              </w:rPr>
            </w:rPrChange>
          </w:rPr>
          <w:t>与公园</w:t>
        </w:r>
        <w:proofErr w:type="gramEnd"/>
        <w:r w:rsidRPr="004F25AC">
          <w:rPr>
            <w:rFonts w:hint="eastAsia"/>
            <w:rPrChange w:id="2569" w:author="Fred Zhou" w:date="2024-03-10T14:00:00Z">
              <w:rPr>
                <w:rFonts w:hint="eastAsia"/>
                <w:highlight w:val="cyan"/>
              </w:rPr>
            </w:rPrChange>
          </w:rPr>
          <w:t>距离</w:t>
        </w:r>
        <w:r w:rsidRPr="004F25AC">
          <w:rPr>
            <w:rFonts w:hint="eastAsia"/>
          </w:rPr>
          <w:t>变化的曲线</w:t>
        </w:r>
        <w:r w:rsidRPr="004F25AC">
          <w:t>，</w:t>
        </w:r>
        <w:r w:rsidRPr="004F25AC">
          <w:rPr>
            <w:rFonts w:hint="eastAsia"/>
          </w:rPr>
          <w:t>划定</w:t>
        </w:r>
        <w:r w:rsidRPr="004F25AC">
          <w:rPr>
            <w:rFonts w:hint="eastAsia"/>
            <w:rPrChange w:id="2570" w:author="Fred Zhou" w:date="2024-03-10T14:00:00Z">
              <w:rPr>
                <w:rFonts w:hint="eastAsia"/>
                <w:highlight w:val="green"/>
              </w:rPr>
            </w:rPrChange>
          </w:rPr>
          <w:t>公园热缓解</w:t>
        </w:r>
        <w:r w:rsidRPr="004F25AC">
          <w:rPr>
            <w:rFonts w:hint="eastAsia"/>
          </w:rPr>
          <w:t>的</w:t>
        </w:r>
        <w:r w:rsidRPr="004F25AC">
          <w:rPr>
            <w:rFonts w:hint="eastAsia"/>
            <w:rPrChange w:id="2571" w:author="Fred Zhou" w:date="2024-03-10T14:00:00Z">
              <w:rPr>
                <w:rFonts w:hint="eastAsia"/>
                <w:highlight w:val="cyan"/>
              </w:rPr>
            </w:rPrChange>
          </w:rPr>
          <w:t>有效作用范</w:t>
        </w:r>
        <w:r w:rsidRPr="004F25AC">
          <w:rPr>
            <w:rFonts w:hint="eastAsia"/>
            <w:rPrChange w:id="2572" w:author="Fred Zhou" w:date="2024-03-10T14:00:00Z">
              <w:rPr>
                <w:rFonts w:hint="eastAsia"/>
                <w:highlight w:val="cyan"/>
              </w:rPr>
            </w:rPrChange>
          </w:rPr>
          <w:lastRenderedPageBreak/>
          <w:t>围</w:t>
        </w:r>
        <w:r w:rsidRPr="004F25AC">
          <w:rPr>
            <w:rFonts w:hint="eastAsia"/>
          </w:rPr>
          <w:t>，计算</w:t>
        </w:r>
        <w:r w:rsidRPr="004F25AC">
          <w:rPr>
            <w:rFonts w:hint="eastAsia"/>
            <w:rPrChange w:id="2573" w:author="Fred Zhou" w:date="2024-03-10T14:00:00Z">
              <w:rPr>
                <w:rFonts w:hint="eastAsia"/>
                <w:highlight w:val="cyan"/>
              </w:rPr>
            </w:rPrChange>
          </w:rPr>
          <w:t>对应范围</w:t>
        </w:r>
        <w:r w:rsidRPr="004F25AC">
          <w:rPr>
            <w:rFonts w:hint="eastAsia"/>
          </w:rPr>
          <w:t>内</w:t>
        </w:r>
        <w:r w:rsidRPr="004F25AC">
          <w:rPr>
            <w:rFonts w:hint="eastAsia"/>
            <w:rPrChange w:id="2574" w:author="Fred Zhou" w:date="2024-03-10T14:00:00Z">
              <w:rPr>
                <w:rFonts w:hint="eastAsia"/>
                <w:highlight w:val="cyan"/>
              </w:rPr>
            </w:rPrChange>
          </w:rPr>
          <w:t>各栅格单元</w:t>
        </w:r>
        <w:r w:rsidRPr="004F25AC">
          <w:rPr>
            <w:rFonts w:hint="eastAsia"/>
          </w:rPr>
          <w:t>的</w:t>
        </w:r>
        <w:r w:rsidRPr="004F25AC">
          <w:rPr>
            <w:rFonts w:hint="eastAsia"/>
            <w:rPrChange w:id="2575" w:author="Fred Zhou" w:date="2024-03-10T14:00:00Z">
              <w:rPr>
                <w:rFonts w:hint="eastAsia"/>
                <w:highlight w:val="green"/>
              </w:rPr>
            </w:rPrChange>
          </w:rPr>
          <w:t>局地</w:t>
        </w:r>
        <w:r w:rsidRPr="004F25AC">
          <w:rPr>
            <w:rPrChange w:id="2576" w:author="Fred Zhou" w:date="2024-03-10T14:00:00Z">
              <w:rPr>
                <w:highlight w:val="green"/>
              </w:rPr>
            </w:rPrChange>
          </w:rPr>
          <w:t>公园热缓解强度</w:t>
        </w:r>
        <w:r w:rsidRPr="004F25AC">
          <w:t>，</w:t>
        </w:r>
        <w:r w:rsidRPr="004F25AC">
          <w:rPr>
            <w:rFonts w:hint="eastAsia"/>
          </w:rPr>
          <w:t>并绘制</w:t>
        </w:r>
        <w:r w:rsidRPr="004F25AC">
          <w:rPr>
            <w:rFonts w:hint="eastAsia"/>
            <w:rPrChange w:id="2577" w:author="Fred Zhou" w:date="2024-03-10T14:00:00Z">
              <w:rPr>
                <w:rFonts w:hint="eastAsia"/>
                <w:highlight w:val="cyan"/>
              </w:rPr>
            </w:rPrChange>
          </w:rPr>
          <w:t>其空间格局</w:t>
        </w:r>
        <w:r w:rsidRPr="004F25AC">
          <w:t>。</w:t>
        </w:r>
      </w:ins>
    </w:p>
    <w:p w14:paraId="0A76107D" w14:textId="7BDBEB56" w:rsidR="002C077F" w:rsidRPr="006C6159" w:rsidRDefault="002C077F" w:rsidP="006C6159">
      <w:pPr>
        <w:ind w:firstLine="360"/>
        <w:rPr>
          <w:ins w:id="2578" w:author="Fred Zhou" w:date="2024-03-09T10:27:00Z"/>
          <w:rFonts w:ascii="Segoe UI" w:eastAsia="宋体" w:hAnsi="Segoe UI" w:cs="Segoe UI"/>
          <w:color w:val="05073B"/>
          <w:kern w:val="0"/>
          <w:sz w:val="23"/>
          <w:szCs w:val="23"/>
          <w:rPrChange w:id="2579" w:author="Fred Zhou" w:date="2024-03-10T14:13:00Z">
            <w:rPr>
              <w:ins w:id="2580" w:author="Fred Zhou" w:date="2024-03-09T10:27:00Z"/>
            </w:rPr>
          </w:rPrChange>
        </w:rPr>
        <w:pPrChange w:id="2581" w:author="Fred Zhou" w:date="2024-03-10T14:13:00Z">
          <w:pPr>
            <w:ind w:firstLine="420"/>
          </w:pPr>
        </w:pPrChange>
      </w:pPr>
      <w:ins w:id="2582" w:author="Fred Zhou" w:date="2024-03-09T10:27:00Z">
        <w:r w:rsidRPr="004F25AC">
          <w:rPr>
            <w:rFonts w:hint="eastAsia"/>
          </w:rPr>
          <w:t>针对</w:t>
        </w:r>
        <w:r w:rsidRPr="004F25AC">
          <w:rPr>
            <w:rFonts w:hint="eastAsia"/>
            <w:rPrChange w:id="2583" w:author="Fred Zhou" w:date="2024-03-10T14:00:00Z">
              <w:rPr>
                <w:rFonts w:hint="eastAsia"/>
                <w:highlight w:val="green"/>
              </w:rPr>
            </w:rPrChange>
          </w:rPr>
          <w:t>热缓解溢出效应</w:t>
        </w:r>
        <w:r w:rsidRPr="004F25AC">
          <w:rPr>
            <w:rFonts w:hint="eastAsia"/>
          </w:rPr>
          <w:t>有效</w:t>
        </w:r>
        <w:r w:rsidRPr="004F25AC">
          <w:rPr>
            <w:rFonts w:hint="eastAsia"/>
            <w:rPrChange w:id="2584" w:author="Fred Zhou" w:date="2024-03-10T14:00:00Z">
              <w:rPr>
                <w:rFonts w:hint="eastAsia"/>
                <w:highlight w:val="cyan"/>
              </w:rPr>
            </w:rPrChange>
          </w:rPr>
          <w:t>作用范围</w:t>
        </w:r>
        <w:r w:rsidRPr="004F25AC">
          <w:rPr>
            <w:rFonts w:hint="eastAsia"/>
          </w:rPr>
          <w:t>内的</w:t>
        </w:r>
        <w:r w:rsidRPr="004F25AC">
          <w:rPr>
            <w:rFonts w:hint="eastAsia"/>
            <w:rPrChange w:id="2585" w:author="Fred Zhou" w:date="2024-03-10T14:00:00Z">
              <w:rPr>
                <w:rFonts w:hint="eastAsia"/>
                <w:highlight w:val="cyan"/>
              </w:rPr>
            </w:rPrChange>
          </w:rPr>
          <w:t>各栅格单元</w:t>
        </w:r>
        <w:r w:rsidRPr="004F25AC">
          <w:rPr>
            <w:rFonts w:hint="eastAsia"/>
          </w:rPr>
          <w:t>，</w:t>
        </w:r>
        <w:r w:rsidRPr="004F25AC">
          <w:rPr>
            <w:rFonts w:hint="eastAsia"/>
            <w:rPrChange w:id="2586" w:author="Fred Zhou" w:date="2024-03-10T14:00:00Z">
              <w:rPr>
                <w:rFonts w:hint="eastAsia"/>
                <w:highlight w:val="yellow"/>
              </w:rPr>
            </w:rPrChange>
          </w:rPr>
          <w:t>为了估算</w:t>
        </w:r>
      </w:ins>
      <w:ins w:id="2587" w:author="Fred Zhou" w:date="2024-03-09T10:28:00Z">
        <w:r w:rsidRPr="004F25AC">
          <w:rPr>
            <w:rFonts w:hint="eastAsia"/>
            <w:rPrChange w:id="2588" w:author="Fred Zhou" w:date="2024-03-10T14:00:00Z">
              <w:rPr>
                <w:rFonts w:hint="eastAsia"/>
                <w:highlight w:val="yellow"/>
              </w:rPr>
            </w:rPrChange>
          </w:rPr>
          <w:t>该效应的社会价值，</w:t>
        </w:r>
        <w:r w:rsidRPr="000D315F">
          <w:rPr>
            <w:rFonts w:hint="eastAsia"/>
            <w:b/>
            <w:bCs/>
            <w:rPrChange w:id="2589" w:author="Fred Zhou" w:date="2024-03-10T14:19:00Z">
              <w:rPr>
                <w:rFonts w:hint="eastAsia"/>
                <w:highlight w:val="yellow"/>
              </w:rPr>
            </w:rPrChange>
          </w:rPr>
          <w:t>我们提出了</w:t>
        </w:r>
        <w:r w:rsidRPr="000D315F">
          <w:rPr>
            <w:rFonts w:ascii="楷体" w:hAnsi="楷体"/>
            <w:b/>
            <w:bCs/>
            <w:rPrChange w:id="2590" w:author="Fred Zhou" w:date="2024-03-10T14:19:00Z">
              <w:rPr>
                <w:rFonts w:ascii="楷体" w:hAnsi="楷体"/>
                <w:highlight w:val="cyan"/>
              </w:rPr>
            </w:rPrChange>
          </w:rPr>
          <w:t>暴露性</w:t>
        </w:r>
        <w:r w:rsidRPr="000D315F">
          <w:rPr>
            <w:rFonts w:ascii="楷体" w:hAnsi="楷体" w:hint="eastAsia"/>
            <w:b/>
            <w:bCs/>
            <w:rPrChange w:id="2591" w:author="Fred Zhou" w:date="2024-03-10T14:19:00Z">
              <w:rPr>
                <w:rFonts w:ascii="楷体" w:hAnsi="楷体" w:hint="eastAsia"/>
                <w:highlight w:val="cyan"/>
              </w:rPr>
            </w:rPrChange>
          </w:rPr>
          <w:t>因子</w:t>
        </w:r>
        <w:r w:rsidRPr="000D315F">
          <w:rPr>
            <w:rFonts w:hint="eastAsia"/>
            <w:b/>
            <w:bCs/>
            <w:rPrChange w:id="2592" w:author="Fred Zhou" w:date="2024-03-10T14:19:00Z">
              <w:rPr>
                <w:rFonts w:hint="eastAsia"/>
              </w:rPr>
            </w:rPrChange>
          </w:rPr>
          <w:t>（</w:t>
        </w:r>
      </w:ins>
      <w:ins w:id="2593" w:author="Fred Zhou" w:date="2024-03-09T10:31:00Z">
        <w:r w:rsidR="00686339" w:rsidRPr="000D315F">
          <w:rPr>
            <w:b/>
            <w:bCs/>
            <w:rPrChange w:id="2594" w:author="Fred Zhou" w:date="2024-03-10T14:19:00Z">
              <w:rPr/>
            </w:rPrChange>
          </w:rPr>
          <w:t>E</w:t>
        </w:r>
        <w:r w:rsidR="00686339" w:rsidRPr="000D315F">
          <w:rPr>
            <w:rFonts w:hint="eastAsia"/>
            <w:b/>
            <w:bCs/>
            <w:rPrChange w:id="2595" w:author="Fred Zhou" w:date="2024-03-10T14:19:00Z">
              <w:rPr>
                <w:rFonts w:hint="eastAsia"/>
              </w:rPr>
            </w:rPrChange>
          </w:rPr>
          <w:t>xposure</w:t>
        </w:r>
        <w:r w:rsidR="00686339" w:rsidRPr="000D315F">
          <w:rPr>
            <w:b/>
            <w:bCs/>
            <w:rPrChange w:id="2596" w:author="Fred Zhou" w:date="2024-03-10T14:19:00Z">
              <w:rPr/>
            </w:rPrChange>
          </w:rPr>
          <w:t xml:space="preserve"> Factor, EF</w:t>
        </w:r>
      </w:ins>
      <w:ins w:id="2597" w:author="Fred Zhou" w:date="2024-03-09T10:28:00Z">
        <w:r w:rsidRPr="000D315F">
          <w:rPr>
            <w:rFonts w:hint="eastAsia"/>
            <w:b/>
            <w:bCs/>
            <w:rPrChange w:id="2598" w:author="Fred Zhou" w:date="2024-03-10T14:19:00Z">
              <w:rPr>
                <w:rFonts w:hint="eastAsia"/>
              </w:rPr>
            </w:rPrChange>
          </w:rPr>
          <w:t>）</w:t>
        </w:r>
        <w:r w:rsidRPr="000D315F">
          <w:rPr>
            <w:rFonts w:hint="eastAsia"/>
            <w:b/>
            <w:bCs/>
            <w:rPrChange w:id="2599" w:author="Fred Zhou" w:date="2024-03-10T14:19:00Z">
              <w:rPr>
                <w:rFonts w:hint="eastAsia"/>
              </w:rPr>
            </w:rPrChange>
          </w:rPr>
          <w:t>和脆弱性因子（</w:t>
        </w:r>
      </w:ins>
      <w:ins w:id="2600" w:author="Fred Zhou" w:date="2024-03-09T10:32:00Z">
        <w:r w:rsidR="00686339" w:rsidRPr="000D315F">
          <w:rPr>
            <w:b/>
            <w:bCs/>
            <w:rPrChange w:id="2601" w:author="Fred Zhou" w:date="2024-03-10T14:19:00Z">
              <w:rPr/>
            </w:rPrChange>
          </w:rPr>
          <w:t>Vulnerability Factor, VF</w:t>
        </w:r>
      </w:ins>
      <w:ins w:id="2602" w:author="Fred Zhou" w:date="2024-03-09T10:28:00Z">
        <w:r w:rsidRPr="000D315F">
          <w:rPr>
            <w:rFonts w:hint="eastAsia"/>
            <w:b/>
            <w:bCs/>
            <w:rPrChange w:id="2603" w:author="Fred Zhou" w:date="2024-03-10T14:19:00Z">
              <w:rPr>
                <w:rFonts w:hint="eastAsia"/>
              </w:rPr>
            </w:rPrChange>
          </w:rPr>
          <w:t>）</w:t>
        </w:r>
      </w:ins>
      <w:ins w:id="2604" w:author="Fred Zhou" w:date="2024-03-09T10:30:00Z">
        <w:r w:rsidR="005566F3" w:rsidRPr="004F25AC">
          <w:rPr>
            <w:rFonts w:hint="eastAsia"/>
          </w:rPr>
          <w:t>。</w:t>
        </w:r>
      </w:ins>
      <w:ins w:id="2605" w:author="Fred Zhou" w:date="2024-03-09T10:46:00Z">
        <w:r w:rsidR="00E17169" w:rsidRPr="000D315F">
          <w:rPr>
            <w:rFonts w:hint="eastAsia"/>
            <w:b/>
            <w:bCs/>
            <w:rPrChange w:id="2606" w:author="Fred Zhou" w:date="2024-03-10T14:19:00Z">
              <w:rPr>
                <w:rFonts w:hint="eastAsia"/>
              </w:rPr>
            </w:rPrChange>
          </w:rPr>
          <w:t>其中，</w:t>
        </w:r>
      </w:ins>
      <w:ins w:id="2607" w:author="Fred Zhou" w:date="2024-03-09T10:33:00Z">
        <w:r w:rsidR="00DD5BA1" w:rsidRPr="000D315F">
          <w:rPr>
            <w:b/>
            <w:bCs/>
            <w:rPrChange w:id="2608" w:author="Fred Zhou" w:date="2024-03-10T14:19:00Z">
              <w:rPr>
                <w:highlight w:val="cyan"/>
              </w:rPr>
            </w:rPrChange>
          </w:rPr>
          <w:t>EF</w:t>
        </w:r>
      </w:ins>
      <w:ins w:id="2609" w:author="Fred Zhou" w:date="2024-03-09T10:29:00Z">
        <w:r w:rsidR="005566F3" w:rsidRPr="000D315F">
          <w:rPr>
            <w:rFonts w:hint="eastAsia"/>
            <w:b/>
            <w:bCs/>
            <w:rPrChange w:id="2610" w:author="Fred Zhou" w:date="2024-03-10T14:19:00Z">
              <w:rPr>
                <w:rFonts w:hint="eastAsia"/>
              </w:rPr>
            </w:rPrChange>
          </w:rPr>
          <w:t>表示对应区域的人口暴露程度</w:t>
        </w:r>
      </w:ins>
      <w:ins w:id="2611" w:author="Fred Zhou" w:date="2024-03-09T10:30:00Z">
        <w:r w:rsidR="005566F3" w:rsidRPr="000D315F">
          <w:rPr>
            <w:rFonts w:hint="eastAsia"/>
            <w:b/>
            <w:bCs/>
            <w:rPrChange w:id="2612" w:author="Fred Zhou" w:date="2024-03-10T14:19:00Z">
              <w:rPr>
                <w:rFonts w:hint="eastAsia"/>
              </w:rPr>
            </w:rPrChange>
          </w:rPr>
          <w:t>，而</w:t>
        </w:r>
        <w:r w:rsidR="005566F3" w:rsidRPr="000D315F">
          <w:rPr>
            <w:rFonts w:hint="eastAsia"/>
            <w:b/>
            <w:bCs/>
            <w:rPrChange w:id="2613" w:author="Fred Zhou" w:date="2024-03-10T14:19:00Z">
              <w:rPr>
                <w:rFonts w:hint="eastAsia"/>
              </w:rPr>
            </w:rPrChange>
          </w:rPr>
          <w:t>V</w:t>
        </w:r>
        <w:r w:rsidR="005566F3" w:rsidRPr="000D315F">
          <w:rPr>
            <w:b/>
            <w:bCs/>
            <w:rPrChange w:id="2614" w:author="Fred Zhou" w:date="2024-03-10T14:19:00Z">
              <w:rPr/>
            </w:rPrChange>
          </w:rPr>
          <w:t>F</w:t>
        </w:r>
        <w:r w:rsidR="005566F3" w:rsidRPr="000D315F">
          <w:rPr>
            <w:rFonts w:hint="eastAsia"/>
            <w:b/>
            <w:bCs/>
            <w:rPrChange w:id="2615" w:author="Fred Zhou" w:date="2024-03-10T14:19:00Z">
              <w:rPr>
                <w:rFonts w:hint="eastAsia"/>
              </w:rPr>
            </w:rPrChange>
          </w:rPr>
          <w:t>则被定义为</w:t>
        </w:r>
        <w:r w:rsidR="005566F3" w:rsidRPr="000D315F">
          <w:rPr>
            <w:rFonts w:hint="eastAsia"/>
            <w:b/>
            <w:bCs/>
            <w:rPrChange w:id="2616" w:author="Fred Zhou" w:date="2024-03-10T14:19:00Z">
              <w:rPr>
                <w:rFonts w:hint="eastAsia"/>
                <w:highlight w:val="cyan"/>
              </w:rPr>
            </w:rPrChange>
          </w:rPr>
          <w:t>由收入和年龄</w:t>
        </w:r>
        <w:r w:rsidR="005566F3" w:rsidRPr="000D315F">
          <w:rPr>
            <w:rFonts w:hint="eastAsia"/>
            <w:b/>
            <w:bCs/>
            <w:rPrChange w:id="2617" w:author="Fred Zhou" w:date="2024-03-10T14:19:00Z">
              <w:rPr>
                <w:rFonts w:hint="eastAsia"/>
              </w:rPr>
            </w:rPrChange>
          </w:rPr>
          <w:t>共同驱动的</w:t>
        </w:r>
        <w:r w:rsidR="005566F3" w:rsidRPr="000D315F">
          <w:rPr>
            <w:rFonts w:hint="eastAsia"/>
            <w:b/>
            <w:bCs/>
            <w:rPrChange w:id="2618" w:author="Fred Zhou" w:date="2024-03-10T14:19:00Z">
              <w:rPr>
                <w:rFonts w:hint="eastAsia"/>
                <w:highlight w:val="cyan"/>
              </w:rPr>
            </w:rPrChange>
          </w:rPr>
          <w:t>需求权重</w:t>
        </w:r>
        <w:r w:rsidR="005566F3" w:rsidRPr="000D315F">
          <w:rPr>
            <w:rFonts w:hint="eastAsia"/>
            <w:b/>
            <w:bCs/>
            <w:rPrChange w:id="2619" w:author="Fred Zhou" w:date="2024-03-10T14:19:00Z">
              <w:rPr>
                <w:rFonts w:hint="eastAsia"/>
              </w:rPr>
            </w:rPrChange>
          </w:rPr>
          <w:t>。</w:t>
        </w:r>
      </w:ins>
      <w:ins w:id="2620" w:author="Fred Zhou" w:date="2024-03-09T13:39:00Z">
        <w:r w:rsidR="0087626D" w:rsidRPr="004F25AC">
          <w:rPr>
            <w:rFonts w:hint="eastAsia"/>
          </w:rPr>
          <w:t>相关</w:t>
        </w:r>
        <w:r w:rsidR="0087626D" w:rsidRPr="004F25AC">
          <w:rPr>
            <w:rFonts w:hint="eastAsia"/>
            <w:rPrChange w:id="2621" w:author="Fred Zhou" w:date="2024-03-10T14:00:00Z">
              <w:rPr>
                <w:rFonts w:hint="eastAsia"/>
                <w:highlight w:val="cyan"/>
              </w:rPr>
            </w:rPrChange>
          </w:rPr>
          <w:t>指标计算所需的数据</w:t>
        </w:r>
        <w:r w:rsidR="0087626D" w:rsidRPr="004F25AC">
          <w:rPr>
            <w:rFonts w:hint="eastAsia"/>
          </w:rPr>
          <w:t>拟采用百度地图手机大数据。</w:t>
        </w:r>
      </w:ins>
      <w:ins w:id="2622" w:author="Fred Zhou" w:date="2024-03-09T10:27:00Z">
        <w:r w:rsidRPr="004F25AC">
          <w:rPr>
            <w:rFonts w:ascii="楷体" w:hAnsi="楷体"/>
          </w:rPr>
          <w:t>对于</w:t>
        </w:r>
        <w:r w:rsidRPr="004F25AC">
          <w:rPr>
            <w:rFonts w:hint="eastAsia"/>
          </w:rPr>
          <w:t>E</w:t>
        </w:r>
        <w:r w:rsidRPr="004F25AC">
          <w:t>F</w:t>
        </w:r>
        <w:r w:rsidRPr="004F25AC">
          <w:rPr>
            <w:rFonts w:ascii="楷体" w:hAnsi="楷体"/>
          </w:rPr>
          <w:t>的评估，我们选用</w:t>
        </w:r>
        <w:r w:rsidRPr="004F25AC">
          <w:rPr>
            <w:rFonts w:ascii="楷体" w:hAnsi="楷体"/>
            <w:rPrChange w:id="2623" w:author="Fred Zhou" w:date="2024-03-10T14:00:00Z">
              <w:rPr>
                <w:rFonts w:ascii="楷体" w:hAnsi="楷体"/>
                <w:highlight w:val="cyan"/>
              </w:rPr>
            </w:rPrChange>
          </w:rPr>
          <w:t>各单元</w:t>
        </w:r>
        <w:r w:rsidRPr="004F25AC">
          <w:rPr>
            <w:rFonts w:ascii="楷体" w:hAnsi="楷体"/>
          </w:rPr>
          <w:t>的</w:t>
        </w:r>
        <w:r w:rsidRPr="004F25AC">
          <w:rPr>
            <w:rFonts w:ascii="楷体" w:hAnsi="楷体"/>
            <w:rPrChange w:id="2624" w:author="Fred Zhou" w:date="2024-03-10T14:00:00Z">
              <w:rPr>
                <w:rFonts w:ascii="楷体" w:hAnsi="楷体"/>
                <w:highlight w:val="cyan"/>
              </w:rPr>
            </w:rPrChange>
          </w:rPr>
          <w:t>人口密度</w:t>
        </w:r>
        <w:r w:rsidRPr="004F25AC">
          <w:rPr>
            <w:rFonts w:ascii="楷体" w:hAnsi="楷体"/>
          </w:rPr>
          <w:t>作为</w:t>
        </w:r>
        <w:r w:rsidRPr="004F25AC">
          <w:rPr>
            <w:rFonts w:ascii="楷体" w:hAnsi="楷体"/>
            <w:rPrChange w:id="2625" w:author="Fred Zhou" w:date="2024-03-10T14:00:00Z">
              <w:rPr>
                <w:rFonts w:ascii="楷体" w:hAnsi="楷体"/>
                <w:highlight w:val="cyan"/>
              </w:rPr>
            </w:rPrChange>
          </w:rPr>
          <w:t>关键指标</w:t>
        </w:r>
        <w:r w:rsidRPr="004F25AC">
          <w:rPr>
            <w:rFonts w:ascii="楷体" w:hAnsi="楷体"/>
          </w:rPr>
          <w:t>。因此，</w:t>
        </w:r>
        <w:r w:rsidRPr="004F25AC">
          <w:t>EF</w:t>
        </w:r>
        <w:r w:rsidRPr="004F25AC">
          <w:rPr>
            <w:rFonts w:ascii="楷体" w:hAnsi="楷体"/>
          </w:rPr>
          <w:t>的</w:t>
        </w:r>
        <w:r w:rsidRPr="004F25AC">
          <w:rPr>
            <w:rFonts w:ascii="楷体" w:hAnsi="楷体"/>
            <w:rPrChange w:id="2626" w:author="Fred Zhou" w:date="2024-03-10T14:00:00Z">
              <w:rPr>
                <w:rFonts w:ascii="楷体" w:hAnsi="楷体"/>
                <w:highlight w:val="cyan"/>
              </w:rPr>
            </w:rPrChange>
          </w:rPr>
          <w:t>计算公式</w:t>
        </w:r>
        <w:r w:rsidRPr="004F25AC">
          <w:rPr>
            <w:rFonts w:ascii="楷体" w:hAnsi="楷体"/>
          </w:rPr>
          <w:t>如下</w:t>
        </w:r>
        <w:r w:rsidRPr="004F25AC">
          <w:rPr>
            <w:rFonts w:ascii="楷体" w:hAnsi="楷体" w:hint="eastAsia"/>
          </w:rPr>
          <w:t>：</w:t>
        </w:r>
      </w:ins>
    </w:p>
    <w:p w14:paraId="6E633452" w14:textId="6E22C323" w:rsidR="002C077F" w:rsidRPr="004F25AC" w:rsidRDefault="002C077F" w:rsidP="00185361">
      <w:pPr>
        <w:pStyle w:val="ListParagraph"/>
        <w:ind w:firstLine="480"/>
        <w:jc w:val="right"/>
        <w:rPr>
          <w:ins w:id="2627" w:author="Fred Zhou" w:date="2024-03-09T10:27:00Z"/>
          <w:rFonts w:hint="eastAsia"/>
        </w:rPr>
        <w:pPrChange w:id="2628" w:author="Fred Zhou" w:date="2024-03-10T13:46:00Z">
          <w:pPr>
            <w:pStyle w:val="ListParagraph"/>
            <w:ind w:firstLine="480"/>
            <w:jc w:val="center"/>
          </w:pPr>
        </w:pPrChange>
      </w:pPr>
      <m:oMath>
        <m:r>
          <w:ins w:id="2629" w:author="Fred Zhou" w:date="2024-03-09T10:27:00Z">
            <w:rPr>
              <w:rFonts w:ascii="Cambria Math" w:hAnsi="Cambria Math"/>
            </w:rPr>
            <m:t>EF=PD</m:t>
          </w:ins>
        </m:r>
      </m:oMath>
      <w:ins w:id="2630" w:author="Fred Zhou" w:date="2024-03-10T13:46:00Z">
        <w:r w:rsidR="00185361" w:rsidRPr="004F25AC">
          <w:rPr>
            <w:rFonts w:hint="eastAsia"/>
          </w:rPr>
          <w:t xml:space="preserve"> </w:t>
        </w:r>
        <w:r w:rsidR="00185361" w:rsidRPr="004F25AC">
          <w:t xml:space="preserve">                         </w:t>
        </w:r>
        <w:r w:rsidR="00185361" w:rsidRPr="004F25AC">
          <w:rPr>
            <w:rFonts w:hint="eastAsia"/>
          </w:rPr>
          <w:t>（</w:t>
        </w:r>
        <w:r w:rsidR="00185361" w:rsidRPr="004F25AC">
          <w:rPr>
            <w:rFonts w:hint="eastAsia"/>
          </w:rPr>
          <w:t>4</w:t>
        </w:r>
        <w:r w:rsidR="00185361" w:rsidRPr="004F25AC">
          <w:rPr>
            <w:rFonts w:hint="eastAsia"/>
          </w:rPr>
          <w:t>）</w:t>
        </w:r>
      </w:ins>
    </w:p>
    <w:p w14:paraId="6EDB0E5E" w14:textId="77777777" w:rsidR="002C077F" w:rsidRPr="004F25AC" w:rsidRDefault="002C077F" w:rsidP="002C077F">
      <w:pPr>
        <w:pStyle w:val="ListParagraph"/>
        <w:ind w:firstLineChars="0" w:firstLine="0"/>
        <w:rPr>
          <w:ins w:id="2631" w:author="Fred Zhou" w:date="2024-03-09T10:27:00Z"/>
        </w:rPr>
      </w:pPr>
      <w:ins w:id="2632" w:author="Fred Zhou" w:date="2024-03-09T10:27:00Z">
        <w:r w:rsidRPr="004F25AC">
          <w:rPr>
            <w:rFonts w:ascii="楷体" w:hAnsi="楷体" w:hint="eastAsia"/>
          </w:rPr>
          <w:t>其中，</w:t>
        </w:r>
        <w:r w:rsidRPr="004F25AC">
          <w:rPr>
            <w:rFonts w:hint="eastAsia"/>
            <w:i/>
            <w:iCs/>
          </w:rPr>
          <w:t>PD</w:t>
        </w:r>
        <w:r w:rsidRPr="004F25AC">
          <w:rPr>
            <w:rFonts w:hint="eastAsia"/>
          </w:rPr>
          <w:t>（</w:t>
        </w:r>
        <w:r w:rsidRPr="004F25AC">
          <w:rPr>
            <w:rFonts w:hint="eastAsia"/>
          </w:rPr>
          <w:t>P</w:t>
        </w:r>
        <w:r w:rsidRPr="004F25AC">
          <w:t>opulation Density</w:t>
        </w:r>
        <w:r w:rsidRPr="004F25AC">
          <w:rPr>
            <w:rFonts w:hint="eastAsia"/>
          </w:rPr>
          <w:t>）</w:t>
        </w:r>
        <w:r w:rsidRPr="004F25AC">
          <w:rPr>
            <w:rFonts w:ascii="楷体" w:hAnsi="楷体" w:hint="eastAsia"/>
          </w:rPr>
          <w:t>代表</w:t>
        </w:r>
        <w:r w:rsidRPr="004F25AC">
          <w:rPr>
            <w:rFonts w:ascii="楷体" w:hAnsi="楷体" w:hint="eastAsia"/>
            <w:rPrChange w:id="2633" w:author="Fred Zhou" w:date="2024-03-10T14:00:00Z">
              <w:rPr>
                <w:rFonts w:ascii="楷体" w:hAnsi="楷体" w:hint="eastAsia"/>
                <w:highlight w:val="cyan"/>
              </w:rPr>
            </w:rPrChange>
          </w:rPr>
          <w:t>人口密度</w:t>
        </w:r>
        <w:r w:rsidRPr="004F25AC">
          <w:rPr>
            <w:rFonts w:hint="eastAsia"/>
          </w:rPr>
          <w:t xml:space="preserve"> (</w:t>
        </w:r>
        <w:r w:rsidRPr="004F25AC">
          <w:rPr>
            <w:rFonts w:ascii="楷体" w:hAnsi="楷体" w:hint="eastAsia"/>
          </w:rPr>
          <w:t>人</w:t>
        </w:r>
        <w:r w:rsidRPr="004F25AC">
          <w:rPr>
            <w:rFonts w:hint="eastAsia"/>
          </w:rPr>
          <w:t>/km</w:t>
        </w:r>
        <w:r w:rsidRPr="004F25AC">
          <w:rPr>
            <w:rFonts w:hint="eastAsia"/>
            <w:vertAlign w:val="superscript"/>
          </w:rPr>
          <w:t>2</w:t>
        </w:r>
        <w:r w:rsidRPr="004F25AC">
          <w:rPr>
            <w:rFonts w:hint="eastAsia"/>
          </w:rPr>
          <w:t>)</w:t>
        </w:r>
        <w:r w:rsidRPr="004F25AC">
          <w:rPr>
            <w:rFonts w:ascii="楷体" w:hAnsi="楷体" w:hint="eastAsia"/>
          </w:rPr>
          <w:t>。</w:t>
        </w:r>
      </w:ins>
    </w:p>
    <w:p w14:paraId="2113D1D1" w14:textId="62525C1B" w:rsidR="002C077F" w:rsidRPr="00D31342" w:rsidRDefault="002C077F" w:rsidP="00D31342">
      <w:pPr>
        <w:pStyle w:val="ListParagraph"/>
        <w:ind w:firstLine="480"/>
        <w:rPr>
          <w:moveTo w:id="2634" w:author="Fred Zhou" w:date="2024-03-09T10:29:00Z"/>
          <w:rFonts w:ascii="楷体" w:hAnsi="楷体" w:hint="eastAsia"/>
          <w:rPrChange w:id="2635" w:author="Fred Zhou" w:date="2024-03-10T14:07:00Z">
            <w:rPr>
              <w:moveTo w:id="2636" w:author="Fred Zhou" w:date="2024-03-09T10:29:00Z"/>
              <w:rFonts w:hint="eastAsia"/>
            </w:rPr>
          </w:rPrChange>
        </w:rPr>
        <w:pPrChange w:id="2637" w:author="Fred Zhou" w:date="2024-03-10T14:07:00Z">
          <w:pPr>
            <w:pStyle w:val="ListParagraph"/>
            <w:ind w:firstLineChars="0"/>
          </w:pPr>
        </w:pPrChange>
      </w:pPr>
      <w:ins w:id="2638" w:author="Fred Zhou" w:date="2024-03-09T10:27:00Z">
        <w:r w:rsidRPr="004F25AC">
          <w:rPr>
            <w:rFonts w:ascii="楷体" w:hAnsi="楷体"/>
          </w:rPr>
          <w:t>在</w:t>
        </w:r>
        <w:r w:rsidRPr="004F25AC">
          <w:rPr>
            <w:rFonts w:ascii="楷体" w:hAnsi="楷体"/>
            <w:rPrChange w:id="2639" w:author="Fred Zhou" w:date="2024-03-10T14:00:00Z">
              <w:rPr>
                <w:rFonts w:ascii="楷体" w:hAnsi="楷体"/>
                <w:highlight w:val="cyan"/>
              </w:rPr>
            </w:rPrChange>
          </w:rPr>
          <w:t>评估脆弱性</w:t>
        </w:r>
        <w:r w:rsidRPr="004F25AC">
          <w:rPr>
            <w:rFonts w:ascii="楷体" w:hAnsi="楷体"/>
          </w:rPr>
          <w:t>时，本研究</w:t>
        </w:r>
        <w:r w:rsidRPr="004F25AC">
          <w:rPr>
            <w:rFonts w:ascii="楷体" w:hAnsi="楷体"/>
            <w:rPrChange w:id="2640" w:author="Fred Zhou" w:date="2024-03-10T14:00:00Z">
              <w:rPr>
                <w:rFonts w:ascii="楷体" w:hAnsi="楷体"/>
                <w:highlight w:val="cyan"/>
              </w:rPr>
            </w:rPrChange>
          </w:rPr>
          <w:t>着重考虑</w:t>
        </w:r>
        <w:r w:rsidRPr="004F25AC">
          <w:rPr>
            <w:rFonts w:ascii="楷体" w:hAnsi="楷体"/>
          </w:rPr>
          <w:t>城市居民的</w:t>
        </w:r>
        <w:r w:rsidRPr="004F25AC">
          <w:rPr>
            <w:rFonts w:ascii="楷体" w:hAnsi="楷体"/>
            <w:rPrChange w:id="2641" w:author="Fred Zhou" w:date="2024-03-10T14:00:00Z">
              <w:rPr>
                <w:rFonts w:ascii="楷体" w:hAnsi="楷体"/>
                <w:highlight w:val="cyan"/>
              </w:rPr>
            </w:rPrChange>
          </w:rPr>
          <w:t>年龄</w:t>
        </w:r>
        <w:r w:rsidRPr="004F25AC">
          <w:rPr>
            <w:rFonts w:ascii="楷体" w:hAnsi="楷体"/>
          </w:rPr>
          <w:t>和</w:t>
        </w:r>
        <w:r w:rsidRPr="004F25AC">
          <w:rPr>
            <w:rFonts w:ascii="楷体" w:hAnsi="楷体"/>
            <w:rPrChange w:id="2642" w:author="Fred Zhou" w:date="2024-03-10T14:00:00Z">
              <w:rPr>
                <w:rFonts w:ascii="楷体" w:hAnsi="楷体"/>
                <w:highlight w:val="cyan"/>
              </w:rPr>
            </w:rPrChange>
          </w:rPr>
          <w:t>收入</w:t>
        </w:r>
        <w:r w:rsidRPr="004F25AC">
          <w:rPr>
            <w:rFonts w:ascii="楷体" w:hAnsi="楷体"/>
          </w:rPr>
          <w:t>这两个</w:t>
        </w:r>
        <w:r w:rsidRPr="004F25AC">
          <w:rPr>
            <w:rFonts w:ascii="楷体" w:hAnsi="楷体"/>
            <w:rPrChange w:id="2643" w:author="Fred Zhou" w:date="2024-03-10T14:00:00Z">
              <w:rPr>
                <w:rFonts w:ascii="楷体" w:hAnsi="楷体"/>
                <w:highlight w:val="cyan"/>
              </w:rPr>
            </w:rPrChange>
          </w:rPr>
          <w:t>关键因素</w:t>
        </w:r>
        <w:r w:rsidRPr="004F25AC">
          <w:rPr>
            <w:rFonts w:ascii="楷体" w:hAnsi="楷体"/>
          </w:rPr>
          <w:t>。</w:t>
        </w:r>
        <w:r w:rsidRPr="004F25AC">
          <w:rPr>
            <w:rFonts w:ascii="宋体" w:eastAsia="宋体" w:hAnsi="宋体" w:hint="eastAsia"/>
          </w:rPr>
          <w:br/>
        </w:r>
        <w:r w:rsidRPr="004F25AC">
          <w:rPr>
            <w:rFonts w:ascii="楷体" w:hAnsi="楷体"/>
          </w:rPr>
          <w:t>为了计算</w:t>
        </w:r>
        <w:r w:rsidRPr="004F25AC">
          <w:rPr>
            <w:rFonts w:hint="eastAsia"/>
            <w:rPrChange w:id="2644" w:author="Fred Zhou" w:date="2024-03-10T14:00:00Z">
              <w:rPr>
                <w:rFonts w:hint="eastAsia"/>
                <w:highlight w:val="cyan"/>
              </w:rPr>
            </w:rPrChange>
          </w:rPr>
          <w:t>V</w:t>
        </w:r>
        <w:r w:rsidRPr="004F25AC">
          <w:rPr>
            <w:rPrChange w:id="2645" w:author="Fred Zhou" w:date="2024-03-10T14:00:00Z">
              <w:rPr>
                <w:highlight w:val="cyan"/>
              </w:rPr>
            </w:rPrChange>
          </w:rPr>
          <w:t>F</w:t>
        </w:r>
        <w:r w:rsidRPr="004F25AC">
          <w:t>，</w:t>
        </w:r>
        <w:r w:rsidRPr="004F25AC">
          <w:rPr>
            <w:rFonts w:ascii="楷体" w:hAnsi="楷体"/>
          </w:rPr>
          <w:t>我们构建了</w:t>
        </w:r>
        <w:r w:rsidRPr="004F25AC">
          <w:rPr>
            <w:rFonts w:ascii="楷体" w:hAnsi="楷体"/>
            <w:rPrChange w:id="2646" w:author="Fred Zhou" w:date="2024-03-10T14:00:00Z">
              <w:rPr>
                <w:rFonts w:ascii="楷体" w:hAnsi="楷体"/>
                <w:highlight w:val="cyan"/>
              </w:rPr>
            </w:rPrChange>
          </w:rPr>
          <w:t>四个核心指标</w:t>
        </w:r>
        <w:r w:rsidRPr="004F25AC">
          <w:rPr>
            <w:rFonts w:ascii="楷体" w:hAnsi="楷体"/>
          </w:rPr>
          <w:t>：</w:t>
        </w:r>
        <w:r w:rsidRPr="004F25AC">
          <w:rPr>
            <w:rFonts w:ascii="楷体" w:hAnsi="楷体"/>
            <w:rPrChange w:id="2647" w:author="Fred Zhou" w:date="2024-03-10T14:00:00Z">
              <w:rPr>
                <w:rFonts w:ascii="楷体" w:hAnsi="楷体"/>
                <w:highlight w:val="green"/>
              </w:rPr>
            </w:rPrChange>
          </w:rPr>
          <w:t>大于</w:t>
        </w:r>
        <w:r w:rsidRPr="004F25AC">
          <w:rPr>
            <w:rPrChange w:id="2648" w:author="Fred Zhou" w:date="2024-03-10T14:00:00Z">
              <w:rPr>
                <w:highlight w:val="green"/>
              </w:rPr>
            </w:rPrChange>
          </w:rPr>
          <w:t>65</w:t>
        </w:r>
        <w:r w:rsidRPr="004F25AC">
          <w:rPr>
            <w:rFonts w:ascii="楷体" w:hAnsi="楷体"/>
            <w:rPrChange w:id="2649" w:author="Fred Zhou" w:date="2024-03-10T14:00:00Z">
              <w:rPr>
                <w:rFonts w:ascii="楷体" w:hAnsi="楷体"/>
                <w:highlight w:val="green"/>
              </w:rPr>
            </w:rPrChange>
          </w:rPr>
          <w:t>岁</w:t>
        </w:r>
        <w:r w:rsidRPr="004F25AC">
          <w:rPr>
            <w:rFonts w:ascii="楷体" w:hAnsi="楷体"/>
            <w:rPrChange w:id="2650" w:author="Fred Zhou" w:date="2024-03-10T14:00:00Z">
              <w:rPr>
                <w:rFonts w:ascii="楷体" w:hAnsi="楷体"/>
                <w:highlight w:val="cyan"/>
              </w:rPr>
            </w:rPrChange>
          </w:rPr>
          <w:t>人口比例（</w:t>
        </w:r>
        <w:r w:rsidRPr="004F25AC">
          <w:rPr>
            <w:rPrChange w:id="2651" w:author="Fred Zhou" w:date="2024-03-10T14:00:00Z">
              <w:rPr>
                <w:highlight w:val="green"/>
              </w:rPr>
            </w:rPrChange>
          </w:rPr>
          <w:t>P</w:t>
        </w:r>
        <w:r w:rsidRPr="004F25AC">
          <w:rPr>
            <w:vertAlign w:val="subscript"/>
            <w:rPrChange w:id="2652" w:author="Fred Zhou" w:date="2024-03-10T14:00:00Z">
              <w:rPr>
                <w:highlight w:val="green"/>
                <w:vertAlign w:val="subscript"/>
              </w:rPr>
            </w:rPrChange>
          </w:rPr>
          <w:t>H65</w:t>
        </w:r>
        <w:r w:rsidRPr="004F25AC">
          <w:rPr>
            <w:rFonts w:ascii="楷体" w:hAnsi="楷体"/>
            <w:rPrChange w:id="2653" w:author="Fred Zhou" w:date="2024-03-10T14:00:00Z">
              <w:rPr>
                <w:rFonts w:ascii="楷体" w:hAnsi="楷体"/>
                <w:highlight w:val="cyan"/>
              </w:rPr>
            </w:rPrChange>
          </w:rPr>
          <w:t>）、</w:t>
        </w:r>
        <w:r w:rsidRPr="004F25AC">
          <w:rPr>
            <w:rFonts w:ascii="楷体" w:hAnsi="楷体"/>
            <w:rPrChange w:id="2654" w:author="Fred Zhou" w:date="2024-03-10T14:00:00Z">
              <w:rPr>
                <w:rFonts w:ascii="楷体" w:hAnsi="楷体"/>
                <w:highlight w:val="green"/>
              </w:rPr>
            </w:rPrChange>
          </w:rPr>
          <w:t>小于</w:t>
        </w:r>
        <w:r w:rsidRPr="004F25AC">
          <w:rPr>
            <w:rPrChange w:id="2655" w:author="Fred Zhou" w:date="2024-03-10T14:00:00Z">
              <w:rPr>
                <w:highlight w:val="green"/>
              </w:rPr>
            </w:rPrChange>
          </w:rPr>
          <w:t>65</w:t>
        </w:r>
        <w:r w:rsidRPr="004F25AC">
          <w:rPr>
            <w:rFonts w:ascii="楷体" w:hAnsi="楷体"/>
            <w:rPrChange w:id="2656" w:author="Fred Zhou" w:date="2024-03-10T14:00:00Z">
              <w:rPr>
                <w:rFonts w:ascii="楷体" w:hAnsi="楷体"/>
                <w:highlight w:val="green"/>
              </w:rPr>
            </w:rPrChange>
          </w:rPr>
          <w:t>岁</w:t>
        </w:r>
        <w:r w:rsidRPr="004F25AC">
          <w:rPr>
            <w:rFonts w:ascii="楷体" w:hAnsi="楷体"/>
            <w:rPrChange w:id="2657" w:author="Fred Zhou" w:date="2024-03-10T14:00:00Z">
              <w:rPr>
                <w:rFonts w:ascii="楷体" w:hAnsi="楷体"/>
                <w:highlight w:val="cyan"/>
              </w:rPr>
            </w:rPrChange>
          </w:rPr>
          <w:t>人口比例（</w:t>
        </w:r>
        <w:r w:rsidRPr="004F25AC">
          <w:rPr>
            <w:rPrChange w:id="2658" w:author="Fred Zhou" w:date="2024-03-10T14:00:00Z">
              <w:rPr>
                <w:highlight w:val="green"/>
              </w:rPr>
            </w:rPrChange>
          </w:rPr>
          <w:t>P</w:t>
        </w:r>
        <w:r w:rsidRPr="004F25AC">
          <w:rPr>
            <w:vertAlign w:val="subscript"/>
            <w:rPrChange w:id="2659" w:author="Fred Zhou" w:date="2024-03-10T14:00:00Z">
              <w:rPr>
                <w:highlight w:val="green"/>
                <w:vertAlign w:val="subscript"/>
              </w:rPr>
            </w:rPrChange>
          </w:rPr>
          <w:t>L65</w:t>
        </w:r>
        <w:r w:rsidRPr="004F25AC">
          <w:rPr>
            <w:rFonts w:ascii="楷体" w:hAnsi="楷体"/>
            <w:rPrChange w:id="2660" w:author="Fred Zhou" w:date="2024-03-10T14:00:00Z">
              <w:rPr>
                <w:rFonts w:ascii="楷体" w:hAnsi="楷体"/>
                <w:highlight w:val="cyan"/>
              </w:rPr>
            </w:rPrChange>
          </w:rPr>
          <w:t>）、年收入</w:t>
        </w:r>
        <w:r w:rsidRPr="004F25AC">
          <w:rPr>
            <w:rFonts w:ascii="楷体" w:hAnsi="楷体"/>
            <w:rPrChange w:id="2661" w:author="Fred Zhou" w:date="2024-03-10T14:00:00Z">
              <w:rPr>
                <w:rFonts w:ascii="楷体" w:hAnsi="楷体"/>
                <w:highlight w:val="green"/>
              </w:rPr>
            </w:rPrChange>
          </w:rPr>
          <w:t>高于</w:t>
        </w:r>
        <w:r w:rsidRPr="004F25AC">
          <w:rPr>
            <w:rPrChange w:id="2662" w:author="Fred Zhou" w:date="2024-03-10T14:00:00Z">
              <w:rPr>
                <w:highlight w:val="green"/>
              </w:rPr>
            </w:rPrChange>
          </w:rPr>
          <w:t>5</w:t>
        </w:r>
        <w:r w:rsidRPr="004F25AC">
          <w:rPr>
            <w:rFonts w:ascii="楷体" w:hAnsi="楷体"/>
            <w:rPrChange w:id="2663" w:author="Fred Zhou" w:date="2024-03-10T14:00:00Z">
              <w:rPr>
                <w:rFonts w:ascii="楷体" w:hAnsi="楷体"/>
                <w:highlight w:val="green"/>
              </w:rPr>
            </w:rPrChange>
          </w:rPr>
          <w:t>万</w:t>
        </w:r>
        <w:r w:rsidRPr="004F25AC">
          <w:rPr>
            <w:rFonts w:ascii="楷体" w:hAnsi="楷体" w:hint="eastAsia"/>
            <w:rPrChange w:id="2664" w:author="Fred Zhou" w:date="2024-03-10T14:00:00Z">
              <w:rPr>
                <w:rFonts w:ascii="楷体" w:hAnsi="楷体" w:hint="eastAsia"/>
                <w:highlight w:val="green"/>
              </w:rPr>
            </w:rPrChange>
          </w:rPr>
          <w:t>元</w:t>
        </w:r>
        <w:r w:rsidRPr="004F25AC">
          <w:rPr>
            <w:rFonts w:ascii="楷体" w:hAnsi="楷体" w:hint="eastAsia"/>
          </w:rPr>
          <w:t>的</w:t>
        </w:r>
        <w:r w:rsidRPr="004F25AC">
          <w:rPr>
            <w:rFonts w:ascii="楷体" w:hAnsi="楷体"/>
            <w:rPrChange w:id="2665" w:author="Fred Zhou" w:date="2024-03-10T14:00:00Z">
              <w:rPr>
                <w:rFonts w:ascii="楷体" w:hAnsi="楷体"/>
                <w:highlight w:val="cyan"/>
              </w:rPr>
            </w:rPrChange>
          </w:rPr>
          <w:t>人口比例（</w:t>
        </w:r>
        <w:r w:rsidRPr="004F25AC">
          <w:rPr>
            <w:rPrChange w:id="2666" w:author="Fred Zhou" w:date="2024-03-10T14:00:00Z">
              <w:rPr>
                <w:highlight w:val="green"/>
              </w:rPr>
            </w:rPrChange>
          </w:rPr>
          <w:t>I</w:t>
        </w:r>
        <w:r w:rsidRPr="004F25AC">
          <w:rPr>
            <w:vertAlign w:val="subscript"/>
            <w:rPrChange w:id="2667" w:author="Fred Zhou" w:date="2024-03-10T14:00:00Z">
              <w:rPr>
                <w:highlight w:val="green"/>
                <w:vertAlign w:val="subscript"/>
              </w:rPr>
            </w:rPrChange>
          </w:rPr>
          <w:t>H5</w:t>
        </w:r>
        <w:r w:rsidRPr="004F25AC">
          <w:rPr>
            <w:rFonts w:ascii="楷体" w:hAnsi="楷体"/>
            <w:rPrChange w:id="2668" w:author="Fred Zhou" w:date="2024-03-10T14:00:00Z">
              <w:rPr>
                <w:rFonts w:ascii="楷体" w:hAnsi="楷体"/>
                <w:highlight w:val="cyan"/>
              </w:rPr>
            </w:rPrChange>
          </w:rPr>
          <w:t>）以及年收入</w:t>
        </w:r>
        <w:r w:rsidRPr="004F25AC">
          <w:rPr>
            <w:rFonts w:ascii="楷体" w:hAnsi="楷体"/>
            <w:rPrChange w:id="2669" w:author="Fred Zhou" w:date="2024-03-10T14:00:00Z">
              <w:rPr>
                <w:rFonts w:ascii="楷体" w:hAnsi="楷体"/>
                <w:highlight w:val="green"/>
              </w:rPr>
            </w:rPrChange>
          </w:rPr>
          <w:t>低于</w:t>
        </w:r>
        <w:r w:rsidRPr="004F25AC">
          <w:rPr>
            <w:rPrChange w:id="2670" w:author="Fred Zhou" w:date="2024-03-10T14:00:00Z">
              <w:rPr>
                <w:highlight w:val="green"/>
              </w:rPr>
            </w:rPrChange>
          </w:rPr>
          <w:t>5</w:t>
        </w:r>
        <w:r w:rsidRPr="004F25AC">
          <w:rPr>
            <w:rFonts w:ascii="楷体" w:hAnsi="楷体"/>
            <w:rPrChange w:id="2671" w:author="Fred Zhou" w:date="2024-03-10T14:00:00Z">
              <w:rPr>
                <w:rFonts w:ascii="楷体" w:hAnsi="楷体"/>
                <w:highlight w:val="green"/>
              </w:rPr>
            </w:rPrChange>
          </w:rPr>
          <w:t>万</w:t>
        </w:r>
        <w:r w:rsidRPr="004F25AC">
          <w:rPr>
            <w:rFonts w:ascii="楷体" w:hAnsi="楷体" w:hint="eastAsia"/>
            <w:rPrChange w:id="2672" w:author="Fred Zhou" w:date="2024-03-10T14:00:00Z">
              <w:rPr>
                <w:rFonts w:ascii="楷体" w:hAnsi="楷体" w:hint="eastAsia"/>
                <w:highlight w:val="green"/>
              </w:rPr>
            </w:rPrChange>
          </w:rPr>
          <w:t>元</w:t>
        </w:r>
        <w:r w:rsidRPr="004F25AC">
          <w:rPr>
            <w:rFonts w:ascii="楷体" w:hAnsi="楷体" w:hint="eastAsia"/>
          </w:rPr>
          <w:t>的</w:t>
        </w:r>
        <w:r w:rsidRPr="004F25AC">
          <w:rPr>
            <w:rFonts w:ascii="楷体" w:hAnsi="楷体"/>
            <w:rPrChange w:id="2673" w:author="Fred Zhou" w:date="2024-03-10T14:00:00Z">
              <w:rPr>
                <w:rFonts w:ascii="楷体" w:hAnsi="楷体"/>
                <w:highlight w:val="cyan"/>
              </w:rPr>
            </w:rPrChange>
          </w:rPr>
          <w:t>人口比例（</w:t>
        </w:r>
        <w:r w:rsidRPr="004F25AC">
          <w:rPr>
            <w:rPrChange w:id="2674" w:author="Fred Zhou" w:date="2024-03-10T14:00:00Z">
              <w:rPr>
                <w:highlight w:val="green"/>
              </w:rPr>
            </w:rPrChange>
          </w:rPr>
          <w:t>I</w:t>
        </w:r>
        <w:r w:rsidRPr="004F25AC">
          <w:rPr>
            <w:vertAlign w:val="subscript"/>
            <w:rPrChange w:id="2675" w:author="Fred Zhou" w:date="2024-03-10T14:00:00Z">
              <w:rPr>
                <w:highlight w:val="green"/>
                <w:vertAlign w:val="subscript"/>
              </w:rPr>
            </w:rPrChange>
          </w:rPr>
          <w:t>L5</w:t>
        </w:r>
        <w:r w:rsidRPr="004F25AC">
          <w:rPr>
            <w:rFonts w:ascii="楷体" w:hAnsi="楷体"/>
            <w:rPrChange w:id="2676" w:author="Fred Zhou" w:date="2024-03-10T14:00:00Z">
              <w:rPr>
                <w:rFonts w:ascii="楷体" w:hAnsi="楷体"/>
                <w:highlight w:val="cyan"/>
              </w:rPr>
            </w:rPrChange>
          </w:rPr>
          <w:t>）</w:t>
        </w:r>
        <w:r w:rsidRPr="004F25AC">
          <w:rPr>
            <w:rFonts w:ascii="楷体" w:hAnsi="楷体"/>
          </w:rPr>
          <w:t>。这里，</w:t>
        </w:r>
        <w:r w:rsidRPr="004F25AC">
          <w:rPr>
            <w:rPrChange w:id="2677" w:author="Fred Zhou" w:date="2024-03-10T14:00:00Z">
              <w:rPr>
                <w:highlight w:val="green"/>
              </w:rPr>
            </w:rPrChange>
          </w:rPr>
          <w:t>5</w:t>
        </w:r>
        <w:r w:rsidRPr="004F25AC">
          <w:rPr>
            <w:rFonts w:ascii="楷体" w:hAnsi="楷体"/>
            <w:rPrChange w:id="2678" w:author="Fred Zhou" w:date="2024-03-10T14:00:00Z">
              <w:rPr>
                <w:rFonts w:ascii="楷体" w:hAnsi="楷体"/>
                <w:highlight w:val="green"/>
              </w:rPr>
            </w:rPrChange>
          </w:rPr>
          <w:t>万元</w:t>
        </w:r>
        <w:r w:rsidRPr="004F25AC">
          <w:rPr>
            <w:rFonts w:ascii="楷体" w:hAnsi="楷体"/>
          </w:rPr>
          <w:t>的</w:t>
        </w:r>
        <w:r w:rsidRPr="004F25AC">
          <w:rPr>
            <w:rFonts w:ascii="楷体" w:hAnsi="楷体"/>
            <w:rPrChange w:id="2679" w:author="Fred Zhou" w:date="2024-03-10T14:00:00Z">
              <w:rPr>
                <w:rFonts w:ascii="楷体" w:hAnsi="楷体"/>
                <w:highlight w:val="cyan"/>
              </w:rPr>
            </w:rPrChange>
          </w:rPr>
          <w:t>参考标准</w:t>
        </w:r>
        <w:r w:rsidRPr="004F25AC">
          <w:rPr>
            <w:rFonts w:ascii="楷体" w:hAnsi="楷体"/>
          </w:rPr>
          <w:t>是基于</w:t>
        </w:r>
        <w:r w:rsidRPr="004F25AC">
          <w:rPr>
            <w:rFonts w:ascii="楷体" w:hAnsi="楷体"/>
            <w:rPrChange w:id="2680" w:author="Fred Zhou" w:date="2024-03-10T14:00:00Z">
              <w:rPr>
                <w:rFonts w:ascii="楷体" w:hAnsi="楷体"/>
                <w:highlight w:val="green"/>
              </w:rPr>
            </w:rPrChange>
          </w:rPr>
          <w:t>成都市</w:t>
        </w:r>
        <w:r w:rsidRPr="004F25AC">
          <w:rPr>
            <w:rFonts w:ascii="楷体" w:hAnsi="楷体"/>
          </w:rPr>
          <w:t>的</w:t>
        </w:r>
        <w:r w:rsidRPr="004F25AC">
          <w:rPr>
            <w:rFonts w:ascii="楷体" w:hAnsi="楷体"/>
            <w:rPrChange w:id="2681" w:author="Fred Zhou" w:date="2024-03-10T14:00:00Z">
              <w:rPr>
                <w:rFonts w:ascii="楷体" w:hAnsi="楷体"/>
                <w:highlight w:val="cyan"/>
              </w:rPr>
            </w:rPrChange>
          </w:rPr>
          <w:t>城镇人均可支配收入</w:t>
        </w:r>
        <w:r w:rsidRPr="004F25AC">
          <w:rPr>
            <w:rFonts w:ascii="楷体" w:hAnsi="楷体"/>
          </w:rPr>
          <w:t>来设定的。</w:t>
        </w:r>
      </w:ins>
      <w:moveToRangeStart w:id="2682" w:author="Fred Zhou" w:date="2024-03-09T10:29:00Z" w:name="move160872563"/>
      <w:moveTo w:id="2683" w:author="Fred Zhou" w:date="2024-03-09T10:29:00Z">
        <w:del w:id="2684" w:author="Fred Zhou" w:date="2024-03-10T14:05:00Z">
          <w:r w:rsidRPr="004F25AC" w:rsidDel="00C4443C">
            <w:rPr>
              <w:rFonts w:ascii="楷体" w:hAnsi="楷体"/>
            </w:rPr>
            <w:delText>【</w:delText>
          </w:r>
          <w:r w:rsidRPr="004F25AC" w:rsidDel="00C4443C">
            <w:delText>up2024 0</w:delText>
          </w:r>
          <w:r w:rsidRPr="004F25AC" w:rsidDel="00C4443C">
            <w:rPr>
              <w:rFonts w:hint="eastAsia"/>
            </w:rPr>
            <w:delText>30</w:delText>
          </w:r>
          <w:r w:rsidRPr="004F25AC" w:rsidDel="00C4443C">
            <w:delText>8 10:18</w:delText>
          </w:r>
          <w:r w:rsidRPr="004F25AC" w:rsidDel="00C4443C">
            <w:rPr>
              <w:rFonts w:ascii="楷体" w:hAnsi="楷体"/>
            </w:rPr>
            <w:delText>】</w:delText>
          </w:r>
        </w:del>
        <w:r w:rsidRPr="004F25AC">
          <w:rPr>
            <w:rFonts w:ascii="宋体" w:eastAsia="宋体" w:hAnsi="宋体" w:hint="eastAsia"/>
          </w:rPr>
          <w:br/>
        </w:r>
        <w:r w:rsidRPr="004F25AC">
          <w:tab/>
        </w:r>
        <w:r w:rsidRPr="004F25AC">
          <w:t>基于</w:t>
        </w:r>
        <w:r w:rsidRPr="004F25AC">
          <w:rPr>
            <w:rPrChange w:id="2685" w:author="Fred Zhou" w:date="2024-03-10T14:00:00Z">
              <w:rPr>
                <w:highlight w:val="cyan"/>
              </w:rPr>
            </w:rPrChange>
          </w:rPr>
          <w:t>上述指标</w:t>
        </w:r>
        <w:r w:rsidRPr="004F25AC">
          <w:t>，我们</w:t>
        </w:r>
        <w:r w:rsidRPr="004F25AC">
          <w:rPr>
            <w:rPrChange w:id="2686" w:author="Fred Zhou" w:date="2024-03-10T14:00:00Z">
              <w:rPr>
                <w:highlight w:val="cyan"/>
              </w:rPr>
            </w:rPrChange>
          </w:rPr>
          <w:t>设计了</w:t>
        </w:r>
        <w:r w:rsidRPr="004F25AC">
          <w:rPr>
            <w:rFonts w:hint="eastAsia"/>
          </w:rPr>
          <w:t>V</w:t>
        </w:r>
        <w:r w:rsidRPr="004F25AC">
          <w:t>F</w:t>
        </w:r>
        <w:r w:rsidRPr="004F25AC">
          <w:t>的</w:t>
        </w:r>
        <w:r w:rsidRPr="004F25AC">
          <w:rPr>
            <w:rPrChange w:id="2687" w:author="Fred Zhou" w:date="2024-03-10T14:00:00Z">
              <w:rPr>
                <w:highlight w:val="cyan"/>
              </w:rPr>
            </w:rPrChange>
          </w:rPr>
          <w:t>计算公式</w:t>
        </w:r>
        <w:r w:rsidRPr="004F25AC">
          <w:t>。</w:t>
        </w:r>
        <w:r w:rsidRPr="004F25AC">
          <w:rPr>
            <w:rPrChange w:id="2688" w:author="Fred Zhou" w:date="2024-03-10T14:00:00Z">
              <w:rPr>
                <w:highlight w:val="cyan"/>
              </w:rPr>
            </w:rPrChange>
          </w:rPr>
          <w:t>此公式通过</w:t>
        </w:r>
        <w:r w:rsidRPr="004F25AC">
          <w:rPr>
            <w:rFonts w:hint="eastAsia"/>
          </w:rPr>
          <w:t>综合考虑</w:t>
        </w:r>
        <w:r w:rsidRPr="004F25AC">
          <w:rPr>
            <w:rPrChange w:id="2689" w:author="Fred Zhou" w:date="2024-03-10T14:00:00Z">
              <w:rPr>
                <w:highlight w:val="cyan"/>
              </w:rPr>
            </w:rPrChange>
          </w:rPr>
          <w:t>不同年龄段</w:t>
        </w:r>
        <w:r w:rsidRPr="004F25AC">
          <w:t>及</w:t>
        </w:r>
        <w:r w:rsidRPr="004F25AC">
          <w:rPr>
            <w:rPrChange w:id="2690" w:author="Fred Zhou" w:date="2024-03-10T14:00:00Z">
              <w:rPr>
                <w:highlight w:val="cyan"/>
              </w:rPr>
            </w:rPrChange>
          </w:rPr>
          <w:t>收入层次人群</w:t>
        </w:r>
        <w:r w:rsidRPr="004F25AC">
          <w:t>的比例，旨在全面</w:t>
        </w:r>
        <w:r w:rsidRPr="004F25AC">
          <w:rPr>
            <w:rPrChange w:id="2691" w:author="Fred Zhou" w:date="2024-03-10T14:00:00Z">
              <w:rPr>
                <w:highlight w:val="cyan"/>
              </w:rPr>
            </w:rPrChange>
          </w:rPr>
          <w:t>揭示</w:t>
        </w:r>
        <w:r w:rsidRPr="004F25AC">
          <w:rPr>
            <w:rFonts w:hint="eastAsia"/>
            <w:rPrChange w:id="2692" w:author="Fred Zhou" w:date="2024-03-10T14:00:00Z">
              <w:rPr>
                <w:rFonts w:hint="eastAsia"/>
                <w:highlight w:val="cyan"/>
              </w:rPr>
            </w:rPrChange>
          </w:rPr>
          <w:t>城市居民</w:t>
        </w:r>
        <w:r w:rsidRPr="004F25AC">
          <w:t>在</w:t>
        </w:r>
        <w:r w:rsidRPr="004F25AC">
          <w:rPr>
            <w:rPrChange w:id="2693" w:author="Fred Zhou" w:date="2024-03-10T14:00:00Z">
              <w:rPr>
                <w:highlight w:val="cyan"/>
              </w:rPr>
            </w:rPrChange>
          </w:rPr>
          <w:t>高温环境</w:t>
        </w:r>
        <w:r w:rsidRPr="004F25AC">
          <w:rPr>
            <w:rFonts w:hint="eastAsia"/>
          </w:rPr>
          <w:t>下</w:t>
        </w:r>
        <w:r w:rsidRPr="004F25AC">
          <w:t>的</w:t>
        </w:r>
        <w:r w:rsidRPr="004F25AC">
          <w:rPr>
            <w:rPrChange w:id="2694" w:author="Fred Zhou" w:date="2024-03-10T14:00:00Z">
              <w:rPr>
                <w:highlight w:val="cyan"/>
              </w:rPr>
            </w:rPrChange>
          </w:rPr>
          <w:t>相对脆弱性</w:t>
        </w:r>
        <w:r w:rsidRPr="004F25AC">
          <w:t>。</w:t>
        </w:r>
        <w:r w:rsidRPr="004F25AC">
          <w:rPr>
            <w:rPrChange w:id="2695" w:author="Fred Zhou" w:date="2024-03-10T14:00:00Z">
              <w:rPr>
                <w:highlight w:val="green"/>
              </w:rPr>
            </w:rPrChange>
          </w:rPr>
          <w:t>公式如下所示</w:t>
        </w:r>
        <w:r w:rsidRPr="004F25AC">
          <w:t>：</w:t>
        </w:r>
        <w:r w:rsidRPr="004F25AC">
          <w:t xml:space="preserve"> </w:t>
        </w:r>
      </w:moveTo>
    </w:p>
    <w:p w14:paraId="10650C7B" w14:textId="4B581F46" w:rsidR="002C077F" w:rsidRPr="004F25AC" w:rsidRDefault="002C077F" w:rsidP="00185361">
      <w:pPr>
        <w:pStyle w:val="ListParagraph"/>
        <w:ind w:firstLineChars="0"/>
        <w:jc w:val="right"/>
        <w:rPr>
          <w:moveTo w:id="2696" w:author="Fred Zhou" w:date="2024-03-09T10:29:00Z"/>
          <w:rFonts w:hint="eastAsia"/>
        </w:rPr>
        <w:pPrChange w:id="2697" w:author="Fred Zhou" w:date="2024-03-10T13:47:00Z">
          <w:pPr>
            <w:pStyle w:val="ListParagraph"/>
            <w:ind w:firstLineChars="0"/>
          </w:pPr>
        </w:pPrChange>
      </w:pPr>
      <m:oMath>
        <m:r>
          <w:rPr>
            <w:rFonts w:ascii="Cambria Math" w:hAnsi="Cambria Math"/>
          </w:rPr>
          <m:t>VF=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H65</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H65</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L65</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L65</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H5</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L5</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L5</m:t>
            </m:r>
          </m:sub>
        </m:sSub>
        <m:r>
          <w:rPr>
            <w:rFonts w:ascii="Cambria Math" w:hAnsi="Cambria Math"/>
          </w:rPr>
          <m:t>)</m:t>
        </m:r>
      </m:oMath>
      <w:ins w:id="2698" w:author="Fred Zhou" w:date="2024-03-10T13:46:00Z">
        <w:r w:rsidR="00185361" w:rsidRPr="004F25AC">
          <w:rPr>
            <w:rFonts w:hint="eastAsia"/>
          </w:rPr>
          <w:t xml:space="preserve"> </w:t>
        </w:r>
      </w:ins>
      <w:ins w:id="2699" w:author="Fred Zhou" w:date="2024-03-10T13:47:00Z">
        <w:r w:rsidR="00185361" w:rsidRPr="004F25AC">
          <w:t xml:space="preserve">     </w:t>
        </w:r>
      </w:ins>
      <w:ins w:id="2700" w:author="Fred Zhou" w:date="2024-03-10T13:46:00Z">
        <w:r w:rsidR="00185361" w:rsidRPr="004F25AC">
          <w:rPr>
            <w:rFonts w:hint="eastAsia"/>
          </w:rPr>
          <w:t>（</w:t>
        </w:r>
        <w:r w:rsidR="00185361" w:rsidRPr="004F25AC">
          <w:rPr>
            <w:rFonts w:hint="eastAsia"/>
          </w:rPr>
          <w:t>5</w:t>
        </w:r>
        <w:r w:rsidR="00185361" w:rsidRPr="004F25AC">
          <w:rPr>
            <w:rFonts w:hint="eastAsia"/>
          </w:rPr>
          <w:t>）</w:t>
        </w:r>
      </w:ins>
    </w:p>
    <w:p w14:paraId="0F9C7E16" w14:textId="05CC57AB" w:rsidR="002C077F" w:rsidRPr="004F25AC" w:rsidDel="00C4443C" w:rsidRDefault="002C077F" w:rsidP="002C077F">
      <w:pPr>
        <w:pStyle w:val="ListParagraph"/>
        <w:ind w:left="480" w:firstLineChars="0" w:firstLine="0"/>
        <w:rPr>
          <w:del w:id="2701" w:author="Fred Zhou" w:date="2024-03-10T14:05:00Z"/>
          <w:moveTo w:id="2702" w:author="Fred Zhou" w:date="2024-03-09T10:29:00Z"/>
          <w:rFonts w:hint="eastAsia"/>
        </w:rPr>
      </w:pPr>
      <w:moveTo w:id="2703" w:author="Fred Zhou" w:date="2024-03-09T10:29:00Z">
        <w:del w:id="2704" w:author="Fred Zhou" w:date="2024-03-10T14:05:00Z">
          <w:r w:rsidRPr="004F25AC" w:rsidDel="00C4443C">
            <w:rPr>
              <w:rFonts w:hint="eastAsia"/>
            </w:rPr>
            <w:delText>【</w:delText>
          </w:r>
          <w:r w:rsidRPr="004F25AC" w:rsidDel="00C4443C">
            <w:delText>up2024 0</w:delText>
          </w:r>
          <w:r w:rsidRPr="004F25AC" w:rsidDel="00C4443C">
            <w:rPr>
              <w:rFonts w:hint="eastAsia"/>
            </w:rPr>
            <w:delText>30</w:delText>
          </w:r>
          <w:r w:rsidRPr="004F25AC" w:rsidDel="00C4443C">
            <w:delText>8 10:29</w:delText>
          </w:r>
          <w:r w:rsidRPr="004F25AC" w:rsidDel="00C4443C">
            <w:rPr>
              <w:rFonts w:hint="eastAsia"/>
            </w:rPr>
            <w:delText>】</w:delText>
          </w:r>
        </w:del>
      </w:moveTo>
    </w:p>
    <w:p w14:paraId="019DDCB3" w14:textId="77777777" w:rsidR="002C077F" w:rsidRPr="004F25AC" w:rsidDel="005566F3" w:rsidRDefault="002C077F" w:rsidP="002C077F">
      <w:pPr>
        <w:pStyle w:val="ListParagraph"/>
        <w:ind w:firstLineChars="0"/>
        <w:rPr>
          <w:del w:id="2705" w:author="Fred Zhou" w:date="2024-03-09T10:29:00Z"/>
          <w:moveTo w:id="2706" w:author="Fred Zhou" w:date="2024-03-09T10:29:00Z"/>
          <w:rFonts w:ascii="楷体" w:hAnsi="楷体"/>
        </w:rPr>
      </w:pPr>
      <w:moveTo w:id="2707" w:author="Fred Zhou" w:date="2024-03-09T10:29:00Z">
        <w:r w:rsidRPr="004F25AC">
          <w:t>在上述公式中，</w:t>
        </w:r>
        <w:r w:rsidRPr="004F25AC">
          <w:rPr>
            <w:rFonts w:hint="eastAsia"/>
            <w:rPrChange w:id="2708" w:author="Fred Zhou" w:date="2024-03-10T14:00:00Z">
              <w:rPr>
                <w:rFonts w:hint="eastAsia"/>
                <w:highlight w:val="green"/>
              </w:rPr>
            </w:rPrChange>
          </w:rPr>
          <w:t>K</w:t>
        </w:r>
        <w:r w:rsidRPr="004F25AC">
          <w:rPr>
            <w:rFonts w:hint="eastAsia"/>
            <w:vertAlign w:val="subscript"/>
            <w:rPrChange w:id="2709" w:author="Fred Zhou" w:date="2024-03-10T14:00:00Z">
              <w:rPr>
                <w:rFonts w:hint="eastAsia"/>
                <w:highlight w:val="green"/>
                <w:vertAlign w:val="subscript"/>
              </w:rPr>
            </w:rPrChange>
          </w:rPr>
          <w:t>H6</w:t>
        </w:r>
        <w:r w:rsidRPr="004F25AC">
          <w:rPr>
            <w:vertAlign w:val="subscript"/>
            <w:rPrChange w:id="2710" w:author="Fred Zhou" w:date="2024-03-10T14:00:00Z">
              <w:rPr>
                <w:highlight w:val="green"/>
                <w:vertAlign w:val="subscript"/>
              </w:rPr>
            </w:rPrChange>
          </w:rPr>
          <w:t>5</w:t>
        </w:r>
        <w:r w:rsidRPr="004F25AC">
          <w:rPr>
            <w:rFonts w:ascii="楷体" w:hAnsi="楷体" w:hint="eastAsia"/>
            <w:rPrChange w:id="2711" w:author="Fred Zhou" w:date="2024-03-10T14:00:00Z">
              <w:rPr>
                <w:rFonts w:ascii="楷体" w:hAnsi="楷体" w:hint="eastAsia"/>
                <w:highlight w:val="green"/>
              </w:rPr>
            </w:rPrChange>
          </w:rPr>
          <w:t>，</w:t>
        </w:r>
        <w:r w:rsidRPr="004F25AC">
          <w:rPr>
            <w:rFonts w:hint="eastAsia"/>
            <w:rPrChange w:id="2712" w:author="Fred Zhou" w:date="2024-03-10T14:00:00Z">
              <w:rPr>
                <w:rFonts w:hint="eastAsia"/>
                <w:highlight w:val="green"/>
              </w:rPr>
            </w:rPrChange>
          </w:rPr>
          <w:t>K</w:t>
        </w:r>
        <w:r w:rsidRPr="004F25AC">
          <w:rPr>
            <w:vertAlign w:val="subscript"/>
            <w:rPrChange w:id="2713" w:author="Fred Zhou" w:date="2024-03-10T14:00:00Z">
              <w:rPr>
                <w:highlight w:val="green"/>
                <w:vertAlign w:val="subscript"/>
              </w:rPr>
            </w:rPrChange>
          </w:rPr>
          <w:t>L65</w:t>
        </w:r>
        <w:r w:rsidRPr="004F25AC">
          <w:rPr>
            <w:rFonts w:ascii="楷体" w:hAnsi="楷体" w:hint="eastAsia"/>
            <w:rPrChange w:id="2714" w:author="Fred Zhou" w:date="2024-03-10T14:00:00Z">
              <w:rPr>
                <w:rFonts w:ascii="楷体" w:hAnsi="楷体" w:hint="eastAsia"/>
                <w:highlight w:val="green"/>
              </w:rPr>
            </w:rPrChange>
          </w:rPr>
          <w:t>，</w:t>
        </w:r>
        <w:r w:rsidRPr="004F25AC">
          <w:rPr>
            <w:rFonts w:hint="eastAsia"/>
            <w:rPrChange w:id="2715" w:author="Fred Zhou" w:date="2024-03-10T14:00:00Z">
              <w:rPr>
                <w:rFonts w:hint="eastAsia"/>
                <w:highlight w:val="green"/>
              </w:rPr>
            </w:rPrChange>
          </w:rPr>
          <w:t>K</w:t>
        </w:r>
        <w:r w:rsidRPr="004F25AC">
          <w:rPr>
            <w:rFonts w:hint="eastAsia"/>
            <w:vertAlign w:val="subscript"/>
            <w:rPrChange w:id="2716" w:author="Fred Zhou" w:date="2024-03-10T14:00:00Z">
              <w:rPr>
                <w:rFonts w:hint="eastAsia"/>
                <w:highlight w:val="green"/>
                <w:vertAlign w:val="subscript"/>
              </w:rPr>
            </w:rPrChange>
          </w:rPr>
          <w:t>H</w:t>
        </w:r>
        <w:r w:rsidRPr="004F25AC">
          <w:rPr>
            <w:vertAlign w:val="subscript"/>
            <w:rPrChange w:id="2717" w:author="Fred Zhou" w:date="2024-03-10T14:00:00Z">
              <w:rPr>
                <w:highlight w:val="green"/>
                <w:vertAlign w:val="subscript"/>
              </w:rPr>
            </w:rPrChange>
          </w:rPr>
          <w:t>5</w:t>
        </w:r>
        <w:r w:rsidRPr="004F25AC">
          <w:rPr>
            <w:rFonts w:ascii="楷体" w:hAnsi="楷体" w:hint="eastAsia"/>
            <w:rPrChange w:id="2718" w:author="Fred Zhou" w:date="2024-03-10T14:00:00Z">
              <w:rPr>
                <w:rFonts w:ascii="楷体" w:hAnsi="楷体" w:hint="eastAsia"/>
                <w:highlight w:val="green"/>
              </w:rPr>
            </w:rPrChange>
          </w:rPr>
          <w:t>和</w:t>
        </w:r>
        <w:r w:rsidRPr="004F25AC">
          <w:rPr>
            <w:rFonts w:hint="eastAsia"/>
            <w:rPrChange w:id="2719" w:author="Fred Zhou" w:date="2024-03-10T14:00:00Z">
              <w:rPr>
                <w:rFonts w:hint="eastAsia"/>
                <w:highlight w:val="green"/>
              </w:rPr>
            </w:rPrChange>
          </w:rPr>
          <w:t>K</w:t>
        </w:r>
        <w:r w:rsidRPr="004F25AC">
          <w:rPr>
            <w:vertAlign w:val="subscript"/>
            <w:rPrChange w:id="2720" w:author="Fred Zhou" w:date="2024-03-10T14:00:00Z">
              <w:rPr>
                <w:highlight w:val="green"/>
                <w:vertAlign w:val="subscript"/>
              </w:rPr>
            </w:rPrChange>
          </w:rPr>
          <w:t>L5</w:t>
        </w:r>
        <w:r w:rsidRPr="004F25AC">
          <w:rPr>
            <w:rFonts w:ascii="楷体" w:hAnsi="楷体" w:hint="eastAsia"/>
          </w:rPr>
          <w:t>分别表示</w:t>
        </w:r>
        <w:r w:rsidRPr="004F25AC">
          <w:rPr>
            <w:rFonts w:ascii="楷体" w:hAnsi="楷体" w:hint="eastAsia"/>
            <w:rPrChange w:id="2721" w:author="Fred Zhou" w:date="2024-03-10T14:00:00Z">
              <w:rPr>
                <w:rFonts w:ascii="楷体" w:hAnsi="楷体" w:hint="eastAsia"/>
                <w:highlight w:val="cyan"/>
              </w:rPr>
            </w:rPrChange>
          </w:rPr>
          <w:t>相应指标</w:t>
        </w:r>
        <w:r w:rsidRPr="004F25AC">
          <w:rPr>
            <w:rFonts w:ascii="楷体" w:hAnsi="楷体" w:hint="eastAsia"/>
          </w:rPr>
          <w:t>的</w:t>
        </w:r>
        <w:r w:rsidRPr="004F25AC">
          <w:rPr>
            <w:rFonts w:ascii="楷体" w:hAnsi="楷体" w:hint="eastAsia"/>
            <w:rPrChange w:id="2722" w:author="Fred Zhou" w:date="2024-03-10T14:00:00Z">
              <w:rPr>
                <w:rFonts w:ascii="楷体" w:hAnsi="楷体" w:hint="eastAsia"/>
                <w:highlight w:val="cyan"/>
              </w:rPr>
            </w:rPrChange>
          </w:rPr>
          <w:t>权重系数</w:t>
        </w:r>
        <w:r w:rsidRPr="004F25AC">
          <w:rPr>
            <w:rFonts w:ascii="楷体" w:hAnsi="楷体" w:hint="eastAsia"/>
          </w:rPr>
          <w:t>。</w:t>
        </w:r>
        <w:r w:rsidRPr="004F25AC">
          <w:rPr>
            <w:rFonts w:ascii="楷体" w:hAnsi="楷体"/>
            <w:rPrChange w:id="2723" w:author="Fred Zhou" w:date="2024-03-10T14:00:00Z">
              <w:rPr>
                <w:rFonts w:ascii="楷体" w:hAnsi="楷体"/>
                <w:highlight w:val="cyan"/>
              </w:rPr>
            </w:rPrChange>
          </w:rPr>
          <w:t>根据对</w:t>
        </w:r>
        <w:r w:rsidRPr="004F25AC">
          <w:rPr>
            <w:rFonts w:ascii="楷体" w:hAnsi="楷体"/>
          </w:rPr>
          <w:t>中国三个</w:t>
        </w:r>
        <w:r w:rsidRPr="004F25AC">
          <w:rPr>
            <w:rFonts w:ascii="楷体" w:hAnsi="楷体"/>
            <w:rPrChange w:id="2724" w:author="Fred Zhou" w:date="2024-03-10T14:00:00Z">
              <w:rPr>
                <w:rFonts w:ascii="楷体" w:hAnsi="楷体"/>
                <w:highlight w:val="cyan"/>
              </w:rPr>
            </w:rPrChange>
          </w:rPr>
          <w:t>典型大城市</w:t>
        </w:r>
        <w:r w:rsidRPr="004F25AC">
          <w:rPr>
            <w:rFonts w:ascii="楷体" w:hAnsi="楷体"/>
          </w:rPr>
          <w:t>的研究，</w:t>
        </w:r>
        <w:r w:rsidRPr="004F25AC">
          <w:rPr>
            <w:rPrChange w:id="2725" w:author="Fred Zhou" w:date="2024-03-10T14:00:00Z">
              <w:rPr>
                <w:highlight w:val="cyan"/>
              </w:rPr>
            </w:rPrChange>
          </w:rPr>
          <w:t>65</w:t>
        </w:r>
        <w:r w:rsidRPr="004F25AC">
          <w:rPr>
            <w:rFonts w:ascii="楷体" w:hAnsi="楷体"/>
            <w:rPrChange w:id="2726" w:author="Fred Zhou" w:date="2024-03-10T14:00:00Z">
              <w:rPr>
                <w:rFonts w:ascii="楷体" w:hAnsi="楷体"/>
                <w:highlight w:val="cyan"/>
              </w:rPr>
            </w:rPrChange>
          </w:rPr>
          <w:t>岁以上</w:t>
        </w:r>
        <w:r w:rsidRPr="004F25AC">
          <w:rPr>
            <w:rFonts w:ascii="楷体" w:hAnsi="楷体"/>
          </w:rPr>
          <w:t>的老年人在</w:t>
        </w:r>
        <w:r w:rsidRPr="004F25AC">
          <w:rPr>
            <w:rFonts w:ascii="楷体" w:hAnsi="楷体"/>
            <w:rPrChange w:id="2727" w:author="Fred Zhou" w:date="2024-03-10T14:00:00Z">
              <w:rPr>
                <w:rFonts w:ascii="楷体" w:hAnsi="楷体"/>
                <w:highlight w:val="cyan"/>
              </w:rPr>
            </w:rPrChange>
          </w:rPr>
          <w:t>高温环境</w:t>
        </w:r>
        <w:r w:rsidRPr="004F25AC">
          <w:rPr>
            <w:rFonts w:ascii="楷体" w:hAnsi="楷体"/>
          </w:rPr>
          <w:t>下的</w:t>
        </w:r>
        <w:r w:rsidRPr="004F25AC">
          <w:rPr>
            <w:rFonts w:ascii="楷体" w:hAnsi="楷体"/>
            <w:rPrChange w:id="2728" w:author="Fred Zhou" w:date="2024-03-10T14:00:00Z">
              <w:rPr>
                <w:rFonts w:ascii="楷体" w:hAnsi="楷体"/>
                <w:highlight w:val="cyan"/>
              </w:rPr>
            </w:rPrChange>
          </w:rPr>
          <w:t>死亡率</w:t>
        </w:r>
        <w:r w:rsidRPr="004F25AC">
          <w:rPr>
            <w:rFonts w:ascii="楷体" w:hAnsi="楷体"/>
          </w:rPr>
          <w:t>约为</w:t>
        </w:r>
        <w:r w:rsidRPr="004F25AC">
          <w:rPr>
            <w:rPrChange w:id="2729" w:author="Fred Zhou" w:date="2024-03-10T14:00:00Z">
              <w:rPr>
                <w:highlight w:val="cyan"/>
              </w:rPr>
            </w:rPrChange>
          </w:rPr>
          <w:t>65</w:t>
        </w:r>
        <w:r w:rsidRPr="004F25AC">
          <w:rPr>
            <w:rFonts w:ascii="楷体" w:hAnsi="楷体"/>
            <w:rPrChange w:id="2730" w:author="Fred Zhou" w:date="2024-03-10T14:00:00Z">
              <w:rPr>
                <w:rFonts w:ascii="楷体" w:hAnsi="楷体"/>
                <w:highlight w:val="cyan"/>
              </w:rPr>
            </w:rPrChange>
          </w:rPr>
          <w:t>岁以下人群</w:t>
        </w:r>
        <w:r w:rsidRPr="004F25AC">
          <w:rPr>
            <w:rFonts w:ascii="楷体" w:hAnsi="楷体"/>
          </w:rPr>
          <w:t>的</w:t>
        </w:r>
        <w:r w:rsidRPr="004F25AC">
          <w:rPr>
            <w:rPrChange w:id="2731" w:author="Fred Zhou" w:date="2024-03-10T14:00:00Z">
              <w:rPr>
                <w:highlight w:val="cyan"/>
              </w:rPr>
            </w:rPrChange>
          </w:rPr>
          <w:t>3</w:t>
        </w:r>
        <w:r w:rsidRPr="004F25AC">
          <w:rPr>
            <w:rFonts w:ascii="楷体" w:hAnsi="楷体"/>
            <w:rPrChange w:id="2732" w:author="Fred Zhou" w:date="2024-03-10T14:00:00Z">
              <w:rPr>
                <w:rFonts w:ascii="楷体" w:hAnsi="楷体"/>
                <w:highlight w:val="cyan"/>
              </w:rPr>
            </w:rPrChange>
          </w:rPr>
          <w:t>倍</w:t>
        </w:r>
        <w:r w:rsidRPr="004F25AC">
          <w:rPr>
            <w:rFonts w:ascii="楷体" w:hAnsi="楷体"/>
          </w:rPr>
          <w:t>（</w:t>
        </w:r>
        <w:r w:rsidRPr="004F25AC">
          <w:t>Zhang et al., 2018</w:t>
        </w:r>
        <w:r w:rsidRPr="004F25AC">
          <w:rPr>
            <w:rFonts w:ascii="楷体" w:hAnsi="楷体"/>
          </w:rPr>
          <w:t>）。同时，</w:t>
        </w:r>
        <w:r w:rsidRPr="004F25AC">
          <w:rPr>
            <w:rFonts w:ascii="楷体" w:hAnsi="楷体"/>
            <w:rPrChange w:id="2733" w:author="Fred Zhou" w:date="2024-03-10T14:00:00Z">
              <w:rPr>
                <w:rFonts w:ascii="楷体" w:hAnsi="楷体"/>
                <w:highlight w:val="cyan"/>
              </w:rPr>
            </w:rPrChange>
          </w:rPr>
          <w:t>另一项研究</w:t>
        </w:r>
        <w:r w:rsidRPr="004F25AC">
          <w:rPr>
            <w:rFonts w:ascii="楷体" w:hAnsi="楷体"/>
          </w:rPr>
          <w:t>指出，</w:t>
        </w:r>
        <w:r w:rsidRPr="004F25AC">
          <w:rPr>
            <w:rFonts w:ascii="楷体" w:hAnsi="楷体"/>
            <w:rPrChange w:id="2734" w:author="Fred Zhou" w:date="2024-03-10T14:00:00Z">
              <w:rPr>
                <w:rFonts w:ascii="楷体" w:hAnsi="楷体"/>
                <w:highlight w:val="cyan"/>
              </w:rPr>
            </w:rPrChange>
          </w:rPr>
          <w:t>收入水平</w:t>
        </w:r>
        <w:r w:rsidRPr="004F25AC">
          <w:rPr>
            <w:rFonts w:ascii="楷体" w:hAnsi="楷体"/>
          </w:rPr>
          <w:t>低于</w:t>
        </w:r>
        <w:r w:rsidRPr="004F25AC">
          <w:rPr>
            <w:rFonts w:ascii="楷体" w:hAnsi="楷体"/>
            <w:rPrChange w:id="2735" w:author="Fred Zhou" w:date="2024-03-10T14:00:00Z">
              <w:rPr>
                <w:rFonts w:ascii="楷体" w:hAnsi="楷体"/>
                <w:highlight w:val="cyan"/>
              </w:rPr>
            </w:rPrChange>
          </w:rPr>
          <w:t>当地均值</w:t>
        </w:r>
        <w:r w:rsidRPr="004F25AC">
          <w:rPr>
            <w:rFonts w:ascii="楷体" w:hAnsi="楷体"/>
          </w:rPr>
          <w:t>人群的</w:t>
        </w:r>
        <w:r w:rsidRPr="004F25AC">
          <w:rPr>
            <w:rFonts w:ascii="楷体" w:hAnsi="楷体"/>
            <w:rPrChange w:id="2736" w:author="Fred Zhou" w:date="2024-03-10T14:00:00Z">
              <w:rPr>
                <w:rFonts w:ascii="楷体" w:hAnsi="楷体"/>
                <w:highlight w:val="cyan"/>
              </w:rPr>
            </w:rPrChange>
          </w:rPr>
          <w:t>死亡率</w:t>
        </w:r>
        <w:r w:rsidRPr="004F25AC">
          <w:rPr>
            <w:rFonts w:ascii="楷体" w:hAnsi="楷体" w:hint="eastAsia"/>
          </w:rPr>
          <w:t>约为</w:t>
        </w:r>
        <w:r w:rsidRPr="004F25AC">
          <w:rPr>
            <w:rFonts w:ascii="楷体" w:hAnsi="楷体"/>
            <w:rPrChange w:id="2737" w:author="Fred Zhou" w:date="2024-03-10T14:00:00Z">
              <w:rPr>
                <w:rFonts w:ascii="楷体" w:hAnsi="楷体"/>
                <w:highlight w:val="cyan"/>
              </w:rPr>
            </w:rPrChange>
          </w:rPr>
          <w:t>收入</w:t>
        </w:r>
        <w:r w:rsidRPr="004F25AC">
          <w:rPr>
            <w:rFonts w:ascii="楷体" w:hAnsi="楷体" w:hint="eastAsia"/>
            <w:rPrChange w:id="2738" w:author="Fred Zhou" w:date="2024-03-10T14:00:00Z">
              <w:rPr>
                <w:rFonts w:ascii="楷体" w:hAnsi="楷体" w:hint="eastAsia"/>
                <w:highlight w:val="cyan"/>
              </w:rPr>
            </w:rPrChange>
          </w:rPr>
          <w:t>水平</w:t>
        </w:r>
        <w:r w:rsidRPr="004F25AC">
          <w:rPr>
            <w:rFonts w:ascii="楷体" w:hAnsi="楷体"/>
          </w:rPr>
          <w:t>高于</w:t>
        </w:r>
        <w:r w:rsidRPr="004F25AC">
          <w:rPr>
            <w:rFonts w:ascii="楷体" w:hAnsi="楷体"/>
            <w:rPrChange w:id="2739" w:author="Fred Zhou" w:date="2024-03-10T14:00:00Z">
              <w:rPr>
                <w:rFonts w:ascii="楷体" w:hAnsi="楷体"/>
                <w:highlight w:val="cyan"/>
              </w:rPr>
            </w:rPrChange>
          </w:rPr>
          <w:t>当地均值人群</w:t>
        </w:r>
        <w:r w:rsidRPr="004F25AC">
          <w:rPr>
            <w:rFonts w:ascii="楷体" w:hAnsi="楷体"/>
          </w:rPr>
          <w:t>的两倍（</w:t>
        </w:r>
        <w:r w:rsidRPr="004F25AC">
          <w:rPr>
            <w:rPrChange w:id="2740" w:author="Fred Zhou" w:date="2024-03-10T14:00:00Z">
              <w:rPr>
                <w:highlight w:val="green"/>
              </w:rPr>
            </w:rPrChange>
          </w:rPr>
          <w:t>Coates et al., 2022</w:t>
        </w:r>
        <w:r w:rsidRPr="004F25AC">
          <w:rPr>
            <w:rFonts w:ascii="楷体" w:hAnsi="楷体"/>
          </w:rPr>
          <w:t>）</w:t>
        </w:r>
        <w:r w:rsidRPr="004F25AC">
          <w:rPr>
            <w:rFonts w:ascii="楷体" w:hAnsi="楷体" w:hint="eastAsia"/>
          </w:rPr>
          <w:t>。因此，我们将</w:t>
        </w:r>
        <w:r w:rsidRPr="004F25AC">
          <w:rPr>
            <w:rFonts w:hint="eastAsia"/>
            <w:rPrChange w:id="2741" w:author="Fred Zhou" w:date="2024-03-10T14:00:00Z">
              <w:rPr>
                <w:rFonts w:hint="eastAsia"/>
                <w:highlight w:val="green"/>
              </w:rPr>
            </w:rPrChange>
          </w:rPr>
          <w:t>P</w:t>
        </w:r>
        <w:r w:rsidRPr="004F25AC">
          <w:rPr>
            <w:rFonts w:hint="eastAsia"/>
            <w:vertAlign w:val="subscript"/>
            <w:rPrChange w:id="2742" w:author="Fred Zhou" w:date="2024-03-10T14:00:00Z">
              <w:rPr>
                <w:rFonts w:hint="eastAsia"/>
                <w:highlight w:val="green"/>
                <w:vertAlign w:val="subscript"/>
              </w:rPr>
            </w:rPrChange>
          </w:rPr>
          <w:t>H65</w:t>
        </w:r>
        <w:r w:rsidRPr="004F25AC">
          <w:rPr>
            <w:rFonts w:ascii="楷体" w:hAnsi="楷体" w:hint="eastAsia"/>
          </w:rPr>
          <w:t>的</w:t>
        </w:r>
        <w:r w:rsidRPr="004F25AC">
          <w:rPr>
            <w:rFonts w:ascii="楷体" w:hAnsi="楷体" w:hint="eastAsia"/>
            <w:rPrChange w:id="2743" w:author="Fred Zhou" w:date="2024-03-10T14:00:00Z">
              <w:rPr>
                <w:rFonts w:ascii="楷体" w:hAnsi="楷体" w:hint="eastAsia"/>
                <w:highlight w:val="cyan"/>
              </w:rPr>
            </w:rPrChange>
          </w:rPr>
          <w:t>权重系数</w:t>
        </w:r>
        <w:r w:rsidRPr="004F25AC">
          <w:rPr>
            <w:rFonts w:hint="eastAsia"/>
            <w:rPrChange w:id="2744" w:author="Fred Zhou" w:date="2024-03-10T14:00:00Z">
              <w:rPr>
                <w:rFonts w:hint="eastAsia"/>
                <w:highlight w:val="green"/>
              </w:rPr>
            </w:rPrChange>
          </w:rPr>
          <w:t>K</w:t>
        </w:r>
        <w:r w:rsidRPr="004F25AC">
          <w:rPr>
            <w:rFonts w:hint="eastAsia"/>
            <w:vertAlign w:val="subscript"/>
            <w:rPrChange w:id="2745" w:author="Fred Zhou" w:date="2024-03-10T14:00:00Z">
              <w:rPr>
                <w:rFonts w:hint="eastAsia"/>
                <w:highlight w:val="green"/>
                <w:vertAlign w:val="subscript"/>
              </w:rPr>
            </w:rPrChange>
          </w:rPr>
          <w:t>H65</w:t>
        </w:r>
        <w:r w:rsidRPr="004F25AC">
          <w:rPr>
            <w:rFonts w:ascii="楷体" w:hAnsi="楷体" w:hint="eastAsia"/>
          </w:rPr>
          <w:t>设置为</w:t>
        </w:r>
        <w:r w:rsidRPr="004F25AC">
          <w:rPr>
            <w:rFonts w:hint="eastAsia"/>
            <w:rPrChange w:id="2746" w:author="Fred Zhou" w:date="2024-03-10T14:00:00Z">
              <w:rPr>
                <w:rFonts w:hint="eastAsia"/>
                <w:highlight w:val="green"/>
              </w:rPr>
            </w:rPrChange>
          </w:rPr>
          <w:t>3</w:t>
        </w:r>
        <w:r w:rsidRPr="004F25AC">
          <w:rPr>
            <w:rFonts w:ascii="楷体" w:hAnsi="楷体" w:hint="eastAsia"/>
          </w:rPr>
          <w:t>，</w:t>
        </w:r>
        <w:r w:rsidRPr="004F25AC">
          <w:rPr>
            <w:rFonts w:ascii="楷体" w:hAnsi="楷体"/>
          </w:rPr>
          <w:t>将</w:t>
        </w:r>
        <w:r w:rsidRPr="004F25AC">
          <w:rPr>
            <w:rFonts w:hint="eastAsia"/>
            <w:rPrChange w:id="2747" w:author="Fred Zhou" w:date="2024-03-10T14:00:00Z">
              <w:rPr>
                <w:rFonts w:hint="eastAsia"/>
                <w:highlight w:val="green"/>
              </w:rPr>
            </w:rPrChange>
          </w:rPr>
          <w:t>P</w:t>
        </w:r>
        <w:r w:rsidRPr="004F25AC">
          <w:rPr>
            <w:rFonts w:hint="eastAsia"/>
            <w:vertAlign w:val="subscript"/>
            <w:rPrChange w:id="2748" w:author="Fred Zhou" w:date="2024-03-10T14:00:00Z">
              <w:rPr>
                <w:rFonts w:hint="eastAsia"/>
                <w:highlight w:val="green"/>
                <w:vertAlign w:val="subscript"/>
              </w:rPr>
            </w:rPrChange>
          </w:rPr>
          <w:t>L65</w:t>
        </w:r>
        <w:r w:rsidRPr="004F25AC">
          <w:rPr>
            <w:rFonts w:ascii="楷体" w:hAnsi="楷体" w:hint="eastAsia"/>
          </w:rPr>
          <w:t>的</w:t>
        </w:r>
        <w:r w:rsidRPr="004F25AC">
          <w:rPr>
            <w:rFonts w:ascii="楷体" w:hAnsi="楷体" w:hint="eastAsia"/>
            <w:rPrChange w:id="2749" w:author="Fred Zhou" w:date="2024-03-10T14:00:00Z">
              <w:rPr>
                <w:rFonts w:ascii="楷体" w:hAnsi="楷体" w:hint="eastAsia"/>
                <w:highlight w:val="cyan"/>
              </w:rPr>
            </w:rPrChange>
          </w:rPr>
          <w:t>权重系数</w:t>
        </w:r>
        <w:r w:rsidRPr="004F25AC">
          <w:rPr>
            <w:rFonts w:hint="eastAsia"/>
            <w:rPrChange w:id="2750" w:author="Fred Zhou" w:date="2024-03-10T14:00:00Z">
              <w:rPr>
                <w:rFonts w:hint="eastAsia"/>
                <w:highlight w:val="green"/>
              </w:rPr>
            </w:rPrChange>
          </w:rPr>
          <w:t>K</w:t>
        </w:r>
        <w:r w:rsidRPr="004F25AC">
          <w:rPr>
            <w:rFonts w:hint="eastAsia"/>
            <w:vertAlign w:val="subscript"/>
            <w:rPrChange w:id="2751" w:author="Fred Zhou" w:date="2024-03-10T14:00:00Z">
              <w:rPr>
                <w:rFonts w:hint="eastAsia"/>
                <w:highlight w:val="green"/>
                <w:vertAlign w:val="subscript"/>
              </w:rPr>
            </w:rPrChange>
          </w:rPr>
          <w:t>L65</w:t>
        </w:r>
        <w:r w:rsidRPr="004F25AC">
          <w:rPr>
            <w:rFonts w:ascii="楷体" w:hAnsi="楷体" w:hint="eastAsia"/>
          </w:rPr>
          <w:t>设置为</w:t>
        </w:r>
        <w:r w:rsidRPr="004F25AC">
          <w:rPr>
            <w:rFonts w:hint="eastAsia"/>
            <w:rPrChange w:id="2752" w:author="Fred Zhou" w:date="2024-03-10T14:00:00Z">
              <w:rPr>
                <w:rFonts w:hint="eastAsia"/>
                <w:highlight w:val="green"/>
              </w:rPr>
            </w:rPrChange>
          </w:rPr>
          <w:t>1</w:t>
        </w:r>
        <w:r w:rsidRPr="004F25AC">
          <w:rPr>
            <w:rFonts w:hint="eastAsia"/>
          </w:rPr>
          <w:t>，以</w:t>
        </w:r>
        <w:r w:rsidRPr="004F25AC">
          <w:rPr>
            <w:rFonts w:hint="eastAsia"/>
            <w:rPrChange w:id="2753" w:author="Fred Zhou" w:date="2024-03-10T14:00:00Z">
              <w:rPr>
                <w:rFonts w:hint="eastAsia"/>
                <w:highlight w:val="cyan"/>
              </w:rPr>
            </w:rPrChange>
          </w:rPr>
          <w:t>体现</w:t>
        </w:r>
        <w:r w:rsidRPr="004F25AC">
          <w:rPr>
            <w:rFonts w:hint="eastAsia"/>
          </w:rPr>
          <w:t>这一</w:t>
        </w:r>
        <w:r w:rsidRPr="004F25AC">
          <w:rPr>
            <w:rFonts w:hint="eastAsia"/>
            <w:rPrChange w:id="2754" w:author="Fred Zhou" w:date="2024-03-10T14:00:00Z">
              <w:rPr>
                <w:rFonts w:hint="eastAsia"/>
                <w:highlight w:val="cyan"/>
              </w:rPr>
            </w:rPrChange>
          </w:rPr>
          <w:t>差异</w:t>
        </w:r>
        <w:r w:rsidRPr="004F25AC">
          <w:rPr>
            <w:rFonts w:ascii="楷体" w:hAnsi="楷体" w:hint="eastAsia"/>
          </w:rPr>
          <w:t>。同样地，</w:t>
        </w:r>
        <w:r w:rsidRPr="004F25AC">
          <w:t>在</w:t>
        </w:r>
        <w:r w:rsidRPr="004F25AC">
          <w:rPr>
            <w:rPrChange w:id="2755" w:author="Fred Zhou" w:date="2024-03-10T14:00:00Z">
              <w:rPr>
                <w:highlight w:val="cyan"/>
              </w:rPr>
            </w:rPrChange>
          </w:rPr>
          <w:t>考虑居民收入</w:t>
        </w:r>
        <w:r w:rsidRPr="004F25AC">
          <w:t>时</w:t>
        </w:r>
        <w:r w:rsidRPr="004F25AC">
          <w:rPr>
            <w:rFonts w:ascii="楷体" w:hAnsi="楷体" w:hint="eastAsia"/>
          </w:rPr>
          <w:t>，</w:t>
        </w:r>
        <w:r w:rsidRPr="004F25AC">
          <w:rPr>
            <w:rFonts w:hint="eastAsia"/>
            <w:rPrChange w:id="2756" w:author="Fred Zhou" w:date="2024-03-10T14:00:00Z">
              <w:rPr>
                <w:rFonts w:hint="eastAsia"/>
                <w:highlight w:val="green"/>
              </w:rPr>
            </w:rPrChange>
          </w:rPr>
          <w:t>K</w:t>
        </w:r>
        <w:r w:rsidRPr="004F25AC">
          <w:rPr>
            <w:rFonts w:hint="eastAsia"/>
            <w:vertAlign w:val="subscript"/>
            <w:rPrChange w:id="2757" w:author="Fred Zhou" w:date="2024-03-10T14:00:00Z">
              <w:rPr>
                <w:rFonts w:hint="eastAsia"/>
                <w:highlight w:val="green"/>
                <w:vertAlign w:val="subscript"/>
              </w:rPr>
            </w:rPrChange>
          </w:rPr>
          <w:t>H5</w:t>
        </w:r>
        <w:r w:rsidRPr="004F25AC">
          <w:rPr>
            <w:rFonts w:ascii="楷体" w:hAnsi="楷体"/>
            <w:rPrChange w:id="2758" w:author="Fred Zhou" w:date="2024-03-10T14:00:00Z">
              <w:rPr>
                <w:rFonts w:ascii="楷体" w:hAnsi="楷体"/>
                <w:highlight w:val="green"/>
              </w:rPr>
            </w:rPrChange>
          </w:rPr>
          <w:t>和</w:t>
        </w:r>
        <w:r w:rsidRPr="004F25AC">
          <w:rPr>
            <w:rPrChange w:id="2759" w:author="Fred Zhou" w:date="2024-03-10T14:00:00Z">
              <w:rPr>
                <w:highlight w:val="green"/>
              </w:rPr>
            </w:rPrChange>
          </w:rPr>
          <w:t>K</w:t>
        </w:r>
        <w:r w:rsidRPr="004F25AC">
          <w:rPr>
            <w:vertAlign w:val="subscript"/>
            <w:rPrChange w:id="2760" w:author="Fred Zhou" w:date="2024-03-10T14:00:00Z">
              <w:rPr>
                <w:highlight w:val="green"/>
                <w:vertAlign w:val="subscript"/>
              </w:rPr>
            </w:rPrChange>
          </w:rPr>
          <w:t>L5</w:t>
        </w:r>
        <w:r w:rsidRPr="004F25AC">
          <w:rPr>
            <w:rFonts w:ascii="楷体" w:hAnsi="楷体"/>
            <w:rPrChange w:id="2761" w:author="Fred Zhou" w:date="2024-03-10T14:00:00Z">
              <w:rPr>
                <w:rFonts w:ascii="楷体" w:hAnsi="楷体"/>
                <w:highlight w:val="cyan"/>
              </w:rPr>
            </w:rPrChange>
          </w:rPr>
          <w:t>分别</w:t>
        </w:r>
        <w:r w:rsidRPr="004F25AC">
          <w:rPr>
            <w:rFonts w:ascii="楷体" w:hAnsi="楷体" w:hint="eastAsia"/>
            <w:rPrChange w:id="2762" w:author="Fred Zhou" w:date="2024-03-10T14:00:00Z">
              <w:rPr>
                <w:rFonts w:ascii="楷体" w:hAnsi="楷体" w:hint="eastAsia"/>
                <w:highlight w:val="cyan"/>
              </w:rPr>
            </w:rPrChange>
          </w:rPr>
          <w:t>被</w:t>
        </w:r>
        <w:r w:rsidRPr="004F25AC">
          <w:rPr>
            <w:rFonts w:ascii="楷体" w:hAnsi="楷体" w:hint="eastAsia"/>
          </w:rPr>
          <w:t>设为</w:t>
        </w:r>
        <w:r w:rsidRPr="004F25AC">
          <w:rPr>
            <w:rFonts w:hint="eastAsia"/>
            <w:rPrChange w:id="2763" w:author="Fred Zhou" w:date="2024-03-10T14:00:00Z">
              <w:rPr>
                <w:rFonts w:hint="eastAsia"/>
                <w:highlight w:val="green"/>
              </w:rPr>
            </w:rPrChange>
          </w:rPr>
          <w:t>2</w:t>
        </w:r>
        <w:r w:rsidRPr="004F25AC">
          <w:rPr>
            <w:rFonts w:ascii="楷体" w:hAnsi="楷体"/>
            <w:rPrChange w:id="2764" w:author="Fred Zhou" w:date="2024-03-10T14:00:00Z">
              <w:rPr>
                <w:rFonts w:ascii="楷体" w:hAnsi="楷体"/>
                <w:highlight w:val="green"/>
              </w:rPr>
            </w:rPrChange>
          </w:rPr>
          <w:t>和</w:t>
        </w:r>
        <w:r w:rsidRPr="004F25AC">
          <w:rPr>
            <w:rFonts w:hint="eastAsia"/>
            <w:rPrChange w:id="2765" w:author="Fred Zhou" w:date="2024-03-10T14:00:00Z">
              <w:rPr>
                <w:rFonts w:hint="eastAsia"/>
                <w:highlight w:val="green"/>
              </w:rPr>
            </w:rPrChange>
          </w:rPr>
          <w:t>1</w:t>
        </w:r>
        <w:r w:rsidRPr="004F25AC">
          <w:rPr>
            <w:rFonts w:ascii="楷体" w:hAnsi="楷体" w:hint="eastAsia"/>
          </w:rPr>
          <w:t>。</w:t>
        </w:r>
      </w:moveTo>
    </w:p>
    <w:moveToRangeEnd w:id="2682"/>
    <w:p w14:paraId="308C3091" w14:textId="77777777" w:rsidR="002C077F" w:rsidRPr="004F25AC" w:rsidRDefault="002C077F" w:rsidP="002745A7">
      <w:pPr>
        <w:rPr>
          <w:ins w:id="2766" w:author="Fred Zhou" w:date="2024-03-09T10:24:00Z"/>
          <w:rFonts w:ascii="Segoe UI" w:eastAsia="宋体" w:hAnsi="Segoe UI" w:cs="Segoe UI" w:hint="eastAsia"/>
          <w:color w:val="05073B"/>
          <w:kern w:val="0"/>
          <w:sz w:val="23"/>
          <w:szCs w:val="23"/>
        </w:rPr>
      </w:pPr>
    </w:p>
    <w:p w14:paraId="3B74C4F9" w14:textId="2156CEB4" w:rsidR="002745A7" w:rsidRPr="000D315F" w:rsidRDefault="002745A7" w:rsidP="002745A7">
      <w:pPr>
        <w:ind w:firstLine="420"/>
        <w:rPr>
          <w:ins w:id="2767" w:author="Fred Zhou" w:date="2024-03-09T10:24:00Z"/>
          <w:b/>
          <w:bCs/>
          <w:rPrChange w:id="2768" w:author="Fred Zhou" w:date="2024-03-10T14:20:00Z">
            <w:rPr>
              <w:ins w:id="2769" w:author="Fred Zhou" w:date="2024-03-09T10:24:00Z"/>
            </w:rPr>
          </w:rPrChange>
        </w:rPr>
      </w:pPr>
      <w:ins w:id="2770" w:author="Fred Zhou" w:date="2024-03-09T10:24:00Z">
        <w:r w:rsidRPr="004F25AC">
          <w:rPr>
            <w:rFonts w:hint="eastAsia"/>
          </w:rPr>
          <w:t>针对</w:t>
        </w:r>
        <w:r w:rsidRPr="004F25AC">
          <w:rPr>
            <w:rFonts w:hint="eastAsia"/>
            <w:rPrChange w:id="2771" w:author="Fred Zhou" w:date="2024-03-10T14:00:00Z">
              <w:rPr>
                <w:rFonts w:hint="eastAsia"/>
                <w:highlight w:val="green"/>
              </w:rPr>
            </w:rPrChange>
          </w:rPr>
          <w:t>热缓解溢出效应</w:t>
        </w:r>
        <w:r w:rsidRPr="004F25AC">
          <w:rPr>
            <w:rFonts w:hint="eastAsia"/>
          </w:rPr>
          <w:t>有效</w:t>
        </w:r>
        <w:r w:rsidRPr="004F25AC">
          <w:rPr>
            <w:rFonts w:hint="eastAsia"/>
            <w:rPrChange w:id="2772" w:author="Fred Zhou" w:date="2024-03-10T14:00:00Z">
              <w:rPr>
                <w:rFonts w:hint="eastAsia"/>
                <w:highlight w:val="cyan"/>
              </w:rPr>
            </w:rPrChange>
          </w:rPr>
          <w:t>作用范围</w:t>
        </w:r>
        <w:r w:rsidRPr="004F25AC">
          <w:rPr>
            <w:rFonts w:hint="eastAsia"/>
          </w:rPr>
          <w:t>内的</w:t>
        </w:r>
        <w:r w:rsidRPr="004F25AC">
          <w:rPr>
            <w:rFonts w:hint="eastAsia"/>
            <w:rPrChange w:id="2773" w:author="Fred Zhou" w:date="2024-03-10T14:00:00Z">
              <w:rPr>
                <w:rFonts w:hint="eastAsia"/>
                <w:highlight w:val="cyan"/>
              </w:rPr>
            </w:rPrChange>
          </w:rPr>
          <w:t>各栅格单元</w:t>
        </w:r>
        <w:r w:rsidRPr="004F25AC">
          <w:rPr>
            <w:rFonts w:hint="eastAsia"/>
          </w:rPr>
          <w:t>，</w:t>
        </w:r>
        <w:r w:rsidRPr="004F25AC">
          <w:t>通过将</w:t>
        </w:r>
        <w:r w:rsidRPr="004F25AC">
          <w:rPr>
            <w:rFonts w:hint="eastAsia"/>
          </w:rPr>
          <w:t>其</w:t>
        </w:r>
        <w:r w:rsidRPr="004F25AC">
          <w:rPr>
            <w:rFonts w:hint="eastAsia"/>
            <w:rPrChange w:id="2774" w:author="Fred Zhou" w:date="2024-03-10T14:00:00Z">
              <w:rPr>
                <w:rFonts w:hint="eastAsia"/>
                <w:highlight w:val="green"/>
              </w:rPr>
            </w:rPrChange>
          </w:rPr>
          <w:t>局地</w:t>
        </w:r>
        <w:r w:rsidRPr="004F25AC">
          <w:rPr>
            <w:rPrChange w:id="2775" w:author="Fred Zhou" w:date="2024-03-10T14:00:00Z">
              <w:rPr>
                <w:highlight w:val="green"/>
              </w:rPr>
            </w:rPrChange>
          </w:rPr>
          <w:t>公园热缓解强度</w:t>
        </w:r>
        <w:r w:rsidRPr="004F25AC">
          <w:rPr>
            <w:rFonts w:hint="eastAsia"/>
          </w:rPr>
          <w:t>与</w:t>
        </w:r>
        <w:r w:rsidRPr="004F25AC">
          <w:rPr>
            <w:rFonts w:hint="eastAsia"/>
            <w:rPrChange w:id="2776" w:author="Fred Zhou" w:date="2024-03-10T14:00:00Z">
              <w:rPr>
                <w:rFonts w:hint="eastAsia"/>
                <w:highlight w:val="cyan"/>
              </w:rPr>
            </w:rPrChange>
          </w:rPr>
          <w:t>对应区域</w:t>
        </w:r>
        <w:r w:rsidRPr="004F25AC">
          <w:rPr>
            <w:rFonts w:hint="eastAsia"/>
          </w:rPr>
          <w:t>的</w:t>
        </w:r>
        <w:r w:rsidRPr="004F25AC">
          <w:rPr>
            <w:rFonts w:hint="eastAsia"/>
            <w:rPrChange w:id="2777" w:author="Fred Zhou" w:date="2024-03-10T14:00:00Z">
              <w:rPr>
                <w:rFonts w:hint="eastAsia"/>
                <w:highlight w:val="cyan"/>
              </w:rPr>
            </w:rPrChange>
          </w:rPr>
          <w:t>暴露性因子</w:t>
        </w:r>
        <w:r w:rsidRPr="004F25AC">
          <w:rPr>
            <w:rFonts w:hint="eastAsia"/>
            <w:rPrChange w:id="2778" w:author="Fred Zhou" w:date="2024-03-10T14:00:00Z">
              <w:rPr>
                <w:rFonts w:hint="eastAsia"/>
                <w:highlight w:val="green"/>
              </w:rPr>
            </w:rPrChange>
          </w:rPr>
          <w:t>（人口密度）</w:t>
        </w:r>
        <w:r w:rsidRPr="004F25AC">
          <w:rPr>
            <w:rFonts w:hint="eastAsia"/>
          </w:rPr>
          <w:t>和</w:t>
        </w:r>
        <w:r w:rsidRPr="004F25AC">
          <w:rPr>
            <w:rFonts w:hint="eastAsia"/>
            <w:rPrChange w:id="2779" w:author="Fred Zhou" w:date="2024-03-10T14:00:00Z">
              <w:rPr>
                <w:rFonts w:hint="eastAsia"/>
                <w:highlight w:val="cyan"/>
              </w:rPr>
            </w:rPrChange>
          </w:rPr>
          <w:t>脆弱性因子</w:t>
        </w:r>
        <w:r w:rsidRPr="004F25AC">
          <w:rPr>
            <w:rFonts w:hint="eastAsia"/>
          </w:rPr>
          <w:t>相结合，</w:t>
        </w:r>
        <w:r w:rsidRPr="000D315F">
          <w:rPr>
            <w:b/>
            <w:bCs/>
            <w:rPrChange w:id="2780" w:author="Fred Zhou" w:date="2024-03-10T14:20:00Z">
              <w:rPr/>
            </w:rPrChange>
          </w:rPr>
          <w:t>运用</w:t>
        </w:r>
        <w:r w:rsidRPr="000D315F">
          <w:rPr>
            <w:rFonts w:hint="eastAsia"/>
            <w:b/>
            <w:bCs/>
            <w:rPrChange w:id="2781" w:author="Fred Zhou" w:date="2024-03-10T14:20:00Z">
              <w:rPr>
                <w:rFonts w:hint="eastAsia"/>
                <w:highlight w:val="cyan"/>
              </w:rPr>
            </w:rPrChange>
          </w:rPr>
          <w:t>以下公式</w:t>
        </w:r>
        <w:r w:rsidRPr="000D315F">
          <w:rPr>
            <w:rFonts w:hint="eastAsia"/>
            <w:b/>
            <w:bCs/>
            <w:rPrChange w:id="2782" w:author="Fred Zhou" w:date="2024-03-10T14:20:00Z">
              <w:rPr>
                <w:rFonts w:hint="eastAsia"/>
              </w:rPr>
            </w:rPrChange>
          </w:rPr>
          <w:t>估算对应单元的</w:t>
        </w:r>
        <w:r w:rsidRPr="000D315F">
          <w:rPr>
            <w:rFonts w:hint="eastAsia"/>
            <w:b/>
            <w:bCs/>
            <w:rPrChange w:id="2783" w:author="Fred Zhou" w:date="2024-03-10T14:20:00Z">
              <w:rPr>
                <w:rFonts w:hint="eastAsia"/>
                <w:highlight w:val="green"/>
              </w:rPr>
            </w:rPrChange>
          </w:rPr>
          <w:t>公园</w:t>
        </w:r>
        <w:r w:rsidRPr="000D315F">
          <w:rPr>
            <w:b/>
            <w:bCs/>
            <w:rPrChange w:id="2784" w:author="Fred Zhou" w:date="2024-03-10T14:20:00Z">
              <w:rPr>
                <w:highlight w:val="green"/>
              </w:rPr>
            </w:rPrChange>
          </w:rPr>
          <w:t>热缓解</w:t>
        </w:r>
      </w:ins>
      <w:ins w:id="2785" w:author="Fred Zhou" w:date="2024-03-10T09:18:00Z">
        <w:r w:rsidR="00CC2593" w:rsidRPr="000D315F">
          <w:rPr>
            <w:rFonts w:hint="eastAsia"/>
            <w:b/>
            <w:bCs/>
            <w:rPrChange w:id="2786" w:author="Fred Zhou" w:date="2024-03-10T14:20:00Z">
              <w:rPr>
                <w:rFonts w:hint="eastAsia"/>
                <w:highlight w:val="green"/>
              </w:rPr>
            </w:rPrChange>
          </w:rPr>
          <w:t>溢出</w:t>
        </w:r>
      </w:ins>
      <w:ins w:id="2787" w:author="Fred Zhou" w:date="2024-03-10T08:05:00Z">
        <w:r w:rsidR="00486913" w:rsidRPr="000D315F">
          <w:rPr>
            <w:rFonts w:hint="eastAsia"/>
            <w:b/>
            <w:bCs/>
            <w:rPrChange w:id="2788" w:author="Fred Zhou" w:date="2024-03-10T14:20:00Z">
              <w:rPr>
                <w:rFonts w:hint="eastAsia"/>
                <w:highlight w:val="green"/>
              </w:rPr>
            </w:rPrChange>
          </w:rPr>
          <w:t>供给</w:t>
        </w:r>
      </w:ins>
      <w:ins w:id="2789" w:author="Fred Zhou" w:date="2024-03-10T07:59:00Z">
        <w:r w:rsidR="00E822B7" w:rsidRPr="000D315F">
          <w:rPr>
            <w:rFonts w:hint="eastAsia"/>
            <w:b/>
            <w:bCs/>
            <w:rPrChange w:id="2790" w:author="Fred Zhou" w:date="2024-03-10T14:20:00Z">
              <w:rPr>
                <w:rFonts w:hint="eastAsia"/>
                <w:highlight w:val="green"/>
              </w:rPr>
            </w:rPrChange>
          </w:rPr>
          <w:t>量</w:t>
        </w:r>
      </w:ins>
      <w:ins w:id="2791" w:author="Fred Zhou" w:date="2024-03-09T10:42:00Z">
        <w:r w:rsidR="00CC23D2" w:rsidRPr="000D315F">
          <w:rPr>
            <w:rFonts w:hint="eastAsia"/>
            <w:b/>
            <w:bCs/>
            <w:rPrChange w:id="2792" w:author="Fred Zhou" w:date="2024-03-10T14:20:00Z">
              <w:rPr>
                <w:rFonts w:hint="eastAsia"/>
                <w:highlight w:val="green"/>
              </w:rPr>
            </w:rPrChange>
          </w:rPr>
          <w:t>（</w:t>
        </w:r>
        <w:proofErr w:type="spellStart"/>
        <w:r w:rsidR="00CC23D2" w:rsidRPr="000D315F">
          <w:rPr>
            <w:rFonts w:hint="eastAsia"/>
            <w:b/>
            <w:bCs/>
            <w:rPrChange w:id="2793" w:author="Fred Zhou" w:date="2024-03-10T14:20:00Z">
              <w:rPr>
                <w:rFonts w:hint="eastAsia"/>
                <w:highlight w:val="green"/>
              </w:rPr>
            </w:rPrChange>
          </w:rPr>
          <w:t>L</w:t>
        </w:r>
        <w:r w:rsidR="00CC23D2" w:rsidRPr="000D315F">
          <w:rPr>
            <w:b/>
            <w:bCs/>
            <w:rPrChange w:id="2794" w:author="Fred Zhou" w:date="2024-03-10T14:20:00Z">
              <w:rPr>
                <w:highlight w:val="green"/>
              </w:rPr>
            </w:rPrChange>
          </w:rPr>
          <w:t>MHI</w:t>
        </w:r>
        <w:r w:rsidR="00CC23D2" w:rsidRPr="000D315F">
          <w:rPr>
            <w:rFonts w:hint="eastAsia"/>
            <w:b/>
            <w:bCs/>
            <w:vertAlign w:val="subscript"/>
            <w:rPrChange w:id="2795" w:author="Fred Zhou" w:date="2024-03-10T14:20:00Z">
              <w:rPr>
                <w:rFonts w:hint="eastAsia"/>
                <w:highlight w:val="green"/>
              </w:rPr>
            </w:rPrChange>
          </w:rPr>
          <w:t>supply</w:t>
        </w:r>
        <w:proofErr w:type="spellEnd"/>
        <w:r w:rsidR="00CC23D2" w:rsidRPr="000D315F">
          <w:rPr>
            <w:rFonts w:hint="eastAsia"/>
            <w:b/>
            <w:bCs/>
            <w:rPrChange w:id="2796" w:author="Fred Zhou" w:date="2024-03-10T14:20:00Z">
              <w:rPr>
                <w:rFonts w:hint="eastAsia"/>
                <w:highlight w:val="green"/>
              </w:rPr>
            </w:rPrChange>
          </w:rPr>
          <w:t>）</w:t>
        </w:r>
      </w:ins>
      <w:ins w:id="2797" w:author="Fred Zhou" w:date="2024-03-09T10:24:00Z">
        <w:r w:rsidRPr="000D315F">
          <w:rPr>
            <w:b/>
            <w:bCs/>
            <w:rPrChange w:id="2798" w:author="Fred Zhou" w:date="2024-03-10T14:20:00Z">
              <w:rPr/>
            </w:rPrChange>
          </w:rPr>
          <w:t>。</w:t>
        </w:r>
      </w:ins>
    </w:p>
    <w:p w14:paraId="09B55412" w14:textId="761586F7" w:rsidR="002745A7" w:rsidRPr="004F25AC" w:rsidRDefault="00CC23D2" w:rsidP="00185361">
      <w:pPr>
        <w:ind w:firstLine="420"/>
        <w:jc w:val="right"/>
        <w:rPr>
          <w:ins w:id="2799" w:author="Fred Zhou" w:date="2024-03-09T10:24:00Z"/>
        </w:rPr>
        <w:pPrChange w:id="2800" w:author="Fred Zhou" w:date="2024-03-10T13:47:00Z">
          <w:pPr>
            <w:ind w:firstLine="420"/>
          </w:pPr>
        </w:pPrChange>
      </w:pPr>
      <m:oMath>
        <m:sSub>
          <m:sSubPr>
            <m:ctrlPr>
              <w:ins w:id="2801" w:author="Fred Zhou" w:date="2024-03-09T10:36:00Z">
                <w:rPr>
                  <w:rFonts w:ascii="Cambria Math" w:hAnsi="Cambria Math"/>
                  <w:i/>
                </w:rPr>
              </w:ins>
            </m:ctrlPr>
          </m:sSubPr>
          <m:e>
            <m:r>
              <w:ins w:id="2802" w:author="Fred Zhou" w:date="2024-03-09T10:41:00Z">
                <w:rPr>
                  <w:rFonts w:ascii="Cambria Math" w:hAnsi="Cambria Math"/>
                </w:rPr>
                <m:t>LMHI</m:t>
              </w:ins>
            </m:r>
          </m:e>
          <m:sub>
            <m:r>
              <w:ins w:id="2803" w:author="Fred Zhou" w:date="2024-03-09T10:36:00Z">
                <w:rPr>
                  <w:rFonts w:ascii="Cambria Math" w:hAnsi="Cambria Math"/>
                </w:rPr>
                <m:t>supply</m:t>
              </w:ins>
            </m:r>
          </m:sub>
        </m:sSub>
        <m:r>
          <w:ins w:id="2804" w:author="Fred Zhou" w:date="2024-03-09T10:36:00Z">
            <w:rPr>
              <w:rFonts w:ascii="Cambria Math" w:hAnsi="Cambria Math"/>
            </w:rPr>
            <m:t xml:space="preserve">= </m:t>
          </w:ins>
        </m:r>
        <m:r>
          <w:ins w:id="2805" w:author="Fred Zhou" w:date="2024-03-09T10:42:00Z">
            <w:rPr>
              <w:rFonts w:ascii="Cambria Math" w:hAnsi="Cambria Math"/>
            </w:rPr>
            <m:t>LMHI×EF×VF</m:t>
          </w:ins>
        </m:r>
      </m:oMath>
      <w:ins w:id="2806" w:author="Fred Zhou" w:date="2024-03-10T13:47:00Z">
        <w:r w:rsidR="00185361" w:rsidRPr="004F25AC">
          <w:tab/>
          <w:t xml:space="preserve">        </w:t>
        </w:r>
        <w:r w:rsidR="00185361" w:rsidRPr="004F25AC">
          <w:tab/>
        </w:r>
        <w:r w:rsidR="00185361" w:rsidRPr="004F25AC">
          <w:tab/>
        </w:r>
        <w:r w:rsidR="00185361" w:rsidRPr="004F25AC">
          <w:rPr>
            <w:rFonts w:hint="eastAsia"/>
          </w:rPr>
          <w:t>（</w:t>
        </w:r>
        <w:r w:rsidR="00185361" w:rsidRPr="004F25AC">
          <w:rPr>
            <w:rFonts w:hint="eastAsia"/>
          </w:rPr>
          <w:t>6</w:t>
        </w:r>
        <w:r w:rsidR="00185361" w:rsidRPr="004F25AC">
          <w:rPr>
            <w:rFonts w:hint="eastAsia"/>
          </w:rPr>
          <w:t>）</w:t>
        </w:r>
      </w:ins>
    </w:p>
    <w:p w14:paraId="7BF6FF65" w14:textId="413E0E07" w:rsidR="00FE2B61" w:rsidRPr="004F25AC" w:rsidRDefault="00FE2B61" w:rsidP="00FE2B61">
      <w:pPr>
        <w:ind w:firstLine="420"/>
        <w:rPr>
          <w:ins w:id="2807" w:author="Fred Zhou" w:date="2024-03-10T12:33:00Z"/>
          <w:rFonts w:ascii="宋体" w:eastAsia="宋体" w:hAnsi="宋体" w:cs="宋体"/>
        </w:rPr>
      </w:pPr>
      <w:ins w:id="2808" w:author="Fred Zhou" w:date="2024-03-10T12:34:00Z">
        <w:r w:rsidRPr="004F25AC">
          <w:rPr>
            <w:rFonts w:hint="eastAsia"/>
          </w:rPr>
          <w:t>最后，</w:t>
        </w:r>
      </w:ins>
      <w:ins w:id="2809" w:author="Fred Zhou" w:date="2024-03-10T12:33:00Z">
        <w:r w:rsidRPr="004F25AC">
          <w:rPr>
            <w:rFonts w:hint="eastAsia"/>
          </w:rPr>
          <w:t>为了分析自然和社会因素对</w:t>
        </w:r>
        <w:proofErr w:type="spellStart"/>
        <w:r w:rsidRPr="004F25AC">
          <w:rPr>
            <w:rFonts w:hint="eastAsia"/>
          </w:rPr>
          <w:t>L</w:t>
        </w:r>
        <w:r w:rsidRPr="004F25AC">
          <w:t>MHI</w:t>
        </w:r>
        <w:r w:rsidRPr="004F25AC">
          <w:rPr>
            <w:rFonts w:hint="eastAsia"/>
            <w:vertAlign w:val="subscript"/>
            <w:rPrChange w:id="2810" w:author="Fred Zhou" w:date="2024-03-10T14:00:00Z">
              <w:rPr>
                <w:rFonts w:hint="eastAsia"/>
              </w:rPr>
            </w:rPrChange>
          </w:rPr>
          <w:t>supply</w:t>
        </w:r>
        <w:proofErr w:type="spellEnd"/>
        <w:r w:rsidRPr="004F25AC">
          <w:rPr>
            <w:rFonts w:hint="eastAsia"/>
          </w:rPr>
          <w:t>的影响，我们</w:t>
        </w:r>
        <w:r w:rsidRPr="004F25AC">
          <w:rPr>
            <w:rFonts w:hint="eastAsia"/>
          </w:rPr>
          <w:t>将</w:t>
        </w:r>
        <w:r w:rsidRPr="004F25AC">
          <w:rPr>
            <w:rFonts w:hint="eastAsia"/>
            <w:rPrChange w:id="2811" w:author="Fred Zhou" w:date="2024-03-10T14:00:00Z">
              <w:rPr>
                <w:rFonts w:hint="eastAsia"/>
                <w:highlight w:val="cyan"/>
              </w:rPr>
            </w:rPrChange>
          </w:rPr>
          <w:t>所选择</w:t>
        </w:r>
        <w:r w:rsidRPr="004F25AC">
          <w:rPr>
            <w:rFonts w:hint="eastAsia"/>
          </w:rPr>
          <w:t>的</w:t>
        </w:r>
        <w:r w:rsidRPr="004F25AC">
          <w:rPr>
            <w:rFonts w:hint="eastAsia"/>
            <w:rPrChange w:id="2812" w:author="Fred Zhou" w:date="2024-03-10T14:00:00Z">
              <w:rPr>
                <w:rFonts w:hint="eastAsia"/>
                <w:highlight w:val="cyan"/>
              </w:rPr>
            </w:rPrChange>
          </w:rPr>
          <w:t>城市公园</w:t>
        </w:r>
        <w:r w:rsidRPr="004F25AC">
          <w:rPr>
            <w:rFonts w:hint="eastAsia"/>
          </w:rPr>
          <w:t>分为</w:t>
        </w:r>
        <w:r w:rsidRPr="004F25AC">
          <w:rPr>
            <w:rFonts w:hint="eastAsia"/>
          </w:rPr>
          <w:t>5</w:t>
        </w:r>
        <w:r w:rsidRPr="004F25AC">
          <w:rPr>
            <w:rFonts w:hint="eastAsia"/>
          </w:rPr>
          <w:t>个</w:t>
        </w:r>
        <w:r w:rsidRPr="004F25AC">
          <w:rPr>
            <w:rFonts w:hint="eastAsia"/>
            <w:rPrChange w:id="2813" w:author="Fred Zhou" w:date="2024-03-10T14:00:00Z">
              <w:rPr>
                <w:rFonts w:hint="eastAsia"/>
                <w:highlight w:val="cyan"/>
              </w:rPr>
            </w:rPrChange>
          </w:rPr>
          <w:t>类型</w:t>
        </w:r>
        <w:r w:rsidRPr="004F25AC">
          <w:rPr>
            <w:rFonts w:hint="eastAsia"/>
          </w:rPr>
          <w:t>：</w:t>
        </w:r>
        <w:r w:rsidRPr="004F25AC">
          <w:rPr>
            <w:rPrChange w:id="2814" w:author="Fred Zhou" w:date="2024-03-10T14:00:00Z">
              <w:rPr>
                <w:highlight w:val="cyan"/>
              </w:rPr>
            </w:rPrChange>
          </w:rPr>
          <w:t>社区公园、综合公园、历史公园、主题公园</w:t>
        </w:r>
        <w:r w:rsidRPr="004F25AC">
          <w:t>和</w:t>
        </w:r>
        <w:r w:rsidRPr="004F25AC">
          <w:rPr>
            <w:rPrChange w:id="2815" w:author="Fred Zhou" w:date="2024-03-10T14:00:00Z">
              <w:rPr>
                <w:highlight w:val="cyan"/>
              </w:rPr>
            </w:rPrChange>
          </w:rPr>
          <w:t>生态公园</w:t>
        </w:r>
        <w:r w:rsidRPr="004F25AC">
          <w:rPr>
            <w:rFonts w:hint="eastAsia"/>
            <w:rPrChange w:id="2816" w:author="Fred Zhou" w:date="2024-03-10T14:00:00Z">
              <w:rPr>
                <w:rFonts w:hint="eastAsia"/>
                <w:highlight w:val="cyan"/>
              </w:rPr>
            </w:rPrChange>
          </w:rPr>
          <w:t>。</w:t>
        </w:r>
        <w:r w:rsidRPr="004F25AC">
          <w:rPr>
            <w:rFonts w:hint="eastAsia"/>
          </w:rPr>
          <w:t>针对</w:t>
        </w:r>
        <w:r w:rsidRPr="004F25AC">
          <w:rPr>
            <w:rPrChange w:id="2817" w:author="Fred Zhou" w:date="2024-03-10T14:00:00Z">
              <w:rPr>
                <w:highlight w:val="cyan"/>
              </w:rPr>
            </w:rPrChange>
          </w:rPr>
          <w:t>不同类型</w:t>
        </w:r>
        <w:r w:rsidRPr="004F25AC">
          <w:rPr>
            <w:rFonts w:hint="eastAsia"/>
          </w:rPr>
          <w:t>的</w:t>
        </w:r>
        <w:r w:rsidRPr="004F25AC">
          <w:rPr>
            <w:rFonts w:hint="eastAsia"/>
            <w:rPrChange w:id="2818" w:author="Fred Zhou" w:date="2024-03-10T14:00:00Z">
              <w:rPr>
                <w:rFonts w:hint="eastAsia"/>
                <w:highlight w:val="cyan"/>
              </w:rPr>
            </w:rPrChange>
          </w:rPr>
          <w:t>城市公园</w:t>
        </w:r>
        <w:r w:rsidRPr="004F25AC">
          <w:t>，</w:t>
        </w:r>
        <w:r w:rsidRPr="004F25AC">
          <w:t>我们将以</w:t>
        </w:r>
        <w:r w:rsidRPr="004F25AC">
          <w:rPr>
            <w:rFonts w:hint="eastAsia"/>
            <w:rPrChange w:id="2819" w:author="Fred Zhou" w:date="2024-03-10T14:00:00Z">
              <w:rPr>
                <w:rFonts w:hint="eastAsia"/>
                <w:highlight w:val="green"/>
              </w:rPr>
            </w:rPrChange>
          </w:rPr>
          <w:t>局地</w:t>
        </w:r>
        <w:r w:rsidRPr="004F25AC">
          <w:rPr>
            <w:rPrChange w:id="2820" w:author="Fred Zhou" w:date="2024-03-10T14:00:00Z">
              <w:rPr>
                <w:highlight w:val="green"/>
              </w:rPr>
            </w:rPrChange>
          </w:rPr>
          <w:t>公园热缓解强度</w:t>
        </w:r>
        <w:r w:rsidRPr="004F25AC">
          <w:t>作为</w:t>
        </w:r>
        <w:r w:rsidRPr="004F25AC">
          <w:rPr>
            <w:rPrChange w:id="2821" w:author="Fred Zhou" w:date="2024-03-10T14:00:00Z">
              <w:rPr>
                <w:highlight w:val="cyan"/>
              </w:rPr>
            </w:rPrChange>
          </w:rPr>
          <w:t>因变量，</w:t>
        </w:r>
      </w:ins>
      <w:ins w:id="2822" w:author="Fred Zhou" w:date="2024-03-10T12:34:00Z">
        <w:r w:rsidRPr="004F25AC">
          <w:t>采用</w:t>
        </w:r>
        <w:r w:rsidRPr="004F25AC">
          <w:rPr>
            <w:rPrChange w:id="2823" w:author="Fred Zhou" w:date="2024-03-10T14:00:00Z">
              <w:rPr>
                <w:highlight w:val="cyan"/>
              </w:rPr>
            </w:rPrChange>
          </w:rPr>
          <w:t>提升回归树</w:t>
        </w:r>
        <w:r w:rsidRPr="004F25AC">
          <w:t>模型</w:t>
        </w:r>
      </w:ins>
      <w:ins w:id="2824" w:author="Fred Zhou" w:date="2024-03-10T12:33:00Z">
        <w:r w:rsidRPr="004F25AC">
          <w:t>解析</w:t>
        </w:r>
        <w:r w:rsidRPr="004F25AC">
          <w:rPr>
            <w:rPrChange w:id="2825" w:author="Fred Zhou" w:date="2024-03-10T14:00:00Z">
              <w:rPr>
                <w:highlight w:val="cyan"/>
              </w:rPr>
            </w:rPrChange>
          </w:rPr>
          <w:t>环境因素</w:t>
        </w:r>
        <w:r w:rsidRPr="004F25AC">
          <w:t>对</w:t>
        </w:r>
        <w:r w:rsidRPr="004F25AC">
          <w:rPr>
            <w:rPrChange w:id="2826" w:author="Fred Zhou" w:date="2024-03-10T14:00:00Z">
              <w:rPr>
                <w:highlight w:val="green"/>
              </w:rPr>
            </w:rPrChange>
          </w:rPr>
          <w:t>热</w:t>
        </w:r>
        <w:r w:rsidRPr="004F25AC">
          <w:rPr>
            <w:rFonts w:hint="eastAsia"/>
            <w:rPrChange w:id="2827" w:author="Fred Zhou" w:date="2024-03-10T14:00:00Z">
              <w:rPr>
                <w:rFonts w:hint="eastAsia"/>
                <w:highlight w:val="green"/>
              </w:rPr>
            </w:rPrChange>
          </w:rPr>
          <w:t>缓解</w:t>
        </w:r>
        <w:r w:rsidRPr="004F25AC">
          <w:t>的</w:t>
        </w:r>
        <w:r w:rsidRPr="004F25AC">
          <w:rPr>
            <w:rPrChange w:id="2828" w:author="Fred Zhou" w:date="2024-03-10T14:00:00Z">
              <w:rPr>
                <w:highlight w:val="cyan"/>
              </w:rPr>
            </w:rPrChange>
          </w:rPr>
          <w:t>具体影响</w:t>
        </w:r>
        <w:r w:rsidRPr="004F25AC">
          <w:t>。</w:t>
        </w:r>
        <w:r w:rsidRPr="004F25AC">
          <w:t>根据</w:t>
        </w:r>
        <w:r w:rsidRPr="004F25AC">
          <w:rPr>
            <w:rFonts w:hint="eastAsia"/>
          </w:rPr>
          <w:t>以往</w:t>
        </w:r>
        <w:r w:rsidRPr="004F25AC">
          <w:rPr>
            <w:rPrChange w:id="2829" w:author="Fred Zhou" w:date="2024-03-10T14:00:00Z">
              <w:rPr>
                <w:highlight w:val="cyan"/>
              </w:rPr>
            </w:rPrChange>
          </w:rPr>
          <w:t>研究</w:t>
        </w:r>
        <w:r w:rsidRPr="004F25AC">
          <w:rPr>
            <w:rFonts w:hint="eastAsia"/>
            <w:rPrChange w:id="2830" w:author="Fred Zhou" w:date="2024-03-10T14:00:00Z">
              <w:rPr>
                <w:rFonts w:hint="eastAsia"/>
                <w:highlight w:val="cyan"/>
              </w:rPr>
            </w:rPrChange>
          </w:rPr>
          <w:t>结果</w:t>
        </w:r>
        <w:r w:rsidRPr="004F25AC">
          <w:t>，</w:t>
        </w:r>
        <w:r w:rsidRPr="004F25AC">
          <w:rPr>
            <w:rFonts w:hint="eastAsia"/>
            <w:rPrChange w:id="2831" w:author="Fred Zhou" w:date="2024-03-10T14:00:00Z">
              <w:rPr>
                <w:rFonts w:hint="eastAsia"/>
                <w:highlight w:val="green"/>
              </w:rPr>
            </w:rPrChange>
          </w:rPr>
          <w:t>公园降温</w:t>
        </w:r>
        <w:r w:rsidRPr="004F25AC">
          <w:t>的主要</w:t>
        </w:r>
        <w:r w:rsidRPr="004F25AC">
          <w:rPr>
            <w:rPrChange w:id="2832" w:author="Fred Zhou" w:date="2024-03-10T14:00:00Z">
              <w:rPr>
                <w:highlight w:val="cyan"/>
              </w:rPr>
            </w:rPrChange>
          </w:rPr>
          <w:t>影响因素</w:t>
        </w:r>
        <w:r w:rsidRPr="004F25AC">
          <w:t>包括</w:t>
        </w:r>
        <w:r w:rsidRPr="004F25AC">
          <w:rPr>
            <w:rFonts w:hint="eastAsia"/>
            <w:rPrChange w:id="2833" w:author="Fred Zhou" w:date="2024-03-10T14:00:00Z">
              <w:rPr>
                <w:rFonts w:hint="eastAsia"/>
                <w:highlight w:val="cyan"/>
              </w:rPr>
            </w:rPrChange>
          </w:rPr>
          <w:t>公园</w:t>
        </w:r>
        <w:r w:rsidRPr="004F25AC">
          <w:rPr>
            <w:rFonts w:hint="eastAsia"/>
          </w:rPr>
          <w:t>的</w:t>
        </w:r>
        <w:r w:rsidRPr="004F25AC">
          <w:rPr>
            <w:rPrChange w:id="2834" w:author="Fred Zhou" w:date="2024-03-10T14:00:00Z">
              <w:rPr>
                <w:highlight w:val="cyan"/>
              </w:rPr>
            </w:rPrChange>
          </w:rPr>
          <w:t>自身特征</w:t>
        </w:r>
        <w:r w:rsidRPr="004F25AC">
          <w:t>以及</w:t>
        </w:r>
        <w:r w:rsidRPr="004F25AC">
          <w:rPr>
            <w:rFonts w:hint="eastAsia"/>
            <w:rPrChange w:id="2835" w:author="Fred Zhou" w:date="2024-03-10T14:00:00Z">
              <w:rPr>
                <w:rFonts w:hint="eastAsia"/>
                <w:highlight w:val="cyan"/>
              </w:rPr>
            </w:rPrChange>
          </w:rPr>
          <w:t>公园</w:t>
        </w:r>
        <w:r w:rsidRPr="004F25AC">
          <w:rPr>
            <w:rPrChange w:id="2836" w:author="Fred Zhou" w:date="2024-03-10T14:00:00Z">
              <w:rPr>
                <w:highlight w:val="cyan"/>
              </w:rPr>
            </w:rPrChange>
          </w:rPr>
          <w:t>周边</w:t>
        </w:r>
        <w:r w:rsidRPr="004F25AC">
          <w:rPr>
            <w:rFonts w:hint="eastAsia"/>
          </w:rPr>
          <w:t>的</w:t>
        </w:r>
        <w:r w:rsidRPr="004F25AC">
          <w:rPr>
            <w:rPrChange w:id="2837" w:author="Fred Zhou" w:date="2024-03-10T14:00:00Z">
              <w:rPr>
                <w:highlight w:val="cyan"/>
              </w:rPr>
            </w:rPrChange>
          </w:rPr>
          <w:t>环境特征</w:t>
        </w:r>
        <w:r w:rsidRPr="004F25AC">
          <w:t>。在确保</w:t>
        </w:r>
        <w:r w:rsidRPr="004F25AC">
          <w:rPr>
            <w:rPrChange w:id="2838" w:author="Fred Zhou" w:date="2024-03-10T14:00:00Z">
              <w:rPr>
                <w:highlight w:val="cyan"/>
              </w:rPr>
            </w:rPrChange>
          </w:rPr>
          <w:t>所需数据</w:t>
        </w:r>
        <w:r w:rsidRPr="004F25AC">
          <w:t>可获取的</w:t>
        </w:r>
        <w:r w:rsidRPr="004F25AC">
          <w:rPr>
            <w:rPrChange w:id="2839" w:author="Fred Zhou" w:date="2024-03-10T14:00:00Z">
              <w:rPr>
                <w:highlight w:val="cyan"/>
              </w:rPr>
            </w:rPrChange>
          </w:rPr>
          <w:t>前提</w:t>
        </w:r>
        <w:r w:rsidRPr="004F25AC">
          <w:t>下，我们</w:t>
        </w:r>
        <w:r w:rsidRPr="004F25AC">
          <w:rPr>
            <w:rPrChange w:id="2840" w:author="Fred Zhou" w:date="2024-03-10T14:00:00Z">
              <w:rPr>
                <w:highlight w:val="cyan"/>
              </w:rPr>
            </w:rPrChange>
          </w:rPr>
          <w:t>选择以下指标</w:t>
        </w:r>
        <w:r w:rsidRPr="004F25AC">
          <w:t>作为</w:t>
        </w:r>
        <w:r w:rsidRPr="004F25AC">
          <w:rPr>
            <w:rPrChange w:id="2841" w:author="Fred Zhou" w:date="2024-03-10T14:00:00Z">
              <w:rPr>
                <w:highlight w:val="cyan"/>
              </w:rPr>
            </w:rPrChange>
          </w:rPr>
          <w:t>潜在影响因素</w:t>
        </w:r>
        <w:r w:rsidRPr="004F25AC">
          <w:rPr>
            <w:rFonts w:hint="eastAsia"/>
          </w:rPr>
          <w:t>用于分析</w:t>
        </w:r>
        <w:r w:rsidRPr="004F25AC">
          <w:t>：</w:t>
        </w:r>
      </w:ins>
    </w:p>
    <w:p w14:paraId="4DB0C8D1" w14:textId="77777777" w:rsidR="00FE2B61" w:rsidRPr="004F25AC" w:rsidRDefault="00FE2B61" w:rsidP="00FE2B61">
      <w:pPr>
        <w:pStyle w:val="a9"/>
        <w:numPr>
          <w:ilvl w:val="0"/>
          <w:numId w:val="28"/>
        </w:numPr>
        <w:rPr>
          <w:ins w:id="2842" w:author="Fred Zhou" w:date="2024-03-10T12:33:00Z"/>
        </w:rPr>
      </w:pPr>
      <w:ins w:id="2843" w:author="Fred Zhou" w:date="2024-03-10T12:33:00Z">
        <w:r w:rsidRPr="004F25AC">
          <w:rPr>
            <w:rFonts w:hint="eastAsia"/>
            <w:rPrChange w:id="2844" w:author="Fred Zhou" w:date="2024-03-10T14:00:00Z">
              <w:rPr>
                <w:rFonts w:hint="eastAsia"/>
                <w:highlight w:val="cyan"/>
              </w:rPr>
            </w:rPrChange>
          </w:rPr>
          <w:t>公园</w:t>
        </w:r>
        <w:r w:rsidRPr="004F25AC">
          <w:t>自身特征：</w:t>
        </w:r>
        <w:r w:rsidRPr="004F25AC">
          <w:rPr>
            <w:rFonts w:hint="eastAsia"/>
          </w:rPr>
          <w:t>公园</w:t>
        </w:r>
        <w:r w:rsidRPr="004F25AC">
          <w:t>大小、</w:t>
        </w:r>
        <w:r w:rsidRPr="004F25AC">
          <w:t>NDVI</w:t>
        </w:r>
        <w:r w:rsidRPr="004F25AC">
          <w:rPr>
            <w:rFonts w:hint="eastAsia"/>
          </w:rPr>
          <w:t>和</w:t>
        </w:r>
        <w:r w:rsidRPr="004F25AC">
          <w:rPr>
            <w:rPrChange w:id="2845" w:author="Fred Zhou" w:date="2024-03-10T14:00:00Z">
              <w:rPr>
                <w:highlight w:val="cyan"/>
              </w:rPr>
            </w:rPrChange>
          </w:rPr>
          <w:t>形状指数</w:t>
        </w:r>
        <w:r w:rsidRPr="004F25AC">
          <w:t>。</w:t>
        </w:r>
      </w:ins>
    </w:p>
    <w:p w14:paraId="1214CEF9" w14:textId="77777777" w:rsidR="00FE2B61" w:rsidRPr="004F25AC" w:rsidRDefault="00FE2B61" w:rsidP="00FE2B61">
      <w:pPr>
        <w:pStyle w:val="a9"/>
        <w:numPr>
          <w:ilvl w:val="0"/>
          <w:numId w:val="28"/>
        </w:numPr>
        <w:rPr>
          <w:ins w:id="2846" w:author="Fred Zhou" w:date="2024-03-10T12:33:00Z"/>
          <w:rFonts w:hint="eastAsia"/>
        </w:rPr>
      </w:pPr>
      <w:ins w:id="2847" w:author="Fred Zhou" w:date="2024-03-10T12:33:00Z">
        <w:r w:rsidRPr="004F25AC">
          <w:rPr>
            <w:rFonts w:hint="eastAsia"/>
            <w:rPrChange w:id="2848" w:author="Fred Zhou" w:date="2024-03-10T14:00:00Z">
              <w:rPr>
                <w:rFonts w:hint="eastAsia"/>
                <w:highlight w:val="cyan"/>
              </w:rPr>
            </w:rPrChange>
          </w:rPr>
          <w:t>公园</w:t>
        </w:r>
        <w:r w:rsidRPr="004F25AC">
          <w:t>周边环境特征：平均建筑高度、容积率、</w:t>
        </w:r>
        <w:proofErr w:type="gramStart"/>
        <w:r w:rsidRPr="004F25AC">
          <w:t>不</w:t>
        </w:r>
        <w:proofErr w:type="gramEnd"/>
        <w:r w:rsidRPr="004F25AC">
          <w:t>透水面覆盖率</w:t>
        </w:r>
        <w:r w:rsidRPr="004F25AC">
          <w:rPr>
            <w:rFonts w:hint="eastAsia"/>
          </w:rPr>
          <w:t>和</w:t>
        </w:r>
        <w:r w:rsidRPr="004F25AC">
          <w:rPr>
            <w:rPrChange w:id="2849" w:author="Fred Zhou" w:date="2024-03-10T14:00:00Z">
              <w:rPr>
                <w:highlight w:val="cyan"/>
              </w:rPr>
            </w:rPrChange>
          </w:rPr>
          <w:t>建筑面积比</w:t>
        </w:r>
        <w:r w:rsidRPr="004F25AC">
          <w:t>。</w:t>
        </w:r>
      </w:ins>
    </w:p>
    <w:p w14:paraId="7A4D6E09" w14:textId="77777777" w:rsidR="00FE2B61" w:rsidRPr="004F25AC" w:rsidRDefault="00FE2B61" w:rsidP="002745A7">
      <w:pPr>
        <w:ind w:firstLine="420"/>
        <w:rPr>
          <w:ins w:id="2850" w:author="Fred Zhou" w:date="2024-03-10T12:33:00Z"/>
        </w:rPr>
      </w:pPr>
    </w:p>
    <w:p w14:paraId="11DA217C" w14:textId="4BCE13C4" w:rsidR="002745A7" w:rsidRPr="004F25AC" w:rsidDel="00FE2B61" w:rsidRDefault="002745A7" w:rsidP="008C3873">
      <w:pPr>
        <w:ind w:firstLine="420"/>
        <w:rPr>
          <w:del w:id="2851" w:author="Fred Zhou" w:date="2024-03-10T12:34:00Z"/>
          <w:rFonts w:hint="eastAsia"/>
        </w:rPr>
        <w:pPrChange w:id="2852" w:author="Fred Zhou" w:date="2024-03-10T09:37:00Z">
          <w:pPr/>
        </w:pPrChange>
      </w:pPr>
    </w:p>
    <w:p w14:paraId="14968E6B" w14:textId="09DE8C77" w:rsidR="00F85958" w:rsidRPr="004F25AC" w:rsidRDefault="005A226C" w:rsidP="005A226C">
      <w:pPr>
        <w:pStyle w:val="4"/>
        <w:pPrChange w:id="2853" w:author="Fred Zhou" w:date="2024-03-10T14:00:00Z">
          <w:pPr>
            <w:pStyle w:val="3"/>
          </w:pPr>
        </w:pPrChange>
      </w:pPr>
      <w:ins w:id="2854" w:author="Fred Zhou" w:date="2024-03-10T14:00:00Z">
        <w:r w:rsidRPr="004F25AC">
          <w:t xml:space="preserve">3.1.4. </w:t>
        </w:r>
      </w:ins>
      <w:del w:id="2855" w:author="Fred Zhou" w:date="2024-03-09T10:25:00Z">
        <w:r w:rsidR="00086B8F" w:rsidRPr="004F25AC" w:rsidDel="00BC5E07">
          <w:rPr>
            <w:rFonts w:hint="eastAsia"/>
          </w:rPr>
          <w:delText>3</w:delText>
        </w:r>
        <w:r w:rsidR="00086B8F" w:rsidRPr="004F25AC" w:rsidDel="00BC5E07">
          <w:delText>.</w:delText>
        </w:r>
        <w:r w:rsidR="00091621" w:rsidRPr="004F25AC" w:rsidDel="00BC5E07">
          <w:delText>3</w:delText>
        </w:r>
        <w:r w:rsidR="00086B8F" w:rsidRPr="004F25AC" w:rsidDel="00BC5E07">
          <w:delText xml:space="preserve">. </w:delText>
        </w:r>
      </w:del>
      <w:r w:rsidR="00F85958" w:rsidRPr="004F25AC">
        <w:rPr>
          <w:rFonts w:hint="eastAsia"/>
        </w:rPr>
        <w:t>城市热缓解需求</w:t>
      </w:r>
    </w:p>
    <w:p w14:paraId="79E31F17" w14:textId="35201810" w:rsidR="00F85958" w:rsidRPr="004F25AC" w:rsidDel="00C4443C" w:rsidRDefault="00F85958" w:rsidP="00F85958">
      <w:pPr>
        <w:pStyle w:val="ListParagraph"/>
        <w:ind w:firstLineChars="0"/>
        <w:rPr>
          <w:del w:id="2856" w:author="Fred Zhou" w:date="2024-03-10T14:05:00Z"/>
          <w:rFonts w:ascii="楷体" w:hAnsi="楷体"/>
        </w:rPr>
      </w:pPr>
      <w:del w:id="2857" w:author="Fred Zhou" w:date="2024-03-10T14:05:00Z">
        <w:r w:rsidRPr="004F25AC" w:rsidDel="00C4443C">
          <w:rPr>
            <w:rFonts w:ascii="楷体" w:hAnsi="楷体"/>
          </w:rPr>
          <w:delText>【</w:delText>
        </w:r>
        <w:r w:rsidR="00BB7B6D" w:rsidRPr="004F25AC" w:rsidDel="00C4443C">
          <w:rPr>
            <w:rFonts w:hint="eastAsia"/>
          </w:rPr>
          <w:delText>up</w:delText>
        </w:r>
        <w:r w:rsidRPr="004F25AC" w:rsidDel="00C4443C">
          <w:delText>2024 0</w:delText>
        </w:r>
        <w:r w:rsidRPr="004F25AC" w:rsidDel="00C4443C">
          <w:rPr>
            <w:rFonts w:hint="eastAsia"/>
          </w:rPr>
          <w:delText>30</w:delText>
        </w:r>
        <w:r w:rsidR="00BB7B6D" w:rsidRPr="004F25AC" w:rsidDel="00C4443C">
          <w:delText>7</w:delText>
        </w:r>
        <w:r w:rsidRPr="004F25AC" w:rsidDel="00C4443C">
          <w:delText xml:space="preserve"> </w:delText>
        </w:r>
        <w:r w:rsidRPr="004F25AC" w:rsidDel="00C4443C">
          <w:delText>2</w:delText>
        </w:r>
        <w:r w:rsidR="00BB7B6D" w:rsidRPr="004F25AC" w:rsidDel="00C4443C">
          <w:delText>3</w:delText>
        </w:r>
        <w:r w:rsidRPr="004F25AC" w:rsidDel="00C4443C">
          <w:delText>:</w:delText>
        </w:r>
        <w:r w:rsidR="00513C23" w:rsidRPr="004F25AC" w:rsidDel="00C4443C">
          <w:delText>5</w:delText>
        </w:r>
        <w:r w:rsidR="00567AAF" w:rsidRPr="004F25AC" w:rsidDel="00C4443C">
          <w:delText>3</w:delText>
        </w:r>
        <w:r w:rsidRPr="004F25AC" w:rsidDel="00C4443C">
          <w:rPr>
            <w:rFonts w:ascii="楷体" w:hAnsi="楷体"/>
          </w:rPr>
          <w:delText>】</w:delText>
        </w:r>
      </w:del>
    </w:p>
    <w:p w14:paraId="6EE266CD" w14:textId="232659AC" w:rsidR="00F85958" w:rsidRPr="004F25AC" w:rsidDel="003667EB" w:rsidRDefault="00F85958" w:rsidP="00AE51FB">
      <w:pPr>
        <w:ind w:firstLine="420"/>
        <w:rPr>
          <w:del w:id="2858" w:author="Fred Zhou" w:date="2024-03-10T09:34:00Z"/>
        </w:rPr>
      </w:pPr>
      <w:r w:rsidRPr="004F25AC">
        <w:rPr>
          <w:rFonts w:hint="eastAsia"/>
        </w:rPr>
        <w:t>本研究采用</w:t>
      </w:r>
      <w:r w:rsidRPr="004F25AC">
        <w:rPr>
          <w:rFonts w:hint="eastAsia"/>
          <w:rPrChange w:id="2859" w:author="Fred Zhou" w:date="2024-03-10T14:00:00Z">
            <w:rPr>
              <w:rFonts w:hint="eastAsia"/>
              <w:highlight w:val="cyan"/>
            </w:rPr>
          </w:rPrChange>
        </w:rPr>
        <w:t>灾害性、暴露性与脆弱性</w:t>
      </w:r>
      <w:r w:rsidRPr="004F25AC">
        <w:rPr>
          <w:rFonts w:hint="eastAsia"/>
        </w:rPr>
        <w:t>相耦合的框架，通过</w:t>
      </w:r>
      <w:r w:rsidRPr="004F25AC">
        <w:rPr>
          <w:rFonts w:hint="eastAsia"/>
          <w:rPrChange w:id="2860" w:author="Fred Zhou" w:date="2024-03-10T14:00:00Z">
            <w:rPr>
              <w:rFonts w:hint="eastAsia"/>
              <w:highlight w:val="cyan"/>
            </w:rPr>
          </w:rPrChange>
        </w:rPr>
        <w:t>三元因素</w:t>
      </w:r>
      <w:r w:rsidRPr="004F25AC">
        <w:rPr>
          <w:rFonts w:hint="eastAsia"/>
        </w:rPr>
        <w:t>相乘的方式，对</w:t>
      </w:r>
      <w:r w:rsidRPr="004F25AC">
        <w:rPr>
          <w:rFonts w:hint="eastAsia"/>
          <w:rPrChange w:id="2861" w:author="Fred Zhou" w:date="2024-03-10T14:00:00Z">
            <w:rPr>
              <w:rFonts w:hint="eastAsia"/>
              <w:highlight w:val="green"/>
            </w:rPr>
          </w:rPrChange>
        </w:rPr>
        <w:t>城市热缓解需求</w:t>
      </w:r>
      <w:r w:rsidRPr="004F25AC">
        <w:rPr>
          <w:rFonts w:hint="eastAsia"/>
        </w:rPr>
        <w:t>的</w:t>
      </w:r>
      <w:r w:rsidRPr="004F25AC">
        <w:rPr>
          <w:rFonts w:hint="eastAsia"/>
          <w:rPrChange w:id="2862" w:author="Fred Zhou" w:date="2024-03-10T14:00:00Z">
            <w:rPr>
              <w:rFonts w:hint="eastAsia"/>
              <w:highlight w:val="cyan"/>
            </w:rPr>
          </w:rPrChange>
        </w:rPr>
        <w:t>空间</w:t>
      </w:r>
      <w:r w:rsidR="00074A6F" w:rsidRPr="004F25AC">
        <w:rPr>
          <w:rFonts w:hint="eastAsia"/>
          <w:rPrChange w:id="2863" w:author="Fred Zhou" w:date="2024-03-10T14:00:00Z">
            <w:rPr>
              <w:rFonts w:hint="eastAsia"/>
              <w:highlight w:val="cyan"/>
            </w:rPr>
          </w:rPrChange>
        </w:rPr>
        <w:t>格局</w:t>
      </w:r>
      <w:r w:rsidRPr="004F25AC">
        <w:rPr>
          <w:rFonts w:hint="eastAsia"/>
        </w:rPr>
        <w:t>进行</w:t>
      </w:r>
      <w:r w:rsidRPr="004F25AC">
        <w:rPr>
          <w:rFonts w:hint="eastAsia"/>
          <w:rPrChange w:id="2864" w:author="Fred Zhou" w:date="2024-03-10T14:00:00Z">
            <w:rPr>
              <w:rFonts w:hint="eastAsia"/>
              <w:highlight w:val="cyan"/>
            </w:rPr>
          </w:rPrChange>
        </w:rPr>
        <w:t>分析</w:t>
      </w:r>
      <w:r w:rsidRPr="004F25AC">
        <w:rPr>
          <w:rFonts w:hint="eastAsia"/>
        </w:rPr>
        <w:t>。</w:t>
      </w:r>
      <w:r w:rsidR="00513C23" w:rsidRPr="000D315F">
        <w:rPr>
          <w:rFonts w:hint="eastAsia"/>
          <w:b/>
          <w:bCs/>
          <w:rPrChange w:id="2865" w:author="Fred Zhou" w:date="2024-03-10T14:20:00Z">
            <w:rPr>
              <w:rFonts w:hint="eastAsia"/>
              <w:highlight w:val="green"/>
            </w:rPr>
          </w:rPrChange>
        </w:rPr>
        <w:t>对于每个单元</w:t>
      </w:r>
      <w:r w:rsidRPr="000D315F">
        <w:rPr>
          <w:rFonts w:hint="eastAsia"/>
          <w:b/>
          <w:bCs/>
          <w:rPrChange w:id="2866" w:author="Fred Zhou" w:date="2024-03-10T14:20:00Z">
            <w:rPr>
              <w:rFonts w:hint="eastAsia"/>
            </w:rPr>
          </w:rPrChange>
        </w:rPr>
        <w:t>，</w:t>
      </w:r>
      <w:r w:rsidRPr="000D315F">
        <w:rPr>
          <w:rFonts w:hint="eastAsia"/>
          <w:b/>
          <w:bCs/>
          <w:rPrChange w:id="2867" w:author="Fred Zhou" w:date="2024-03-10T14:20:00Z">
            <w:rPr>
              <w:rFonts w:hint="eastAsia"/>
              <w:highlight w:val="cyan"/>
            </w:rPr>
          </w:rPrChange>
        </w:rPr>
        <w:t>灾害性因子</w:t>
      </w:r>
      <w:r w:rsidR="00C37DE6" w:rsidRPr="000D315F">
        <w:rPr>
          <w:rFonts w:hint="eastAsia"/>
          <w:b/>
          <w:bCs/>
          <w:rPrChange w:id="2868" w:author="Fred Zhou" w:date="2024-03-10T14:20:00Z">
            <w:rPr>
              <w:rFonts w:hint="eastAsia"/>
              <w:highlight w:val="cyan"/>
            </w:rPr>
          </w:rPrChange>
        </w:rPr>
        <w:t>（</w:t>
      </w:r>
      <w:r w:rsidR="00C37DE6" w:rsidRPr="000D315F">
        <w:rPr>
          <w:b/>
          <w:bCs/>
          <w:rPrChange w:id="2869" w:author="Fred Zhou" w:date="2024-03-10T14:20:00Z">
            <w:rPr/>
          </w:rPrChange>
        </w:rPr>
        <w:t>D</w:t>
      </w:r>
      <w:r w:rsidR="00C37DE6" w:rsidRPr="000D315F">
        <w:rPr>
          <w:b/>
          <w:bCs/>
          <w:rPrChange w:id="2870" w:author="Fred Zhou" w:date="2024-03-10T14:20:00Z">
            <w:rPr/>
          </w:rPrChange>
        </w:rPr>
        <w:t>isast</w:t>
      </w:r>
      <w:r w:rsidR="00C37DE6" w:rsidRPr="000D315F">
        <w:rPr>
          <w:b/>
          <w:bCs/>
          <w:rPrChange w:id="2871" w:author="Fred Zhou" w:date="2024-03-10T14:20:00Z">
            <w:rPr/>
          </w:rPrChange>
        </w:rPr>
        <w:t>er</w:t>
      </w:r>
      <w:r w:rsidR="00C37DE6" w:rsidRPr="000D315F">
        <w:rPr>
          <w:b/>
          <w:bCs/>
          <w:rPrChange w:id="2872" w:author="Fred Zhou" w:date="2024-03-10T14:20:00Z">
            <w:rPr/>
          </w:rPrChange>
        </w:rPr>
        <w:t xml:space="preserve"> </w:t>
      </w:r>
      <w:r w:rsidR="00C37DE6" w:rsidRPr="000D315F">
        <w:rPr>
          <w:b/>
          <w:bCs/>
          <w:rPrChange w:id="2873" w:author="Fred Zhou" w:date="2024-03-10T14:20:00Z">
            <w:rPr/>
          </w:rPrChange>
        </w:rPr>
        <w:t>F</w:t>
      </w:r>
      <w:r w:rsidR="00C37DE6" w:rsidRPr="000D315F">
        <w:rPr>
          <w:b/>
          <w:bCs/>
          <w:rPrChange w:id="2874" w:author="Fred Zhou" w:date="2024-03-10T14:20:00Z">
            <w:rPr/>
          </w:rPrChange>
        </w:rPr>
        <w:t>actor</w:t>
      </w:r>
      <w:r w:rsidR="00C37DE6" w:rsidRPr="000D315F">
        <w:rPr>
          <w:b/>
          <w:bCs/>
          <w:rPrChange w:id="2875" w:author="Fred Zhou" w:date="2024-03-10T14:20:00Z">
            <w:rPr/>
          </w:rPrChange>
        </w:rPr>
        <w:t>, DF</w:t>
      </w:r>
      <w:r w:rsidR="00C37DE6" w:rsidRPr="000D315F">
        <w:rPr>
          <w:rFonts w:hint="eastAsia"/>
          <w:b/>
          <w:bCs/>
          <w:rPrChange w:id="2876" w:author="Fred Zhou" w:date="2024-03-10T14:20:00Z">
            <w:rPr>
              <w:rFonts w:hint="eastAsia"/>
            </w:rPr>
          </w:rPrChange>
        </w:rPr>
        <w:t>）</w:t>
      </w:r>
      <w:r w:rsidRPr="000D315F">
        <w:rPr>
          <w:rFonts w:hint="eastAsia"/>
          <w:b/>
          <w:bCs/>
          <w:rPrChange w:id="2877" w:author="Fred Zhou" w:date="2024-03-10T14:20:00Z">
            <w:rPr>
              <w:rFonts w:hint="eastAsia"/>
            </w:rPr>
          </w:rPrChange>
        </w:rPr>
        <w:t>被视为</w:t>
      </w:r>
      <w:r w:rsidRPr="000D315F">
        <w:rPr>
          <w:rFonts w:hint="eastAsia"/>
          <w:b/>
          <w:bCs/>
          <w:rPrChange w:id="2878" w:author="Fred Zhou" w:date="2024-03-10T14:20:00Z">
            <w:rPr>
              <w:rFonts w:hint="eastAsia"/>
              <w:highlight w:val="cyan"/>
            </w:rPr>
          </w:rPrChange>
        </w:rPr>
        <w:t>人均“需求背景值”</w:t>
      </w:r>
      <w:r w:rsidRPr="000D315F">
        <w:rPr>
          <w:rFonts w:hint="eastAsia"/>
          <w:b/>
          <w:bCs/>
          <w:rPrChange w:id="2879" w:author="Fred Zhou" w:date="2024-03-10T14:20:00Z">
            <w:rPr>
              <w:rFonts w:hint="eastAsia"/>
            </w:rPr>
          </w:rPrChange>
        </w:rPr>
        <w:t>。</w:t>
      </w:r>
      <w:r w:rsidRPr="004F25AC">
        <w:rPr>
          <w:rFonts w:hint="eastAsia"/>
        </w:rPr>
        <w:t>将该因子与</w:t>
      </w:r>
      <w:r w:rsidRPr="004F25AC">
        <w:rPr>
          <w:rFonts w:hint="eastAsia"/>
          <w:rPrChange w:id="2880" w:author="Fred Zhou" w:date="2024-03-10T14:00:00Z">
            <w:rPr>
              <w:rFonts w:hint="eastAsia"/>
              <w:highlight w:val="cyan"/>
            </w:rPr>
          </w:rPrChange>
        </w:rPr>
        <w:t>暴露性因子</w:t>
      </w:r>
      <w:del w:id="2881" w:author="Fred Zhou" w:date="2024-03-09T10:47:00Z">
        <w:r w:rsidR="00C37DE6" w:rsidRPr="004F25AC" w:rsidDel="00D71677">
          <w:rPr>
            <w:rFonts w:hint="eastAsia"/>
            <w:rPrChange w:id="2882" w:author="Fred Zhou" w:date="2024-03-10T14:00:00Z">
              <w:rPr>
                <w:rFonts w:hint="eastAsia"/>
                <w:highlight w:val="cyan"/>
              </w:rPr>
            </w:rPrChange>
          </w:rPr>
          <w:delText>（</w:delText>
        </w:r>
        <w:r w:rsidR="00C37DE6" w:rsidRPr="004F25AC" w:rsidDel="00D71677">
          <w:delText>E</w:delText>
        </w:r>
        <w:r w:rsidR="00C37DE6" w:rsidRPr="004F25AC" w:rsidDel="00D71677">
          <w:rPr>
            <w:rFonts w:hint="eastAsia"/>
          </w:rPr>
          <w:delText>xposure</w:delText>
        </w:r>
        <w:r w:rsidR="00C37DE6" w:rsidRPr="004F25AC" w:rsidDel="00D71677">
          <w:delText xml:space="preserve"> Factor, </w:delText>
        </w:r>
      </w:del>
      <w:r w:rsidR="00883547" w:rsidRPr="004F25AC">
        <w:t>E</w:t>
      </w:r>
      <w:r w:rsidR="00C37DE6" w:rsidRPr="004F25AC">
        <w:t>F</w:t>
      </w:r>
      <w:ins w:id="2883" w:author="Fred Zhou" w:date="2024-03-09T10:47:00Z">
        <w:r w:rsidR="00D71677" w:rsidRPr="004F25AC">
          <w:rPr>
            <w:rFonts w:hint="eastAsia"/>
          </w:rPr>
          <w:t>和</w:t>
        </w:r>
        <w:r w:rsidR="00D71677" w:rsidRPr="004F25AC">
          <w:rPr>
            <w:rFonts w:hint="eastAsia"/>
            <w:rPrChange w:id="2884" w:author="Fred Zhou" w:date="2024-03-10T14:00:00Z">
              <w:rPr>
                <w:rFonts w:hint="eastAsia"/>
                <w:highlight w:val="cyan"/>
              </w:rPr>
            </w:rPrChange>
          </w:rPr>
          <w:t>脆弱性因子</w:t>
        </w:r>
        <w:r w:rsidR="00D71677" w:rsidRPr="004F25AC">
          <w:rPr>
            <w:rFonts w:hint="eastAsia"/>
          </w:rPr>
          <w:t>V</w:t>
        </w:r>
        <w:r w:rsidR="00D71677" w:rsidRPr="004F25AC">
          <w:t>F</w:t>
        </w:r>
      </w:ins>
      <w:del w:id="2885" w:author="Fred Zhou" w:date="2024-03-09T10:47:00Z">
        <w:r w:rsidR="00C37DE6" w:rsidRPr="004F25AC" w:rsidDel="00D71677">
          <w:rPr>
            <w:rFonts w:hint="eastAsia"/>
          </w:rPr>
          <w:delText>）</w:delText>
        </w:r>
      </w:del>
      <w:r w:rsidRPr="004F25AC">
        <w:rPr>
          <w:rFonts w:hint="eastAsia"/>
        </w:rPr>
        <w:t>相乘，可得到</w:t>
      </w:r>
      <w:r w:rsidRPr="004F25AC">
        <w:rPr>
          <w:rFonts w:hint="eastAsia"/>
          <w:rPrChange w:id="2886" w:author="Fred Zhou" w:date="2024-03-10T14:00:00Z">
            <w:rPr>
              <w:rFonts w:hint="eastAsia"/>
              <w:highlight w:val="cyan"/>
            </w:rPr>
          </w:rPrChange>
        </w:rPr>
        <w:t>单</w:t>
      </w:r>
      <w:r w:rsidR="005D2F1F" w:rsidRPr="004F25AC">
        <w:rPr>
          <w:rFonts w:hint="eastAsia"/>
          <w:rPrChange w:id="2887" w:author="Fred Zhou" w:date="2024-03-10T14:00:00Z">
            <w:rPr>
              <w:rFonts w:hint="eastAsia"/>
              <w:highlight w:val="cyan"/>
            </w:rPr>
          </w:rPrChange>
        </w:rPr>
        <w:t>元</w:t>
      </w:r>
      <w:r w:rsidRPr="004F25AC">
        <w:rPr>
          <w:rFonts w:hint="eastAsia"/>
          <w:rPrChange w:id="2888" w:author="Fred Zhou" w:date="2024-03-10T14:00:00Z">
            <w:rPr>
              <w:rFonts w:hint="eastAsia"/>
              <w:highlight w:val="cyan"/>
            </w:rPr>
          </w:rPrChange>
        </w:rPr>
        <w:t>内整个群体</w:t>
      </w:r>
      <w:r w:rsidRPr="004F25AC">
        <w:rPr>
          <w:rFonts w:hint="eastAsia"/>
        </w:rPr>
        <w:t>的</w:t>
      </w:r>
      <w:r w:rsidRPr="004F25AC">
        <w:rPr>
          <w:rFonts w:hint="eastAsia"/>
          <w:rPrChange w:id="2889" w:author="Fred Zhou" w:date="2024-03-10T14:00:00Z">
            <w:rPr>
              <w:rFonts w:hint="eastAsia"/>
              <w:highlight w:val="cyan"/>
            </w:rPr>
          </w:rPrChange>
        </w:rPr>
        <w:t>需求背景</w:t>
      </w:r>
      <w:r w:rsidRPr="004F25AC">
        <w:rPr>
          <w:rFonts w:hint="eastAsia"/>
        </w:rPr>
        <w:t>。</w:t>
      </w:r>
      <w:del w:id="2890" w:author="Fred Zhou" w:date="2024-03-09T10:47:00Z">
        <w:r w:rsidRPr="004F25AC" w:rsidDel="00D71677">
          <w:rPr>
            <w:rFonts w:hint="eastAsia"/>
          </w:rPr>
          <w:delText>而</w:delText>
        </w:r>
        <w:r w:rsidRPr="004F25AC" w:rsidDel="00D71677">
          <w:rPr>
            <w:rFonts w:hint="eastAsia"/>
            <w:rPrChange w:id="2891" w:author="Fred Zhou" w:date="2024-03-10T14:00:00Z">
              <w:rPr>
                <w:rFonts w:hint="eastAsia"/>
                <w:highlight w:val="cyan"/>
              </w:rPr>
            </w:rPrChange>
          </w:rPr>
          <w:delText>脆弱性因子</w:delText>
        </w:r>
        <w:r w:rsidR="00C37DE6" w:rsidRPr="004F25AC" w:rsidDel="00D71677">
          <w:rPr>
            <w:rFonts w:hint="eastAsia"/>
            <w:rPrChange w:id="2892" w:author="Fred Zhou" w:date="2024-03-10T14:00:00Z">
              <w:rPr>
                <w:rFonts w:hint="eastAsia"/>
                <w:highlight w:val="cyan"/>
              </w:rPr>
            </w:rPrChange>
          </w:rPr>
          <w:delText>（</w:delText>
        </w:r>
        <w:r w:rsidR="00C37DE6" w:rsidRPr="004F25AC" w:rsidDel="00D71677">
          <w:delText>V</w:delText>
        </w:r>
        <w:r w:rsidR="00C37DE6" w:rsidRPr="004F25AC" w:rsidDel="00D71677">
          <w:delText xml:space="preserve">ulnerability </w:delText>
        </w:r>
        <w:r w:rsidR="00C37DE6" w:rsidRPr="004F25AC" w:rsidDel="00D71677">
          <w:delText>F</w:delText>
        </w:r>
        <w:r w:rsidR="00C37DE6" w:rsidRPr="004F25AC" w:rsidDel="00D71677">
          <w:delText xml:space="preserve">actor, </w:delText>
        </w:r>
        <w:r w:rsidR="00883547" w:rsidRPr="004F25AC" w:rsidDel="00D71677">
          <w:delText>V</w:delText>
        </w:r>
        <w:r w:rsidR="00C37DE6" w:rsidRPr="004F25AC" w:rsidDel="00D71677">
          <w:delText>F</w:delText>
        </w:r>
        <w:r w:rsidR="00C37DE6" w:rsidRPr="004F25AC" w:rsidDel="00D71677">
          <w:rPr>
            <w:rFonts w:hint="eastAsia"/>
          </w:rPr>
          <w:delText>）</w:delText>
        </w:r>
        <w:r w:rsidRPr="004F25AC" w:rsidDel="00D71677">
          <w:rPr>
            <w:rFonts w:hint="eastAsia"/>
          </w:rPr>
          <w:delText>则</w:delText>
        </w:r>
        <w:r w:rsidR="007B5496" w:rsidRPr="004F25AC" w:rsidDel="00D71677">
          <w:rPr>
            <w:rFonts w:hint="eastAsia"/>
          </w:rPr>
          <w:delText>被定义</w:delText>
        </w:r>
        <w:r w:rsidRPr="004F25AC" w:rsidDel="00D71677">
          <w:rPr>
            <w:rFonts w:hint="eastAsia"/>
          </w:rPr>
          <w:delText>为</w:delText>
        </w:r>
        <w:r w:rsidRPr="004F25AC" w:rsidDel="00D71677">
          <w:rPr>
            <w:rFonts w:hint="eastAsia"/>
            <w:rPrChange w:id="2893" w:author="Fred Zhou" w:date="2024-03-10T14:00:00Z">
              <w:rPr>
                <w:rFonts w:hint="eastAsia"/>
                <w:highlight w:val="cyan"/>
              </w:rPr>
            </w:rPrChange>
          </w:rPr>
          <w:delText>由收入</w:delText>
        </w:r>
        <w:r w:rsidR="00151B65" w:rsidRPr="004F25AC" w:rsidDel="00D71677">
          <w:rPr>
            <w:rFonts w:hint="eastAsia"/>
            <w:rPrChange w:id="2894" w:author="Fred Zhou" w:date="2024-03-10T14:00:00Z">
              <w:rPr>
                <w:rFonts w:hint="eastAsia"/>
                <w:highlight w:val="cyan"/>
              </w:rPr>
            </w:rPrChange>
          </w:rPr>
          <w:delText>和</w:delText>
        </w:r>
        <w:r w:rsidRPr="004F25AC" w:rsidDel="00D71677">
          <w:rPr>
            <w:rFonts w:hint="eastAsia"/>
            <w:rPrChange w:id="2895" w:author="Fred Zhou" w:date="2024-03-10T14:00:00Z">
              <w:rPr>
                <w:rFonts w:hint="eastAsia"/>
                <w:highlight w:val="cyan"/>
              </w:rPr>
            </w:rPrChange>
          </w:rPr>
          <w:delText>年龄</w:delText>
        </w:r>
        <w:r w:rsidRPr="004F25AC" w:rsidDel="00D71677">
          <w:rPr>
            <w:rFonts w:hint="eastAsia"/>
          </w:rPr>
          <w:delText>共同驱动的</w:delText>
        </w:r>
        <w:r w:rsidRPr="004F25AC" w:rsidDel="00D71677">
          <w:rPr>
            <w:rFonts w:hint="eastAsia"/>
            <w:rPrChange w:id="2896" w:author="Fred Zhou" w:date="2024-03-10T14:00:00Z">
              <w:rPr>
                <w:rFonts w:hint="eastAsia"/>
                <w:highlight w:val="cyan"/>
              </w:rPr>
            </w:rPrChange>
          </w:rPr>
          <w:delText>需求权重</w:delText>
        </w:r>
        <w:r w:rsidRPr="004F25AC" w:rsidDel="00D71677">
          <w:rPr>
            <w:rFonts w:hint="eastAsia"/>
          </w:rPr>
          <w:delText>。</w:delText>
        </w:r>
      </w:del>
    </w:p>
    <w:p w14:paraId="1A5F9876" w14:textId="1E2D90E9" w:rsidR="00C35758" w:rsidRPr="004F25AC" w:rsidRDefault="00C35758" w:rsidP="003667EB">
      <w:pPr>
        <w:ind w:firstLine="420"/>
        <w:rPr>
          <w:rFonts w:hint="eastAsia"/>
        </w:rPr>
        <w:pPrChange w:id="2897" w:author="Fred Zhou" w:date="2024-03-10T09:34:00Z">
          <w:pPr>
            <w:pStyle w:val="ListParagraph"/>
            <w:ind w:firstLineChars="0" w:firstLine="0"/>
          </w:pPr>
        </w:pPrChange>
      </w:pPr>
    </w:p>
    <w:p w14:paraId="050BFD9E" w14:textId="40E6ED6A" w:rsidR="00C35758" w:rsidRPr="004F25AC" w:rsidDel="00C4443C" w:rsidRDefault="00091621" w:rsidP="00AE51FB">
      <w:pPr>
        <w:ind w:firstLine="420"/>
        <w:rPr>
          <w:del w:id="2898" w:author="Fred Zhou" w:date="2024-03-10T14:05:00Z"/>
          <w:rFonts w:hint="eastAsia"/>
        </w:rPr>
      </w:pPr>
      <w:del w:id="2899" w:author="Fred Zhou" w:date="2024-03-10T14:05:00Z">
        <w:r w:rsidRPr="004F25AC" w:rsidDel="00C4443C">
          <w:rPr>
            <w:rFonts w:hint="eastAsia"/>
          </w:rPr>
          <w:delText>【</w:delText>
        </w:r>
        <w:r w:rsidR="00990728" w:rsidRPr="004F25AC" w:rsidDel="00C4443C">
          <w:rPr>
            <w:rFonts w:hint="eastAsia"/>
          </w:rPr>
          <w:delText>up</w:delText>
        </w:r>
        <w:r w:rsidRPr="004F25AC" w:rsidDel="00C4443C">
          <w:delText xml:space="preserve">2024 0308 </w:delText>
        </w:r>
        <w:r w:rsidR="00A5568C" w:rsidRPr="004F25AC" w:rsidDel="00C4443C">
          <w:delText>1</w:delText>
        </w:r>
        <w:r w:rsidR="00990728" w:rsidRPr="004F25AC" w:rsidDel="00C4443C">
          <w:delText>1</w:delText>
        </w:r>
        <w:r w:rsidR="00820B24" w:rsidRPr="004F25AC" w:rsidDel="00C4443C">
          <w:delText>:</w:delText>
        </w:r>
        <w:r w:rsidR="0023631F" w:rsidRPr="004F25AC" w:rsidDel="00C4443C">
          <w:delText>10</w:delText>
        </w:r>
        <w:r w:rsidRPr="004F25AC" w:rsidDel="00C4443C">
          <w:rPr>
            <w:rFonts w:hint="eastAsia"/>
          </w:rPr>
          <w:delText>】</w:delText>
        </w:r>
      </w:del>
    </w:p>
    <w:p w14:paraId="7E43E8DF" w14:textId="05594D94" w:rsidR="00783FF2" w:rsidRPr="004F25AC" w:rsidRDefault="00E43A55" w:rsidP="00E43A55">
      <w:pPr>
        <w:ind w:firstLine="420"/>
        <w:jc w:val="left"/>
      </w:pPr>
      <w:r w:rsidRPr="004F25AC">
        <w:rPr>
          <w:rFonts w:hint="eastAsia"/>
        </w:rPr>
        <w:t>对于</w:t>
      </w:r>
      <w:r w:rsidRPr="004F25AC">
        <w:t>每个</w:t>
      </w:r>
      <w:r w:rsidRPr="004F25AC">
        <w:rPr>
          <w:rPrChange w:id="2900" w:author="Fred Zhou" w:date="2024-03-10T14:00:00Z">
            <w:rPr>
              <w:highlight w:val="cyan"/>
            </w:rPr>
          </w:rPrChange>
        </w:rPr>
        <w:t>栅格单元</w:t>
      </w:r>
      <w:r w:rsidRPr="004F25AC">
        <w:t>，</w:t>
      </w:r>
      <w:r w:rsidRPr="004F25AC">
        <w:rPr>
          <w:rFonts w:hint="eastAsia"/>
        </w:rPr>
        <w:t>根据</w:t>
      </w:r>
      <w:r w:rsidRPr="004F25AC">
        <w:rPr>
          <w:rFonts w:hint="eastAsia"/>
          <w:rPrChange w:id="2901" w:author="Fred Zhou" w:date="2024-03-10T14:00:00Z">
            <w:rPr>
              <w:rFonts w:hint="eastAsia"/>
              <w:highlight w:val="cyan"/>
            </w:rPr>
          </w:rPrChange>
        </w:rPr>
        <w:t>以往研究</w:t>
      </w:r>
      <w:r w:rsidRPr="004F25AC">
        <w:rPr>
          <w:rFonts w:hint="eastAsia"/>
        </w:rPr>
        <w:t>的参考标准，</w:t>
      </w:r>
      <w:r w:rsidRPr="004F25AC">
        <w:rPr>
          <w:rPrChange w:id="2902" w:author="Fred Zhou" w:date="2024-03-10T14:00:00Z">
            <w:rPr>
              <w:highlight w:val="cyan"/>
            </w:rPr>
          </w:rPrChange>
        </w:rPr>
        <w:t>我们</w:t>
      </w:r>
      <w:r w:rsidRPr="004F25AC">
        <w:t>确定了</w:t>
      </w:r>
      <w:r w:rsidRPr="004F25AC">
        <w:rPr>
          <w:rPrChange w:id="2903" w:author="Fred Zhou" w:date="2024-03-10T14:00:00Z">
            <w:rPr>
              <w:highlight w:val="cyan"/>
            </w:rPr>
          </w:rPrChange>
        </w:rPr>
        <w:t>27°C</w:t>
      </w:r>
      <w:r w:rsidRPr="004F25AC">
        <w:t>作为触发</w:t>
      </w:r>
      <w:r w:rsidRPr="004F25AC">
        <w:rPr>
          <w:rPrChange w:id="2904" w:author="Fred Zhou" w:date="2024-03-10T14:00:00Z">
            <w:rPr>
              <w:highlight w:val="cyan"/>
            </w:rPr>
          </w:rPrChange>
        </w:rPr>
        <w:t>热缓解需求</w:t>
      </w:r>
      <w:r w:rsidRPr="004F25AC">
        <w:t>的</w:t>
      </w:r>
      <w:r w:rsidRPr="004F25AC">
        <w:rPr>
          <w:rPrChange w:id="2905" w:author="Fred Zhou" w:date="2024-03-10T14:00:00Z">
            <w:rPr>
              <w:highlight w:val="cyan"/>
            </w:rPr>
          </w:rPrChange>
        </w:rPr>
        <w:t>临界值</w:t>
      </w:r>
      <w:r w:rsidR="00F14DB0" w:rsidRPr="004F25AC">
        <w:rPr>
          <w:rFonts w:hint="eastAsia"/>
        </w:rPr>
        <w:t>（</w:t>
      </w:r>
      <w:r w:rsidR="00F14DB0" w:rsidRPr="004F25AC">
        <w:rPr>
          <w:rFonts w:hint="eastAsia"/>
        </w:rPr>
        <w:t>Yao</w:t>
      </w:r>
      <w:r w:rsidR="00F14DB0" w:rsidRPr="004F25AC">
        <w:t xml:space="preserve"> et al., 2023</w:t>
      </w:r>
      <w:r w:rsidR="00F14DB0" w:rsidRPr="004F25AC">
        <w:rPr>
          <w:rFonts w:hint="eastAsia"/>
        </w:rPr>
        <w:t>）</w:t>
      </w:r>
      <w:r w:rsidRPr="004F25AC">
        <w:t>。当</w:t>
      </w:r>
      <w:r w:rsidRPr="004F25AC">
        <w:t>MTHI</w:t>
      </w:r>
      <w:r w:rsidRPr="004F25AC">
        <w:t>低于</w:t>
      </w:r>
      <w:r w:rsidRPr="004F25AC">
        <w:rPr>
          <w:rPrChange w:id="2906" w:author="Fred Zhou" w:date="2024-03-10T14:00:00Z">
            <w:rPr>
              <w:highlight w:val="cyan"/>
            </w:rPr>
          </w:rPrChange>
        </w:rPr>
        <w:t>此阈值</w:t>
      </w:r>
      <w:r w:rsidRPr="004F25AC">
        <w:t>时，</w:t>
      </w:r>
      <w:r w:rsidRPr="004F25AC">
        <w:t>DF</w:t>
      </w:r>
      <w:r w:rsidRPr="004F25AC">
        <w:t>值为</w:t>
      </w:r>
      <w:r w:rsidRPr="004F25AC">
        <w:t>0</w:t>
      </w:r>
      <w:r w:rsidRPr="004F25AC">
        <w:t>，表明</w:t>
      </w:r>
      <w:r w:rsidR="00990728" w:rsidRPr="004F25AC">
        <w:rPr>
          <w:rFonts w:hint="eastAsia"/>
          <w:rPrChange w:id="2907" w:author="Fred Zhou" w:date="2024-03-10T14:00:00Z">
            <w:rPr>
              <w:rFonts w:hint="eastAsia"/>
              <w:highlight w:val="cyan"/>
            </w:rPr>
          </w:rPrChange>
        </w:rPr>
        <w:t>对应</w:t>
      </w:r>
      <w:r w:rsidRPr="004F25AC">
        <w:rPr>
          <w:rPrChange w:id="2908" w:author="Fred Zhou" w:date="2024-03-10T14:00:00Z">
            <w:rPr>
              <w:highlight w:val="cyan"/>
            </w:rPr>
          </w:rPrChange>
        </w:rPr>
        <w:t>区域</w:t>
      </w:r>
      <w:r w:rsidRPr="004F25AC">
        <w:t>尚未达到</w:t>
      </w:r>
      <w:r w:rsidRPr="004F25AC">
        <w:rPr>
          <w:rPrChange w:id="2909" w:author="Fred Zhou" w:date="2024-03-10T14:00:00Z">
            <w:rPr>
              <w:highlight w:val="cyan"/>
            </w:rPr>
          </w:rPrChange>
        </w:rPr>
        <w:t>需要</w:t>
      </w:r>
      <w:r w:rsidR="00990728" w:rsidRPr="004F25AC">
        <w:rPr>
          <w:rFonts w:hint="eastAsia"/>
          <w:rPrChange w:id="2910" w:author="Fred Zhou" w:date="2024-03-10T14:00:00Z">
            <w:rPr>
              <w:rFonts w:hint="eastAsia"/>
              <w:highlight w:val="cyan"/>
            </w:rPr>
          </w:rPrChange>
        </w:rPr>
        <w:t>热</w:t>
      </w:r>
      <w:r w:rsidRPr="004F25AC">
        <w:rPr>
          <w:rPrChange w:id="2911" w:author="Fred Zhou" w:date="2024-03-10T14:00:00Z">
            <w:rPr>
              <w:highlight w:val="cyan"/>
            </w:rPr>
          </w:rPrChange>
        </w:rPr>
        <w:t>缓解</w:t>
      </w:r>
      <w:r w:rsidRPr="004F25AC">
        <w:t>的程度。然而，一旦</w:t>
      </w:r>
      <w:r w:rsidRPr="004F25AC">
        <w:t>MTHI</w:t>
      </w:r>
      <w:r w:rsidRPr="004F25AC">
        <w:rPr>
          <w:rPrChange w:id="2912" w:author="Fred Zhou" w:date="2024-03-10T14:00:00Z">
            <w:rPr>
              <w:highlight w:val="cyan"/>
            </w:rPr>
          </w:rPrChange>
        </w:rPr>
        <w:t>超</w:t>
      </w:r>
      <w:r w:rsidR="00990728" w:rsidRPr="004F25AC">
        <w:rPr>
          <w:rFonts w:hint="eastAsia"/>
          <w:rPrChange w:id="2913" w:author="Fred Zhou" w:date="2024-03-10T14:00:00Z">
            <w:rPr>
              <w:rFonts w:hint="eastAsia"/>
              <w:highlight w:val="cyan"/>
            </w:rPr>
          </w:rPrChange>
        </w:rPr>
        <w:t>过</w:t>
      </w:r>
      <w:r w:rsidRPr="004F25AC">
        <w:rPr>
          <w:rPrChange w:id="2914" w:author="Fred Zhou" w:date="2024-03-10T14:00:00Z">
            <w:rPr>
              <w:highlight w:val="cyan"/>
            </w:rPr>
          </w:rPrChange>
        </w:rPr>
        <w:t>该阈值</w:t>
      </w:r>
      <w:r w:rsidRPr="004F25AC">
        <w:t>，</w:t>
      </w:r>
      <w:r w:rsidRPr="004F25AC">
        <w:t>DF</w:t>
      </w:r>
      <w:r w:rsidRPr="004F25AC">
        <w:rPr>
          <w:rPrChange w:id="2915" w:author="Fred Zhou" w:date="2024-03-10T14:00:00Z">
            <w:rPr>
              <w:highlight w:val="cyan"/>
            </w:rPr>
          </w:rPrChange>
        </w:rPr>
        <w:t>则通过</w:t>
      </w:r>
      <w:r w:rsidRPr="004F25AC">
        <w:t>计算</w:t>
      </w:r>
      <w:r w:rsidRPr="004F25AC">
        <w:rPr>
          <w:rPrChange w:id="2916" w:author="Fred Zhou" w:date="2024-03-10T14:00:00Z">
            <w:rPr>
              <w:highlight w:val="cyan"/>
            </w:rPr>
          </w:rPrChange>
        </w:rPr>
        <w:t>MTHI</w:t>
      </w:r>
      <w:r w:rsidRPr="004F25AC">
        <w:rPr>
          <w:rPrChange w:id="2917" w:author="Fred Zhou" w:date="2024-03-10T14:00:00Z">
            <w:rPr>
              <w:highlight w:val="cyan"/>
            </w:rPr>
          </w:rPrChange>
        </w:rPr>
        <w:t>与</w:t>
      </w:r>
      <w:r w:rsidR="0023631F" w:rsidRPr="004F25AC">
        <w:rPr>
          <w:rFonts w:hint="eastAsia"/>
          <w:rPrChange w:id="2918" w:author="Fred Zhou" w:date="2024-03-10T14:00:00Z">
            <w:rPr>
              <w:rFonts w:hint="eastAsia"/>
              <w:highlight w:val="cyan"/>
            </w:rPr>
          </w:rPrChange>
        </w:rPr>
        <w:t>该</w:t>
      </w:r>
      <w:r w:rsidRPr="004F25AC">
        <w:rPr>
          <w:rPrChange w:id="2919" w:author="Fred Zhou" w:date="2024-03-10T14:00:00Z">
            <w:rPr>
              <w:highlight w:val="cyan"/>
            </w:rPr>
          </w:rPrChange>
        </w:rPr>
        <w:t>阈值</w:t>
      </w:r>
      <w:r w:rsidRPr="004F25AC">
        <w:t>之间的</w:t>
      </w:r>
      <w:r w:rsidRPr="004F25AC">
        <w:rPr>
          <w:rPrChange w:id="2920" w:author="Fred Zhou" w:date="2024-03-10T14:00:00Z">
            <w:rPr>
              <w:highlight w:val="cyan"/>
            </w:rPr>
          </w:rPrChange>
        </w:rPr>
        <w:t>差值</w:t>
      </w:r>
      <w:r w:rsidRPr="004F25AC">
        <w:t>来得到。具体的</w:t>
      </w:r>
      <w:r w:rsidRPr="004F25AC">
        <w:rPr>
          <w:rPrChange w:id="2921" w:author="Fred Zhou" w:date="2024-03-10T14:00:00Z">
            <w:rPr>
              <w:highlight w:val="cyan"/>
            </w:rPr>
          </w:rPrChange>
        </w:rPr>
        <w:t>计算公式</w:t>
      </w:r>
      <w:r w:rsidRPr="004F25AC">
        <w:t>如下所示：</w:t>
      </w:r>
    </w:p>
    <w:p w14:paraId="4171403E" w14:textId="7F17FC78" w:rsidR="00783FF2" w:rsidRPr="004F25AC" w:rsidDel="008F5A4B" w:rsidRDefault="004315DB" w:rsidP="00185361">
      <w:pPr>
        <w:ind w:firstLine="420"/>
        <w:jc w:val="right"/>
        <w:rPr>
          <w:del w:id="2922" w:author="Fred Zhou" w:date="2024-03-09T10:54:00Z"/>
        </w:rPr>
        <w:pPrChange w:id="2923" w:author="Fred Zhou" w:date="2024-03-10T13:47:00Z">
          <w:pPr>
            <w:ind w:firstLine="420"/>
            <w:jc w:val="left"/>
          </w:pPr>
        </w:pPrChange>
      </w:pPr>
      <m:oMath>
        <m:r>
          <w:rPr>
            <w:rFonts w:ascii="Cambria Math" w:hAnsi="Cambria Math"/>
          </w:rPr>
          <m:t xml:space="preserve">DF=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MTHI</m:t>
                    </m:r>
                  </m:e>
                  <m:sub>
                    <m:r>
                      <w:rPr>
                        <w:rFonts w:ascii="Cambria Math" w:hAnsi="Cambria Math"/>
                      </w:rPr>
                      <m:t>i</m:t>
                    </m:r>
                  </m:sub>
                </m:sSub>
                <m:r>
                  <w:rPr>
                    <w:rFonts w:ascii="Cambria Math" w:hAnsi="Cambria Math"/>
                  </w:rPr>
                  <m:t>-27</m:t>
                </m:r>
                <m:r>
                  <w:rPr>
                    <w:rFonts w:ascii="Cambria Math" w:hAnsi="Cambria Math"/>
                  </w:rPr>
                  <m:t xml:space="preserve">,    </m:t>
                </m:r>
                <m:sSub>
                  <m:sSubPr>
                    <m:ctrlPr>
                      <w:rPr>
                        <w:rFonts w:ascii="Cambria Math" w:hAnsi="Cambria Math"/>
                        <w:i/>
                      </w:rPr>
                    </m:ctrlPr>
                  </m:sSubPr>
                  <m:e>
                    <m:r>
                      <w:rPr>
                        <w:rFonts w:ascii="Cambria Math" w:hAnsi="Cambria Math"/>
                      </w:rPr>
                      <m:t>MTHI</m:t>
                    </m:r>
                  </m:e>
                  <m:sub>
                    <m:r>
                      <w:rPr>
                        <w:rFonts w:ascii="Cambria Math" w:hAnsi="Cambria Math"/>
                      </w:rPr>
                      <m:t>i</m:t>
                    </m:r>
                  </m:sub>
                </m:sSub>
                <m:r>
                  <w:rPr>
                    <w:rFonts w:ascii="Cambria Math" w:hAnsi="Cambria Math"/>
                  </w:rPr>
                  <m:t>≥27</m:t>
                </m:r>
                <m:r>
                  <w:rPr>
                    <w:rFonts w:ascii="Cambria Math" w:hAnsi="Cambria Math" w:hint="eastAsia"/>
                  </w:rPr>
                  <m:t>°</m:t>
                </m:r>
                <m:r>
                  <w:rPr>
                    <w:rFonts w:ascii="Cambria Math" w:hAnsi="Cambria Math"/>
                  </w:rPr>
                  <m:t>C</m:t>
                </m:r>
              </m:e>
              <m:e>
                <m:r>
                  <w:rPr>
                    <w:rFonts w:ascii="Cambria Math" w:hAnsi="Cambria Math"/>
                  </w:rPr>
                  <m:t>0</m:t>
                </m:r>
                <m:r>
                  <w:rPr>
                    <w:rFonts w:ascii="Cambria Math" w:hAnsi="Cambria Math"/>
                  </w:rPr>
                  <m:t xml:space="preserve">,    </m:t>
                </m:r>
                <m:sSub>
                  <m:sSubPr>
                    <m:ctrlPr>
                      <w:rPr>
                        <w:rFonts w:ascii="Cambria Math" w:hAnsi="Cambria Math"/>
                        <w:i/>
                      </w:rPr>
                    </m:ctrlPr>
                  </m:sSubPr>
                  <m:e>
                    <m:r>
                      <w:rPr>
                        <w:rFonts w:ascii="Cambria Math" w:hAnsi="Cambria Math"/>
                      </w:rPr>
                      <m:t>MTHI</m:t>
                    </m:r>
                  </m:e>
                  <m:sub>
                    <m:r>
                      <w:rPr>
                        <w:rFonts w:ascii="Cambria Math" w:hAnsi="Cambria Math"/>
                      </w:rPr>
                      <m:t>i</m:t>
                    </m:r>
                  </m:sub>
                </m:sSub>
                <m:r>
                  <w:rPr>
                    <w:rFonts w:ascii="Cambria Math" w:hAnsi="Cambria Math"/>
                  </w:rPr>
                  <m:t>&lt;27</m:t>
                </m:r>
                <m:r>
                  <w:rPr>
                    <w:rFonts w:ascii="Cambria Math" w:hAnsi="Cambria Math" w:hint="eastAsia"/>
                  </w:rPr>
                  <m:t>°</m:t>
                </m:r>
                <m:r>
                  <w:rPr>
                    <w:rFonts w:ascii="Cambria Math" w:hAnsi="Cambria Math"/>
                  </w:rPr>
                  <m:t>C</m:t>
                </m:r>
              </m:e>
            </m:eqArr>
          </m:e>
        </m:d>
      </m:oMath>
      <w:ins w:id="2924" w:author="Fred Zhou" w:date="2024-03-10T13:47:00Z">
        <w:r w:rsidR="00185361" w:rsidRPr="004F25AC">
          <w:rPr>
            <w:rFonts w:hint="eastAsia"/>
          </w:rPr>
          <w:t xml:space="preserve"> </w:t>
        </w:r>
        <w:r w:rsidR="00185361" w:rsidRPr="004F25AC">
          <w:t xml:space="preserve">               </w:t>
        </w:r>
        <w:r w:rsidR="00185361" w:rsidRPr="004F25AC">
          <w:rPr>
            <w:rFonts w:hint="eastAsia"/>
          </w:rPr>
          <w:t>（</w:t>
        </w:r>
        <w:r w:rsidR="00185361" w:rsidRPr="004F25AC">
          <w:rPr>
            <w:rFonts w:hint="eastAsia"/>
          </w:rPr>
          <w:t>7</w:t>
        </w:r>
        <w:r w:rsidR="00185361" w:rsidRPr="004F25AC">
          <w:rPr>
            <w:rFonts w:hint="eastAsia"/>
          </w:rPr>
          <w:t>）</w:t>
        </w:r>
      </w:ins>
    </w:p>
    <w:p w14:paraId="60A809BD" w14:textId="254F49BD" w:rsidR="00F85958" w:rsidRPr="004F25AC" w:rsidRDefault="00F85958" w:rsidP="00185361">
      <w:pPr>
        <w:ind w:firstLine="420"/>
        <w:jc w:val="right"/>
        <w:rPr>
          <w:rFonts w:hint="eastAsia"/>
        </w:rPr>
        <w:pPrChange w:id="2925" w:author="Fred Zhou" w:date="2024-03-10T13:47:00Z">
          <w:pPr>
            <w:pStyle w:val="ListParagraph"/>
            <w:ind w:firstLineChars="0" w:firstLine="0"/>
            <w:jc w:val="left"/>
          </w:pPr>
        </w:pPrChange>
      </w:pPr>
    </w:p>
    <w:p w14:paraId="17EBA23A" w14:textId="58145F2C" w:rsidR="00F85958" w:rsidRPr="000D315F" w:rsidDel="002C077F" w:rsidRDefault="00F85958" w:rsidP="00F85958">
      <w:pPr>
        <w:pStyle w:val="ListParagraph"/>
        <w:ind w:firstLineChars="0"/>
        <w:rPr>
          <w:del w:id="2926" w:author="Fred Zhou" w:date="2024-03-09T10:27:00Z"/>
          <w:rFonts w:ascii="楷体" w:hAnsi="楷体" w:hint="eastAsia"/>
          <w:b/>
          <w:bCs/>
          <w:rPrChange w:id="2927" w:author="Fred Zhou" w:date="2024-03-10T14:20:00Z">
            <w:rPr>
              <w:del w:id="2928" w:author="Fred Zhou" w:date="2024-03-09T10:27:00Z"/>
              <w:rFonts w:ascii="楷体" w:hAnsi="楷体" w:hint="eastAsia"/>
            </w:rPr>
          </w:rPrChange>
        </w:rPr>
      </w:pPr>
      <w:del w:id="2929" w:author="Fred Zhou" w:date="2024-03-09T10:27:00Z">
        <w:r w:rsidRPr="000D315F" w:rsidDel="002C077F">
          <w:rPr>
            <w:rFonts w:ascii="楷体" w:hAnsi="楷体"/>
            <w:b/>
            <w:bCs/>
            <w:rPrChange w:id="2930" w:author="Fred Zhou" w:date="2024-03-10T14:20:00Z">
              <w:rPr>
                <w:rFonts w:ascii="楷体" w:hAnsi="楷体"/>
              </w:rPr>
            </w:rPrChange>
          </w:rPr>
          <w:delText>【</w:delText>
        </w:r>
        <w:r w:rsidRPr="000D315F" w:rsidDel="002C077F">
          <w:rPr>
            <w:b/>
            <w:bCs/>
            <w:rPrChange w:id="2931" w:author="Fred Zhou" w:date="2024-03-10T14:20:00Z">
              <w:rPr/>
            </w:rPrChange>
          </w:rPr>
          <w:delText xml:space="preserve">up2024 </w:delText>
        </w:r>
        <w:r w:rsidR="00AF4748" w:rsidRPr="000D315F" w:rsidDel="002C077F">
          <w:rPr>
            <w:b/>
            <w:bCs/>
            <w:rPrChange w:id="2932" w:author="Fred Zhou" w:date="2024-03-10T14:20:00Z">
              <w:rPr/>
            </w:rPrChange>
          </w:rPr>
          <w:delText>0</w:delText>
        </w:r>
        <w:r w:rsidR="00AF4748" w:rsidRPr="000D315F" w:rsidDel="002C077F">
          <w:rPr>
            <w:rFonts w:hint="eastAsia"/>
            <w:b/>
            <w:bCs/>
            <w:rPrChange w:id="2933" w:author="Fred Zhou" w:date="2024-03-10T14:20:00Z">
              <w:rPr>
                <w:rFonts w:hint="eastAsia"/>
              </w:rPr>
            </w:rPrChange>
          </w:rPr>
          <w:delText>30</w:delText>
        </w:r>
        <w:r w:rsidR="00AF4748" w:rsidRPr="000D315F" w:rsidDel="002C077F">
          <w:rPr>
            <w:b/>
            <w:bCs/>
            <w:rPrChange w:id="2934" w:author="Fred Zhou" w:date="2024-03-10T14:20:00Z">
              <w:rPr/>
            </w:rPrChange>
          </w:rPr>
          <w:delText>8</w:delText>
        </w:r>
        <w:r w:rsidR="00AF4748" w:rsidRPr="000D315F" w:rsidDel="002C077F">
          <w:rPr>
            <w:b/>
            <w:bCs/>
            <w:rPrChange w:id="2935" w:author="Fred Zhou" w:date="2024-03-10T14:20:00Z">
              <w:rPr/>
            </w:rPrChange>
          </w:rPr>
          <w:delText xml:space="preserve"> </w:delText>
        </w:r>
        <w:r w:rsidR="00AF4748" w:rsidRPr="000D315F" w:rsidDel="002C077F">
          <w:rPr>
            <w:b/>
            <w:bCs/>
            <w:rPrChange w:id="2936" w:author="Fred Zhou" w:date="2024-03-10T14:20:00Z">
              <w:rPr/>
            </w:rPrChange>
          </w:rPr>
          <w:delText>1</w:delText>
        </w:r>
        <w:r w:rsidR="00AF4748" w:rsidRPr="000D315F" w:rsidDel="002C077F">
          <w:rPr>
            <w:b/>
            <w:bCs/>
            <w:rPrChange w:id="2937" w:author="Fred Zhou" w:date="2024-03-10T14:20:00Z">
              <w:rPr/>
            </w:rPrChange>
          </w:rPr>
          <w:delText>0</w:delText>
        </w:r>
        <w:r w:rsidRPr="000D315F" w:rsidDel="002C077F">
          <w:rPr>
            <w:b/>
            <w:bCs/>
            <w:rPrChange w:id="2938" w:author="Fred Zhou" w:date="2024-03-10T14:20:00Z">
              <w:rPr/>
            </w:rPrChange>
          </w:rPr>
          <w:delText>:</w:delText>
        </w:r>
        <w:r w:rsidR="00AF4748" w:rsidRPr="000D315F" w:rsidDel="002C077F">
          <w:rPr>
            <w:b/>
            <w:bCs/>
            <w:rPrChange w:id="2939" w:author="Fred Zhou" w:date="2024-03-10T14:20:00Z">
              <w:rPr/>
            </w:rPrChange>
          </w:rPr>
          <w:delText>0</w:delText>
        </w:r>
        <w:r w:rsidR="00C31601" w:rsidRPr="000D315F" w:rsidDel="002C077F">
          <w:rPr>
            <w:b/>
            <w:bCs/>
            <w:rPrChange w:id="2940" w:author="Fred Zhou" w:date="2024-03-10T14:20:00Z">
              <w:rPr/>
            </w:rPrChange>
          </w:rPr>
          <w:delText>6</w:delText>
        </w:r>
        <w:r w:rsidRPr="000D315F" w:rsidDel="002C077F">
          <w:rPr>
            <w:rFonts w:ascii="楷体" w:hAnsi="楷体"/>
            <w:b/>
            <w:bCs/>
            <w:rPrChange w:id="2941" w:author="Fred Zhou" w:date="2024-03-10T14:20:00Z">
              <w:rPr>
                <w:rFonts w:ascii="楷体" w:hAnsi="楷体"/>
              </w:rPr>
            </w:rPrChange>
          </w:rPr>
          <w:delText>】</w:delText>
        </w:r>
      </w:del>
    </w:p>
    <w:p w14:paraId="298A6F1A" w14:textId="6663381E" w:rsidR="00F85958" w:rsidRPr="000D315F" w:rsidDel="002C077F" w:rsidRDefault="00F85958" w:rsidP="00F85958">
      <w:pPr>
        <w:ind w:firstLine="420"/>
        <w:rPr>
          <w:del w:id="2942" w:author="Fred Zhou" w:date="2024-03-09T10:27:00Z"/>
          <w:b/>
          <w:bCs/>
          <w:rPrChange w:id="2943" w:author="Fred Zhou" w:date="2024-03-10T14:20:00Z">
            <w:rPr>
              <w:del w:id="2944" w:author="Fred Zhou" w:date="2024-03-09T10:27:00Z"/>
            </w:rPr>
          </w:rPrChange>
        </w:rPr>
      </w:pPr>
      <w:del w:id="2945" w:author="Fred Zhou" w:date="2024-03-09T10:27:00Z">
        <w:r w:rsidRPr="000D315F" w:rsidDel="002C077F">
          <w:rPr>
            <w:rFonts w:ascii="楷体" w:hAnsi="楷体"/>
            <w:b/>
            <w:bCs/>
            <w:rPrChange w:id="2946" w:author="Fred Zhou" w:date="2024-03-10T14:20:00Z">
              <w:rPr>
                <w:rFonts w:ascii="楷体" w:hAnsi="楷体"/>
              </w:rPr>
            </w:rPrChange>
          </w:rPr>
          <w:delText>对于</w:delText>
        </w:r>
        <w:r w:rsidRPr="000D315F" w:rsidDel="002C077F">
          <w:rPr>
            <w:rFonts w:ascii="楷体" w:hAnsi="楷体"/>
            <w:b/>
            <w:bCs/>
            <w:rPrChange w:id="2947" w:author="Fred Zhou" w:date="2024-03-10T14:20:00Z">
              <w:rPr>
                <w:rFonts w:ascii="楷体" w:hAnsi="楷体"/>
                <w:highlight w:val="cyan"/>
              </w:rPr>
            </w:rPrChange>
          </w:rPr>
          <w:delText>暴露性</w:delText>
        </w:r>
        <w:r w:rsidR="00F050CE" w:rsidRPr="000D315F" w:rsidDel="002C077F">
          <w:rPr>
            <w:rFonts w:ascii="楷体" w:hAnsi="楷体" w:hint="eastAsia"/>
            <w:b/>
            <w:bCs/>
            <w:rPrChange w:id="2948" w:author="Fred Zhou" w:date="2024-03-10T14:20:00Z">
              <w:rPr>
                <w:rFonts w:ascii="楷体" w:hAnsi="楷体" w:hint="eastAsia"/>
                <w:highlight w:val="cyan"/>
              </w:rPr>
            </w:rPrChange>
          </w:rPr>
          <w:delText>因子</w:delText>
        </w:r>
        <w:r w:rsidR="00F050CE" w:rsidRPr="000D315F" w:rsidDel="002C077F">
          <w:rPr>
            <w:rFonts w:hint="eastAsia"/>
            <w:b/>
            <w:bCs/>
            <w:rPrChange w:id="2949" w:author="Fred Zhou" w:date="2024-03-10T14:20:00Z">
              <w:rPr>
                <w:rFonts w:hint="eastAsia"/>
              </w:rPr>
            </w:rPrChange>
          </w:rPr>
          <w:delText>（</w:delText>
        </w:r>
        <w:r w:rsidR="00F050CE" w:rsidRPr="000D315F" w:rsidDel="002C077F">
          <w:rPr>
            <w:rFonts w:hint="eastAsia"/>
            <w:b/>
            <w:bCs/>
            <w:rPrChange w:id="2950" w:author="Fred Zhou" w:date="2024-03-10T14:20:00Z">
              <w:rPr>
                <w:rFonts w:hint="eastAsia"/>
              </w:rPr>
            </w:rPrChange>
          </w:rPr>
          <w:delText>E</w:delText>
        </w:r>
        <w:r w:rsidR="00F050CE" w:rsidRPr="000D315F" w:rsidDel="002C077F">
          <w:rPr>
            <w:b/>
            <w:bCs/>
            <w:rPrChange w:id="2951" w:author="Fred Zhou" w:date="2024-03-10T14:20:00Z">
              <w:rPr/>
            </w:rPrChange>
          </w:rPr>
          <w:delText>F</w:delText>
        </w:r>
        <w:r w:rsidR="00F050CE" w:rsidRPr="000D315F" w:rsidDel="002C077F">
          <w:rPr>
            <w:rFonts w:hint="eastAsia"/>
            <w:b/>
            <w:bCs/>
            <w:rPrChange w:id="2952" w:author="Fred Zhou" w:date="2024-03-10T14:20:00Z">
              <w:rPr>
                <w:rFonts w:hint="eastAsia"/>
              </w:rPr>
            </w:rPrChange>
          </w:rPr>
          <w:delText>）</w:delText>
        </w:r>
        <w:r w:rsidRPr="000D315F" w:rsidDel="002C077F">
          <w:rPr>
            <w:rFonts w:ascii="楷体" w:hAnsi="楷体"/>
            <w:b/>
            <w:bCs/>
            <w:rPrChange w:id="2953" w:author="Fred Zhou" w:date="2024-03-10T14:20:00Z">
              <w:rPr>
                <w:rFonts w:ascii="楷体" w:hAnsi="楷体"/>
              </w:rPr>
            </w:rPrChange>
          </w:rPr>
          <w:delText>的评估，我们选用</w:delText>
        </w:r>
        <w:r w:rsidRPr="000D315F" w:rsidDel="002C077F">
          <w:rPr>
            <w:rFonts w:ascii="楷体" w:hAnsi="楷体"/>
            <w:b/>
            <w:bCs/>
            <w:rPrChange w:id="2954" w:author="Fred Zhou" w:date="2024-03-10T14:20:00Z">
              <w:rPr>
                <w:rFonts w:ascii="楷体" w:hAnsi="楷体"/>
                <w:highlight w:val="cyan"/>
              </w:rPr>
            </w:rPrChange>
          </w:rPr>
          <w:delText>各单元</w:delText>
        </w:r>
        <w:r w:rsidRPr="000D315F" w:rsidDel="002C077F">
          <w:rPr>
            <w:rFonts w:ascii="楷体" w:hAnsi="楷体"/>
            <w:b/>
            <w:bCs/>
            <w:rPrChange w:id="2955" w:author="Fred Zhou" w:date="2024-03-10T14:20:00Z">
              <w:rPr>
                <w:rFonts w:ascii="楷体" w:hAnsi="楷体"/>
              </w:rPr>
            </w:rPrChange>
          </w:rPr>
          <w:delText>的</w:delText>
        </w:r>
        <w:r w:rsidRPr="000D315F" w:rsidDel="002C077F">
          <w:rPr>
            <w:rFonts w:ascii="楷体" w:hAnsi="楷体"/>
            <w:b/>
            <w:bCs/>
            <w:rPrChange w:id="2956" w:author="Fred Zhou" w:date="2024-03-10T14:20:00Z">
              <w:rPr>
                <w:rFonts w:ascii="楷体" w:hAnsi="楷体"/>
                <w:highlight w:val="cyan"/>
              </w:rPr>
            </w:rPrChange>
          </w:rPr>
          <w:delText>人口密度</w:delText>
        </w:r>
        <w:r w:rsidRPr="000D315F" w:rsidDel="002C077F">
          <w:rPr>
            <w:rFonts w:ascii="楷体" w:hAnsi="楷体"/>
            <w:b/>
            <w:bCs/>
            <w:rPrChange w:id="2957" w:author="Fred Zhou" w:date="2024-03-10T14:20:00Z">
              <w:rPr>
                <w:rFonts w:ascii="楷体" w:hAnsi="楷体"/>
              </w:rPr>
            </w:rPrChange>
          </w:rPr>
          <w:delText>作为</w:delText>
        </w:r>
        <w:r w:rsidRPr="000D315F" w:rsidDel="002C077F">
          <w:rPr>
            <w:rFonts w:ascii="楷体" w:hAnsi="楷体"/>
            <w:b/>
            <w:bCs/>
            <w:rPrChange w:id="2958" w:author="Fred Zhou" w:date="2024-03-10T14:20:00Z">
              <w:rPr>
                <w:rFonts w:ascii="楷体" w:hAnsi="楷体"/>
                <w:highlight w:val="cyan"/>
              </w:rPr>
            </w:rPrChange>
          </w:rPr>
          <w:delText>关键指标</w:delText>
        </w:r>
        <w:r w:rsidRPr="000D315F" w:rsidDel="002C077F">
          <w:rPr>
            <w:rFonts w:ascii="楷体" w:hAnsi="楷体"/>
            <w:b/>
            <w:bCs/>
            <w:rPrChange w:id="2959" w:author="Fred Zhou" w:date="2024-03-10T14:20:00Z">
              <w:rPr>
                <w:rFonts w:ascii="楷体" w:hAnsi="楷体"/>
              </w:rPr>
            </w:rPrChange>
          </w:rPr>
          <w:delText>。因此，</w:delText>
        </w:r>
        <w:r w:rsidRPr="000D315F" w:rsidDel="002C077F">
          <w:rPr>
            <w:b/>
            <w:bCs/>
            <w:rPrChange w:id="2960" w:author="Fred Zhou" w:date="2024-03-10T14:20:00Z">
              <w:rPr/>
            </w:rPrChange>
          </w:rPr>
          <w:delText>E</w:delText>
        </w:r>
        <w:r w:rsidR="00F050CE" w:rsidRPr="000D315F" w:rsidDel="002C077F">
          <w:rPr>
            <w:b/>
            <w:bCs/>
            <w:rPrChange w:id="2961" w:author="Fred Zhou" w:date="2024-03-10T14:20:00Z">
              <w:rPr/>
            </w:rPrChange>
          </w:rPr>
          <w:delText>F</w:delText>
        </w:r>
        <w:r w:rsidRPr="000D315F" w:rsidDel="002C077F">
          <w:rPr>
            <w:rFonts w:ascii="楷体" w:hAnsi="楷体"/>
            <w:b/>
            <w:bCs/>
            <w:rPrChange w:id="2962" w:author="Fred Zhou" w:date="2024-03-10T14:20:00Z">
              <w:rPr>
                <w:rFonts w:ascii="楷体" w:hAnsi="楷体"/>
              </w:rPr>
            </w:rPrChange>
          </w:rPr>
          <w:delText>的</w:delText>
        </w:r>
        <w:r w:rsidRPr="000D315F" w:rsidDel="002C077F">
          <w:rPr>
            <w:rFonts w:ascii="楷体" w:hAnsi="楷体"/>
            <w:b/>
            <w:bCs/>
            <w:rPrChange w:id="2963" w:author="Fred Zhou" w:date="2024-03-10T14:20:00Z">
              <w:rPr>
                <w:rFonts w:ascii="楷体" w:hAnsi="楷体"/>
                <w:highlight w:val="cyan"/>
              </w:rPr>
            </w:rPrChange>
          </w:rPr>
          <w:delText>计算公式</w:delText>
        </w:r>
        <w:r w:rsidRPr="000D315F" w:rsidDel="002C077F">
          <w:rPr>
            <w:rFonts w:ascii="楷体" w:hAnsi="楷体"/>
            <w:b/>
            <w:bCs/>
            <w:rPrChange w:id="2964" w:author="Fred Zhou" w:date="2024-03-10T14:20:00Z">
              <w:rPr>
                <w:rFonts w:ascii="楷体" w:hAnsi="楷体"/>
              </w:rPr>
            </w:rPrChange>
          </w:rPr>
          <w:delText>如下</w:delText>
        </w:r>
        <w:r w:rsidRPr="000D315F" w:rsidDel="002C077F">
          <w:rPr>
            <w:rFonts w:ascii="楷体" w:hAnsi="楷体" w:hint="eastAsia"/>
            <w:b/>
            <w:bCs/>
            <w:rPrChange w:id="2965" w:author="Fred Zhou" w:date="2024-03-10T14:20:00Z">
              <w:rPr>
                <w:rFonts w:ascii="楷体" w:hAnsi="楷体" w:hint="eastAsia"/>
              </w:rPr>
            </w:rPrChange>
          </w:rPr>
          <w:delText>：</w:delText>
        </w:r>
      </w:del>
    </w:p>
    <w:p w14:paraId="3ED51150" w14:textId="285CCE12" w:rsidR="00F85958" w:rsidRPr="000D315F" w:rsidDel="002C077F" w:rsidRDefault="000D315F" w:rsidP="00F85958">
      <w:pPr>
        <w:pStyle w:val="ListParagraph"/>
        <w:ind w:firstLine="482"/>
        <w:jc w:val="center"/>
        <w:rPr>
          <w:del w:id="2966" w:author="Fred Zhou" w:date="2024-03-09T10:27:00Z"/>
          <w:rFonts w:hint="eastAsia"/>
          <w:b/>
          <w:bCs/>
          <w:rPrChange w:id="2967" w:author="Fred Zhou" w:date="2024-03-10T14:20:00Z">
            <w:rPr>
              <w:del w:id="2968" w:author="Fred Zhou" w:date="2024-03-09T10:27:00Z"/>
              <w:rFonts w:hint="eastAsia"/>
            </w:rPr>
          </w:rPrChange>
        </w:rPr>
      </w:pPr>
      <m:oMathPara>
        <m:oMath>
          <m:r>
            <w:del w:id="2969" w:author="Fred Zhou" w:date="2024-03-09T10:27:00Z">
              <m:rPr>
                <m:sty m:val="bi"/>
              </m:rPr>
              <w:rPr>
                <w:rFonts w:ascii="Cambria Math" w:hAnsi="Cambria Math"/>
              </w:rPr>
              <m:t>EF=PD</m:t>
            </w:del>
          </m:r>
        </m:oMath>
      </m:oMathPara>
    </w:p>
    <w:p w14:paraId="0F05EDE0" w14:textId="6BD24A8E" w:rsidR="00F85958" w:rsidRPr="000D315F" w:rsidDel="002C077F" w:rsidRDefault="00F85958" w:rsidP="00F85958">
      <w:pPr>
        <w:pStyle w:val="ListParagraph"/>
        <w:ind w:firstLineChars="0" w:firstLine="0"/>
        <w:rPr>
          <w:del w:id="2970" w:author="Fred Zhou" w:date="2024-03-09T10:27:00Z"/>
          <w:b/>
          <w:bCs/>
          <w:rPrChange w:id="2971" w:author="Fred Zhou" w:date="2024-03-10T14:20:00Z">
            <w:rPr>
              <w:del w:id="2972" w:author="Fred Zhou" w:date="2024-03-09T10:27:00Z"/>
            </w:rPr>
          </w:rPrChange>
        </w:rPr>
      </w:pPr>
      <w:del w:id="2973" w:author="Fred Zhou" w:date="2024-03-09T10:27:00Z">
        <w:r w:rsidRPr="000D315F" w:rsidDel="002C077F">
          <w:rPr>
            <w:rFonts w:ascii="楷体" w:hAnsi="楷体" w:hint="eastAsia"/>
            <w:b/>
            <w:bCs/>
            <w:rPrChange w:id="2974" w:author="Fred Zhou" w:date="2024-03-10T14:20:00Z">
              <w:rPr>
                <w:rFonts w:ascii="楷体" w:hAnsi="楷体" w:hint="eastAsia"/>
              </w:rPr>
            </w:rPrChange>
          </w:rPr>
          <w:delText>其中，</w:delText>
        </w:r>
        <w:r w:rsidRPr="000D315F" w:rsidDel="002C077F">
          <w:rPr>
            <w:rFonts w:hint="eastAsia"/>
            <w:b/>
            <w:bCs/>
            <w:i/>
            <w:iCs/>
            <w:rPrChange w:id="2975" w:author="Fred Zhou" w:date="2024-03-10T14:20:00Z">
              <w:rPr>
                <w:rFonts w:hint="eastAsia"/>
                <w:i/>
                <w:iCs/>
              </w:rPr>
            </w:rPrChange>
          </w:rPr>
          <w:delText>PD</w:delText>
        </w:r>
        <w:r w:rsidR="00C31601" w:rsidRPr="000D315F" w:rsidDel="002C077F">
          <w:rPr>
            <w:rFonts w:hint="eastAsia"/>
            <w:b/>
            <w:bCs/>
            <w:rPrChange w:id="2976" w:author="Fred Zhou" w:date="2024-03-10T14:20:00Z">
              <w:rPr>
                <w:rFonts w:hint="eastAsia"/>
              </w:rPr>
            </w:rPrChange>
          </w:rPr>
          <w:delText>（</w:delText>
        </w:r>
        <w:r w:rsidR="00C31601" w:rsidRPr="000D315F" w:rsidDel="002C077F">
          <w:rPr>
            <w:rFonts w:hint="eastAsia"/>
            <w:b/>
            <w:bCs/>
            <w:rPrChange w:id="2977" w:author="Fred Zhou" w:date="2024-03-10T14:20:00Z">
              <w:rPr>
                <w:rFonts w:hint="eastAsia"/>
              </w:rPr>
            </w:rPrChange>
          </w:rPr>
          <w:delText>P</w:delText>
        </w:r>
        <w:r w:rsidR="00C31601" w:rsidRPr="000D315F" w:rsidDel="002C077F">
          <w:rPr>
            <w:b/>
            <w:bCs/>
            <w:rPrChange w:id="2978" w:author="Fred Zhou" w:date="2024-03-10T14:20:00Z">
              <w:rPr/>
            </w:rPrChange>
          </w:rPr>
          <w:delText>opulation Density</w:delText>
        </w:r>
        <w:r w:rsidR="00C31601" w:rsidRPr="000D315F" w:rsidDel="002C077F">
          <w:rPr>
            <w:rFonts w:hint="eastAsia"/>
            <w:b/>
            <w:bCs/>
            <w:rPrChange w:id="2979" w:author="Fred Zhou" w:date="2024-03-10T14:20:00Z">
              <w:rPr>
                <w:rFonts w:hint="eastAsia"/>
              </w:rPr>
            </w:rPrChange>
          </w:rPr>
          <w:delText>）</w:delText>
        </w:r>
        <w:r w:rsidRPr="000D315F" w:rsidDel="002C077F">
          <w:rPr>
            <w:rFonts w:ascii="楷体" w:hAnsi="楷体" w:hint="eastAsia"/>
            <w:b/>
            <w:bCs/>
            <w:rPrChange w:id="2980" w:author="Fred Zhou" w:date="2024-03-10T14:20:00Z">
              <w:rPr>
                <w:rFonts w:ascii="楷体" w:hAnsi="楷体" w:hint="eastAsia"/>
              </w:rPr>
            </w:rPrChange>
          </w:rPr>
          <w:delText>代表</w:delText>
        </w:r>
        <w:r w:rsidRPr="000D315F" w:rsidDel="002C077F">
          <w:rPr>
            <w:rFonts w:ascii="楷体" w:hAnsi="楷体" w:hint="eastAsia"/>
            <w:b/>
            <w:bCs/>
            <w:rPrChange w:id="2981" w:author="Fred Zhou" w:date="2024-03-10T14:20:00Z">
              <w:rPr>
                <w:rFonts w:ascii="楷体" w:hAnsi="楷体" w:hint="eastAsia"/>
                <w:highlight w:val="cyan"/>
              </w:rPr>
            </w:rPrChange>
          </w:rPr>
          <w:delText>人口密度</w:delText>
        </w:r>
        <w:r w:rsidRPr="000D315F" w:rsidDel="002C077F">
          <w:rPr>
            <w:rFonts w:hint="eastAsia"/>
            <w:b/>
            <w:bCs/>
            <w:rPrChange w:id="2982" w:author="Fred Zhou" w:date="2024-03-10T14:20:00Z">
              <w:rPr>
                <w:rFonts w:hint="eastAsia"/>
              </w:rPr>
            </w:rPrChange>
          </w:rPr>
          <w:delText xml:space="preserve"> (</w:delText>
        </w:r>
        <w:r w:rsidRPr="000D315F" w:rsidDel="002C077F">
          <w:rPr>
            <w:rFonts w:ascii="楷体" w:hAnsi="楷体" w:hint="eastAsia"/>
            <w:b/>
            <w:bCs/>
            <w:rPrChange w:id="2983" w:author="Fred Zhou" w:date="2024-03-10T14:20:00Z">
              <w:rPr>
                <w:rFonts w:ascii="楷体" w:hAnsi="楷体" w:hint="eastAsia"/>
              </w:rPr>
            </w:rPrChange>
          </w:rPr>
          <w:delText>人</w:delText>
        </w:r>
        <w:r w:rsidRPr="000D315F" w:rsidDel="002C077F">
          <w:rPr>
            <w:rFonts w:hint="eastAsia"/>
            <w:b/>
            <w:bCs/>
            <w:rPrChange w:id="2984" w:author="Fred Zhou" w:date="2024-03-10T14:20:00Z">
              <w:rPr>
                <w:rFonts w:hint="eastAsia"/>
              </w:rPr>
            </w:rPrChange>
          </w:rPr>
          <w:delText>/km</w:delText>
        </w:r>
        <w:r w:rsidRPr="000D315F" w:rsidDel="002C077F">
          <w:rPr>
            <w:rFonts w:hint="eastAsia"/>
            <w:b/>
            <w:bCs/>
            <w:vertAlign w:val="superscript"/>
            <w:rPrChange w:id="2985" w:author="Fred Zhou" w:date="2024-03-10T14:20:00Z">
              <w:rPr>
                <w:rFonts w:hint="eastAsia"/>
                <w:vertAlign w:val="superscript"/>
              </w:rPr>
            </w:rPrChange>
          </w:rPr>
          <w:delText>2</w:delText>
        </w:r>
        <w:r w:rsidRPr="000D315F" w:rsidDel="002C077F">
          <w:rPr>
            <w:rFonts w:hint="eastAsia"/>
            <w:b/>
            <w:bCs/>
            <w:rPrChange w:id="2986" w:author="Fred Zhou" w:date="2024-03-10T14:20:00Z">
              <w:rPr>
                <w:rFonts w:hint="eastAsia"/>
              </w:rPr>
            </w:rPrChange>
          </w:rPr>
          <w:delText>)</w:delText>
        </w:r>
        <w:r w:rsidRPr="000D315F" w:rsidDel="002C077F">
          <w:rPr>
            <w:rFonts w:ascii="楷体" w:hAnsi="楷体" w:hint="eastAsia"/>
            <w:b/>
            <w:bCs/>
            <w:rPrChange w:id="2987" w:author="Fred Zhou" w:date="2024-03-10T14:20:00Z">
              <w:rPr>
                <w:rFonts w:ascii="楷体" w:hAnsi="楷体" w:hint="eastAsia"/>
              </w:rPr>
            </w:rPrChange>
          </w:rPr>
          <w:delText>。</w:delText>
        </w:r>
      </w:del>
    </w:p>
    <w:p w14:paraId="3735C969" w14:textId="4262A012" w:rsidR="00F85958" w:rsidRPr="000D315F" w:rsidDel="002C077F" w:rsidRDefault="00F85958" w:rsidP="00F85958">
      <w:pPr>
        <w:pStyle w:val="ListParagraph"/>
        <w:ind w:firstLineChars="0"/>
        <w:rPr>
          <w:del w:id="2988" w:author="Fred Zhou" w:date="2024-03-09T10:27:00Z"/>
          <w:rFonts w:ascii="楷体" w:hAnsi="楷体" w:hint="eastAsia"/>
          <w:b/>
          <w:bCs/>
          <w:rPrChange w:id="2989" w:author="Fred Zhou" w:date="2024-03-10T14:20:00Z">
            <w:rPr>
              <w:del w:id="2990" w:author="Fred Zhou" w:date="2024-03-09T10:27:00Z"/>
              <w:rFonts w:ascii="楷体" w:hAnsi="楷体" w:hint="eastAsia"/>
            </w:rPr>
          </w:rPrChange>
        </w:rPr>
      </w:pPr>
      <w:del w:id="2991" w:author="Fred Zhou" w:date="2024-03-09T10:27:00Z">
        <w:r w:rsidRPr="000D315F" w:rsidDel="002C077F">
          <w:rPr>
            <w:rFonts w:ascii="楷体" w:hAnsi="楷体"/>
            <w:b/>
            <w:bCs/>
            <w:rPrChange w:id="2992" w:author="Fred Zhou" w:date="2024-03-10T14:20:00Z">
              <w:rPr>
                <w:rFonts w:ascii="楷体" w:hAnsi="楷体"/>
              </w:rPr>
            </w:rPrChange>
          </w:rPr>
          <w:delText>【</w:delText>
        </w:r>
        <w:r w:rsidR="00934D4C" w:rsidRPr="000D315F" w:rsidDel="002C077F">
          <w:rPr>
            <w:b/>
            <w:bCs/>
            <w:rPrChange w:id="2993" w:author="Fred Zhou" w:date="2024-03-10T14:20:00Z">
              <w:rPr/>
            </w:rPrChange>
          </w:rPr>
          <w:delText>up</w:delText>
        </w:r>
        <w:r w:rsidRPr="000D315F" w:rsidDel="002C077F">
          <w:rPr>
            <w:b/>
            <w:bCs/>
            <w:rPrChange w:id="2994" w:author="Fred Zhou" w:date="2024-03-10T14:20:00Z">
              <w:rPr/>
            </w:rPrChange>
          </w:rPr>
          <w:delText xml:space="preserve">2024 </w:delText>
        </w:r>
        <w:r w:rsidR="006D5E10" w:rsidRPr="000D315F" w:rsidDel="002C077F">
          <w:rPr>
            <w:b/>
            <w:bCs/>
            <w:rPrChange w:id="2995" w:author="Fred Zhou" w:date="2024-03-10T14:20:00Z">
              <w:rPr/>
            </w:rPrChange>
          </w:rPr>
          <w:delText>0</w:delText>
        </w:r>
        <w:r w:rsidR="006D5E10" w:rsidRPr="000D315F" w:rsidDel="002C077F">
          <w:rPr>
            <w:rFonts w:hint="eastAsia"/>
            <w:b/>
            <w:bCs/>
            <w:rPrChange w:id="2996" w:author="Fred Zhou" w:date="2024-03-10T14:20:00Z">
              <w:rPr>
                <w:rFonts w:hint="eastAsia"/>
              </w:rPr>
            </w:rPrChange>
          </w:rPr>
          <w:delText>30</w:delText>
        </w:r>
        <w:r w:rsidR="006D5E10" w:rsidRPr="000D315F" w:rsidDel="002C077F">
          <w:rPr>
            <w:b/>
            <w:bCs/>
            <w:rPrChange w:id="2997" w:author="Fred Zhou" w:date="2024-03-10T14:20:00Z">
              <w:rPr/>
            </w:rPrChange>
          </w:rPr>
          <w:delText>8</w:delText>
        </w:r>
        <w:r w:rsidR="006D5E10" w:rsidRPr="000D315F" w:rsidDel="002C077F">
          <w:rPr>
            <w:b/>
            <w:bCs/>
            <w:rPrChange w:id="2998" w:author="Fred Zhou" w:date="2024-03-10T14:20:00Z">
              <w:rPr/>
            </w:rPrChange>
          </w:rPr>
          <w:delText xml:space="preserve"> </w:delText>
        </w:r>
        <w:r w:rsidR="006D5E10" w:rsidRPr="000D315F" w:rsidDel="002C077F">
          <w:rPr>
            <w:b/>
            <w:bCs/>
            <w:rPrChange w:id="2999" w:author="Fred Zhou" w:date="2024-03-10T14:20:00Z">
              <w:rPr/>
            </w:rPrChange>
          </w:rPr>
          <w:delText>1</w:delText>
        </w:r>
        <w:r w:rsidRPr="000D315F" w:rsidDel="002C077F">
          <w:rPr>
            <w:b/>
            <w:bCs/>
            <w:rPrChange w:id="3000" w:author="Fred Zhou" w:date="2024-03-10T14:20:00Z">
              <w:rPr/>
            </w:rPrChange>
          </w:rPr>
          <w:delText>0:</w:delText>
        </w:r>
        <w:r w:rsidR="0088778C" w:rsidRPr="000D315F" w:rsidDel="002C077F">
          <w:rPr>
            <w:b/>
            <w:bCs/>
            <w:rPrChange w:id="3001" w:author="Fred Zhou" w:date="2024-03-10T14:20:00Z">
              <w:rPr/>
            </w:rPrChange>
          </w:rPr>
          <w:delText>1</w:delText>
        </w:r>
        <w:r w:rsidR="0058491D" w:rsidRPr="000D315F" w:rsidDel="002C077F">
          <w:rPr>
            <w:b/>
            <w:bCs/>
            <w:rPrChange w:id="3002" w:author="Fred Zhou" w:date="2024-03-10T14:20:00Z">
              <w:rPr/>
            </w:rPrChange>
          </w:rPr>
          <w:delText>1</w:delText>
        </w:r>
        <w:r w:rsidRPr="000D315F" w:rsidDel="002C077F">
          <w:rPr>
            <w:rFonts w:ascii="楷体" w:hAnsi="楷体"/>
            <w:b/>
            <w:bCs/>
            <w:rPrChange w:id="3003" w:author="Fred Zhou" w:date="2024-03-10T14:20:00Z">
              <w:rPr>
                <w:rFonts w:ascii="楷体" w:hAnsi="楷体"/>
              </w:rPr>
            </w:rPrChange>
          </w:rPr>
          <w:delText>】</w:delText>
        </w:r>
      </w:del>
    </w:p>
    <w:p w14:paraId="744F3ABC" w14:textId="657C286F" w:rsidR="00F85958" w:rsidRPr="000D315F" w:rsidDel="002C077F" w:rsidRDefault="00F85958" w:rsidP="00F85958">
      <w:pPr>
        <w:pStyle w:val="ListParagraph"/>
        <w:ind w:firstLine="482"/>
        <w:rPr>
          <w:del w:id="3004" w:author="Fred Zhou" w:date="2024-03-09T10:27:00Z"/>
          <w:rFonts w:ascii="楷体" w:hAnsi="楷体"/>
          <w:b/>
          <w:bCs/>
          <w:rPrChange w:id="3005" w:author="Fred Zhou" w:date="2024-03-10T14:20:00Z">
            <w:rPr>
              <w:del w:id="3006" w:author="Fred Zhou" w:date="2024-03-09T10:27:00Z"/>
              <w:rFonts w:ascii="楷体" w:hAnsi="楷体"/>
            </w:rPr>
          </w:rPrChange>
        </w:rPr>
      </w:pPr>
      <w:del w:id="3007" w:author="Fred Zhou" w:date="2024-03-09T10:27:00Z">
        <w:r w:rsidRPr="000D315F" w:rsidDel="002C077F">
          <w:rPr>
            <w:rFonts w:ascii="楷体" w:hAnsi="楷体"/>
            <w:b/>
            <w:bCs/>
            <w:rPrChange w:id="3008" w:author="Fred Zhou" w:date="2024-03-10T14:20:00Z">
              <w:rPr>
                <w:rFonts w:ascii="楷体" w:hAnsi="楷体"/>
              </w:rPr>
            </w:rPrChange>
          </w:rPr>
          <w:delText>在</w:delText>
        </w:r>
        <w:r w:rsidRPr="000D315F" w:rsidDel="002C077F">
          <w:rPr>
            <w:rFonts w:ascii="楷体" w:hAnsi="楷体"/>
            <w:b/>
            <w:bCs/>
            <w:rPrChange w:id="3009" w:author="Fred Zhou" w:date="2024-03-10T14:20:00Z">
              <w:rPr>
                <w:rFonts w:ascii="楷体" w:hAnsi="楷体"/>
                <w:highlight w:val="cyan"/>
              </w:rPr>
            </w:rPrChange>
          </w:rPr>
          <w:delText>评估脆弱性</w:delText>
        </w:r>
        <w:r w:rsidRPr="000D315F" w:rsidDel="002C077F">
          <w:rPr>
            <w:rFonts w:ascii="楷体" w:hAnsi="楷体"/>
            <w:b/>
            <w:bCs/>
            <w:rPrChange w:id="3010" w:author="Fred Zhou" w:date="2024-03-10T14:20:00Z">
              <w:rPr>
                <w:rFonts w:ascii="楷体" w:hAnsi="楷体"/>
              </w:rPr>
            </w:rPrChange>
          </w:rPr>
          <w:delText>时，本研究</w:delText>
        </w:r>
        <w:r w:rsidRPr="000D315F" w:rsidDel="002C077F">
          <w:rPr>
            <w:rFonts w:ascii="楷体" w:hAnsi="楷体"/>
            <w:b/>
            <w:bCs/>
            <w:rPrChange w:id="3011" w:author="Fred Zhou" w:date="2024-03-10T14:20:00Z">
              <w:rPr>
                <w:rFonts w:ascii="楷体" w:hAnsi="楷体"/>
                <w:highlight w:val="cyan"/>
              </w:rPr>
            </w:rPrChange>
          </w:rPr>
          <w:delText>着重考虑</w:delText>
        </w:r>
        <w:r w:rsidRPr="000D315F" w:rsidDel="002C077F">
          <w:rPr>
            <w:rFonts w:ascii="楷体" w:hAnsi="楷体"/>
            <w:b/>
            <w:bCs/>
            <w:rPrChange w:id="3012" w:author="Fred Zhou" w:date="2024-03-10T14:20:00Z">
              <w:rPr>
                <w:rFonts w:ascii="楷体" w:hAnsi="楷体"/>
              </w:rPr>
            </w:rPrChange>
          </w:rPr>
          <w:delText>城市居民的</w:delText>
        </w:r>
        <w:r w:rsidRPr="000D315F" w:rsidDel="002C077F">
          <w:rPr>
            <w:rFonts w:ascii="楷体" w:hAnsi="楷体"/>
            <w:b/>
            <w:bCs/>
            <w:rPrChange w:id="3013" w:author="Fred Zhou" w:date="2024-03-10T14:20:00Z">
              <w:rPr>
                <w:rFonts w:ascii="楷体" w:hAnsi="楷体"/>
                <w:highlight w:val="cyan"/>
              </w:rPr>
            </w:rPrChange>
          </w:rPr>
          <w:delText>年龄</w:delText>
        </w:r>
        <w:r w:rsidRPr="000D315F" w:rsidDel="002C077F">
          <w:rPr>
            <w:rFonts w:ascii="楷体" w:hAnsi="楷体"/>
            <w:b/>
            <w:bCs/>
            <w:rPrChange w:id="3014" w:author="Fred Zhou" w:date="2024-03-10T14:20:00Z">
              <w:rPr>
                <w:rFonts w:ascii="楷体" w:hAnsi="楷体"/>
              </w:rPr>
            </w:rPrChange>
          </w:rPr>
          <w:delText>和</w:delText>
        </w:r>
        <w:r w:rsidRPr="000D315F" w:rsidDel="002C077F">
          <w:rPr>
            <w:rFonts w:ascii="楷体" w:hAnsi="楷体"/>
            <w:b/>
            <w:bCs/>
            <w:rPrChange w:id="3015" w:author="Fred Zhou" w:date="2024-03-10T14:20:00Z">
              <w:rPr>
                <w:rFonts w:ascii="楷体" w:hAnsi="楷体"/>
                <w:highlight w:val="cyan"/>
              </w:rPr>
            </w:rPrChange>
          </w:rPr>
          <w:delText>收入</w:delText>
        </w:r>
        <w:r w:rsidRPr="000D315F" w:rsidDel="002C077F">
          <w:rPr>
            <w:rFonts w:ascii="楷体" w:hAnsi="楷体"/>
            <w:b/>
            <w:bCs/>
            <w:rPrChange w:id="3016" w:author="Fred Zhou" w:date="2024-03-10T14:20:00Z">
              <w:rPr>
                <w:rFonts w:ascii="楷体" w:hAnsi="楷体"/>
              </w:rPr>
            </w:rPrChange>
          </w:rPr>
          <w:delText>这两个</w:delText>
        </w:r>
        <w:r w:rsidRPr="000D315F" w:rsidDel="002C077F">
          <w:rPr>
            <w:rFonts w:ascii="楷体" w:hAnsi="楷体"/>
            <w:b/>
            <w:bCs/>
            <w:rPrChange w:id="3017" w:author="Fred Zhou" w:date="2024-03-10T14:20:00Z">
              <w:rPr>
                <w:rFonts w:ascii="楷体" w:hAnsi="楷体"/>
                <w:highlight w:val="cyan"/>
              </w:rPr>
            </w:rPrChange>
          </w:rPr>
          <w:delText>关键因素</w:delText>
        </w:r>
        <w:r w:rsidRPr="000D315F" w:rsidDel="002C077F">
          <w:rPr>
            <w:rFonts w:ascii="楷体" w:hAnsi="楷体"/>
            <w:b/>
            <w:bCs/>
            <w:rPrChange w:id="3018" w:author="Fred Zhou" w:date="2024-03-10T14:20:00Z">
              <w:rPr>
                <w:rFonts w:ascii="楷体" w:hAnsi="楷体"/>
              </w:rPr>
            </w:rPrChange>
          </w:rPr>
          <w:delText>。</w:delText>
        </w:r>
        <w:r w:rsidRPr="000D315F" w:rsidDel="002C077F">
          <w:rPr>
            <w:rFonts w:ascii="宋体" w:eastAsia="宋体" w:hAnsi="宋体" w:hint="eastAsia"/>
            <w:b/>
            <w:bCs/>
            <w:rPrChange w:id="3019" w:author="Fred Zhou" w:date="2024-03-10T14:20:00Z">
              <w:rPr>
                <w:rFonts w:ascii="宋体" w:eastAsia="宋体" w:hAnsi="宋体" w:hint="eastAsia"/>
              </w:rPr>
            </w:rPrChange>
          </w:rPr>
          <w:br/>
        </w:r>
        <w:r w:rsidRPr="000D315F" w:rsidDel="002C077F">
          <w:rPr>
            <w:rFonts w:ascii="楷体" w:hAnsi="楷体"/>
            <w:b/>
            <w:bCs/>
            <w:rPrChange w:id="3020" w:author="Fred Zhou" w:date="2024-03-10T14:20:00Z">
              <w:rPr>
                <w:rFonts w:ascii="楷体" w:hAnsi="楷体"/>
              </w:rPr>
            </w:rPrChange>
          </w:rPr>
          <w:delText>为了计算</w:delText>
        </w:r>
        <w:r w:rsidRPr="000D315F" w:rsidDel="002C077F">
          <w:rPr>
            <w:rFonts w:ascii="楷体" w:hAnsi="楷体"/>
            <w:b/>
            <w:bCs/>
            <w:rPrChange w:id="3021" w:author="Fred Zhou" w:date="2024-03-10T14:20:00Z">
              <w:rPr>
                <w:rFonts w:ascii="楷体" w:hAnsi="楷体"/>
                <w:highlight w:val="cyan"/>
              </w:rPr>
            </w:rPrChange>
          </w:rPr>
          <w:delText>脆弱性</w:delText>
        </w:r>
        <w:r w:rsidRPr="000D315F" w:rsidDel="002C077F">
          <w:rPr>
            <w:b/>
            <w:bCs/>
            <w:rPrChange w:id="3022" w:author="Fred Zhou" w:date="2024-03-10T14:20:00Z">
              <w:rPr>
                <w:highlight w:val="cyan"/>
              </w:rPr>
            </w:rPrChange>
          </w:rPr>
          <w:delText>因子</w:delText>
        </w:r>
        <w:r w:rsidR="00E23A01" w:rsidRPr="000D315F" w:rsidDel="002C077F">
          <w:rPr>
            <w:rFonts w:hint="eastAsia"/>
            <w:b/>
            <w:bCs/>
            <w:rPrChange w:id="3023" w:author="Fred Zhou" w:date="2024-03-10T14:20:00Z">
              <w:rPr>
                <w:rFonts w:hint="eastAsia"/>
                <w:highlight w:val="cyan"/>
              </w:rPr>
            </w:rPrChange>
          </w:rPr>
          <w:delText>（</w:delText>
        </w:r>
        <w:r w:rsidR="00E23A01" w:rsidRPr="000D315F" w:rsidDel="002C077F">
          <w:rPr>
            <w:rFonts w:hint="eastAsia"/>
            <w:b/>
            <w:bCs/>
            <w:rPrChange w:id="3024" w:author="Fred Zhou" w:date="2024-03-10T14:20:00Z">
              <w:rPr>
                <w:rFonts w:hint="eastAsia"/>
                <w:highlight w:val="cyan"/>
              </w:rPr>
            </w:rPrChange>
          </w:rPr>
          <w:delText>V</w:delText>
        </w:r>
        <w:r w:rsidR="00E23A01" w:rsidRPr="000D315F" w:rsidDel="002C077F">
          <w:rPr>
            <w:b/>
            <w:bCs/>
            <w:rPrChange w:id="3025" w:author="Fred Zhou" w:date="2024-03-10T14:20:00Z">
              <w:rPr>
                <w:highlight w:val="cyan"/>
              </w:rPr>
            </w:rPrChange>
          </w:rPr>
          <w:delText>F</w:delText>
        </w:r>
        <w:r w:rsidR="00E23A01" w:rsidRPr="000D315F" w:rsidDel="002C077F">
          <w:rPr>
            <w:rFonts w:hint="eastAsia"/>
            <w:b/>
            <w:bCs/>
            <w:rPrChange w:id="3026" w:author="Fred Zhou" w:date="2024-03-10T14:20:00Z">
              <w:rPr>
                <w:rFonts w:hint="eastAsia"/>
                <w:highlight w:val="cyan"/>
              </w:rPr>
            </w:rPrChange>
          </w:rPr>
          <w:delText>）</w:delText>
        </w:r>
        <w:r w:rsidRPr="000D315F" w:rsidDel="002C077F">
          <w:rPr>
            <w:b/>
            <w:bCs/>
            <w:rPrChange w:id="3027" w:author="Fred Zhou" w:date="2024-03-10T14:20:00Z">
              <w:rPr/>
            </w:rPrChange>
          </w:rPr>
          <w:delText>，</w:delText>
        </w:r>
        <w:r w:rsidRPr="000D315F" w:rsidDel="002C077F">
          <w:rPr>
            <w:rFonts w:ascii="楷体" w:hAnsi="楷体"/>
            <w:b/>
            <w:bCs/>
            <w:rPrChange w:id="3028" w:author="Fred Zhou" w:date="2024-03-10T14:20:00Z">
              <w:rPr>
                <w:rFonts w:ascii="楷体" w:hAnsi="楷体"/>
              </w:rPr>
            </w:rPrChange>
          </w:rPr>
          <w:delText>我们构建了</w:delText>
        </w:r>
        <w:r w:rsidRPr="000D315F" w:rsidDel="002C077F">
          <w:rPr>
            <w:rFonts w:ascii="楷体" w:hAnsi="楷体"/>
            <w:b/>
            <w:bCs/>
            <w:rPrChange w:id="3029" w:author="Fred Zhou" w:date="2024-03-10T14:20:00Z">
              <w:rPr>
                <w:rFonts w:ascii="楷体" w:hAnsi="楷体"/>
                <w:highlight w:val="cyan"/>
              </w:rPr>
            </w:rPrChange>
          </w:rPr>
          <w:delText>四个核心指标</w:delText>
        </w:r>
        <w:r w:rsidRPr="000D315F" w:rsidDel="002C077F">
          <w:rPr>
            <w:rFonts w:ascii="楷体" w:hAnsi="楷体"/>
            <w:b/>
            <w:bCs/>
            <w:rPrChange w:id="3030" w:author="Fred Zhou" w:date="2024-03-10T14:20:00Z">
              <w:rPr>
                <w:rFonts w:ascii="楷体" w:hAnsi="楷体"/>
              </w:rPr>
            </w:rPrChange>
          </w:rPr>
          <w:delText>：</w:delText>
        </w:r>
        <w:r w:rsidRPr="000D315F" w:rsidDel="002C077F">
          <w:rPr>
            <w:rFonts w:ascii="楷体" w:hAnsi="楷体"/>
            <w:b/>
            <w:bCs/>
            <w:rPrChange w:id="3031" w:author="Fred Zhou" w:date="2024-03-10T14:20:00Z">
              <w:rPr>
                <w:rFonts w:ascii="楷体" w:hAnsi="楷体"/>
                <w:highlight w:val="green"/>
              </w:rPr>
            </w:rPrChange>
          </w:rPr>
          <w:delText>大于</w:delText>
        </w:r>
        <w:r w:rsidRPr="000D315F" w:rsidDel="002C077F">
          <w:rPr>
            <w:b/>
            <w:bCs/>
            <w:rPrChange w:id="3032" w:author="Fred Zhou" w:date="2024-03-10T14:20:00Z">
              <w:rPr>
                <w:highlight w:val="green"/>
              </w:rPr>
            </w:rPrChange>
          </w:rPr>
          <w:delText>65</w:delText>
        </w:r>
        <w:r w:rsidRPr="000D315F" w:rsidDel="002C077F">
          <w:rPr>
            <w:rFonts w:ascii="楷体" w:hAnsi="楷体"/>
            <w:b/>
            <w:bCs/>
            <w:rPrChange w:id="3033" w:author="Fred Zhou" w:date="2024-03-10T14:20:00Z">
              <w:rPr>
                <w:rFonts w:ascii="楷体" w:hAnsi="楷体"/>
                <w:highlight w:val="green"/>
              </w:rPr>
            </w:rPrChange>
          </w:rPr>
          <w:delText>岁</w:delText>
        </w:r>
        <w:r w:rsidRPr="000D315F" w:rsidDel="002C077F">
          <w:rPr>
            <w:rFonts w:ascii="楷体" w:hAnsi="楷体"/>
            <w:b/>
            <w:bCs/>
            <w:rPrChange w:id="3034" w:author="Fred Zhou" w:date="2024-03-10T14:20:00Z">
              <w:rPr>
                <w:rFonts w:ascii="楷体" w:hAnsi="楷体"/>
                <w:highlight w:val="cyan"/>
              </w:rPr>
            </w:rPrChange>
          </w:rPr>
          <w:delText>人口比例（</w:delText>
        </w:r>
        <w:r w:rsidRPr="000D315F" w:rsidDel="002C077F">
          <w:rPr>
            <w:b/>
            <w:bCs/>
            <w:rPrChange w:id="3035" w:author="Fred Zhou" w:date="2024-03-10T14:20:00Z">
              <w:rPr>
                <w:highlight w:val="green"/>
              </w:rPr>
            </w:rPrChange>
          </w:rPr>
          <w:delText>P</w:delText>
        </w:r>
        <w:r w:rsidRPr="000D315F" w:rsidDel="002C077F">
          <w:rPr>
            <w:b/>
            <w:bCs/>
            <w:vertAlign w:val="subscript"/>
            <w:rPrChange w:id="3036" w:author="Fred Zhou" w:date="2024-03-10T14:20:00Z">
              <w:rPr>
                <w:highlight w:val="green"/>
                <w:vertAlign w:val="subscript"/>
              </w:rPr>
            </w:rPrChange>
          </w:rPr>
          <w:delText>H65</w:delText>
        </w:r>
        <w:r w:rsidRPr="000D315F" w:rsidDel="002C077F">
          <w:rPr>
            <w:rFonts w:ascii="楷体" w:hAnsi="楷体"/>
            <w:b/>
            <w:bCs/>
            <w:rPrChange w:id="3037" w:author="Fred Zhou" w:date="2024-03-10T14:20:00Z">
              <w:rPr>
                <w:rFonts w:ascii="楷体" w:hAnsi="楷体"/>
                <w:highlight w:val="cyan"/>
              </w:rPr>
            </w:rPrChange>
          </w:rPr>
          <w:delText>）、</w:delText>
        </w:r>
        <w:r w:rsidRPr="000D315F" w:rsidDel="002C077F">
          <w:rPr>
            <w:rFonts w:ascii="楷体" w:hAnsi="楷体"/>
            <w:b/>
            <w:bCs/>
            <w:rPrChange w:id="3038" w:author="Fred Zhou" w:date="2024-03-10T14:20:00Z">
              <w:rPr>
                <w:rFonts w:ascii="楷体" w:hAnsi="楷体"/>
                <w:highlight w:val="green"/>
              </w:rPr>
            </w:rPrChange>
          </w:rPr>
          <w:delText>小于</w:delText>
        </w:r>
        <w:r w:rsidRPr="000D315F" w:rsidDel="002C077F">
          <w:rPr>
            <w:b/>
            <w:bCs/>
            <w:rPrChange w:id="3039" w:author="Fred Zhou" w:date="2024-03-10T14:20:00Z">
              <w:rPr>
                <w:highlight w:val="green"/>
              </w:rPr>
            </w:rPrChange>
          </w:rPr>
          <w:delText>65</w:delText>
        </w:r>
        <w:r w:rsidRPr="000D315F" w:rsidDel="002C077F">
          <w:rPr>
            <w:rFonts w:ascii="楷体" w:hAnsi="楷体"/>
            <w:b/>
            <w:bCs/>
            <w:rPrChange w:id="3040" w:author="Fred Zhou" w:date="2024-03-10T14:20:00Z">
              <w:rPr>
                <w:rFonts w:ascii="楷体" w:hAnsi="楷体"/>
                <w:highlight w:val="green"/>
              </w:rPr>
            </w:rPrChange>
          </w:rPr>
          <w:delText>岁</w:delText>
        </w:r>
        <w:r w:rsidRPr="000D315F" w:rsidDel="002C077F">
          <w:rPr>
            <w:rFonts w:ascii="楷体" w:hAnsi="楷体"/>
            <w:b/>
            <w:bCs/>
            <w:rPrChange w:id="3041" w:author="Fred Zhou" w:date="2024-03-10T14:20:00Z">
              <w:rPr>
                <w:rFonts w:ascii="楷体" w:hAnsi="楷体"/>
                <w:highlight w:val="cyan"/>
              </w:rPr>
            </w:rPrChange>
          </w:rPr>
          <w:delText>人口比例（</w:delText>
        </w:r>
        <w:r w:rsidRPr="000D315F" w:rsidDel="002C077F">
          <w:rPr>
            <w:b/>
            <w:bCs/>
            <w:rPrChange w:id="3042" w:author="Fred Zhou" w:date="2024-03-10T14:20:00Z">
              <w:rPr>
                <w:highlight w:val="green"/>
              </w:rPr>
            </w:rPrChange>
          </w:rPr>
          <w:delText>P</w:delText>
        </w:r>
        <w:r w:rsidRPr="000D315F" w:rsidDel="002C077F">
          <w:rPr>
            <w:b/>
            <w:bCs/>
            <w:vertAlign w:val="subscript"/>
            <w:rPrChange w:id="3043" w:author="Fred Zhou" w:date="2024-03-10T14:20:00Z">
              <w:rPr>
                <w:highlight w:val="green"/>
                <w:vertAlign w:val="subscript"/>
              </w:rPr>
            </w:rPrChange>
          </w:rPr>
          <w:delText>L65</w:delText>
        </w:r>
        <w:r w:rsidRPr="000D315F" w:rsidDel="002C077F">
          <w:rPr>
            <w:rFonts w:ascii="楷体" w:hAnsi="楷体"/>
            <w:b/>
            <w:bCs/>
            <w:rPrChange w:id="3044" w:author="Fred Zhou" w:date="2024-03-10T14:20:00Z">
              <w:rPr>
                <w:rFonts w:ascii="楷体" w:hAnsi="楷体"/>
                <w:highlight w:val="cyan"/>
              </w:rPr>
            </w:rPrChange>
          </w:rPr>
          <w:delText>）、年收入</w:delText>
        </w:r>
        <w:r w:rsidRPr="000D315F" w:rsidDel="002C077F">
          <w:rPr>
            <w:rFonts w:ascii="楷体" w:hAnsi="楷体"/>
            <w:b/>
            <w:bCs/>
            <w:rPrChange w:id="3045" w:author="Fred Zhou" w:date="2024-03-10T14:20:00Z">
              <w:rPr>
                <w:rFonts w:ascii="楷体" w:hAnsi="楷体"/>
                <w:highlight w:val="green"/>
              </w:rPr>
            </w:rPrChange>
          </w:rPr>
          <w:delText>高于</w:delText>
        </w:r>
        <w:r w:rsidRPr="000D315F" w:rsidDel="002C077F">
          <w:rPr>
            <w:b/>
            <w:bCs/>
            <w:rPrChange w:id="3046" w:author="Fred Zhou" w:date="2024-03-10T14:20:00Z">
              <w:rPr>
                <w:highlight w:val="green"/>
              </w:rPr>
            </w:rPrChange>
          </w:rPr>
          <w:delText>5</w:delText>
        </w:r>
        <w:r w:rsidRPr="000D315F" w:rsidDel="002C077F">
          <w:rPr>
            <w:rFonts w:ascii="楷体" w:hAnsi="楷体"/>
            <w:b/>
            <w:bCs/>
            <w:rPrChange w:id="3047" w:author="Fred Zhou" w:date="2024-03-10T14:20:00Z">
              <w:rPr>
                <w:rFonts w:ascii="楷体" w:hAnsi="楷体"/>
                <w:highlight w:val="green"/>
              </w:rPr>
            </w:rPrChange>
          </w:rPr>
          <w:delText>万</w:delText>
        </w:r>
        <w:r w:rsidR="00E23A01" w:rsidRPr="000D315F" w:rsidDel="002C077F">
          <w:rPr>
            <w:rFonts w:ascii="楷体" w:hAnsi="楷体" w:hint="eastAsia"/>
            <w:b/>
            <w:bCs/>
            <w:rPrChange w:id="3048" w:author="Fred Zhou" w:date="2024-03-10T14:20:00Z">
              <w:rPr>
                <w:rFonts w:ascii="楷体" w:hAnsi="楷体" w:hint="eastAsia"/>
                <w:highlight w:val="green"/>
              </w:rPr>
            </w:rPrChange>
          </w:rPr>
          <w:delText>元</w:delText>
        </w:r>
        <w:r w:rsidR="00E23A01" w:rsidRPr="000D315F" w:rsidDel="002C077F">
          <w:rPr>
            <w:rFonts w:ascii="楷体" w:hAnsi="楷体" w:hint="eastAsia"/>
            <w:b/>
            <w:bCs/>
            <w:rPrChange w:id="3049" w:author="Fred Zhou" w:date="2024-03-10T14:20:00Z">
              <w:rPr>
                <w:rFonts w:ascii="楷体" w:hAnsi="楷体" w:hint="eastAsia"/>
              </w:rPr>
            </w:rPrChange>
          </w:rPr>
          <w:delText>的</w:delText>
        </w:r>
        <w:r w:rsidRPr="000D315F" w:rsidDel="002C077F">
          <w:rPr>
            <w:rFonts w:ascii="楷体" w:hAnsi="楷体"/>
            <w:b/>
            <w:bCs/>
            <w:rPrChange w:id="3050" w:author="Fred Zhou" w:date="2024-03-10T14:20:00Z">
              <w:rPr>
                <w:rFonts w:ascii="楷体" w:hAnsi="楷体"/>
                <w:highlight w:val="cyan"/>
              </w:rPr>
            </w:rPrChange>
          </w:rPr>
          <w:delText>人口比例（</w:delText>
        </w:r>
        <w:r w:rsidRPr="000D315F" w:rsidDel="002C077F">
          <w:rPr>
            <w:b/>
            <w:bCs/>
            <w:rPrChange w:id="3051" w:author="Fred Zhou" w:date="2024-03-10T14:20:00Z">
              <w:rPr>
                <w:highlight w:val="green"/>
              </w:rPr>
            </w:rPrChange>
          </w:rPr>
          <w:delText>I</w:delText>
        </w:r>
        <w:r w:rsidRPr="000D315F" w:rsidDel="002C077F">
          <w:rPr>
            <w:b/>
            <w:bCs/>
            <w:vertAlign w:val="subscript"/>
            <w:rPrChange w:id="3052" w:author="Fred Zhou" w:date="2024-03-10T14:20:00Z">
              <w:rPr>
                <w:highlight w:val="green"/>
                <w:vertAlign w:val="subscript"/>
              </w:rPr>
            </w:rPrChange>
          </w:rPr>
          <w:delText>H5</w:delText>
        </w:r>
        <w:r w:rsidRPr="000D315F" w:rsidDel="002C077F">
          <w:rPr>
            <w:rFonts w:ascii="楷体" w:hAnsi="楷体"/>
            <w:b/>
            <w:bCs/>
            <w:rPrChange w:id="3053" w:author="Fred Zhou" w:date="2024-03-10T14:20:00Z">
              <w:rPr>
                <w:rFonts w:ascii="楷体" w:hAnsi="楷体"/>
                <w:highlight w:val="cyan"/>
              </w:rPr>
            </w:rPrChange>
          </w:rPr>
          <w:delText>）以及年收入</w:delText>
        </w:r>
        <w:r w:rsidRPr="000D315F" w:rsidDel="002C077F">
          <w:rPr>
            <w:rFonts w:ascii="楷体" w:hAnsi="楷体"/>
            <w:b/>
            <w:bCs/>
            <w:rPrChange w:id="3054" w:author="Fred Zhou" w:date="2024-03-10T14:20:00Z">
              <w:rPr>
                <w:rFonts w:ascii="楷体" w:hAnsi="楷体"/>
                <w:highlight w:val="green"/>
              </w:rPr>
            </w:rPrChange>
          </w:rPr>
          <w:delText>低于</w:delText>
        </w:r>
        <w:r w:rsidRPr="000D315F" w:rsidDel="002C077F">
          <w:rPr>
            <w:b/>
            <w:bCs/>
            <w:rPrChange w:id="3055" w:author="Fred Zhou" w:date="2024-03-10T14:20:00Z">
              <w:rPr>
                <w:highlight w:val="green"/>
              </w:rPr>
            </w:rPrChange>
          </w:rPr>
          <w:delText>5</w:delText>
        </w:r>
        <w:r w:rsidRPr="000D315F" w:rsidDel="002C077F">
          <w:rPr>
            <w:rFonts w:ascii="楷体" w:hAnsi="楷体"/>
            <w:b/>
            <w:bCs/>
            <w:rPrChange w:id="3056" w:author="Fred Zhou" w:date="2024-03-10T14:20:00Z">
              <w:rPr>
                <w:rFonts w:ascii="楷体" w:hAnsi="楷体"/>
                <w:highlight w:val="green"/>
              </w:rPr>
            </w:rPrChange>
          </w:rPr>
          <w:delText>万</w:delText>
        </w:r>
        <w:r w:rsidR="00E23A01" w:rsidRPr="000D315F" w:rsidDel="002C077F">
          <w:rPr>
            <w:rFonts w:ascii="楷体" w:hAnsi="楷体" w:hint="eastAsia"/>
            <w:b/>
            <w:bCs/>
            <w:rPrChange w:id="3057" w:author="Fred Zhou" w:date="2024-03-10T14:20:00Z">
              <w:rPr>
                <w:rFonts w:ascii="楷体" w:hAnsi="楷体" w:hint="eastAsia"/>
                <w:highlight w:val="green"/>
              </w:rPr>
            </w:rPrChange>
          </w:rPr>
          <w:delText>元</w:delText>
        </w:r>
        <w:r w:rsidR="00E23A01" w:rsidRPr="000D315F" w:rsidDel="002C077F">
          <w:rPr>
            <w:rFonts w:ascii="楷体" w:hAnsi="楷体" w:hint="eastAsia"/>
            <w:b/>
            <w:bCs/>
            <w:rPrChange w:id="3058" w:author="Fred Zhou" w:date="2024-03-10T14:20:00Z">
              <w:rPr>
                <w:rFonts w:ascii="楷体" w:hAnsi="楷体" w:hint="eastAsia"/>
              </w:rPr>
            </w:rPrChange>
          </w:rPr>
          <w:delText>的</w:delText>
        </w:r>
        <w:r w:rsidRPr="000D315F" w:rsidDel="002C077F">
          <w:rPr>
            <w:rFonts w:ascii="楷体" w:hAnsi="楷体"/>
            <w:b/>
            <w:bCs/>
            <w:rPrChange w:id="3059" w:author="Fred Zhou" w:date="2024-03-10T14:20:00Z">
              <w:rPr>
                <w:rFonts w:ascii="楷体" w:hAnsi="楷体"/>
                <w:highlight w:val="cyan"/>
              </w:rPr>
            </w:rPrChange>
          </w:rPr>
          <w:delText>人口比例（</w:delText>
        </w:r>
        <w:r w:rsidRPr="000D315F" w:rsidDel="002C077F">
          <w:rPr>
            <w:b/>
            <w:bCs/>
            <w:rPrChange w:id="3060" w:author="Fred Zhou" w:date="2024-03-10T14:20:00Z">
              <w:rPr>
                <w:highlight w:val="green"/>
              </w:rPr>
            </w:rPrChange>
          </w:rPr>
          <w:delText>I</w:delText>
        </w:r>
        <w:r w:rsidRPr="000D315F" w:rsidDel="002C077F">
          <w:rPr>
            <w:b/>
            <w:bCs/>
            <w:vertAlign w:val="subscript"/>
            <w:rPrChange w:id="3061" w:author="Fred Zhou" w:date="2024-03-10T14:20:00Z">
              <w:rPr>
                <w:highlight w:val="green"/>
                <w:vertAlign w:val="subscript"/>
              </w:rPr>
            </w:rPrChange>
          </w:rPr>
          <w:delText>L5</w:delText>
        </w:r>
        <w:r w:rsidRPr="000D315F" w:rsidDel="002C077F">
          <w:rPr>
            <w:rFonts w:ascii="楷体" w:hAnsi="楷体"/>
            <w:b/>
            <w:bCs/>
            <w:rPrChange w:id="3062" w:author="Fred Zhou" w:date="2024-03-10T14:20:00Z">
              <w:rPr>
                <w:rFonts w:ascii="楷体" w:hAnsi="楷体"/>
                <w:highlight w:val="cyan"/>
              </w:rPr>
            </w:rPrChange>
          </w:rPr>
          <w:delText>）</w:delText>
        </w:r>
        <w:r w:rsidRPr="000D315F" w:rsidDel="002C077F">
          <w:rPr>
            <w:rFonts w:ascii="楷体" w:hAnsi="楷体"/>
            <w:b/>
            <w:bCs/>
            <w:rPrChange w:id="3063" w:author="Fred Zhou" w:date="2024-03-10T14:20:00Z">
              <w:rPr>
                <w:rFonts w:ascii="楷体" w:hAnsi="楷体"/>
              </w:rPr>
            </w:rPrChange>
          </w:rPr>
          <w:delText>。这里，</w:delText>
        </w:r>
        <w:r w:rsidRPr="000D315F" w:rsidDel="002C077F">
          <w:rPr>
            <w:b/>
            <w:bCs/>
            <w:rPrChange w:id="3064" w:author="Fred Zhou" w:date="2024-03-10T14:20:00Z">
              <w:rPr>
                <w:highlight w:val="green"/>
              </w:rPr>
            </w:rPrChange>
          </w:rPr>
          <w:delText>5</w:delText>
        </w:r>
        <w:r w:rsidRPr="000D315F" w:rsidDel="002C077F">
          <w:rPr>
            <w:rFonts w:ascii="楷体" w:hAnsi="楷体"/>
            <w:b/>
            <w:bCs/>
            <w:rPrChange w:id="3065" w:author="Fred Zhou" w:date="2024-03-10T14:20:00Z">
              <w:rPr>
                <w:rFonts w:ascii="楷体" w:hAnsi="楷体"/>
                <w:highlight w:val="green"/>
              </w:rPr>
            </w:rPrChange>
          </w:rPr>
          <w:delText>万元</w:delText>
        </w:r>
        <w:r w:rsidRPr="000D315F" w:rsidDel="002C077F">
          <w:rPr>
            <w:rFonts w:ascii="楷体" w:hAnsi="楷体"/>
            <w:b/>
            <w:bCs/>
            <w:rPrChange w:id="3066" w:author="Fred Zhou" w:date="2024-03-10T14:20:00Z">
              <w:rPr>
                <w:rFonts w:ascii="楷体" w:hAnsi="楷体"/>
              </w:rPr>
            </w:rPrChange>
          </w:rPr>
          <w:delText>的</w:delText>
        </w:r>
        <w:r w:rsidRPr="000D315F" w:rsidDel="002C077F">
          <w:rPr>
            <w:rFonts w:ascii="楷体" w:hAnsi="楷体"/>
            <w:b/>
            <w:bCs/>
            <w:rPrChange w:id="3067" w:author="Fred Zhou" w:date="2024-03-10T14:20:00Z">
              <w:rPr>
                <w:rFonts w:ascii="楷体" w:hAnsi="楷体"/>
                <w:highlight w:val="cyan"/>
              </w:rPr>
            </w:rPrChange>
          </w:rPr>
          <w:delText>参考标准</w:delText>
        </w:r>
        <w:r w:rsidRPr="000D315F" w:rsidDel="002C077F">
          <w:rPr>
            <w:rFonts w:ascii="楷体" w:hAnsi="楷体"/>
            <w:b/>
            <w:bCs/>
            <w:rPrChange w:id="3068" w:author="Fred Zhou" w:date="2024-03-10T14:20:00Z">
              <w:rPr>
                <w:rFonts w:ascii="楷体" w:hAnsi="楷体"/>
              </w:rPr>
            </w:rPrChange>
          </w:rPr>
          <w:delText>是基于</w:delText>
        </w:r>
        <w:r w:rsidRPr="000D315F" w:rsidDel="002C077F">
          <w:rPr>
            <w:rFonts w:ascii="楷体" w:hAnsi="楷体"/>
            <w:b/>
            <w:bCs/>
            <w:rPrChange w:id="3069" w:author="Fred Zhou" w:date="2024-03-10T14:20:00Z">
              <w:rPr>
                <w:rFonts w:ascii="楷体" w:hAnsi="楷体"/>
                <w:highlight w:val="green"/>
              </w:rPr>
            </w:rPrChange>
          </w:rPr>
          <w:delText>成都市</w:delText>
        </w:r>
        <w:r w:rsidRPr="000D315F" w:rsidDel="002C077F">
          <w:rPr>
            <w:rFonts w:ascii="楷体" w:hAnsi="楷体"/>
            <w:b/>
            <w:bCs/>
            <w:rPrChange w:id="3070" w:author="Fred Zhou" w:date="2024-03-10T14:20:00Z">
              <w:rPr>
                <w:rFonts w:ascii="楷体" w:hAnsi="楷体"/>
              </w:rPr>
            </w:rPrChange>
          </w:rPr>
          <w:delText>的</w:delText>
        </w:r>
        <w:r w:rsidRPr="000D315F" w:rsidDel="002C077F">
          <w:rPr>
            <w:rFonts w:ascii="楷体" w:hAnsi="楷体"/>
            <w:b/>
            <w:bCs/>
            <w:rPrChange w:id="3071" w:author="Fred Zhou" w:date="2024-03-10T14:20:00Z">
              <w:rPr>
                <w:rFonts w:ascii="楷体" w:hAnsi="楷体"/>
                <w:highlight w:val="cyan"/>
              </w:rPr>
            </w:rPrChange>
          </w:rPr>
          <w:delText>城镇人均可支配收入</w:delText>
        </w:r>
        <w:r w:rsidRPr="000D315F" w:rsidDel="002C077F">
          <w:rPr>
            <w:rFonts w:ascii="楷体" w:hAnsi="楷体"/>
            <w:b/>
            <w:bCs/>
            <w:rPrChange w:id="3072" w:author="Fred Zhou" w:date="2024-03-10T14:20:00Z">
              <w:rPr>
                <w:rFonts w:ascii="楷体" w:hAnsi="楷体"/>
              </w:rPr>
            </w:rPrChange>
          </w:rPr>
          <w:delText>来设定的。</w:delText>
        </w:r>
      </w:del>
    </w:p>
    <w:p w14:paraId="04D58D5F" w14:textId="1080EB4D" w:rsidR="00F71C80" w:rsidRPr="000D315F" w:rsidDel="002C077F" w:rsidRDefault="00F85958" w:rsidP="00635D60">
      <w:pPr>
        <w:pStyle w:val="ListParagraph"/>
        <w:ind w:firstLineChars="0"/>
        <w:rPr>
          <w:moveFrom w:id="3073" w:author="Fred Zhou" w:date="2024-03-09T10:29:00Z"/>
          <w:rFonts w:hint="eastAsia"/>
          <w:b/>
          <w:bCs/>
          <w:rPrChange w:id="3074" w:author="Fred Zhou" w:date="2024-03-10T14:20:00Z">
            <w:rPr>
              <w:moveFrom w:id="3075" w:author="Fred Zhou" w:date="2024-03-09T10:29:00Z"/>
              <w:rFonts w:hint="eastAsia"/>
            </w:rPr>
          </w:rPrChange>
        </w:rPr>
      </w:pPr>
      <w:moveFromRangeStart w:id="3076" w:author="Fred Zhou" w:date="2024-03-09T10:29:00Z" w:name="move160872563"/>
      <w:moveFrom w:id="3077" w:author="Fred Zhou" w:date="2024-03-09T10:29:00Z">
        <w:r w:rsidRPr="000D315F" w:rsidDel="002C077F">
          <w:rPr>
            <w:rFonts w:ascii="楷体" w:hAnsi="楷体"/>
            <w:b/>
            <w:bCs/>
            <w:rPrChange w:id="3078" w:author="Fred Zhou" w:date="2024-03-10T14:20:00Z">
              <w:rPr>
                <w:rFonts w:ascii="楷体" w:hAnsi="楷体"/>
              </w:rPr>
            </w:rPrChange>
          </w:rPr>
          <w:t>【</w:t>
        </w:r>
        <w:r w:rsidR="00E8489F" w:rsidRPr="000D315F" w:rsidDel="002C077F">
          <w:rPr>
            <w:b/>
            <w:bCs/>
            <w:rPrChange w:id="3079" w:author="Fred Zhou" w:date="2024-03-10T14:20:00Z">
              <w:rPr/>
            </w:rPrChange>
          </w:rPr>
          <w:t>up</w:t>
        </w:r>
        <w:r w:rsidRPr="000D315F" w:rsidDel="002C077F">
          <w:rPr>
            <w:b/>
            <w:bCs/>
            <w:rPrChange w:id="3080" w:author="Fred Zhou" w:date="2024-03-10T14:20:00Z">
              <w:rPr/>
            </w:rPrChange>
          </w:rPr>
          <w:t xml:space="preserve">2024 </w:t>
        </w:r>
        <w:r w:rsidR="00482C0A" w:rsidRPr="000D315F" w:rsidDel="002C077F">
          <w:rPr>
            <w:b/>
            <w:bCs/>
            <w:rPrChange w:id="3081" w:author="Fred Zhou" w:date="2024-03-10T14:20:00Z">
              <w:rPr/>
            </w:rPrChange>
          </w:rPr>
          <w:t>0</w:t>
        </w:r>
        <w:r w:rsidR="00482C0A" w:rsidRPr="000D315F" w:rsidDel="002C077F">
          <w:rPr>
            <w:rFonts w:hint="eastAsia"/>
            <w:b/>
            <w:bCs/>
            <w:rPrChange w:id="3082" w:author="Fred Zhou" w:date="2024-03-10T14:20:00Z">
              <w:rPr>
                <w:rFonts w:hint="eastAsia"/>
              </w:rPr>
            </w:rPrChange>
          </w:rPr>
          <w:t>30</w:t>
        </w:r>
        <w:r w:rsidR="00482C0A" w:rsidRPr="000D315F" w:rsidDel="002C077F">
          <w:rPr>
            <w:b/>
            <w:bCs/>
            <w:rPrChange w:id="3083" w:author="Fred Zhou" w:date="2024-03-10T14:20:00Z">
              <w:rPr/>
            </w:rPrChange>
          </w:rPr>
          <w:t>8</w:t>
        </w:r>
        <w:r w:rsidR="00482C0A" w:rsidRPr="000D315F" w:rsidDel="002C077F">
          <w:rPr>
            <w:b/>
            <w:bCs/>
            <w:rPrChange w:id="3084" w:author="Fred Zhou" w:date="2024-03-10T14:20:00Z">
              <w:rPr/>
            </w:rPrChange>
          </w:rPr>
          <w:t xml:space="preserve"> </w:t>
        </w:r>
        <w:r w:rsidR="00482C0A" w:rsidRPr="000D315F" w:rsidDel="002C077F">
          <w:rPr>
            <w:b/>
            <w:bCs/>
            <w:rPrChange w:id="3085" w:author="Fred Zhou" w:date="2024-03-10T14:20:00Z">
              <w:rPr/>
            </w:rPrChange>
          </w:rPr>
          <w:t>1</w:t>
        </w:r>
        <w:r w:rsidR="00482C0A" w:rsidRPr="000D315F" w:rsidDel="002C077F">
          <w:rPr>
            <w:b/>
            <w:bCs/>
            <w:rPrChange w:id="3086" w:author="Fred Zhou" w:date="2024-03-10T14:20:00Z">
              <w:rPr/>
            </w:rPrChange>
          </w:rPr>
          <w:t>0</w:t>
        </w:r>
        <w:r w:rsidRPr="000D315F" w:rsidDel="002C077F">
          <w:rPr>
            <w:b/>
            <w:bCs/>
            <w:rPrChange w:id="3087" w:author="Fred Zhou" w:date="2024-03-10T14:20:00Z">
              <w:rPr/>
            </w:rPrChange>
          </w:rPr>
          <w:t>:</w:t>
        </w:r>
        <w:r w:rsidR="00E8489F" w:rsidRPr="000D315F" w:rsidDel="002C077F">
          <w:rPr>
            <w:b/>
            <w:bCs/>
            <w:rPrChange w:id="3088" w:author="Fred Zhou" w:date="2024-03-10T14:20:00Z">
              <w:rPr/>
            </w:rPrChange>
          </w:rPr>
          <w:t>1</w:t>
        </w:r>
        <w:r w:rsidR="00F71C80" w:rsidRPr="000D315F" w:rsidDel="002C077F">
          <w:rPr>
            <w:b/>
            <w:bCs/>
            <w:rPrChange w:id="3089" w:author="Fred Zhou" w:date="2024-03-10T14:20:00Z">
              <w:rPr/>
            </w:rPrChange>
          </w:rPr>
          <w:t>8</w:t>
        </w:r>
        <w:r w:rsidRPr="000D315F" w:rsidDel="002C077F">
          <w:rPr>
            <w:rFonts w:ascii="楷体" w:hAnsi="楷体"/>
            <w:b/>
            <w:bCs/>
            <w:rPrChange w:id="3090" w:author="Fred Zhou" w:date="2024-03-10T14:20:00Z">
              <w:rPr>
                <w:rFonts w:ascii="楷体" w:hAnsi="楷体"/>
              </w:rPr>
            </w:rPrChange>
          </w:rPr>
          <w:t>】</w:t>
        </w:r>
        <w:r w:rsidRPr="000D315F" w:rsidDel="002C077F">
          <w:rPr>
            <w:rFonts w:ascii="宋体" w:eastAsia="宋体" w:hAnsi="宋体" w:hint="eastAsia"/>
            <w:b/>
            <w:bCs/>
            <w:rPrChange w:id="3091" w:author="Fred Zhou" w:date="2024-03-10T14:20:00Z">
              <w:rPr>
                <w:rFonts w:ascii="宋体" w:eastAsia="宋体" w:hAnsi="宋体" w:hint="eastAsia"/>
              </w:rPr>
            </w:rPrChange>
          </w:rPr>
          <w:br/>
        </w:r>
        <w:r w:rsidRPr="000D315F" w:rsidDel="002C077F">
          <w:rPr>
            <w:b/>
            <w:bCs/>
            <w:rPrChange w:id="3092" w:author="Fred Zhou" w:date="2024-03-10T14:20:00Z">
              <w:rPr/>
            </w:rPrChange>
          </w:rPr>
          <w:tab/>
        </w:r>
        <w:r w:rsidRPr="000D315F" w:rsidDel="002C077F">
          <w:rPr>
            <w:b/>
            <w:bCs/>
            <w:rPrChange w:id="3093" w:author="Fred Zhou" w:date="2024-03-10T14:20:00Z">
              <w:rPr/>
            </w:rPrChange>
          </w:rPr>
          <w:t>基于</w:t>
        </w:r>
        <w:r w:rsidRPr="000D315F" w:rsidDel="002C077F">
          <w:rPr>
            <w:b/>
            <w:bCs/>
            <w:rPrChange w:id="3094" w:author="Fred Zhou" w:date="2024-03-10T14:20:00Z">
              <w:rPr>
                <w:highlight w:val="cyan"/>
              </w:rPr>
            </w:rPrChange>
          </w:rPr>
          <w:t>上述指标</w:t>
        </w:r>
        <w:r w:rsidRPr="000D315F" w:rsidDel="002C077F">
          <w:rPr>
            <w:b/>
            <w:bCs/>
            <w:rPrChange w:id="3095" w:author="Fred Zhou" w:date="2024-03-10T14:20:00Z">
              <w:rPr/>
            </w:rPrChange>
          </w:rPr>
          <w:t>，我们</w:t>
        </w:r>
        <w:r w:rsidRPr="000D315F" w:rsidDel="002C077F">
          <w:rPr>
            <w:b/>
            <w:bCs/>
            <w:rPrChange w:id="3096" w:author="Fred Zhou" w:date="2024-03-10T14:20:00Z">
              <w:rPr>
                <w:highlight w:val="cyan"/>
              </w:rPr>
            </w:rPrChange>
          </w:rPr>
          <w:t>设计了</w:t>
        </w:r>
        <w:r w:rsidR="00E8489F" w:rsidRPr="000D315F" w:rsidDel="002C077F">
          <w:rPr>
            <w:rFonts w:hint="eastAsia"/>
            <w:b/>
            <w:bCs/>
            <w:rPrChange w:id="3097" w:author="Fred Zhou" w:date="2024-03-10T14:20:00Z">
              <w:rPr>
                <w:rFonts w:hint="eastAsia"/>
              </w:rPr>
            </w:rPrChange>
          </w:rPr>
          <w:t>V</w:t>
        </w:r>
        <w:r w:rsidR="00E8489F" w:rsidRPr="000D315F" w:rsidDel="002C077F">
          <w:rPr>
            <w:b/>
            <w:bCs/>
            <w:rPrChange w:id="3098" w:author="Fred Zhou" w:date="2024-03-10T14:20:00Z">
              <w:rPr/>
            </w:rPrChange>
          </w:rPr>
          <w:t>F</w:t>
        </w:r>
        <w:r w:rsidRPr="000D315F" w:rsidDel="002C077F">
          <w:rPr>
            <w:b/>
            <w:bCs/>
            <w:rPrChange w:id="3099" w:author="Fred Zhou" w:date="2024-03-10T14:20:00Z">
              <w:rPr/>
            </w:rPrChange>
          </w:rPr>
          <w:t>的</w:t>
        </w:r>
        <w:r w:rsidRPr="000D315F" w:rsidDel="002C077F">
          <w:rPr>
            <w:b/>
            <w:bCs/>
            <w:rPrChange w:id="3100" w:author="Fred Zhou" w:date="2024-03-10T14:20:00Z">
              <w:rPr>
                <w:highlight w:val="cyan"/>
              </w:rPr>
            </w:rPrChange>
          </w:rPr>
          <w:t>计算公式</w:t>
        </w:r>
        <w:r w:rsidRPr="000D315F" w:rsidDel="002C077F">
          <w:rPr>
            <w:b/>
            <w:bCs/>
            <w:rPrChange w:id="3101" w:author="Fred Zhou" w:date="2024-03-10T14:20:00Z">
              <w:rPr/>
            </w:rPrChange>
          </w:rPr>
          <w:t>。</w:t>
        </w:r>
        <w:r w:rsidR="00F71C80" w:rsidRPr="000D315F" w:rsidDel="002C077F">
          <w:rPr>
            <w:b/>
            <w:bCs/>
            <w:rPrChange w:id="3102" w:author="Fred Zhou" w:date="2024-03-10T14:20:00Z">
              <w:rPr>
                <w:highlight w:val="cyan"/>
              </w:rPr>
            </w:rPrChange>
          </w:rPr>
          <w:t>此公式通过</w:t>
        </w:r>
        <w:r w:rsidR="00F71C80" w:rsidRPr="000D315F" w:rsidDel="002C077F">
          <w:rPr>
            <w:rFonts w:hint="eastAsia"/>
            <w:b/>
            <w:bCs/>
            <w:rPrChange w:id="3103" w:author="Fred Zhou" w:date="2024-03-10T14:20:00Z">
              <w:rPr>
                <w:rFonts w:hint="eastAsia"/>
              </w:rPr>
            </w:rPrChange>
          </w:rPr>
          <w:t>综合考虑</w:t>
        </w:r>
        <w:r w:rsidR="00F71C80" w:rsidRPr="000D315F" w:rsidDel="002C077F">
          <w:rPr>
            <w:b/>
            <w:bCs/>
            <w:rPrChange w:id="3104" w:author="Fred Zhou" w:date="2024-03-10T14:20:00Z">
              <w:rPr>
                <w:highlight w:val="cyan"/>
              </w:rPr>
            </w:rPrChange>
          </w:rPr>
          <w:t>不同年龄段</w:t>
        </w:r>
        <w:r w:rsidR="00F71C80" w:rsidRPr="000D315F" w:rsidDel="002C077F">
          <w:rPr>
            <w:b/>
            <w:bCs/>
            <w:rPrChange w:id="3105" w:author="Fred Zhou" w:date="2024-03-10T14:20:00Z">
              <w:rPr/>
            </w:rPrChange>
          </w:rPr>
          <w:t>及</w:t>
        </w:r>
        <w:r w:rsidR="00F71C80" w:rsidRPr="000D315F" w:rsidDel="002C077F">
          <w:rPr>
            <w:b/>
            <w:bCs/>
            <w:rPrChange w:id="3106" w:author="Fred Zhou" w:date="2024-03-10T14:20:00Z">
              <w:rPr>
                <w:highlight w:val="cyan"/>
              </w:rPr>
            </w:rPrChange>
          </w:rPr>
          <w:t>收入层次人群</w:t>
        </w:r>
        <w:r w:rsidR="00F71C80" w:rsidRPr="000D315F" w:rsidDel="002C077F">
          <w:rPr>
            <w:b/>
            <w:bCs/>
            <w:rPrChange w:id="3107" w:author="Fred Zhou" w:date="2024-03-10T14:20:00Z">
              <w:rPr/>
            </w:rPrChange>
          </w:rPr>
          <w:t>的比例，旨在全面</w:t>
        </w:r>
        <w:r w:rsidR="00F71C80" w:rsidRPr="000D315F" w:rsidDel="002C077F">
          <w:rPr>
            <w:b/>
            <w:bCs/>
            <w:rPrChange w:id="3108" w:author="Fred Zhou" w:date="2024-03-10T14:20:00Z">
              <w:rPr>
                <w:highlight w:val="cyan"/>
              </w:rPr>
            </w:rPrChange>
          </w:rPr>
          <w:t>揭示</w:t>
        </w:r>
        <w:r w:rsidR="00F71C80" w:rsidRPr="000D315F" w:rsidDel="002C077F">
          <w:rPr>
            <w:rFonts w:hint="eastAsia"/>
            <w:b/>
            <w:bCs/>
            <w:rPrChange w:id="3109" w:author="Fred Zhou" w:date="2024-03-10T14:20:00Z">
              <w:rPr>
                <w:rFonts w:hint="eastAsia"/>
                <w:highlight w:val="cyan"/>
              </w:rPr>
            </w:rPrChange>
          </w:rPr>
          <w:t>城市居民</w:t>
        </w:r>
        <w:r w:rsidR="00F71C80" w:rsidRPr="000D315F" w:rsidDel="002C077F">
          <w:rPr>
            <w:b/>
            <w:bCs/>
            <w:rPrChange w:id="3110" w:author="Fred Zhou" w:date="2024-03-10T14:20:00Z">
              <w:rPr/>
            </w:rPrChange>
          </w:rPr>
          <w:t>在</w:t>
        </w:r>
        <w:r w:rsidR="00F71C80" w:rsidRPr="000D315F" w:rsidDel="002C077F">
          <w:rPr>
            <w:b/>
            <w:bCs/>
            <w:rPrChange w:id="3111" w:author="Fred Zhou" w:date="2024-03-10T14:20:00Z">
              <w:rPr>
                <w:highlight w:val="cyan"/>
              </w:rPr>
            </w:rPrChange>
          </w:rPr>
          <w:t>高温环境</w:t>
        </w:r>
        <w:r w:rsidR="00F71C80" w:rsidRPr="000D315F" w:rsidDel="002C077F">
          <w:rPr>
            <w:rFonts w:hint="eastAsia"/>
            <w:b/>
            <w:bCs/>
            <w:rPrChange w:id="3112" w:author="Fred Zhou" w:date="2024-03-10T14:20:00Z">
              <w:rPr>
                <w:rFonts w:hint="eastAsia"/>
              </w:rPr>
            </w:rPrChange>
          </w:rPr>
          <w:t>下</w:t>
        </w:r>
        <w:r w:rsidR="00F71C80" w:rsidRPr="000D315F" w:rsidDel="002C077F">
          <w:rPr>
            <w:b/>
            <w:bCs/>
            <w:rPrChange w:id="3113" w:author="Fred Zhou" w:date="2024-03-10T14:20:00Z">
              <w:rPr/>
            </w:rPrChange>
          </w:rPr>
          <w:t>的</w:t>
        </w:r>
        <w:r w:rsidR="00F71C80" w:rsidRPr="000D315F" w:rsidDel="002C077F">
          <w:rPr>
            <w:b/>
            <w:bCs/>
            <w:rPrChange w:id="3114" w:author="Fred Zhou" w:date="2024-03-10T14:20:00Z">
              <w:rPr>
                <w:highlight w:val="cyan"/>
              </w:rPr>
            </w:rPrChange>
          </w:rPr>
          <w:t>相对脆弱性</w:t>
        </w:r>
        <w:r w:rsidR="00F71C80" w:rsidRPr="000D315F" w:rsidDel="002C077F">
          <w:rPr>
            <w:b/>
            <w:bCs/>
            <w:rPrChange w:id="3115" w:author="Fred Zhou" w:date="2024-03-10T14:20:00Z">
              <w:rPr/>
            </w:rPrChange>
          </w:rPr>
          <w:t>。</w:t>
        </w:r>
        <w:r w:rsidRPr="000D315F" w:rsidDel="002C077F">
          <w:rPr>
            <w:b/>
            <w:bCs/>
            <w:rPrChange w:id="3116" w:author="Fred Zhou" w:date="2024-03-10T14:20:00Z">
              <w:rPr>
                <w:highlight w:val="green"/>
              </w:rPr>
            </w:rPrChange>
          </w:rPr>
          <w:t>公式如下所示</w:t>
        </w:r>
        <w:r w:rsidRPr="000D315F" w:rsidDel="002C077F">
          <w:rPr>
            <w:b/>
            <w:bCs/>
            <w:rPrChange w:id="3117" w:author="Fred Zhou" w:date="2024-03-10T14:20:00Z">
              <w:rPr/>
            </w:rPrChange>
          </w:rPr>
          <w:t>：</w:t>
        </w:r>
        <w:r w:rsidRPr="000D315F" w:rsidDel="002C077F">
          <w:rPr>
            <w:b/>
            <w:bCs/>
            <w:rPrChange w:id="3118" w:author="Fred Zhou" w:date="2024-03-10T14:20:00Z">
              <w:rPr/>
            </w:rPrChange>
          </w:rPr>
          <w:t xml:space="preserve"> </w:t>
        </w:r>
      </w:moveFrom>
    </w:p>
    <w:p w14:paraId="6625314C" w14:textId="401198A7" w:rsidR="00A83E60" w:rsidRPr="000D315F" w:rsidDel="002C077F" w:rsidRDefault="000D315F" w:rsidP="00AE51FB">
      <w:pPr>
        <w:pStyle w:val="ListParagraph"/>
        <w:ind w:firstLineChars="0"/>
        <w:rPr>
          <w:moveFrom w:id="3119" w:author="Fred Zhou" w:date="2024-03-09T10:29:00Z"/>
          <w:rFonts w:hint="eastAsia"/>
          <w:b/>
          <w:bCs/>
          <w:rPrChange w:id="3120" w:author="Fred Zhou" w:date="2024-03-10T14:20:00Z">
            <w:rPr>
              <w:moveFrom w:id="3121" w:author="Fred Zhou" w:date="2024-03-09T10:29:00Z"/>
              <w:rFonts w:hint="eastAsia"/>
            </w:rPr>
          </w:rPrChange>
        </w:rPr>
      </w:pPr>
      <m:oMathPara>
        <m:oMath>
          <m:r>
            <m:rPr>
              <m:sty m:val="bi"/>
            </m:rPr>
            <w:rPr>
              <w:rFonts w:ascii="Cambria Math" w:hAnsi="Cambria Math"/>
            </w:rPr>
            <m:t>VF=</m:t>
          </m:r>
          <m:d>
            <m:dPr>
              <m:ctrlPr>
                <w:rPr>
                  <w:rFonts w:ascii="Cambria Math" w:hAnsi="Cambria Math"/>
                  <w:b/>
                  <w:bCs/>
                  <w:i/>
                  <w:rPrChange w:id="3122" w:author="Fred Zhou" w:date="2024-03-10T14:20:00Z">
                    <w:rPr>
                      <w:rFonts w:ascii="Cambria Math" w:hAnsi="Cambria Math"/>
                      <w:i/>
                    </w:rPr>
                  </w:rPrChange>
                </w:rPr>
              </m:ctrlPr>
            </m:dPr>
            <m:e>
              <m:sSub>
                <m:sSubPr>
                  <m:ctrlPr>
                    <w:rPr>
                      <w:rFonts w:ascii="Cambria Math" w:hAnsi="Cambria Math"/>
                      <w:b/>
                      <w:bCs/>
                      <w:i/>
                      <w:rPrChange w:id="3123" w:author="Fred Zhou" w:date="2024-03-10T14:20:00Z">
                        <w:rPr>
                          <w:rFonts w:ascii="Cambria Math" w:hAnsi="Cambria Math"/>
                          <w:i/>
                        </w:rPr>
                      </w:rPrChange>
                    </w:rPr>
                  </m:ctrlPr>
                </m:sSubPr>
                <m:e>
                  <m:r>
                    <m:rPr>
                      <m:sty m:val="bi"/>
                    </m:rPr>
                    <w:rPr>
                      <w:rFonts w:ascii="Cambria Math" w:hAnsi="Cambria Math"/>
                    </w:rPr>
                    <m:t>P</m:t>
                  </m:r>
                </m:e>
                <m:sub>
                  <m:r>
                    <m:rPr>
                      <m:sty m:val="bi"/>
                    </m:rPr>
                    <w:rPr>
                      <w:rFonts w:ascii="Cambria Math" w:hAnsi="Cambria Math"/>
                    </w:rPr>
                    <m:t>H</m:t>
                  </m:r>
                  <m:r>
                    <m:rPr>
                      <m:sty m:val="bi"/>
                    </m:rPr>
                    <w:rPr>
                      <w:rFonts w:ascii="Cambria Math" w:hAnsi="Cambria Math"/>
                    </w:rPr>
                    <m:t>65</m:t>
                  </m:r>
                </m:sub>
              </m:sSub>
              <m:r>
                <m:rPr>
                  <m:sty m:val="bi"/>
                </m:rPr>
                <w:rPr>
                  <w:rFonts w:ascii="Cambria Math" w:hAnsi="Cambria Math"/>
                </w:rPr>
                <m:t>×</m:t>
              </m:r>
              <m:sSub>
                <m:sSubPr>
                  <m:ctrlPr>
                    <w:rPr>
                      <w:rFonts w:ascii="Cambria Math" w:hAnsi="Cambria Math"/>
                      <w:b/>
                      <w:bCs/>
                      <w:i/>
                      <w:rPrChange w:id="3124" w:author="Fred Zhou" w:date="2024-03-10T14:20:00Z">
                        <w:rPr>
                          <w:rFonts w:ascii="Cambria Math" w:hAnsi="Cambria Math"/>
                          <w:i/>
                        </w:rPr>
                      </w:rPrChange>
                    </w:rPr>
                  </m:ctrlPr>
                </m:sSubPr>
                <m:e>
                  <m:r>
                    <m:rPr>
                      <m:sty m:val="bi"/>
                    </m:rPr>
                    <w:rPr>
                      <w:rFonts w:ascii="Cambria Math" w:hAnsi="Cambria Math"/>
                    </w:rPr>
                    <m:t>K</m:t>
                  </m:r>
                </m:e>
                <m:sub>
                  <m:r>
                    <m:rPr>
                      <m:sty m:val="bi"/>
                    </m:rPr>
                    <w:rPr>
                      <w:rFonts w:ascii="Cambria Math" w:hAnsi="Cambria Math"/>
                    </w:rPr>
                    <m:t>H</m:t>
                  </m:r>
                  <m:r>
                    <m:rPr>
                      <m:sty m:val="bi"/>
                    </m:rPr>
                    <w:rPr>
                      <w:rFonts w:ascii="Cambria Math" w:hAnsi="Cambria Math"/>
                    </w:rPr>
                    <m:t>65</m:t>
                  </m:r>
                </m:sub>
              </m:sSub>
              <m:r>
                <m:rPr>
                  <m:sty m:val="bi"/>
                </m:rPr>
                <w:rPr>
                  <w:rFonts w:ascii="Cambria Math" w:hAnsi="Cambria Math"/>
                </w:rPr>
                <m:t>+</m:t>
              </m:r>
              <m:sSub>
                <m:sSubPr>
                  <m:ctrlPr>
                    <w:rPr>
                      <w:rFonts w:ascii="Cambria Math" w:hAnsi="Cambria Math"/>
                      <w:b/>
                      <w:bCs/>
                      <w:i/>
                      <w:rPrChange w:id="3125" w:author="Fred Zhou" w:date="2024-03-10T14:20:00Z">
                        <w:rPr>
                          <w:rFonts w:ascii="Cambria Math" w:hAnsi="Cambria Math"/>
                          <w:i/>
                        </w:rPr>
                      </w:rPrChange>
                    </w:rPr>
                  </m:ctrlPr>
                </m:sSubPr>
                <m:e>
                  <m:r>
                    <m:rPr>
                      <m:sty m:val="bi"/>
                    </m:rPr>
                    <w:rPr>
                      <w:rFonts w:ascii="Cambria Math" w:hAnsi="Cambria Math"/>
                    </w:rPr>
                    <m:t>P</m:t>
                  </m:r>
                </m:e>
                <m:sub>
                  <m:r>
                    <m:rPr>
                      <m:sty m:val="bi"/>
                    </m:rPr>
                    <w:rPr>
                      <w:rFonts w:ascii="Cambria Math" w:hAnsi="Cambria Math"/>
                    </w:rPr>
                    <m:t>L</m:t>
                  </m:r>
                  <m:r>
                    <m:rPr>
                      <m:sty m:val="bi"/>
                    </m:rPr>
                    <w:rPr>
                      <w:rFonts w:ascii="Cambria Math" w:hAnsi="Cambria Math"/>
                    </w:rPr>
                    <m:t>65</m:t>
                  </m:r>
                </m:sub>
              </m:sSub>
              <m:r>
                <m:rPr>
                  <m:sty m:val="bi"/>
                </m:rPr>
                <w:rPr>
                  <w:rFonts w:ascii="Cambria Math" w:hAnsi="Cambria Math"/>
                </w:rPr>
                <m:t>×</m:t>
              </m:r>
              <m:sSub>
                <m:sSubPr>
                  <m:ctrlPr>
                    <w:rPr>
                      <w:rFonts w:ascii="Cambria Math" w:hAnsi="Cambria Math"/>
                      <w:b/>
                      <w:bCs/>
                      <w:i/>
                      <w:rPrChange w:id="3126" w:author="Fred Zhou" w:date="2024-03-10T14:20:00Z">
                        <w:rPr>
                          <w:rFonts w:ascii="Cambria Math" w:hAnsi="Cambria Math"/>
                          <w:i/>
                        </w:rPr>
                      </w:rPrChange>
                    </w:rPr>
                  </m:ctrlPr>
                </m:sSubPr>
                <m:e>
                  <m:r>
                    <m:rPr>
                      <m:sty m:val="bi"/>
                    </m:rPr>
                    <w:rPr>
                      <w:rFonts w:ascii="Cambria Math" w:hAnsi="Cambria Math"/>
                    </w:rPr>
                    <m:t>K</m:t>
                  </m:r>
                </m:e>
                <m:sub>
                  <m:r>
                    <m:rPr>
                      <m:sty m:val="bi"/>
                    </m:rPr>
                    <w:rPr>
                      <w:rFonts w:ascii="Cambria Math" w:hAnsi="Cambria Math"/>
                    </w:rPr>
                    <m:t>L</m:t>
                  </m:r>
                  <m:r>
                    <m:rPr>
                      <m:sty m:val="bi"/>
                    </m:rPr>
                    <w:rPr>
                      <w:rFonts w:ascii="Cambria Math" w:hAnsi="Cambria Math"/>
                    </w:rPr>
                    <m:t>65</m:t>
                  </m:r>
                </m:sub>
              </m:sSub>
            </m:e>
          </m:d>
          <m:r>
            <m:rPr>
              <m:sty m:val="bi"/>
            </m:rPr>
            <w:rPr>
              <w:rFonts w:ascii="Cambria Math" w:hAnsi="Cambria Math"/>
            </w:rPr>
            <m:t>×(</m:t>
          </m:r>
          <m:sSub>
            <m:sSubPr>
              <m:ctrlPr>
                <w:rPr>
                  <w:rFonts w:ascii="Cambria Math" w:hAnsi="Cambria Math"/>
                  <w:b/>
                  <w:bCs/>
                  <w:i/>
                  <w:rPrChange w:id="3127" w:author="Fred Zhou" w:date="2024-03-10T14:20:00Z">
                    <w:rPr>
                      <w:rFonts w:ascii="Cambria Math" w:hAnsi="Cambria Math"/>
                      <w:i/>
                    </w:rPr>
                  </w:rPrChange>
                </w:rPr>
              </m:ctrlPr>
            </m:sSubPr>
            <m:e>
              <m:r>
                <m:rPr>
                  <m:sty m:val="bi"/>
                </m:rPr>
                <w:rPr>
                  <w:rFonts w:ascii="Cambria Math" w:hAnsi="Cambria Math"/>
                </w:rPr>
                <m:t>I</m:t>
              </m:r>
            </m:e>
            <m:sub>
              <m:r>
                <m:rPr>
                  <m:sty m:val="bi"/>
                </m:rPr>
                <w:rPr>
                  <w:rFonts w:ascii="Cambria Math" w:hAnsi="Cambria Math"/>
                </w:rPr>
                <m:t>H</m:t>
              </m:r>
              <m:r>
                <m:rPr>
                  <m:sty m:val="bi"/>
                </m:rPr>
                <w:rPr>
                  <w:rFonts w:ascii="Cambria Math" w:hAnsi="Cambria Math"/>
                </w:rPr>
                <m:t>5</m:t>
              </m:r>
            </m:sub>
          </m:sSub>
          <m:r>
            <m:rPr>
              <m:sty m:val="bi"/>
            </m:rPr>
            <w:rPr>
              <w:rFonts w:ascii="Cambria Math" w:hAnsi="Cambria Math"/>
            </w:rPr>
            <m:t>×</m:t>
          </m:r>
          <m:sSub>
            <m:sSubPr>
              <m:ctrlPr>
                <w:rPr>
                  <w:rFonts w:ascii="Cambria Math" w:hAnsi="Cambria Math"/>
                  <w:b/>
                  <w:bCs/>
                  <w:i/>
                  <w:rPrChange w:id="3128" w:author="Fred Zhou" w:date="2024-03-10T14:20:00Z">
                    <w:rPr>
                      <w:rFonts w:ascii="Cambria Math" w:hAnsi="Cambria Math"/>
                      <w:i/>
                    </w:rPr>
                  </w:rPrChange>
                </w:rPr>
              </m:ctrlPr>
            </m:sSubPr>
            <m:e>
              <m:r>
                <m:rPr>
                  <m:sty m:val="bi"/>
                </m:rPr>
                <w:rPr>
                  <w:rFonts w:ascii="Cambria Math" w:hAnsi="Cambria Math"/>
                </w:rPr>
                <m:t>K</m:t>
              </m:r>
            </m:e>
            <m:sub>
              <m:r>
                <m:rPr>
                  <m:sty m:val="bi"/>
                </m:rPr>
                <w:rPr>
                  <w:rFonts w:ascii="Cambria Math" w:hAnsi="Cambria Math"/>
                </w:rPr>
                <m:t>H</m:t>
              </m:r>
              <m:r>
                <m:rPr>
                  <m:sty m:val="bi"/>
                </m:rPr>
                <w:rPr>
                  <w:rFonts w:ascii="Cambria Math" w:hAnsi="Cambria Math"/>
                </w:rPr>
                <m:t>5</m:t>
              </m:r>
            </m:sub>
          </m:sSub>
          <m:r>
            <m:rPr>
              <m:sty m:val="bi"/>
            </m:rPr>
            <w:rPr>
              <w:rFonts w:ascii="Cambria Math" w:hAnsi="Cambria Math"/>
            </w:rPr>
            <m:t>+</m:t>
          </m:r>
          <m:sSub>
            <m:sSubPr>
              <m:ctrlPr>
                <w:rPr>
                  <w:rFonts w:ascii="Cambria Math" w:hAnsi="Cambria Math"/>
                  <w:b/>
                  <w:bCs/>
                  <w:i/>
                  <w:rPrChange w:id="3129" w:author="Fred Zhou" w:date="2024-03-10T14:20:00Z">
                    <w:rPr>
                      <w:rFonts w:ascii="Cambria Math" w:hAnsi="Cambria Math"/>
                      <w:i/>
                    </w:rPr>
                  </w:rPrChange>
                </w:rPr>
              </m:ctrlPr>
            </m:sSubPr>
            <m:e>
              <m:r>
                <m:rPr>
                  <m:sty m:val="bi"/>
                </m:rPr>
                <w:rPr>
                  <w:rFonts w:ascii="Cambria Math" w:hAnsi="Cambria Math"/>
                </w:rPr>
                <m:t>I</m:t>
              </m:r>
            </m:e>
            <m:sub>
              <m:r>
                <m:rPr>
                  <m:sty m:val="bi"/>
                </m:rPr>
                <w:rPr>
                  <w:rFonts w:ascii="Cambria Math" w:hAnsi="Cambria Math"/>
                </w:rPr>
                <m:t>L</m:t>
              </m:r>
              <m:r>
                <m:rPr>
                  <m:sty m:val="bi"/>
                </m:rPr>
                <w:rPr>
                  <w:rFonts w:ascii="Cambria Math" w:hAnsi="Cambria Math"/>
                </w:rPr>
                <m:t>5</m:t>
              </m:r>
            </m:sub>
          </m:sSub>
          <m:r>
            <m:rPr>
              <m:sty m:val="bi"/>
            </m:rPr>
            <w:rPr>
              <w:rFonts w:ascii="Cambria Math" w:hAnsi="Cambria Math"/>
            </w:rPr>
            <m:t>×</m:t>
          </m:r>
          <m:sSub>
            <m:sSubPr>
              <m:ctrlPr>
                <w:rPr>
                  <w:rFonts w:ascii="Cambria Math" w:hAnsi="Cambria Math"/>
                  <w:b/>
                  <w:bCs/>
                  <w:i/>
                  <w:rPrChange w:id="3130" w:author="Fred Zhou" w:date="2024-03-10T14:20:00Z">
                    <w:rPr>
                      <w:rFonts w:ascii="Cambria Math" w:hAnsi="Cambria Math"/>
                      <w:i/>
                    </w:rPr>
                  </w:rPrChange>
                </w:rPr>
              </m:ctrlPr>
            </m:sSubPr>
            <m:e>
              <m:r>
                <m:rPr>
                  <m:sty m:val="bi"/>
                </m:rPr>
                <w:rPr>
                  <w:rFonts w:ascii="Cambria Math" w:hAnsi="Cambria Math"/>
                </w:rPr>
                <m:t>K</m:t>
              </m:r>
            </m:e>
            <m:sub>
              <m:r>
                <m:rPr>
                  <m:sty m:val="bi"/>
                </m:rPr>
                <w:rPr>
                  <w:rFonts w:ascii="Cambria Math" w:hAnsi="Cambria Math"/>
                </w:rPr>
                <m:t>L</m:t>
              </m:r>
              <m:r>
                <m:rPr>
                  <m:sty m:val="bi"/>
                </m:rPr>
                <w:rPr>
                  <w:rFonts w:ascii="Cambria Math" w:hAnsi="Cambria Math"/>
                </w:rPr>
                <m:t>5</m:t>
              </m:r>
            </m:sub>
          </m:sSub>
          <m:r>
            <m:rPr>
              <m:sty m:val="bi"/>
            </m:rPr>
            <w:rPr>
              <w:rFonts w:ascii="Cambria Math" w:hAnsi="Cambria Math"/>
            </w:rPr>
            <m:t>)</m:t>
          </m:r>
        </m:oMath>
      </m:oMathPara>
    </w:p>
    <w:p w14:paraId="20B8E045" w14:textId="4188EC41" w:rsidR="00A83E60" w:rsidRPr="000D315F" w:rsidDel="002C077F" w:rsidRDefault="00A83E60" w:rsidP="00F85958">
      <w:pPr>
        <w:pStyle w:val="ListParagraph"/>
        <w:ind w:left="480" w:firstLineChars="0" w:firstLine="0"/>
        <w:rPr>
          <w:moveFrom w:id="3131" w:author="Fred Zhou" w:date="2024-03-09T10:29:00Z"/>
          <w:rFonts w:hint="eastAsia"/>
          <w:b/>
          <w:bCs/>
          <w:rPrChange w:id="3132" w:author="Fred Zhou" w:date="2024-03-10T14:20:00Z">
            <w:rPr>
              <w:moveFrom w:id="3133" w:author="Fred Zhou" w:date="2024-03-09T10:29:00Z"/>
              <w:rFonts w:hint="eastAsia"/>
            </w:rPr>
          </w:rPrChange>
        </w:rPr>
      </w:pPr>
      <w:moveFrom w:id="3134" w:author="Fred Zhou" w:date="2024-03-09T10:29:00Z">
        <w:r w:rsidRPr="000D315F" w:rsidDel="002C077F">
          <w:rPr>
            <w:rFonts w:hint="eastAsia"/>
            <w:b/>
            <w:bCs/>
            <w:rPrChange w:id="3135" w:author="Fred Zhou" w:date="2024-03-10T14:20:00Z">
              <w:rPr>
                <w:rFonts w:hint="eastAsia"/>
              </w:rPr>
            </w:rPrChange>
          </w:rPr>
          <w:t>【</w:t>
        </w:r>
        <w:r w:rsidR="00FC1BDA" w:rsidRPr="000D315F" w:rsidDel="002C077F">
          <w:rPr>
            <w:b/>
            <w:bCs/>
            <w:rPrChange w:id="3136" w:author="Fred Zhou" w:date="2024-03-10T14:20:00Z">
              <w:rPr/>
            </w:rPrChange>
          </w:rPr>
          <w:t>up</w:t>
        </w:r>
        <w:r w:rsidR="00FC1BDA" w:rsidRPr="000D315F" w:rsidDel="002C077F">
          <w:rPr>
            <w:b/>
            <w:bCs/>
            <w:rPrChange w:id="3137" w:author="Fred Zhou" w:date="2024-03-10T14:20:00Z">
              <w:rPr/>
            </w:rPrChange>
          </w:rPr>
          <w:t>2024 0</w:t>
        </w:r>
        <w:r w:rsidR="00FC1BDA" w:rsidRPr="000D315F" w:rsidDel="002C077F">
          <w:rPr>
            <w:rFonts w:hint="eastAsia"/>
            <w:b/>
            <w:bCs/>
            <w:rPrChange w:id="3138" w:author="Fred Zhou" w:date="2024-03-10T14:20:00Z">
              <w:rPr>
                <w:rFonts w:hint="eastAsia"/>
              </w:rPr>
            </w:rPrChange>
          </w:rPr>
          <w:t>30</w:t>
        </w:r>
        <w:r w:rsidR="00FC1BDA" w:rsidRPr="000D315F" w:rsidDel="002C077F">
          <w:rPr>
            <w:b/>
            <w:bCs/>
            <w:rPrChange w:id="3139" w:author="Fred Zhou" w:date="2024-03-10T14:20:00Z">
              <w:rPr/>
            </w:rPrChange>
          </w:rPr>
          <w:t>8 10:</w:t>
        </w:r>
        <w:r w:rsidR="00635D60" w:rsidRPr="000D315F" w:rsidDel="002C077F">
          <w:rPr>
            <w:b/>
            <w:bCs/>
            <w:rPrChange w:id="3140" w:author="Fred Zhou" w:date="2024-03-10T14:20:00Z">
              <w:rPr/>
            </w:rPrChange>
          </w:rPr>
          <w:t>2</w:t>
        </w:r>
        <w:r w:rsidR="005C4996" w:rsidRPr="000D315F" w:rsidDel="002C077F">
          <w:rPr>
            <w:b/>
            <w:bCs/>
            <w:rPrChange w:id="3141" w:author="Fred Zhou" w:date="2024-03-10T14:20:00Z">
              <w:rPr/>
            </w:rPrChange>
          </w:rPr>
          <w:t>9</w:t>
        </w:r>
        <w:r w:rsidRPr="000D315F" w:rsidDel="002C077F">
          <w:rPr>
            <w:rFonts w:hint="eastAsia"/>
            <w:b/>
            <w:bCs/>
            <w:rPrChange w:id="3142" w:author="Fred Zhou" w:date="2024-03-10T14:20:00Z">
              <w:rPr>
                <w:rFonts w:hint="eastAsia"/>
              </w:rPr>
            </w:rPrChange>
          </w:rPr>
          <w:t>】</w:t>
        </w:r>
      </w:moveFrom>
    </w:p>
    <w:p w14:paraId="1618AB94" w14:textId="569A653A" w:rsidR="00F85958" w:rsidRPr="000D315F" w:rsidDel="002C077F" w:rsidRDefault="00A4366E" w:rsidP="00F85958">
      <w:pPr>
        <w:pStyle w:val="ListParagraph"/>
        <w:ind w:firstLineChars="0"/>
        <w:rPr>
          <w:moveFrom w:id="3143" w:author="Fred Zhou" w:date="2024-03-09T10:29:00Z"/>
          <w:rFonts w:ascii="楷体" w:hAnsi="楷体"/>
          <w:b/>
          <w:bCs/>
          <w:rPrChange w:id="3144" w:author="Fred Zhou" w:date="2024-03-10T14:20:00Z">
            <w:rPr>
              <w:moveFrom w:id="3145" w:author="Fred Zhou" w:date="2024-03-09T10:29:00Z"/>
              <w:rFonts w:ascii="楷体" w:hAnsi="楷体"/>
            </w:rPr>
          </w:rPrChange>
        </w:rPr>
      </w:pPr>
      <w:moveFrom w:id="3146" w:author="Fred Zhou" w:date="2024-03-09T10:29:00Z">
        <w:r w:rsidRPr="000D315F" w:rsidDel="002C077F">
          <w:rPr>
            <w:b/>
            <w:bCs/>
            <w:rPrChange w:id="3147" w:author="Fred Zhou" w:date="2024-03-10T14:20:00Z">
              <w:rPr/>
            </w:rPrChange>
          </w:rPr>
          <w:t>在上述公式中，</w:t>
        </w:r>
        <w:r w:rsidR="00F85958" w:rsidRPr="000D315F" w:rsidDel="002C077F">
          <w:rPr>
            <w:rFonts w:hint="eastAsia"/>
            <w:b/>
            <w:bCs/>
            <w:rPrChange w:id="3148" w:author="Fred Zhou" w:date="2024-03-10T14:20:00Z">
              <w:rPr>
                <w:rFonts w:hint="eastAsia"/>
                <w:highlight w:val="green"/>
              </w:rPr>
            </w:rPrChange>
          </w:rPr>
          <w:t>K</w:t>
        </w:r>
        <w:r w:rsidR="00F85958" w:rsidRPr="000D315F" w:rsidDel="002C077F">
          <w:rPr>
            <w:rFonts w:hint="eastAsia"/>
            <w:b/>
            <w:bCs/>
            <w:vertAlign w:val="subscript"/>
            <w:rPrChange w:id="3149" w:author="Fred Zhou" w:date="2024-03-10T14:20:00Z">
              <w:rPr>
                <w:rFonts w:hint="eastAsia"/>
                <w:highlight w:val="green"/>
                <w:vertAlign w:val="subscript"/>
              </w:rPr>
            </w:rPrChange>
          </w:rPr>
          <w:t>H6</w:t>
        </w:r>
        <w:r w:rsidR="00F85958" w:rsidRPr="000D315F" w:rsidDel="002C077F">
          <w:rPr>
            <w:b/>
            <w:bCs/>
            <w:vertAlign w:val="subscript"/>
            <w:rPrChange w:id="3150" w:author="Fred Zhou" w:date="2024-03-10T14:20:00Z">
              <w:rPr>
                <w:highlight w:val="green"/>
                <w:vertAlign w:val="subscript"/>
              </w:rPr>
            </w:rPrChange>
          </w:rPr>
          <w:t>5</w:t>
        </w:r>
        <w:r w:rsidR="00F85958" w:rsidRPr="000D315F" w:rsidDel="002C077F">
          <w:rPr>
            <w:rFonts w:ascii="楷体" w:hAnsi="楷体" w:hint="eastAsia"/>
            <w:b/>
            <w:bCs/>
            <w:rPrChange w:id="3151" w:author="Fred Zhou" w:date="2024-03-10T14:20:00Z">
              <w:rPr>
                <w:rFonts w:ascii="楷体" w:hAnsi="楷体" w:hint="eastAsia"/>
                <w:highlight w:val="green"/>
              </w:rPr>
            </w:rPrChange>
          </w:rPr>
          <w:t>，</w:t>
        </w:r>
        <w:r w:rsidR="00F85958" w:rsidRPr="000D315F" w:rsidDel="002C077F">
          <w:rPr>
            <w:rFonts w:hint="eastAsia"/>
            <w:b/>
            <w:bCs/>
            <w:rPrChange w:id="3152" w:author="Fred Zhou" w:date="2024-03-10T14:20:00Z">
              <w:rPr>
                <w:rFonts w:hint="eastAsia"/>
                <w:highlight w:val="green"/>
              </w:rPr>
            </w:rPrChange>
          </w:rPr>
          <w:t>K</w:t>
        </w:r>
        <w:r w:rsidR="00F85958" w:rsidRPr="000D315F" w:rsidDel="002C077F">
          <w:rPr>
            <w:b/>
            <w:bCs/>
            <w:vertAlign w:val="subscript"/>
            <w:rPrChange w:id="3153" w:author="Fred Zhou" w:date="2024-03-10T14:20:00Z">
              <w:rPr>
                <w:highlight w:val="green"/>
                <w:vertAlign w:val="subscript"/>
              </w:rPr>
            </w:rPrChange>
          </w:rPr>
          <w:t>L65</w:t>
        </w:r>
        <w:r w:rsidR="00F85958" w:rsidRPr="000D315F" w:rsidDel="002C077F">
          <w:rPr>
            <w:rFonts w:ascii="楷体" w:hAnsi="楷体" w:hint="eastAsia"/>
            <w:b/>
            <w:bCs/>
            <w:rPrChange w:id="3154" w:author="Fred Zhou" w:date="2024-03-10T14:20:00Z">
              <w:rPr>
                <w:rFonts w:ascii="楷体" w:hAnsi="楷体" w:hint="eastAsia"/>
                <w:highlight w:val="green"/>
              </w:rPr>
            </w:rPrChange>
          </w:rPr>
          <w:t>，</w:t>
        </w:r>
        <w:r w:rsidR="00F85958" w:rsidRPr="000D315F" w:rsidDel="002C077F">
          <w:rPr>
            <w:rFonts w:hint="eastAsia"/>
            <w:b/>
            <w:bCs/>
            <w:rPrChange w:id="3155" w:author="Fred Zhou" w:date="2024-03-10T14:20:00Z">
              <w:rPr>
                <w:rFonts w:hint="eastAsia"/>
                <w:highlight w:val="green"/>
              </w:rPr>
            </w:rPrChange>
          </w:rPr>
          <w:t>K</w:t>
        </w:r>
        <w:r w:rsidR="00F85958" w:rsidRPr="000D315F" w:rsidDel="002C077F">
          <w:rPr>
            <w:rFonts w:hint="eastAsia"/>
            <w:b/>
            <w:bCs/>
            <w:vertAlign w:val="subscript"/>
            <w:rPrChange w:id="3156" w:author="Fred Zhou" w:date="2024-03-10T14:20:00Z">
              <w:rPr>
                <w:rFonts w:hint="eastAsia"/>
                <w:highlight w:val="green"/>
                <w:vertAlign w:val="subscript"/>
              </w:rPr>
            </w:rPrChange>
          </w:rPr>
          <w:t>H</w:t>
        </w:r>
        <w:r w:rsidR="00F85958" w:rsidRPr="000D315F" w:rsidDel="002C077F">
          <w:rPr>
            <w:b/>
            <w:bCs/>
            <w:vertAlign w:val="subscript"/>
            <w:rPrChange w:id="3157" w:author="Fred Zhou" w:date="2024-03-10T14:20:00Z">
              <w:rPr>
                <w:highlight w:val="green"/>
                <w:vertAlign w:val="subscript"/>
              </w:rPr>
            </w:rPrChange>
          </w:rPr>
          <w:t>5</w:t>
        </w:r>
        <w:r w:rsidR="00F85958" w:rsidRPr="000D315F" w:rsidDel="002C077F">
          <w:rPr>
            <w:rFonts w:ascii="楷体" w:hAnsi="楷体" w:hint="eastAsia"/>
            <w:b/>
            <w:bCs/>
            <w:rPrChange w:id="3158" w:author="Fred Zhou" w:date="2024-03-10T14:20:00Z">
              <w:rPr>
                <w:rFonts w:ascii="楷体" w:hAnsi="楷体" w:hint="eastAsia"/>
                <w:highlight w:val="green"/>
              </w:rPr>
            </w:rPrChange>
          </w:rPr>
          <w:t>和</w:t>
        </w:r>
        <w:r w:rsidR="00F85958" w:rsidRPr="000D315F" w:rsidDel="002C077F">
          <w:rPr>
            <w:rFonts w:hint="eastAsia"/>
            <w:b/>
            <w:bCs/>
            <w:rPrChange w:id="3159" w:author="Fred Zhou" w:date="2024-03-10T14:20:00Z">
              <w:rPr>
                <w:rFonts w:hint="eastAsia"/>
                <w:highlight w:val="green"/>
              </w:rPr>
            </w:rPrChange>
          </w:rPr>
          <w:t>K</w:t>
        </w:r>
        <w:r w:rsidR="00F85958" w:rsidRPr="000D315F" w:rsidDel="002C077F">
          <w:rPr>
            <w:b/>
            <w:bCs/>
            <w:vertAlign w:val="subscript"/>
            <w:rPrChange w:id="3160" w:author="Fred Zhou" w:date="2024-03-10T14:20:00Z">
              <w:rPr>
                <w:highlight w:val="green"/>
                <w:vertAlign w:val="subscript"/>
              </w:rPr>
            </w:rPrChange>
          </w:rPr>
          <w:t>L5</w:t>
        </w:r>
        <w:r w:rsidR="00F85958" w:rsidRPr="000D315F" w:rsidDel="002C077F">
          <w:rPr>
            <w:rFonts w:ascii="楷体" w:hAnsi="楷体" w:hint="eastAsia"/>
            <w:b/>
            <w:bCs/>
            <w:rPrChange w:id="3161" w:author="Fred Zhou" w:date="2024-03-10T14:20:00Z">
              <w:rPr>
                <w:rFonts w:ascii="楷体" w:hAnsi="楷体" w:hint="eastAsia"/>
              </w:rPr>
            </w:rPrChange>
          </w:rPr>
          <w:t>分别表示</w:t>
        </w:r>
        <w:r w:rsidR="00F85958" w:rsidRPr="000D315F" w:rsidDel="002C077F">
          <w:rPr>
            <w:rFonts w:ascii="楷体" w:hAnsi="楷体" w:hint="eastAsia"/>
            <w:b/>
            <w:bCs/>
            <w:rPrChange w:id="3162" w:author="Fred Zhou" w:date="2024-03-10T14:20:00Z">
              <w:rPr>
                <w:rFonts w:ascii="楷体" w:hAnsi="楷体" w:hint="eastAsia"/>
                <w:highlight w:val="cyan"/>
              </w:rPr>
            </w:rPrChange>
          </w:rPr>
          <w:t>相应指标</w:t>
        </w:r>
        <w:r w:rsidR="00F85958" w:rsidRPr="000D315F" w:rsidDel="002C077F">
          <w:rPr>
            <w:rFonts w:ascii="楷体" w:hAnsi="楷体" w:hint="eastAsia"/>
            <w:b/>
            <w:bCs/>
            <w:rPrChange w:id="3163" w:author="Fred Zhou" w:date="2024-03-10T14:20:00Z">
              <w:rPr>
                <w:rFonts w:ascii="楷体" w:hAnsi="楷体" w:hint="eastAsia"/>
              </w:rPr>
            </w:rPrChange>
          </w:rPr>
          <w:t>的</w:t>
        </w:r>
        <w:r w:rsidR="00F85958" w:rsidRPr="000D315F" w:rsidDel="002C077F">
          <w:rPr>
            <w:rFonts w:ascii="楷体" w:hAnsi="楷体" w:hint="eastAsia"/>
            <w:b/>
            <w:bCs/>
            <w:rPrChange w:id="3164" w:author="Fred Zhou" w:date="2024-03-10T14:20:00Z">
              <w:rPr>
                <w:rFonts w:ascii="楷体" w:hAnsi="楷体" w:hint="eastAsia"/>
                <w:highlight w:val="cyan"/>
              </w:rPr>
            </w:rPrChange>
          </w:rPr>
          <w:t>权重系数</w:t>
        </w:r>
        <w:r w:rsidR="00F85958" w:rsidRPr="000D315F" w:rsidDel="002C077F">
          <w:rPr>
            <w:rFonts w:ascii="楷体" w:hAnsi="楷体" w:hint="eastAsia"/>
            <w:b/>
            <w:bCs/>
            <w:rPrChange w:id="3165" w:author="Fred Zhou" w:date="2024-03-10T14:20:00Z">
              <w:rPr>
                <w:rFonts w:ascii="楷体" w:hAnsi="楷体" w:hint="eastAsia"/>
              </w:rPr>
            </w:rPrChange>
          </w:rPr>
          <w:t>。</w:t>
        </w:r>
        <w:r w:rsidR="00F85958" w:rsidRPr="000D315F" w:rsidDel="002C077F">
          <w:rPr>
            <w:rFonts w:ascii="楷体" w:hAnsi="楷体"/>
            <w:b/>
            <w:bCs/>
            <w:rPrChange w:id="3166" w:author="Fred Zhou" w:date="2024-03-10T14:20:00Z">
              <w:rPr>
                <w:rFonts w:ascii="楷体" w:hAnsi="楷体"/>
                <w:highlight w:val="cyan"/>
              </w:rPr>
            </w:rPrChange>
          </w:rPr>
          <w:t>根据对</w:t>
        </w:r>
        <w:r w:rsidR="00F85958" w:rsidRPr="000D315F" w:rsidDel="002C077F">
          <w:rPr>
            <w:rFonts w:ascii="楷体" w:hAnsi="楷体"/>
            <w:b/>
            <w:bCs/>
            <w:rPrChange w:id="3167" w:author="Fred Zhou" w:date="2024-03-10T14:20:00Z">
              <w:rPr>
                <w:rFonts w:ascii="楷体" w:hAnsi="楷体"/>
              </w:rPr>
            </w:rPrChange>
          </w:rPr>
          <w:t>中国三个</w:t>
        </w:r>
        <w:r w:rsidR="00F85958" w:rsidRPr="000D315F" w:rsidDel="002C077F">
          <w:rPr>
            <w:rFonts w:ascii="楷体" w:hAnsi="楷体"/>
            <w:b/>
            <w:bCs/>
            <w:rPrChange w:id="3168" w:author="Fred Zhou" w:date="2024-03-10T14:20:00Z">
              <w:rPr>
                <w:rFonts w:ascii="楷体" w:hAnsi="楷体"/>
                <w:highlight w:val="cyan"/>
              </w:rPr>
            </w:rPrChange>
          </w:rPr>
          <w:t>典型大城市</w:t>
        </w:r>
        <w:r w:rsidR="00F85958" w:rsidRPr="000D315F" w:rsidDel="002C077F">
          <w:rPr>
            <w:rFonts w:ascii="楷体" w:hAnsi="楷体"/>
            <w:b/>
            <w:bCs/>
            <w:rPrChange w:id="3169" w:author="Fred Zhou" w:date="2024-03-10T14:20:00Z">
              <w:rPr>
                <w:rFonts w:ascii="楷体" w:hAnsi="楷体"/>
              </w:rPr>
            </w:rPrChange>
          </w:rPr>
          <w:t>的研究，</w:t>
        </w:r>
        <w:r w:rsidR="00F85958" w:rsidRPr="000D315F" w:rsidDel="002C077F">
          <w:rPr>
            <w:b/>
            <w:bCs/>
            <w:rPrChange w:id="3170" w:author="Fred Zhou" w:date="2024-03-10T14:20:00Z">
              <w:rPr>
                <w:highlight w:val="cyan"/>
              </w:rPr>
            </w:rPrChange>
          </w:rPr>
          <w:t>65</w:t>
        </w:r>
        <w:r w:rsidR="00F85958" w:rsidRPr="000D315F" w:rsidDel="002C077F">
          <w:rPr>
            <w:rFonts w:ascii="楷体" w:hAnsi="楷体"/>
            <w:b/>
            <w:bCs/>
            <w:rPrChange w:id="3171" w:author="Fred Zhou" w:date="2024-03-10T14:20:00Z">
              <w:rPr>
                <w:rFonts w:ascii="楷体" w:hAnsi="楷体"/>
                <w:highlight w:val="cyan"/>
              </w:rPr>
            </w:rPrChange>
          </w:rPr>
          <w:t>岁以上</w:t>
        </w:r>
        <w:r w:rsidR="00F85958" w:rsidRPr="000D315F" w:rsidDel="002C077F">
          <w:rPr>
            <w:rFonts w:ascii="楷体" w:hAnsi="楷体"/>
            <w:b/>
            <w:bCs/>
            <w:rPrChange w:id="3172" w:author="Fred Zhou" w:date="2024-03-10T14:20:00Z">
              <w:rPr>
                <w:rFonts w:ascii="楷体" w:hAnsi="楷体"/>
              </w:rPr>
            </w:rPrChange>
          </w:rPr>
          <w:t>的老年人在</w:t>
        </w:r>
        <w:r w:rsidR="00F85958" w:rsidRPr="000D315F" w:rsidDel="002C077F">
          <w:rPr>
            <w:rFonts w:ascii="楷体" w:hAnsi="楷体"/>
            <w:b/>
            <w:bCs/>
            <w:rPrChange w:id="3173" w:author="Fred Zhou" w:date="2024-03-10T14:20:00Z">
              <w:rPr>
                <w:rFonts w:ascii="楷体" w:hAnsi="楷体"/>
                <w:highlight w:val="cyan"/>
              </w:rPr>
            </w:rPrChange>
          </w:rPr>
          <w:t>高温环境</w:t>
        </w:r>
        <w:r w:rsidR="00F85958" w:rsidRPr="000D315F" w:rsidDel="002C077F">
          <w:rPr>
            <w:rFonts w:ascii="楷体" w:hAnsi="楷体"/>
            <w:b/>
            <w:bCs/>
            <w:rPrChange w:id="3174" w:author="Fred Zhou" w:date="2024-03-10T14:20:00Z">
              <w:rPr>
                <w:rFonts w:ascii="楷体" w:hAnsi="楷体"/>
              </w:rPr>
            </w:rPrChange>
          </w:rPr>
          <w:t>下的</w:t>
        </w:r>
        <w:r w:rsidR="00F85958" w:rsidRPr="000D315F" w:rsidDel="002C077F">
          <w:rPr>
            <w:rFonts w:ascii="楷体" w:hAnsi="楷体"/>
            <w:b/>
            <w:bCs/>
            <w:rPrChange w:id="3175" w:author="Fred Zhou" w:date="2024-03-10T14:20:00Z">
              <w:rPr>
                <w:rFonts w:ascii="楷体" w:hAnsi="楷体"/>
                <w:highlight w:val="cyan"/>
              </w:rPr>
            </w:rPrChange>
          </w:rPr>
          <w:t>死亡率</w:t>
        </w:r>
        <w:r w:rsidR="00F85958" w:rsidRPr="000D315F" w:rsidDel="002C077F">
          <w:rPr>
            <w:rFonts w:ascii="楷体" w:hAnsi="楷体"/>
            <w:b/>
            <w:bCs/>
            <w:rPrChange w:id="3176" w:author="Fred Zhou" w:date="2024-03-10T14:20:00Z">
              <w:rPr>
                <w:rFonts w:ascii="楷体" w:hAnsi="楷体"/>
              </w:rPr>
            </w:rPrChange>
          </w:rPr>
          <w:t>约为</w:t>
        </w:r>
        <w:r w:rsidR="00F85958" w:rsidRPr="000D315F" w:rsidDel="002C077F">
          <w:rPr>
            <w:b/>
            <w:bCs/>
            <w:rPrChange w:id="3177" w:author="Fred Zhou" w:date="2024-03-10T14:20:00Z">
              <w:rPr>
                <w:highlight w:val="cyan"/>
              </w:rPr>
            </w:rPrChange>
          </w:rPr>
          <w:t>65</w:t>
        </w:r>
        <w:r w:rsidR="00F85958" w:rsidRPr="000D315F" w:rsidDel="002C077F">
          <w:rPr>
            <w:rFonts w:ascii="楷体" w:hAnsi="楷体"/>
            <w:b/>
            <w:bCs/>
            <w:rPrChange w:id="3178" w:author="Fred Zhou" w:date="2024-03-10T14:20:00Z">
              <w:rPr>
                <w:rFonts w:ascii="楷体" w:hAnsi="楷体"/>
                <w:highlight w:val="cyan"/>
              </w:rPr>
            </w:rPrChange>
          </w:rPr>
          <w:t>岁以下人群</w:t>
        </w:r>
        <w:r w:rsidR="00F85958" w:rsidRPr="000D315F" w:rsidDel="002C077F">
          <w:rPr>
            <w:rFonts w:ascii="楷体" w:hAnsi="楷体"/>
            <w:b/>
            <w:bCs/>
            <w:rPrChange w:id="3179" w:author="Fred Zhou" w:date="2024-03-10T14:20:00Z">
              <w:rPr>
                <w:rFonts w:ascii="楷体" w:hAnsi="楷体"/>
              </w:rPr>
            </w:rPrChange>
          </w:rPr>
          <w:t>的</w:t>
        </w:r>
        <w:r w:rsidR="00F85958" w:rsidRPr="000D315F" w:rsidDel="002C077F">
          <w:rPr>
            <w:b/>
            <w:bCs/>
            <w:rPrChange w:id="3180" w:author="Fred Zhou" w:date="2024-03-10T14:20:00Z">
              <w:rPr>
                <w:highlight w:val="cyan"/>
              </w:rPr>
            </w:rPrChange>
          </w:rPr>
          <w:t>3</w:t>
        </w:r>
        <w:r w:rsidR="00F85958" w:rsidRPr="000D315F" w:rsidDel="002C077F">
          <w:rPr>
            <w:rFonts w:ascii="楷体" w:hAnsi="楷体"/>
            <w:b/>
            <w:bCs/>
            <w:rPrChange w:id="3181" w:author="Fred Zhou" w:date="2024-03-10T14:20:00Z">
              <w:rPr>
                <w:rFonts w:ascii="楷体" w:hAnsi="楷体"/>
                <w:highlight w:val="cyan"/>
              </w:rPr>
            </w:rPrChange>
          </w:rPr>
          <w:t>倍</w:t>
        </w:r>
        <w:r w:rsidR="00F85958" w:rsidRPr="000D315F" w:rsidDel="002C077F">
          <w:rPr>
            <w:rFonts w:ascii="楷体" w:hAnsi="楷体"/>
            <w:b/>
            <w:bCs/>
            <w:rPrChange w:id="3182" w:author="Fred Zhou" w:date="2024-03-10T14:20:00Z">
              <w:rPr>
                <w:rFonts w:ascii="楷体" w:hAnsi="楷体"/>
              </w:rPr>
            </w:rPrChange>
          </w:rPr>
          <w:t>（</w:t>
        </w:r>
        <w:r w:rsidR="00F85958" w:rsidRPr="000D315F" w:rsidDel="002C077F">
          <w:rPr>
            <w:b/>
            <w:bCs/>
            <w:rPrChange w:id="3183" w:author="Fred Zhou" w:date="2024-03-10T14:20:00Z">
              <w:rPr/>
            </w:rPrChange>
          </w:rPr>
          <w:t>Zhang et al., 2018</w:t>
        </w:r>
        <w:r w:rsidR="00F85958" w:rsidRPr="000D315F" w:rsidDel="002C077F">
          <w:rPr>
            <w:rFonts w:ascii="楷体" w:hAnsi="楷体"/>
            <w:b/>
            <w:bCs/>
            <w:rPrChange w:id="3184" w:author="Fred Zhou" w:date="2024-03-10T14:20:00Z">
              <w:rPr>
                <w:rFonts w:ascii="楷体" w:hAnsi="楷体"/>
              </w:rPr>
            </w:rPrChange>
          </w:rPr>
          <w:t>）。同时，</w:t>
        </w:r>
        <w:r w:rsidR="00F85958" w:rsidRPr="000D315F" w:rsidDel="002C077F">
          <w:rPr>
            <w:rFonts w:ascii="楷体" w:hAnsi="楷体"/>
            <w:b/>
            <w:bCs/>
            <w:rPrChange w:id="3185" w:author="Fred Zhou" w:date="2024-03-10T14:20:00Z">
              <w:rPr>
                <w:rFonts w:ascii="楷体" w:hAnsi="楷体"/>
                <w:highlight w:val="cyan"/>
              </w:rPr>
            </w:rPrChange>
          </w:rPr>
          <w:t>另一项研究</w:t>
        </w:r>
        <w:r w:rsidR="00F85958" w:rsidRPr="000D315F" w:rsidDel="002C077F">
          <w:rPr>
            <w:rFonts w:ascii="楷体" w:hAnsi="楷体"/>
            <w:b/>
            <w:bCs/>
            <w:rPrChange w:id="3186" w:author="Fred Zhou" w:date="2024-03-10T14:20:00Z">
              <w:rPr>
                <w:rFonts w:ascii="楷体" w:hAnsi="楷体"/>
              </w:rPr>
            </w:rPrChange>
          </w:rPr>
          <w:t>指出，</w:t>
        </w:r>
        <w:r w:rsidR="00F85958" w:rsidRPr="000D315F" w:rsidDel="002C077F">
          <w:rPr>
            <w:rFonts w:ascii="楷体" w:hAnsi="楷体"/>
            <w:b/>
            <w:bCs/>
            <w:rPrChange w:id="3187" w:author="Fred Zhou" w:date="2024-03-10T14:20:00Z">
              <w:rPr>
                <w:rFonts w:ascii="楷体" w:hAnsi="楷体"/>
                <w:highlight w:val="cyan"/>
              </w:rPr>
            </w:rPrChange>
          </w:rPr>
          <w:t>收入水平</w:t>
        </w:r>
        <w:r w:rsidR="00F85958" w:rsidRPr="000D315F" w:rsidDel="002C077F">
          <w:rPr>
            <w:rFonts w:ascii="楷体" w:hAnsi="楷体"/>
            <w:b/>
            <w:bCs/>
            <w:rPrChange w:id="3188" w:author="Fred Zhou" w:date="2024-03-10T14:20:00Z">
              <w:rPr>
                <w:rFonts w:ascii="楷体" w:hAnsi="楷体"/>
              </w:rPr>
            </w:rPrChange>
          </w:rPr>
          <w:t>低于</w:t>
        </w:r>
        <w:r w:rsidR="00F85958" w:rsidRPr="000D315F" w:rsidDel="002C077F">
          <w:rPr>
            <w:rFonts w:ascii="楷体" w:hAnsi="楷体"/>
            <w:b/>
            <w:bCs/>
            <w:rPrChange w:id="3189" w:author="Fred Zhou" w:date="2024-03-10T14:20:00Z">
              <w:rPr>
                <w:rFonts w:ascii="楷体" w:hAnsi="楷体"/>
                <w:highlight w:val="cyan"/>
              </w:rPr>
            </w:rPrChange>
          </w:rPr>
          <w:t>当地均值</w:t>
        </w:r>
        <w:r w:rsidR="00F85958" w:rsidRPr="000D315F" w:rsidDel="002C077F">
          <w:rPr>
            <w:rFonts w:ascii="楷体" w:hAnsi="楷体"/>
            <w:b/>
            <w:bCs/>
            <w:rPrChange w:id="3190" w:author="Fred Zhou" w:date="2024-03-10T14:20:00Z">
              <w:rPr>
                <w:rFonts w:ascii="楷体" w:hAnsi="楷体"/>
              </w:rPr>
            </w:rPrChange>
          </w:rPr>
          <w:t>人群的</w:t>
        </w:r>
        <w:r w:rsidR="00F85958" w:rsidRPr="000D315F" w:rsidDel="002C077F">
          <w:rPr>
            <w:rFonts w:ascii="楷体" w:hAnsi="楷体"/>
            <w:b/>
            <w:bCs/>
            <w:rPrChange w:id="3191" w:author="Fred Zhou" w:date="2024-03-10T14:20:00Z">
              <w:rPr>
                <w:rFonts w:ascii="楷体" w:hAnsi="楷体"/>
                <w:highlight w:val="cyan"/>
              </w:rPr>
            </w:rPrChange>
          </w:rPr>
          <w:t>死亡率</w:t>
        </w:r>
        <w:r w:rsidR="00F85958" w:rsidRPr="000D315F" w:rsidDel="002C077F">
          <w:rPr>
            <w:rFonts w:ascii="楷体" w:hAnsi="楷体" w:hint="eastAsia"/>
            <w:b/>
            <w:bCs/>
            <w:rPrChange w:id="3192" w:author="Fred Zhou" w:date="2024-03-10T14:20:00Z">
              <w:rPr>
                <w:rFonts w:ascii="楷体" w:hAnsi="楷体" w:hint="eastAsia"/>
              </w:rPr>
            </w:rPrChange>
          </w:rPr>
          <w:t>约为</w:t>
        </w:r>
        <w:r w:rsidR="00F85958" w:rsidRPr="000D315F" w:rsidDel="002C077F">
          <w:rPr>
            <w:rFonts w:ascii="楷体" w:hAnsi="楷体"/>
            <w:b/>
            <w:bCs/>
            <w:rPrChange w:id="3193" w:author="Fred Zhou" w:date="2024-03-10T14:20:00Z">
              <w:rPr>
                <w:rFonts w:ascii="楷体" w:hAnsi="楷体"/>
                <w:highlight w:val="cyan"/>
              </w:rPr>
            </w:rPrChange>
          </w:rPr>
          <w:t>收入</w:t>
        </w:r>
        <w:r w:rsidR="00635D60" w:rsidRPr="000D315F" w:rsidDel="002C077F">
          <w:rPr>
            <w:rFonts w:ascii="楷体" w:hAnsi="楷体" w:hint="eastAsia"/>
            <w:b/>
            <w:bCs/>
            <w:rPrChange w:id="3194" w:author="Fred Zhou" w:date="2024-03-10T14:20:00Z">
              <w:rPr>
                <w:rFonts w:ascii="楷体" w:hAnsi="楷体" w:hint="eastAsia"/>
                <w:highlight w:val="cyan"/>
              </w:rPr>
            </w:rPrChange>
          </w:rPr>
          <w:t>水平</w:t>
        </w:r>
        <w:r w:rsidR="00F85958" w:rsidRPr="000D315F" w:rsidDel="002C077F">
          <w:rPr>
            <w:rFonts w:ascii="楷体" w:hAnsi="楷体"/>
            <w:b/>
            <w:bCs/>
            <w:rPrChange w:id="3195" w:author="Fred Zhou" w:date="2024-03-10T14:20:00Z">
              <w:rPr>
                <w:rFonts w:ascii="楷体" w:hAnsi="楷体"/>
              </w:rPr>
            </w:rPrChange>
          </w:rPr>
          <w:t>高于</w:t>
        </w:r>
        <w:r w:rsidR="00F85958" w:rsidRPr="000D315F" w:rsidDel="002C077F">
          <w:rPr>
            <w:rFonts w:ascii="楷体" w:hAnsi="楷体"/>
            <w:b/>
            <w:bCs/>
            <w:rPrChange w:id="3196" w:author="Fred Zhou" w:date="2024-03-10T14:20:00Z">
              <w:rPr>
                <w:rFonts w:ascii="楷体" w:hAnsi="楷体"/>
                <w:highlight w:val="cyan"/>
              </w:rPr>
            </w:rPrChange>
          </w:rPr>
          <w:t>当地均值人群</w:t>
        </w:r>
        <w:r w:rsidR="00F85958" w:rsidRPr="000D315F" w:rsidDel="002C077F">
          <w:rPr>
            <w:rFonts w:ascii="楷体" w:hAnsi="楷体"/>
            <w:b/>
            <w:bCs/>
            <w:rPrChange w:id="3197" w:author="Fred Zhou" w:date="2024-03-10T14:20:00Z">
              <w:rPr>
                <w:rFonts w:ascii="楷体" w:hAnsi="楷体"/>
              </w:rPr>
            </w:rPrChange>
          </w:rPr>
          <w:t>的两倍（</w:t>
        </w:r>
        <w:r w:rsidR="00F85958" w:rsidRPr="000D315F" w:rsidDel="002C077F">
          <w:rPr>
            <w:b/>
            <w:bCs/>
            <w:rPrChange w:id="3198" w:author="Fred Zhou" w:date="2024-03-10T14:20:00Z">
              <w:rPr>
                <w:highlight w:val="green"/>
              </w:rPr>
            </w:rPrChange>
          </w:rPr>
          <w:t>Coates et al., 2022</w:t>
        </w:r>
        <w:r w:rsidR="00F85958" w:rsidRPr="000D315F" w:rsidDel="002C077F">
          <w:rPr>
            <w:rFonts w:ascii="楷体" w:hAnsi="楷体"/>
            <w:b/>
            <w:bCs/>
            <w:rPrChange w:id="3199" w:author="Fred Zhou" w:date="2024-03-10T14:20:00Z">
              <w:rPr>
                <w:rFonts w:ascii="楷体" w:hAnsi="楷体"/>
              </w:rPr>
            </w:rPrChange>
          </w:rPr>
          <w:t>）</w:t>
        </w:r>
        <w:r w:rsidR="00F85958" w:rsidRPr="000D315F" w:rsidDel="002C077F">
          <w:rPr>
            <w:rFonts w:ascii="楷体" w:hAnsi="楷体" w:hint="eastAsia"/>
            <w:b/>
            <w:bCs/>
            <w:rPrChange w:id="3200" w:author="Fred Zhou" w:date="2024-03-10T14:20:00Z">
              <w:rPr>
                <w:rFonts w:ascii="楷体" w:hAnsi="楷体" w:hint="eastAsia"/>
              </w:rPr>
            </w:rPrChange>
          </w:rPr>
          <w:t>。因此，我们将</w:t>
        </w:r>
        <w:r w:rsidR="00F85958" w:rsidRPr="000D315F" w:rsidDel="002C077F">
          <w:rPr>
            <w:rFonts w:hint="eastAsia"/>
            <w:b/>
            <w:bCs/>
            <w:rPrChange w:id="3201" w:author="Fred Zhou" w:date="2024-03-10T14:20:00Z">
              <w:rPr>
                <w:rFonts w:hint="eastAsia"/>
                <w:highlight w:val="green"/>
              </w:rPr>
            </w:rPrChange>
          </w:rPr>
          <w:t>P</w:t>
        </w:r>
        <w:r w:rsidR="00F85958" w:rsidRPr="000D315F" w:rsidDel="002C077F">
          <w:rPr>
            <w:rFonts w:hint="eastAsia"/>
            <w:b/>
            <w:bCs/>
            <w:vertAlign w:val="subscript"/>
            <w:rPrChange w:id="3202" w:author="Fred Zhou" w:date="2024-03-10T14:20:00Z">
              <w:rPr>
                <w:rFonts w:hint="eastAsia"/>
                <w:highlight w:val="green"/>
                <w:vertAlign w:val="subscript"/>
              </w:rPr>
            </w:rPrChange>
          </w:rPr>
          <w:t>H65</w:t>
        </w:r>
        <w:r w:rsidR="00F85958" w:rsidRPr="000D315F" w:rsidDel="002C077F">
          <w:rPr>
            <w:rFonts w:ascii="楷体" w:hAnsi="楷体" w:hint="eastAsia"/>
            <w:b/>
            <w:bCs/>
            <w:rPrChange w:id="3203" w:author="Fred Zhou" w:date="2024-03-10T14:20:00Z">
              <w:rPr>
                <w:rFonts w:ascii="楷体" w:hAnsi="楷体" w:hint="eastAsia"/>
              </w:rPr>
            </w:rPrChange>
          </w:rPr>
          <w:t>的</w:t>
        </w:r>
        <w:r w:rsidR="00F85958" w:rsidRPr="000D315F" w:rsidDel="002C077F">
          <w:rPr>
            <w:rFonts w:ascii="楷体" w:hAnsi="楷体" w:hint="eastAsia"/>
            <w:b/>
            <w:bCs/>
            <w:rPrChange w:id="3204" w:author="Fred Zhou" w:date="2024-03-10T14:20:00Z">
              <w:rPr>
                <w:rFonts w:ascii="楷体" w:hAnsi="楷体" w:hint="eastAsia"/>
                <w:highlight w:val="cyan"/>
              </w:rPr>
            </w:rPrChange>
          </w:rPr>
          <w:t>权重系数</w:t>
        </w:r>
        <w:r w:rsidR="00F85958" w:rsidRPr="000D315F" w:rsidDel="002C077F">
          <w:rPr>
            <w:rFonts w:hint="eastAsia"/>
            <w:b/>
            <w:bCs/>
            <w:rPrChange w:id="3205" w:author="Fred Zhou" w:date="2024-03-10T14:20:00Z">
              <w:rPr>
                <w:rFonts w:hint="eastAsia"/>
                <w:highlight w:val="green"/>
              </w:rPr>
            </w:rPrChange>
          </w:rPr>
          <w:t>K</w:t>
        </w:r>
        <w:r w:rsidR="00F85958" w:rsidRPr="000D315F" w:rsidDel="002C077F">
          <w:rPr>
            <w:rFonts w:hint="eastAsia"/>
            <w:b/>
            <w:bCs/>
            <w:vertAlign w:val="subscript"/>
            <w:rPrChange w:id="3206" w:author="Fred Zhou" w:date="2024-03-10T14:20:00Z">
              <w:rPr>
                <w:rFonts w:hint="eastAsia"/>
                <w:highlight w:val="green"/>
                <w:vertAlign w:val="subscript"/>
              </w:rPr>
            </w:rPrChange>
          </w:rPr>
          <w:t>H65</w:t>
        </w:r>
        <w:r w:rsidR="00F85958" w:rsidRPr="000D315F" w:rsidDel="002C077F">
          <w:rPr>
            <w:rFonts w:ascii="楷体" w:hAnsi="楷体" w:hint="eastAsia"/>
            <w:b/>
            <w:bCs/>
            <w:rPrChange w:id="3207" w:author="Fred Zhou" w:date="2024-03-10T14:20:00Z">
              <w:rPr>
                <w:rFonts w:ascii="楷体" w:hAnsi="楷体" w:hint="eastAsia"/>
              </w:rPr>
            </w:rPrChange>
          </w:rPr>
          <w:t>设置为</w:t>
        </w:r>
        <w:r w:rsidR="00F85958" w:rsidRPr="000D315F" w:rsidDel="002C077F">
          <w:rPr>
            <w:rFonts w:hint="eastAsia"/>
            <w:b/>
            <w:bCs/>
            <w:rPrChange w:id="3208" w:author="Fred Zhou" w:date="2024-03-10T14:20:00Z">
              <w:rPr>
                <w:rFonts w:hint="eastAsia"/>
                <w:highlight w:val="green"/>
              </w:rPr>
            </w:rPrChange>
          </w:rPr>
          <w:t>3</w:t>
        </w:r>
        <w:r w:rsidR="00F85958" w:rsidRPr="000D315F" w:rsidDel="002C077F">
          <w:rPr>
            <w:rFonts w:ascii="楷体" w:hAnsi="楷体" w:hint="eastAsia"/>
            <w:b/>
            <w:bCs/>
            <w:rPrChange w:id="3209" w:author="Fred Zhou" w:date="2024-03-10T14:20:00Z">
              <w:rPr>
                <w:rFonts w:ascii="楷体" w:hAnsi="楷体" w:hint="eastAsia"/>
              </w:rPr>
            </w:rPrChange>
          </w:rPr>
          <w:t>，</w:t>
        </w:r>
        <w:r w:rsidR="00F85958" w:rsidRPr="000D315F" w:rsidDel="002C077F">
          <w:rPr>
            <w:rFonts w:ascii="楷体" w:hAnsi="楷体"/>
            <w:b/>
            <w:bCs/>
            <w:rPrChange w:id="3210" w:author="Fred Zhou" w:date="2024-03-10T14:20:00Z">
              <w:rPr>
                <w:rFonts w:ascii="楷体" w:hAnsi="楷体"/>
              </w:rPr>
            </w:rPrChange>
          </w:rPr>
          <w:t>将</w:t>
        </w:r>
        <w:r w:rsidR="00F85958" w:rsidRPr="000D315F" w:rsidDel="002C077F">
          <w:rPr>
            <w:rFonts w:hint="eastAsia"/>
            <w:b/>
            <w:bCs/>
            <w:rPrChange w:id="3211" w:author="Fred Zhou" w:date="2024-03-10T14:20:00Z">
              <w:rPr>
                <w:rFonts w:hint="eastAsia"/>
                <w:highlight w:val="green"/>
              </w:rPr>
            </w:rPrChange>
          </w:rPr>
          <w:t>P</w:t>
        </w:r>
        <w:r w:rsidR="00F85958" w:rsidRPr="000D315F" w:rsidDel="002C077F">
          <w:rPr>
            <w:rFonts w:hint="eastAsia"/>
            <w:b/>
            <w:bCs/>
            <w:vertAlign w:val="subscript"/>
            <w:rPrChange w:id="3212" w:author="Fred Zhou" w:date="2024-03-10T14:20:00Z">
              <w:rPr>
                <w:rFonts w:hint="eastAsia"/>
                <w:highlight w:val="green"/>
                <w:vertAlign w:val="subscript"/>
              </w:rPr>
            </w:rPrChange>
          </w:rPr>
          <w:t>L65</w:t>
        </w:r>
        <w:r w:rsidR="00F85958" w:rsidRPr="000D315F" w:rsidDel="002C077F">
          <w:rPr>
            <w:rFonts w:ascii="楷体" w:hAnsi="楷体" w:hint="eastAsia"/>
            <w:b/>
            <w:bCs/>
            <w:rPrChange w:id="3213" w:author="Fred Zhou" w:date="2024-03-10T14:20:00Z">
              <w:rPr>
                <w:rFonts w:ascii="楷体" w:hAnsi="楷体" w:hint="eastAsia"/>
              </w:rPr>
            </w:rPrChange>
          </w:rPr>
          <w:t>的</w:t>
        </w:r>
        <w:r w:rsidR="00F85958" w:rsidRPr="000D315F" w:rsidDel="002C077F">
          <w:rPr>
            <w:rFonts w:ascii="楷体" w:hAnsi="楷体" w:hint="eastAsia"/>
            <w:b/>
            <w:bCs/>
            <w:rPrChange w:id="3214" w:author="Fred Zhou" w:date="2024-03-10T14:20:00Z">
              <w:rPr>
                <w:rFonts w:ascii="楷体" w:hAnsi="楷体" w:hint="eastAsia"/>
                <w:highlight w:val="cyan"/>
              </w:rPr>
            </w:rPrChange>
          </w:rPr>
          <w:t>权重系数</w:t>
        </w:r>
        <w:r w:rsidR="00F85958" w:rsidRPr="000D315F" w:rsidDel="002C077F">
          <w:rPr>
            <w:rFonts w:hint="eastAsia"/>
            <w:b/>
            <w:bCs/>
            <w:rPrChange w:id="3215" w:author="Fred Zhou" w:date="2024-03-10T14:20:00Z">
              <w:rPr>
                <w:rFonts w:hint="eastAsia"/>
                <w:highlight w:val="green"/>
              </w:rPr>
            </w:rPrChange>
          </w:rPr>
          <w:t>K</w:t>
        </w:r>
        <w:r w:rsidR="00F85958" w:rsidRPr="000D315F" w:rsidDel="002C077F">
          <w:rPr>
            <w:rFonts w:hint="eastAsia"/>
            <w:b/>
            <w:bCs/>
            <w:vertAlign w:val="subscript"/>
            <w:rPrChange w:id="3216" w:author="Fred Zhou" w:date="2024-03-10T14:20:00Z">
              <w:rPr>
                <w:rFonts w:hint="eastAsia"/>
                <w:highlight w:val="green"/>
                <w:vertAlign w:val="subscript"/>
              </w:rPr>
            </w:rPrChange>
          </w:rPr>
          <w:t>L65</w:t>
        </w:r>
        <w:r w:rsidR="00F85958" w:rsidRPr="000D315F" w:rsidDel="002C077F">
          <w:rPr>
            <w:rFonts w:ascii="楷体" w:hAnsi="楷体" w:hint="eastAsia"/>
            <w:b/>
            <w:bCs/>
            <w:rPrChange w:id="3217" w:author="Fred Zhou" w:date="2024-03-10T14:20:00Z">
              <w:rPr>
                <w:rFonts w:ascii="楷体" w:hAnsi="楷体" w:hint="eastAsia"/>
              </w:rPr>
            </w:rPrChange>
          </w:rPr>
          <w:t>设置为</w:t>
        </w:r>
        <w:r w:rsidR="00F85958" w:rsidRPr="000D315F" w:rsidDel="002C077F">
          <w:rPr>
            <w:rFonts w:hint="eastAsia"/>
            <w:b/>
            <w:bCs/>
            <w:rPrChange w:id="3218" w:author="Fred Zhou" w:date="2024-03-10T14:20:00Z">
              <w:rPr>
                <w:rFonts w:hint="eastAsia"/>
                <w:highlight w:val="green"/>
              </w:rPr>
            </w:rPrChange>
          </w:rPr>
          <w:t>1</w:t>
        </w:r>
        <w:r w:rsidRPr="000D315F" w:rsidDel="002C077F">
          <w:rPr>
            <w:rFonts w:hint="eastAsia"/>
            <w:b/>
            <w:bCs/>
            <w:rPrChange w:id="3219" w:author="Fred Zhou" w:date="2024-03-10T14:20:00Z">
              <w:rPr>
                <w:rFonts w:hint="eastAsia"/>
              </w:rPr>
            </w:rPrChange>
          </w:rPr>
          <w:t>，以</w:t>
        </w:r>
        <w:r w:rsidRPr="000D315F" w:rsidDel="002C077F">
          <w:rPr>
            <w:rFonts w:hint="eastAsia"/>
            <w:b/>
            <w:bCs/>
            <w:rPrChange w:id="3220" w:author="Fred Zhou" w:date="2024-03-10T14:20:00Z">
              <w:rPr>
                <w:rFonts w:hint="eastAsia"/>
                <w:highlight w:val="cyan"/>
              </w:rPr>
            </w:rPrChange>
          </w:rPr>
          <w:t>体现</w:t>
        </w:r>
        <w:r w:rsidRPr="000D315F" w:rsidDel="002C077F">
          <w:rPr>
            <w:rFonts w:hint="eastAsia"/>
            <w:b/>
            <w:bCs/>
            <w:rPrChange w:id="3221" w:author="Fred Zhou" w:date="2024-03-10T14:20:00Z">
              <w:rPr>
                <w:rFonts w:hint="eastAsia"/>
              </w:rPr>
            </w:rPrChange>
          </w:rPr>
          <w:t>这一</w:t>
        </w:r>
        <w:r w:rsidRPr="000D315F" w:rsidDel="002C077F">
          <w:rPr>
            <w:rFonts w:hint="eastAsia"/>
            <w:b/>
            <w:bCs/>
            <w:rPrChange w:id="3222" w:author="Fred Zhou" w:date="2024-03-10T14:20:00Z">
              <w:rPr>
                <w:rFonts w:hint="eastAsia"/>
                <w:highlight w:val="cyan"/>
              </w:rPr>
            </w:rPrChange>
          </w:rPr>
          <w:t>差异</w:t>
        </w:r>
        <w:r w:rsidR="00F85958" w:rsidRPr="000D315F" w:rsidDel="002C077F">
          <w:rPr>
            <w:rFonts w:ascii="楷体" w:hAnsi="楷体" w:hint="eastAsia"/>
            <w:b/>
            <w:bCs/>
            <w:rPrChange w:id="3223" w:author="Fred Zhou" w:date="2024-03-10T14:20:00Z">
              <w:rPr>
                <w:rFonts w:ascii="楷体" w:hAnsi="楷体" w:hint="eastAsia"/>
              </w:rPr>
            </w:rPrChange>
          </w:rPr>
          <w:t>。同样地，</w:t>
        </w:r>
        <w:r w:rsidR="00C12287" w:rsidRPr="000D315F" w:rsidDel="002C077F">
          <w:rPr>
            <w:b/>
            <w:bCs/>
            <w:rPrChange w:id="3224" w:author="Fred Zhou" w:date="2024-03-10T14:20:00Z">
              <w:rPr/>
            </w:rPrChange>
          </w:rPr>
          <w:t>在</w:t>
        </w:r>
        <w:r w:rsidR="00C12287" w:rsidRPr="000D315F" w:rsidDel="002C077F">
          <w:rPr>
            <w:b/>
            <w:bCs/>
            <w:rPrChange w:id="3225" w:author="Fred Zhou" w:date="2024-03-10T14:20:00Z">
              <w:rPr>
                <w:highlight w:val="cyan"/>
              </w:rPr>
            </w:rPrChange>
          </w:rPr>
          <w:t>考虑居民收入</w:t>
        </w:r>
        <w:r w:rsidR="00C12287" w:rsidRPr="000D315F" w:rsidDel="002C077F">
          <w:rPr>
            <w:b/>
            <w:bCs/>
            <w:rPrChange w:id="3226" w:author="Fred Zhou" w:date="2024-03-10T14:20:00Z">
              <w:rPr/>
            </w:rPrChange>
          </w:rPr>
          <w:t>时</w:t>
        </w:r>
        <w:r w:rsidR="00F85958" w:rsidRPr="000D315F" w:rsidDel="002C077F">
          <w:rPr>
            <w:rFonts w:ascii="楷体" w:hAnsi="楷体" w:hint="eastAsia"/>
            <w:b/>
            <w:bCs/>
            <w:rPrChange w:id="3227" w:author="Fred Zhou" w:date="2024-03-10T14:20:00Z">
              <w:rPr>
                <w:rFonts w:ascii="楷体" w:hAnsi="楷体" w:hint="eastAsia"/>
              </w:rPr>
            </w:rPrChange>
          </w:rPr>
          <w:t>，</w:t>
        </w:r>
        <w:r w:rsidR="00F85958" w:rsidRPr="000D315F" w:rsidDel="002C077F">
          <w:rPr>
            <w:rFonts w:hint="eastAsia"/>
            <w:b/>
            <w:bCs/>
            <w:rPrChange w:id="3228" w:author="Fred Zhou" w:date="2024-03-10T14:20:00Z">
              <w:rPr>
                <w:rFonts w:hint="eastAsia"/>
                <w:highlight w:val="green"/>
              </w:rPr>
            </w:rPrChange>
          </w:rPr>
          <w:t>K</w:t>
        </w:r>
        <w:r w:rsidR="00F85958" w:rsidRPr="000D315F" w:rsidDel="002C077F">
          <w:rPr>
            <w:rFonts w:hint="eastAsia"/>
            <w:b/>
            <w:bCs/>
            <w:vertAlign w:val="subscript"/>
            <w:rPrChange w:id="3229" w:author="Fred Zhou" w:date="2024-03-10T14:20:00Z">
              <w:rPr>
                <w:rFonts w:hint="eastAsia"/>
                <w:highlight w:val="green"/>
                <w:vertAlign w:val="subscript"/>
              </w:rPr>
            </w:rPrChange>
          </w:rPr>
          <w:t>H5</w:t>
        </w:r>
        <w:r w:rsidR="00F85958" w:rsidRPr="000D315F" w:rsidDel="002C077F">
          <w:rPr>
            <w:rFonts w:ascii="楷体" w:hAnsi="楷体"/>
            <w:b/>
            <w:bCs/>
            <w:rPrChange w:id="3230" w:author="Fred Zhou" w:date="2024-03-10T14:20:00Z">
              <w:rPr>
                <w:rFonts w:ascii="楷体" w:hAnsi="楷体"/>
                <w:highlight w:val="green"/>
              </w:rPr>
            </w:rPrChange>
          </w:rPr>
          <w:t>和</w:t>
        </w:r>
        <w:r w:rsidR="00F85958" w:rsidRPr="000D315F" w:rsidDel="002C077F">
          <w:rPr>
            <w:b/>
            <w:bCs/>
            <w:rPrChange w:id="3231" w:author="Fred Zhou" w:date="2024-03-10T14:20:00Z">
              <w:rPr>
                <w:highlight w:val="green"/>
              </w:rPr>
            </w:rPrChange>
          </w:rPr>
          <w:t>K</w:t>
        </w:r>
        <w:r w:rsidR="00F85958" w:rsidRPr="000D315F" w:rsidDel="002C077F">
          <w:rPr>
            <w:b/>
            <w:bCs/>
            <w:vertAlign w:val="subscript"/>
            <w:rPrChange w:id="3232" w:author="Fred Zhou" w:date="2024-03-10T14:20:00Z">
              <w:rPr>
                <w:highlight w:val="green"/>
                <w:vertAlign w:val="subscript"/>
              </w:rPr>
            </w:rPrChange>
          </w:rPr>
          <w:t>L5</w:t>
        </w:r>
        <w:r w:rsidR="00F85958" w:rsidRPr="000D315F" w:rsidDel="002C077F">
          <w:rPr>
            <w:rFonts w:ascii="楷体" w:hAnsi="楷体"/>
            <w:b/>
            <w:bCs/>
            <w:rPrChange w:id="3233" w:author="Fred Zhou" w:date="2024-03-10T14:20:00Z">
              <w:rPr>
                <w:rFonts w:ascii="楷体" w:hAnsi="楷体"/>
                <w:highlight w:val="cyan"/>
              </w:rPr>
            </w:rPrChange>
          </w:rPr>
          <w:t>分别</w:t>
        </w:r>
        <w:r w:rsidR="00F85958" w:rsidRPr="000D315F" w:rsidDel="002C077F">
          <w:rPr>
            <w:rFonts w:ascii="楷体" w:hAnsi="楷体" w:hint="eastAsia"/>
            <w:b/>
            <w:bCs/>
            <w:rPrChange w:id="3234" w:author="Fred Zhou" w:date="2024-03-10T14:20:00Z">
              <w:rPr>
                <w:rFonts w:ascii="楷体" w:hAnsi="楷体" w:hint="eastAsia"/>
                <w:highlight w:val="cyan"/>
              </w:rPr>
            </w:rPrChange>
          </w:rPr>
          <w:t>被</w:t>
        </w:r>
        <w:r w:rsidR="00F85958" w:rsidRPr="000D315F" w:rsidDel="002C077F">
          <w:rPr>
            <w:rFonts w:ascii="楷体" w:hAnsi="楷体" w:hint="eastAsia"/>
            <w:b/>
            <w:bCs/>
            <w:rPrChange w:id="3235" w:author="Fred Zhou" w:date="2024-03-10T14:20:00Z">
              <w:rPr>
                <w:rFonts w:ascii="楷体" w:hAnsi="楷体" w:hint="eastAsia"/>
              </w:rPr>
            </w:rPrChange>
          </w:rPr>
          <w:t>设为</w:t>
        </w:r>
        <w:r w:rsidR="00F85958" w:rsidRPr="000D315F" w:rsidDel="002C077F">
          <w:rPr>
            <w:rFonts w:hint="eastAsia"/>
            <w:b/>
            <w:bCs/>
            <w:rPrChange w:id="3236" w:author="Fred Zhou" w:date="2024-03-10T14:20:00Z">
              <w:rPr>
                <w:rFonts w:hint="eastAsia"/>
                <w:highlight w:val="green"/>
              </w:rPr>
            </w:rPrChange>
          </w:rPr>
          <w:t>2</w:t>
        </w:r>
        <w:r w:rsidR="00F85958" w:rsidRPr="000D315F" w:rsidDel="002C077F">
          <w:rPr>
            <w:rFonts w:ascii="楷体" w:hAnsi="楷体"/>
            <w:b/>
            <w:bCs/>
            <w:rPrChange w:id="3237" w:author="Fred Zhou" w:date="2024-03-10T14:20:00Z">
              <w:rPr>
                <w:rFonts w:ascii="楷体" w:hAnsi="楷体"/>
                <w:highlight w:val="green"/>
              </w:rPr>
            </w:rPrChange>
          </w:rPr>
          <w:t>和</w:t>
        </w:r>
        <w:r w:rsidR="00F85958" w:rsidRPr="000D315F" w:rsidDel="002C077F">
          <w:rPr>
            <w:rFonts w:hint="eastAsia"/>
            <w:b/>
            <w:bCs/>
            <w:rPrChange w:id="3238" w:author="Fred Zhou" w:date="2024-03-10T14:20:00Z">
              <w:rPr>
                <w:rFonts w:hint="eastAsia"/>
                <w:highlight w:val="green"/>
              </w:rPr>
            </w:rPrChange>
          </w:rPr>
          <w:t>1</w:t>
        </w:r>
        <w:r w:rsidR="00F85958" w:rsidRPr="000D315F" w:rsidDel="002C077F">
          <w:rPr>
            <w:rFonts w:ascii="楷体" w:hAnsi="楷体" w:hint="eastAsia"/>
            <w:b/>
            <w:bCs/>
            <w:rPrChange w:id="3239" w:author="Fred Zhou" w:date="2024-03-10T14:20:00Z">
              <w:rPr>
                <w:rFonts w:ascii="楷体" w:hAnsi="楷体" w:hint="eastAsia"/>
              </w:rPr>
            </w:rPrChange>
          </w:rPr>
          <w:t>。</w:t>
        </w:r>
      </w:moveFrom>
    </w:p>
    <w:moveFromRangeEnd w:id="3076"/>
    <w:p w14:paraId="3944DFAD" w14:textId="53048F97" w:rsidR="002C3719" w:rsidRPr="000D315F" w:rsidDel="00C4443C" w:rsidRDefault="002C3719" w:rsidP="00AE51FB">
      <w:pPr>
        <w:pStyle w:val="ListParagraph"/>
        <w:ind w:left="480" w:firstLineChars="0" w:firstLine="0"/>
        <w:rPr>
          <w:del w:id="3240" w:author="Fred Zhou" w:date="2024-03-10T14:05:00Z"/>
          <w:rFonts w:hint="eastAsia"/>
          <w:b/>
          <w:bCs/>
          <w:rPrChange w:id="3241" w:author="Fred Zhou" w:date="2024-03-10T14:20:00Z">
            <w:rPr>
              <w:del w:id="3242" w:author="Fred Zhou" w:date="2024-03-10T14:05:00Z"/>
              <w:rFonts w:hint="eastAsia"/>
            </w:rPr>
          </w:rPrChange>
        </w:rPr>
      </w:pPr>
      <w:del w:id="3243" w:author="Fred Zhou" w:date="2024-03-10T14:05:00Z">
        <w:r w:rsidRPr="000D315F" w:rsidDel="00C4443C">
          <w:rPr>
            <w:rFonts w:hint="eastAsia"/>
            <w:b/>
            <w:bCs/>
            <w:rPrChange w:id="3244" w:author="Fred Zhou" w:date="2024-03-10T14:20:00Z">
              <w:rPr>
                <w:rFonts w:hint="eastAsia"/>
              </w:rPr>
            </w:rPrChange>
          </w:rPr>
          <w:delText>【</w:delText>
        </w:r>
        <w:r w:rsidRPr="000D315F" w:rsidDel="00C4443C">
          <w:rPr>
            <w:b/>
            <w:bCs/>
            <w:rPrChange w:id="3245" w:author="Fred Zhou" w:date="2024-03-10T14:20:00Z">
              <w:rPr/>
            </w:rPrChange>
          </w:rPr>
          <w:delText xml:space="preserve">up2024 </w:delText>
        </w:r>
      </w:del>
      <w:del w:id="3246" w:author="Fred Zhou" w:date="2024-03-09T10:52:00Z">
        <w:r w:rsidRPr="000D315F" w:rsidDel="009F6FB0">
          <w:rPr>
            <w:b/>
            <w:bCs/>
            <w:rPrChange w:id="3247" w:author="Fred Zhou" w:date="2024-03-10T14:20:00Z">
              <w:rPr/>
            </w:rPrChange>
          </w:rPr>
          <w:delText>0</w:delText>
        </w:r>
        <w:r w:rsidRPr="000D315F" w:rsidDel="009F6FB0">
          <w:rPr>
            <w:rFonts w:hint="eastAsia"/>
            <w:b/>
            <w:bCs/>
            <w:rPrChange w:id="3248" w:author="Fred Zhou" w:date="2024-03-10T14:20:00Z">
              <w:rPr>
                <w:rFonts w:hint="eastAsia"/>
              </w:rPr>
            </w:rPrChange>
          </w:rPr>
          <w:delText>30</w:delText>
        </w:r>
        <w:r w:rsidRPr="000D315F" w:rsidDel="009F6FB0">
          <w:rPr>
            <w:b/>
            <w:bCs/>
            <w:rPrChange w:id="3249" w:author="Fred Zhou" w:date="2024-03-10T14:20:00Z">
              <w:rPr/>
            </w:rPrChange>
          </w:rPr>
          <w:delText xml:space="preserve">8 </w:delText>
        </w:r>
      </w:del>
      <w:del w:id="3250" w:author="Fred Zhou" w:date="2024-03-10T14:05:00Z">
        <w:r w:rsidRPr="000D315F" w:rsidDel="00C4443C">
          <w:rPr>
            <w:b/>
            <w:bCs/>
            <w:rPrChange w:id="3251" w:author="Fred Zhou" w:date="2024-03-10T14:20:00Z">
              <w:rPr/>
            </w:rPrChange>
          </w:rPr>
          <w:delText>1</w:delText>
        </w:r>
      </w:del>
      <w:del w:id="3252" w:author="Fred Zhou" w:date="2024-03-09T10:52:00Z">
        <w:r w:rsidRPr="000D315F" w:rsidDel="009F6FB0">
          <w:rPr>
            <w:b/>
            <w:bCs/>
            <w:rPrChange w:id="3253" w:author="Fred Zhou" w:date="2024-03-10T14:20:00Z">
              <w:rPr/>
            </w:rPrChange>
          </w:rPr>
          <w:delText>1</w:delText>
        </w:r>
      </w:del>
      <w:del w:id="3254" w:author="Fred Zhou" w:date="2024-03-10T14:05:00Z">
        <w:r w:rsidRPr="000D315F" w:rsidDel="00C4443C">
          <w:rPr>
            <w:b/>
            <w:bCs/>
            <w:rPrChange w:id="3255" w:author="Fred Zhou" w:date="2024-03-10T14:20:00Z">
              <w:rPr/>
            </w:rPrChange>
          </w:rPr>
          <w:delText>:</w:delText>
        </w:r>
      </w:del>
      <w:del w:id="3256" w:author="Fred Zhou" w:date="2024-03-09T10:52:00Z">
        <w:r w:rsidRPr="000D315F" w:rsidDel="009F6FB0">
          <w:rPr>
            <w:b/>
            <w:bCs/>
            <w:rPrChange w:id="3257" w:author="Fred Zhou" w:date="2024-03-10T14:20:00Z">
              <w:rPr/>
            </w:rPrChange>
          </w:rPr>
          <w:delText>16</w:delText>
        </w:r>
      </w:del>
      <w:del w:id="3258" w:author="Fred Zhou" w:date="2024-03-10T14:05:00Z">
        <w:r w:rsidRPr="000D315F" w:rsidDel="00C4443C">
          <w:rPr>
            <w:rFonts w:hint="eastAsia"/>
            <w:b/>
            <w:bCs/>
            <w:rPrChange w:id="3259" w:author="Fred Zhou" w:date="2024-03-10T14:20:00Z">
              <w:rPr>
                <w:rFonts w:hint="eastAsia"/>
              </w:rPr>
            </w:rPrChange>
          </w:rPr>
          <w:delText>】</w:delText>
        </w:r>
      </w:del>
    </w:p>
    <w:p w14:paraId="20D3E090" w14:textId="7ED87E07" w:rsidR="009F6FB0" w:rsidRPr="004F25AC" w:rsidDel="006C6159" w:rsidRDefault="002C3719" w:rsidP="009F6FB0">
      <w:pPr>
        <w:ind w:firstLine="420"/>
        <w:rPr>
          <w:del w:id="3260" w:author="Fred Zhou" w:date="2024-03-10T14:13:00Z"/>
          <w:rFonts w:hint="eastAsia"/>
        </w:rPr>
      </w:pPr>
      <w:del w:id="3261" w:author="Fred Zhou" w:date="2024-03-10T13:08:00Z">
        <w:r w:rsidRPr="000D315F" w:rsidDel="00EF39FD">
          <w:rPr>
            <w:rFonts w:hint="eastAsia"/>
            <w:b/>
            <w:bCs/>
            <w:rPrChange w:id="3262" w:author="Fred Zhou" w:date="2024-03-10T14:20:00Z">
              <w:rPr>
                <w:rFonts w:hint="eastAsia"/>
              </w:rPr>
            </w:rPrChange>
          </w:rPr>
          <w:delText>通过将</w:delText>
        </w:r>
      </w:del>
      <w:del w:id="3263" w:author="Fred Zhou" w:date="2024-03-09T10:48:00Z">
        <w:r w:rsidRPr="000D315F" w:rsidDel="00D71677">
          <w:rPr>
            <w:rFonts w:hint="eastAsia"/>
            <w:b/>
            <w:bCs/>
            <w:rPrChange w:id="3264" w:author="Fred Zhou" w:date="2024-03-10T14:20:00Z">
              <w:rPr>
                <w:rFonts w:hint="eastAsia"/>
                <w:highlight w:val="cyan"/>
              </w:rPr>
            </w:rPrChange>
          </w:rPr>
          <w:delText>上述三个因子</w:delText>
        </w:r>
      </w:del>
      <w:del w:id="3265" w:author="Fred Zhou" w:date="2024-03-10T13:08:00Z">
        <w:r w:rsidRPr="000D315F" w:rsidDel="00EF39FD">
          <w:rPr>
            <w:rFonts w:hint="eastAsia"/>
            <w:b/>
            <w:bCs/>
            <w:rPrChange w:id="3266" w:author="Fred Zhou" w:date="2024-03-10T14:20:00Z">
              <w:rPr>
                <w:rFonts w:hint="eastAsia"/>
              </w:rPr>
            </w:rPrChange>
          </w:rPr>
          <w:delText>相乘，可</w:delText>
        </w:r>
        <w:r w:rsidRPr="000D315F" w:rsidDel="00EF39FD">
          <w:rPr>
            <w:rFonts w:hint="eastAsia"/>
            <w:b/>
            <w:bCs/>
            <w:rPrChange w:id="3267" w:author="Fred Zhou" w:date="2024-03-10T14:20:00Z">
              <w:rPr>
                <w:rFonts w:hint="eastAsia"/>
                <w:highlight w:val="cyan"/>
              </w:rPr>
            </w:rPrChange>
          </w:rPr>
          <w:delText>得到</w:delText>
        </w:r>
        <w:r w:rsidRPr="000D315F" w:rsidDel="00EF39FD">
          <w:rPr>
            <w:rFonts w:hint="eastAsia"/>
            <w:b/>
            <w:bCs/>
            <w:rPrChange w:id="3268" w:author="Fred Zhou" w:date="2024-03-10T14:20:00Z">
              <w:rPr>
                <w:rFonts w:hint="eastAsia"/>
              </w:rPr>
            </w:rPrChange>
          </w:rPr>
          <w:delText>对应单元的</w:delText>
        </w:r>
        <w:r w:rsidRPr="000D315F" w:rsidDel="00EF39FD">
          <w:rPr>
            <w:rFonts w:hint="eastAsia"/>
            <w:b/>
            <w:bCs/>
            <w:rPrChange w:id="3269" w:author="Fred Zhou" w:date="2024-03-10T14:20:00Z">
              <w:rPr>
                <w:rFonts w:hint="eastAsia"/>
                <w:highlight w:val="green"/>
              </w:rPr>
            </w:rPrChange>
          </w:rPr>
          <w:delText>城市热缓解需求值</w:delText>
        </w:r>
        <w:r w:rsidRPr="000D315F" w:rsidDel="00EF39FD">
          <w:rPr>
            <w:rFonts w:hint="eastAsia"/>
            <w:b/>
            <w:bCs/>
            <w:rPrChange w:id="3270" w:author="Fred Zhou" w:date="2024-03-10T14:20:00Z">
              <w:rPr>
                <w:rFonts w:hint="eastAsia"/>
              </w:rPr>
            </w:rPrChange>
          </w:rPr>
          <w:delText>。</w:delText>
        </w:r>
      </w:del>
      <w:moveFromRangeStart w:id="3271" w:author="Fred Zhou" w:date="2024-03-09T10:52:00Z" w:name="move160873955"/>
      <w:moveFrom w:id="3272" w:author="Fred Zhou" w:date="2024-03-09T10:52:00Z">
        <w:r w:rsidRPr="000D315F" w:rsidDel="009F6FB0">
          <w:rPr>
            <w:rFonts w:hint="eastAsia"/>
            <w:b/>
            <w:bCs/>
            <w:rPrChange w:id="3273" w:author="Fred Zhou" w:date="2024-03-10T14:20:00Z">
              <w:rPr>
                <w:rFonts w:hint="eastAsia"/>
              </w:rPr>
            </w:rPrChange>
          </w:rPr>
          <w:t>随后，将</w:t>
        </w:r>
        <w:r w:rsidRPr="000D315F" w:rsidDel="009F6FB0">
          <w:rPr>
            <w:rFonts w:hint="eastAsia"/>
            <w:b/>
            <w:bCs/>
            <w:rPrChange w:id="3274" w:author="Fred Zhou" w:date="2024-03-10T14:20:00Z">
              <w:rPr>
                <w:rFonts w:hint="eastAsia"/>
                <w:highlight w:val="cyan"/>
              </w:rPr>
            </w:rPrChange>
          </w:rPr>
          <w:t>这一分析框架</w:t>
        </w:r>
        <w:r w:rsidRPr="000D315F" w:rsidDel="009F6FB0">
          <w:rPr>
            <w:rFonts w:hint="eastAsia"/>
            <w:b/>
            <w:bCs/>
            <w:rPrChange w:id="3275" w:author="Fred Zhou" w:date="2024-03-10T14:20:00Z">
              <w:rPr>
                <w:rFonts w:hint="eastAsia"/>
              </w:rPr>
            </w:rPrChange>
          </w:rPr>
          <w:t>应用于</w:t>
        </w:r>
        <w:r w:rsidRPr="000D315F" w:rsidDel="009F6FB0">
          <w:rPr>
            <w:rFonts w:hint="eastAsia"/>
            <w:b/>
            <w:bCs/>
            <w:rPrChange w:id="3276" w:author="Fred Zhou" w:date="2024-03-10T14:20:00Z">
              <w:rPr>
                <w:rFonts w:hint="eastAsia"/>
                <w:highlight w:val="cyan"/>
              </w:rPr>
            </w:rPrChange>
          </w:rPr>
          <w:t>各个单元</w:t>
        </w:r>
        <w:r w:rsidRPr="000D315F" w:rsidDel="009F6FB0">
          <w:rPr>
            <w:rFonts w:hint="eastAsia"/>
            <w:b/>
            <w:bCs/>
            <w:rPrChange w:id="3277" w:author="Fred Zhou" w:date="2024-03-10T14:20:00Z">
              <w:rPr>
                <w:rFonts w:hint="eastAsia"/>
              </w:rPr>
            </w:rPrChange>
          </w:rPr>
          <w:t>，进而实现</w:t>
        </w:r>
        <w:r w:rsidRPr="000D315F" w:rsidDel="009F6FB0">
          <w:rPr>
            <w:rFonts w:hint="eastAsia"/>
            <w:b/>
            <w:bCs/>
            <w:rPrChange w:id="3278" w:author="Fred Zhou" w:date="2024-03-10T14:20:00Z">
              <w:rPr>
                <w:rFonts w:hint="eastAsia"/>
                <w:highlight w:val="green"/>
              </w:rPr>
            </w:rPrChange>
          </w:rPr>
          <w:t>城市热缓解需求</w:t>
        </w:r>
        <w:r w:rsidRPr="000D315F" w:rsidDel="009F6FB0">
          <w:rPr>
            <w:rFonts w:hint="eastAsia"/>
            <w:b/>
            <w:bCs/>
            <w:rPrChange w:id="3279" w:author="Fred Zhou" w:date="2024-03-10T14:20:00Z">
              <w:rPr>
                <w:rFonts w:hint="eastAsia"/>
              </w:rPr>
            </w:rPrChange>
          </w:rPr>
          <w:t>的</w:t>
        </w:r>
        <w:r w:rsidRPr="000D315F" w:rsidDel="009F6FB0">
          <w:rPr>
            <w:rFonts w:hint="eastAsia"/>
            <w:b/>
            <w:bCs/>
            <w:rPrChange w:id="3280" w:author="Fred Zhou" w:date="2024-03-10T14:20:00Z">
              <w:rPr>
                <w:rFonts w:hint="eastAsia"/>
                <w:highlight w:val="cyan"/>
              </w:rPr>
            </w:rPrChange>
          </w:rPr>
          <w:t>空间可视化</w:t>
        </w:r>
        <w:r w:rsidRPr="000D315F" w:rsidDel="009F6FB0">
          <w:rPr>
            <w:rFonts w:hint="eastAsia"/>
            <w:b/>
            <w:bCs/>
            <w:rPrChange w:id="3281" w:author="Fred Zhou" w:date="2024-03-10T14:20:00Z">
              <w:rPr>
                <w:rFonts w:hint="eastAsia"/>
              </w:rPr>
            </w:rPrChange>
          </w:rPr>
          <w:t>。</w:t>
        </w:r>
      </w:moveFrom>
      <w:moveFromRangeEnd w:id="3271"/>
      <w:ins w:id="3282" w:author="Fred Zhou" w:date="2024-03-09T10:49:00Z">
        <w:r w:rsidR="009F6FB0" w:rsidRPr="000D315F">
          <w:rPr>
            <w:rFonts w:hint="eastAsia"/>
            <w:b/>
            <w:bCs/>
            <w:rPrChange w:id="3283" w:author="Fred Zhou" w:date="2024-03-10T14:20:00Z">
              <w:rPr>
                <w:rFonts w:hint="eastAsia"/>
              </w:rPr>
            </w:rPrChange>
          </w:rPr>
          <w:t>对于</w:t>
        </w:r>
      </w:ins>
      <w:ins w:id="3284" w:author="Fred Zhou" w:date="2024-03-10T07:51:00Z">
        <w:r w:rsidR="00AC10DE" w:rsidRPr="000D315F">
          <w:rPr>
            <w:rFonts w:hint="eastAsia"/>
            <w:b/>
            <w:bCs/>
            <w:rPrChange w:id="3285" w:author="Fred Zhou" w:date="2024-03-10T14:20:00Z">
              <w:rPr>
                <w:rFonts w:hint="eastAsia"/>
              </w:rPr>
            </w:rPrChange>
          </w:rPr>
          <w:t>公园</w:t>
        </w:r>
      </w:ins>
      <w:ins w:id="3286" w:author="Fred Zhou" w:date="2024-03-09T10:49:00Z">
        <w:r w:rsidR="009F6FB0" w:rsidRPr="000D315F">
          <w:rPr>
            <w:rFonts w:hint="eastAsia"/>
            <w:b/>
            <w:bCs/>
            <w:rPrChange w:id="3287" w:author="Fred Zhou" w:date="2024-03-10T14:20:00Z">
              <w:rPr>
                <w:rFonts w:hint="eastAsia"/>
              </w:rPr>
            </w:rPrChange>
          </w:rPr>
          <w:t>热缓解溢出效应有效作用范围内的区域，</w:t>
        </w:r>
      </w:ins>
      <w:ins w:id="3288" w:author="Fred Zhou" w:date="2024-03-10T13:08:00Z">
        <w:r w:rsidR="00EF39FD" w:rsidRPr="000D315F">
          <w:rPr>
            <w:rFonts w:hint="eastAsia"/>
            <w:b/>
            <w:bCs/>
            <w:rPrChange w:id="3289" w:author="Fred Zhou" w:date="2024-03-10T14:20:00Z">
              <w:rPr>
                <w:rFonts w:hint="eastAsia"/>
              </w:rPr>
            </w:rPrChange>
          </w:rPr>
          <w:t>将</w:t>
        </w:r>
        <w:r w:rsidR="00EF39FD" w:rsidRPr="000D315F">
          <w:rPr>
            <w:rFonts w:hint="eastAsia"/>
            <w:b/>
            <w:bCs/>
            <w:rPrChange w:id="3290" w:author="Fred Zhou" w:date="2024-03-10T14:20:00Z">
              <w:rPr>
                <w:rFonts w:hint="eastAsia"/>
                <w:highlight w:val="cyan"/>
              </w:rPr>
            </w:rPrChange>
          </w:rPr>
          <w:t>D</w:t>
        </w:r>
        <w:r w:rsidR="00EF39FD" w:rsidRPr="000D315F">
          <w:rPr>
            <w:b/>
            <w:bCs/>
            <w:rPrChange w:id="3291" w:author="Fred Zhou" w:date="2024-03-10T14:20:00Z">
              <w:rPr>
                <w:highlight w:val="cyan"/>
              </w:rPr>
            </w:rPrChange>
          </w:rPr>
          <w:t>F, EF</w:t>
        </w:r>
        <w:r w:rsidR="00EF39FD" w:rsidRPr="000D315F">
          <w:rPr>
            <w:rFonts w:hint="eastAsia"/>
            <w:b/>
            <w:bCs/>
            <w:rPrChange w:id="3292" w:author="Fred Zhou" w:date="2024-03-10T14:20:00Z">
              <w:rPr>
                <w:rFonts w:hint="eastAsia"/>
                <w:highlight w:val="cyan"/>
              </w:rPr>
            </w:rPrChange>
          </w:rPr>
          <w:t>与</w:t>
        </w:r>
        <w:r w:rsidR="00EF39FD" w:rsidRPr="000D315F">
          <w:rPr>
            <w:rFonts w:hint="eastAsia"/>
            <w:b/>
            <w:bCs/>
            <w:rPrChange w:id="3293" w:author="Fred Zhou" w:date="2024-03-10T14:20:00Z">
              <w:rPr>
                <w:rFonts w:hint="eastAsia"/>
                <w:highlight w:val="cyan"/>
              </w:rPr>
            </w:rPrChange>
          </w:rPr>
          <w:t>V</w:t>
        </w:r>
        <w:r w:rsidR="00EF39FD" w:rsidRPr="000D315F">
          <w:rPr>
            <w:b/>
            <w:bCs/>
            <w:rPrChange w:id="3294" w:author="Fred Zhou" w:date="2024-03-10T14:20:00Z">
              <w:rPr>
                <w:highlight w:val="cyan"/>
              </w:rPr>
            </w:rPrChange>
          </w:rPr>
          <w:t>F</w:t>
        </w:r>
        <w:r w:rsidR="00EF39FD" w:rsidRPr="000D315F">
          <w:rPr>
            <w:rFonts w:hint="eastAsia"/>
            <w:b/>
            <w:bCs/>
            <w:rPrChange w:id="3295" w:author="Fred Zhou" w:date="2024-03-10T14:20:00Z">
              <w:rPr>
                <w:rFonts w:hint="eastAsia"/>
              </w:rPr>
            </w:rPrChange>
          </w:rPr>
          <w:t>相乘</w:t>
        </w:r>
        <w:r w:rsidR="00EF39FD" w:rsidRPr="000D315F">
          <w:rPr>
            <w:rFonts w:hint="eastAsia"/>
            <w:b/>
            <w:bCs/>
            <w:rPrChange w:id="3296" w:author="Fred Zhou" w:date="2024-03-10T14:20:00Z">
              <w:rPr>
                <w:rFonts w:hint="eastAsia"/>
              </w:rPr>
            </w:rPrChange>
          </w:rPr>
          <w:t>，所得结果</w:t>
        </w:r>
      </w:ins>
      <w:ins w:id="3297" w:author="Fred Zhou" w:date="2024-03-09T10:49:00Z">
        <w:r w:rsidR="009F6FB0" w:rsidRPr="000D315F">
          <w:rPr>
            <w:rFonts w:hint="eastAsia"/>
            <w:b/>
            <w:bCs/>
            <w:rPrChange w:id="3298" w:author="Fred Zhou" w:date="2024-03-10T14:20:00Z">
              <w:rPr>
                <w:rFonts w:hint="eastAsia"/>
              </w:rPr>
            </w:rPrChange>
          </w:rPr>
          <w:t>与</w:t>
        </w:r>
      </w:ins>
      <w:ins w:id="3299" w:author="Fred Zhou" w:date="2024-03-10T07:51:00Z">
        <w:r w:rsidR="00AC10DE" w:rsidRPr="000D315F">
          <w:rPr>
            <w:rFonts w:hint="eastAsia"/>
            <w:b/>
            <w:bCs/>
            <w:rPrChange w:id="3300" w:author="Fred Zhou" w:date="2024-03-10T14:20:00Z">
              <w:rPr>
                <w:rFonts w:hint="eastAsia"/>
              </w:rPr>
            </w:rPrChange>
          </w:rPr>
          <w:t>公园</w:t>
        </w:r>
      </w:ins>
      <w:ins w:id="3301" w:author="Fred Zhou" w:date="2024-03-09T10:49:00Z">
        <w:r w:rsidR="009F6FB0" w:rsidRPr="000D315F">
          <w:rPr>
            <w:rFonts w:hint="eastAsia"/>
            <w:b/>
            <w:bCs/>
            <w:rPrChange w:id="3302" w:author="Fred Zhou" w:date="2024-03-10T14:20:00Z">
              <w:rPr>
                <w:rFonts w:hint="eastAsia"/>
              </w:rPr>
            </w:rPrChange>
          </w:rPr>
          <w:t>热缓解</w:t>
        </w:r>
      </w:ins>
      <w:ins w:id="3303" w:author="Fred Zhou" w:date="2024-03-10T09:19:00Z">
        <w:r w:rsidR="00CC2593" w:rsidRPr="000D315F">
          <w:rPr>
            <w:rFonts w:hint="eastAsia"/>
            <w:b/>
            <w:bCs/>
            <w:rPrChange w:id="3304" w:author="Fred Zhou" w:date="2024-03-10T14:20:00Z">
              <w:rPr>
                <w:rFonts w:hint="eastAsia"/>
                <w:highlight w:val="green"/>
              </w:rPr>
            </w:rPrChange>
          </w:rPr>
          <w:t>溢出</w:t>
        </w:r>
      </w:ins>
      <w:ins w:id="3305" w:author="Fred Zhou" w:date="2024-03-10T08:05:00Z">
        <w:r w:rsidR="00486913" w:rsidRPr="000D315F">
          <w:rPr>
            <w:rFonts w:hint="eastAsia"/>
            <w:b/>
            <w:bCs/>
            <w:rPrChange w:id="3306" w:author="Fred Zhou" w:date="2024-03-10T14:20:00Z">
              <w:rPr>
                <w:rFonts w:hint="eastAsia"/>
                <w:highlight w:val="green"/>
              </w:rPr>
            </w:rPrChange>
          </w:rPr>
          <w:t>供给</w:t>
        </w:r>
      </w:ins>
      <w:ins w:id="3307" w:author="Fred Zhou" w:date="2024-03-09T10:50:00Z">
        <w:r w:rsidR="009F6FB0" w:rsidRPr="000D315F">
          <w:rPr>
            <w:rFonts w:hint="eastAsia"/>
            <w:b/>
            <w:bCs/>
            <w:rPrChange w:id="3308" w:author="Fred Zhou" w:date="2024-03-10T14:20:00Z">
              <w:rPr>
                <w:rFonts w:hint="eastAsia"/>
              </w:rPr>
            </w:rPrChange>
          </w:rPr>
          <w:t>相加，即可得到无公园背景下的城市热缓解需求</w:t>
        </w:r>
      </w:ins>
      <w:ins w:id="3309" w:author="Fred Zhou" w:date="2024-03-09T10:52:00Z">
        <w:r w:rsidR="009F6FB0" w:rsidRPr="000D315F">
          <w:rPr>
            <w:rFonts w:hint="eastAsia"/>
            <w:b/>
            <w:bCs/>
            <w:rPrChange w:id="3310" w:author="Fred Zhou" w:date="2024-03-10T14:20:00Z">
              <w:rPr>
                <w:rFonts w:hint="eastAsia"/>
              </w:rPr>
            </w:rPrChange>
          </w:rPr>
          <w:t>。</w:t>
        </w:r>
      </w:ins>
      <w:moveToRangeStart w:id="3311" w:author="Fred Zhou" w:date="2024-03-09T10:52:00Z" w:name="move160873955"/>
      <w:moveTo w:id="3312" w:author="Fred Zhou" w:date="2024-03-09T10:52:00Z">
        <w:r w:rsidR="009F6FB0" w:rsidRPr="004F25AC">
          <w:rPr>
            <w:rFonts w:hint="eastAsia"/>
          </w:rPr>
          <w:t>随后，将</w:t>
        </w:r>
        <w:r w:rsidR="009F6FB0" w:rsidRPr="004F25AC">
          <w:rPr>
            <w:rFonts w:hint="eastAsia"/>
            <w:rPrChange w:id="3313" w:author="Fred Zhou" w:date="2024-03-10T14:00:00Z">
              <w:rPr>
                <w:rFonts w:hint="eastAsia"/>
                <w:highlight w:val="cyan"/>
              </w:rPr>
            </w:rPrChange>
          </w:rPr>
          <w:t>这一分析框架</w:t>
        </w:r>
        <w:r w:rsidR="009F6FB0" w:rsidRPr="004F25AC">
          <w:rPr>
            <w:rFonts w:hint="eastAsia"/>
          </w:rPr>
          <w:t>应用于</w:t>
        </w:r>
        <w:r w:rsidR="009F6FB0" w:rsidRPr="004F25AC">
          <w:rPr>
            <w:rFonts w:hint="eastAsia"/>
            <w:rPrChange w:id="3314" w:author="Fred Zhou" w:date="2024-03-10T14:00:00Z">
              <w:rPr>
                <w:rFonts w:hint="eastAsia"/>
                <w:highlight w:val="cyan"/>
              </w:rPr>
            </w:rPrChange>
          </w:rPr>
          <w:t>各个单元</w:t>
        </w:r>
        <w:r w:rsidR="009F6FB0" w:rsidRPr="004F25AC">
          <w:rPr>
            <w:rFonts w:hint="eastAsia"/>
          </w:rPr>
          <w:t>，进而实现</w:t>
        </w:r>
        <w:r w:rsidR="009F6FB0" w:rsidRPr="004F25AC">
          <w:rPr>
            <w:rFonts w:hint="eastAsia"/>
            <w:rPrChange w:id="3315" w:author="Fred Zhou" w:date="2024-03-10T14:00:00Z">
              <w:rPr>
                <w:rFonts w:hint="eastAsia"/>
                <w:highlight w:val="green"/>
              </w:rPr>
            </w:rPrChange>
          </w:rPr>
          <w:t>城市热缓解需求</w:t>
        </w:r>
        <w:r w:rsidR="009F6FB0" w:rsidRPr="004F25AC">
          <w:rPr>
            <w:rFonts w:hint="eastAsia"/>
          </w:rPr>
          <w:t>的</w:t>
        </w:r>
        <w:r w:rsidR="009F6FB0" w:rsidRPr="004F25AC">
          <w:rPr>
            <w:rFonts w:hint="eastAsia"/>
            <w:rPrChange w:id="3316" w:author="Fred Zhou" w:date="2024-03-10T14:00:00Z">
              <w:rPr>
                <w:rFonts w:hint="eastAsia"/>
                <w:highlight w:val="cyan"/>
              </w:rPr>
            </w:rPrChange>
          </w:rPr>
          <w:t>空间可视化</w:t>
        </w:r>
        <w:r w:rsidR="009F6FB0" w:rsidRPr="004F25AC">
          <w:rPr>
            <w:rFonts w:hint="eastAsia"/>
          </w:rPr>
          <w:t>。</w:t>
        </w:r>
      </w:moveTo>
      <w:moveToRangeEnd w:id="3311"/>
    </w:p>
    <w:p w14:paraId="205E725A" w14:textId="640CA713" w:rsidR="002C3719" w:rsidRPr="004F25AC" w:rsidRDefault="00B127F3" w:rsidP="006C6159">
      <w:pPr>
        <w:ind w:firstLine="420"/>
        <w:rPr>
          <w:rFonts w:hint="eastAsia"/>
        </w:rPr>
        <w:pPrChange w:id="3317" w:author="Fred Zhou" w:date="2024-03-10T14:13:00Z">
          <w:pPr>
            <w:pStyle w:val="ListParagraph"/>
            <w:ind w:firstLineChars="0"/>
          </w:pPr>
        </w:pPrChange>
      </w:pPr>
      <w:ins w:id="3318" w:author="Fred Zhou" w:date="2024-03-10T09:30:00Z">
        <w:r w:rsidRPr="004F25AC">
          <w:t>为了深入探究</w:t>
        </w:r>
      </w:ins>
      <w:ins w:id="3319" w:author="Fred Zhou" w:date="2024-03-10T09:33:00Z">
        <w:r w:rsidR="002111F9" w:rsidRPr="004F25AC">
          <w:rPr>
            <w:rFonts w:hint="eastAsia"/>
          </w:rPr>
          <w:t>各</w:t>
        </w:r>
      </w:ins>
      <w:ins w:id="3320" w:author="Fred Zhou" w:date="2024-03-10T09:32:00Z">
        <w:r w:rsidRPr="004F25AC">
          <w:rPr>
            <w:rFonts w:hint="eastAsia"/>
          </w:rPr>
          <w:t>影响</w:t>
        </w:r>
      </w:ins>
      <w:ins w:id="3321" w:author="Fred Zhou" w:date="2024-03-10T09:30:00Z">
        <w:r w:rsidRPr="004F25AC">
          <w:t>因素</w:t>
        </w:r>
        <w:r w:rsidRPr="004F25AC">
          <w:rPr>
            <w:rFonts w:hint="eastAsia"/>
          </w:rPr>
          <w:t>的</w:t>
        </w:r>
        <w:r w:rsidRPr="004F25AC">
          <w:t>相对贡献，我们</w:t>
        </w:r>
      </w:ins>
      <w:ins w:id="3322" w:author="Fred Zhou" w:date="2024-03-10T09:31:00Z">
        <w:r w:rsidRPr="004F25AC">
          <w:rPr>
            <w:rFonts w:hint="eastAsia"/>
          </w:rPr>
          <w:t>拟</w:t>
        </w:r>
      </w:ins>
      <w:ins w:id="3323" w:author="Fred Zhou" w:date="2024-03-10T09:30:00Z">
        <w:r w:rsidRPr="004F25AC">
          <w:t>采用提升回归树模型</w:t>
        </w:r>
      </w:ins>
      <w:ins w:id="3324" w:author="Fred Zhou" w:date="2024-03-10T09:31:00Z">
        <w:r w:rsidRPr="004F25AC">
          <w:rPr>
            <w:rFonts w:hint="eastAsia"/>
          </w:rPr>
          <w:t>对</w:t>
        </w:r>
        <w:r w:rsidRPr="004F25AC">
          <w:rPr>
            <w:rPrChange w:id="3325" w:author="Fred Zhou" w:date="2024-03-10T14:00:00Z">
              <w:rPr>
                <w:highlight w:val="cyan"/>
              </w:rPr>
            </w:rPrChange>
          </w:rPr>
          <w:t>城市热缓解需求</w:t>
        </w:r>
      </w:ins>
      <w:ins w:id="3326" w:author="Fred Zhou" w:date="2024-03-10T09:30:00Z">
        <w:r w:rsidRPr="004F25AC">
          <w:t>进行分析。</w:t>
        </w:r>
      </w:ins>
      <w:ins w:id="3327" w:author="Fred Zhou" w:date="2024-03-10T09:32:00Z">
        <w:r w:rsidRPr="004F25AC">
          <w:rPr>
            <w:rFonts w:hint="eastAsia"/>
          </w:rPr>
          <w:t>相关分析有助于进一步理解</w:t>
        </w:r>
        <w:r w:rsidRPr="004F25AC">
          <w:rPr>
            <w:rFonts w:hint="eastAsia"/>
            <w:rPrChange w:id="3328" w:author="Fred Zhou" w:date="2024-03-10T14:00:00Z">
              <w:rPr>
                <w:rFonts w:hint="eastAsia"/>
                <w:highlight w:val="cyan"/>
              </w:rPr>
            </w:rPrChange>
          </w:rPr>
          <w:t>自然</w:t>
        </w:r>
        <w:r w:rsidRPr="004F25AC">
          <w:rPr>
            <w:rFonts w:hint="eastAsia"/>
          </w:rPr>
          <w:t>和</w:t>
        </w:r>
        <w:r w:rsidRPr="004F25AC">
          <w:rPr>
            <w:rFonts w:hint="eastAsia"/>
            <w:rPrChange w:id="3329" w:author="Fred Zhou" w:date="2024-03-10T14:00:00Z">
              <w:rPr>
                <w:rFonts w:hint="eastAsia"/>
                <w:highlight w:val="cyan"/>
              </w:rPr>
            </w:rPrChange>
          </w:rPr>
          <w:t>社会经济</w:t>
        </w:r>
        <w:r w:rsidRPr="004F25AC">
          <w:rPr>
            <w:rFonts w:hint="eastAsia"/>
          </w:rPr>
          <w:t>因素对热缓解需求的量化影响。</w:t>
        </w:r>
      </w:ins>
    </w:p>
    <w:p w14:paraId="4E1A9E38" w14:textId="5FED21D3" w:rsidR="00FF6250" w:rsidRPr="004F25AC" w:rsidDel="002745A7" w:rsidRDefault="00FF6250" w:rsidP="00406436">
      <w:pPr>
        <w:pStyle w:val="3"/>
        <w:numPr>
          <w:ilvl w:val="1"/>
          <w:numId w:val="31"/>
        </w:numPr>
        <w:rPr>
          <w:del w:id="3330" w:author="Fred Zhou" w:date="2024-03-09T10:24:00Z"/>
        </w:rPr>
        <w:pPrChange w:id="3331" w:author="Fred Zhou" w:date="2024-03-09T10:26:00Z">
          <w:pPr>
            <w:pStyle w:val="3"/>
            <w:numPr>
              <w:ilvl w:val="1"/>
              <w:numId w:val="29"/>
            </w:numPr>
            <w:ind w:left="720" w:hanging="720"/>
          </w:pPr>
        </w:pPrChange>
      </w:pPr>
      <w:del w:id="3332" w:author="Fred Zhou" w:date="2024-03-09T10:24:00Z">
        <w:r w:rsidRPr="004F25AC" w:rsidDel="002745A7">
          <w:rPr>
            <w:rFonts w:hint="eastAsia"/>
          </w:rPr>
          <w:lastRenderedPageBreak/>
          <w:delText>城市热缓解溢出效应</w:delText>
        </w:r>
        <w:r w:rsidRPr="004F25AC" w:rsidDel="002745A7">
          <w:rPr>
            <w:rFonts w:hint="eastAsia"/>
          </w:rPr>
          <w:delText>的供应</w:delText>
        </w:r>
      </w:del>
    </w:p>
    <w:p w14:paraId="120588D5" w14:textId="7DB266BD" w:rsidR="00514C25" w:rsidRPr="004F25AC" w:rsidDel="002745A7" w:rsidRDefault="000F16D3" w:rsidP="00406436">
      <w:pPr>
        <w:numPr>
          <w:ilvl w:val="1"/>
          <w:numId w:val="31"/>
        </w:numPr>
        <w:rPr>
          <w:del w:id="3333" w:author="Fred Zhou" w:date="2024-03-09T10:24:00Z"/>
          <w:rFonts w:hint="eastAsia"/>
        </w:rPr>
        <w:pPrChange w:id="3334" w:author="Fred Zhou" w:date="2024-03-09T10:26:00Z">
          <w:pPr>
            <w:ind w:firstLine="420"/>
          </w:pPr>
        </w:pPrChange>
      </w:pPr>
      <w:del w:id="3335" w:author="Fred Zhou" w:date="2024-03-09T10:24:00Z">
        <w:r w:rsidRPr="004F25AC" w:rsidDel="002745A7">
          <w:rPr>
            <w:rFonts w:hint="eastAsia"/>
          </w:rPr>
          <w:delText>【</w:delText>
        </w:r>
        <w:r w:rsidR="0037716E" w:rsidRPr="004F25AC" w:rsidDel="002745A7">
          <w:delText>up2024 0</w:delText>
        </w:r>
        <w:r w:rsidR="0037716E" w:rsidRPr="004F25AC" w:rsidDel="002745A7">
          <w:rPr>
            <w:rFonts w:hint="eastAsia"/>
          </w:rPr>
          <w:delText>30</w:delText>
        </w:r>
        <w:r w:rsidR="0037716E" w:rsidRPr="004F25AC" w:rsidDel="002745A7">
          <w:delText>8 1</w:delText>
        </w:r>
        <w:r w:rsidR="00E07779" w:rsidRPr="004F25AC" w:rsidDel="002745A7">
          <w:delText>4</w:delText>
        </w:r>
        <w:r w:rsidR="0037716E" w:rsidRPr="004F25AC" w:rsidDel="002745A7">
          <w:delText>:</w:delText>
        </w:r>
        <w:r w:rsidR="00E07779" w:rsidRPr="004F25AC" w:rsidDel="002745A7">
          <w:delText>0</w:delText>
        </w:r>
        <w:r w:rsidR="00D20430" w:rsidRPr="004F25AC" w:rsidDel="002745A7">
          <w:delText>5</w:delText>
        </w:r>
        <w:r w:rsidRPr="004F25AC" w:rsidDel="002745A7">
          <w:rPr>
            <w:rFonts w:hint="eastAsia"/>
          </w:rPr>
          <w:delText>】</w:delText>
        </w:r>
      </w:del>
    </w:p>
    <w:p w14:paraId="7DA04278" w14:textId="61776C28" w:rsidR="00B26C38" w:rsidRPr="004F25AC" w:rsidDel="002745A7" w:rsidRDefault="00505183" w:rsidP="00406436">
      <w:pPr>
        <w:numPr>
          <w:ilvl w:val="1"/>
          <w:numId w:val="31"/>
        </w:numPr>
        <w:rPr>
          <w:del w:id="3336" w:author="Fred Zhou" w:date="2024-03-09T10:24:00Z"/>
          <w:rFonts w:hint="eastAsia"/>
        </w:rPr>
        <w:pPrChange w:id="3337" w:author="Fred Zhou" w:date="2024-03-09T10:26:00Z">
          <w:pPr>
            <w:ind w:firstLine="420"/>
          </w:pPr>
        </w:pPrChange>
      </w:pPr>
      <w:del w:id="3338" w:author="Fred Zhou" w:date="2024-03-09T10:24:00Z">
        <w:r w:rsidRPr="004F25AC" w:rsidDel="002745A7">
          <w:rPr>
            <w:rPrChange w:id="3339" w:author="Fred Zhou" w:date="2024-03-10T14:00:00Z">
              <w:rPr>
                <w:highlight w:val="cyan"/>
              </w:rPr>
            </w:rPrChange>
          </w:rPr>
          <w:delText>城市公园</w:delText>
        </w:r>
        <w:r w:rsidRPr="004F25AC" w:rsidDel="002745A7">
          <w:delText>对</w:delText>
        </w:r>
        <w:r w:rsidRPr="004F25AC" w:rsidDel="002745A7">
          <w:rPr>
            <w:rPrChange w:id="3340" w:author="Fred Zhou" w:date="2024-03-10T14:00:00Z">
              <w:rPr>
                <w:highlight w:val="cyan"/>
              </w:rPr>
            </w:rPrChange>
          </w:rPr>
          <w:delText>周边</w:delText>
        </w:r>
        <w:r w:rsidRPr="004F25AC" w:rsidDel="002745A7">
          <w:rPr>
            <w:rFonts w:hint="eastAsia"/>
            <w:rPrChange w:id="3341" w:author="Fred Zhou" w:date="2024-03-10T14:00:00Z">
              <w:rPr>
                <w:rFonts w:hint="eastAsia"/>
                <w:highlight w:val="cyan"/>
              </w:rPr>
            </w:rPrChange>
          </w:rPr>
          <w:delText>环境</w:delText>
        </w:r>
        <w:r w:rsidRPr="004F25AC" w:rsidDel="002745A7">
          <w:rPr>
            <w:rFonts w:hint="eastAsia"/>
          </w:rPr>
          <w:delText>的</w:delText>
        </w:r>
        <w:r w:rsidRPr="004F25AC" w:rsidDel="002745A7">
          <w:rPr>
            <w:rPrChange w:id="3342" w:author="Fred Zhou" w:date="2024-03-10T14:00:00Z">
              <w:rPr>
                <w:highlight w:val="cyan"/>
              </w:rPr>
            </w:rPrChange>
          </w:rPr>
          <w:delText>热舒适</w:delText>
        </w:r>
        <w:r w:rsidRPr="004F25AC" w:rsidDel="002745A7">
          <w:rPr>
            <w:rFonts w:hint="eastAsia"/>
          </w:rPr>
          <w:delText>可造成</w:delText>
        </w:r>
        <w:r w:rsidRPr="004F25AC" w:rsidDel="002745A7">
          <w:rPr>
            <w:rFonts w:hint="eastAsia"/>
            <w:rPrChange w:id="3343" w:author="Fred Zhou" w:date="2024-03-10T14:00:00Z">
              <w:rPr>
                <w:rFonts w:hint="eastAsia"/>
                <w:highlight w:val="cyan"/>
              </w:rPr>
            </w:rPrChange>
          </w:rPr>
          <w:delText>正面或负面</w:delText>
        </w:r>
        <w:r w:rsidRPr="004F25AC" w:rsidDel="002745A7">
          <w:rPr>
            <w:rFonts w:hint="eastAsia"/>
          </w:rPr>
          <w:delText>的</w:delText>
        </w:r>
        <w:r w:rsidRPr="004F25AC" w:rsidDel="002745A7">
          <w:delText>影响。</w:delText>
        </w:r>
        <w:r w:rsidR="00E4066C" w:rsidRPr="004F25AC" w:rsidDel="002745A7">
          <w:rPr>
            <w:rFonts w:hint="eastAsia"/>
          </w:rPr>
          <w:delText>这里，</w:delText>
        </w:r>
        <w:r w:rsidRPr="004F25AC" w:rsidDel="002745A7">
          <w:delText>我们</w:delText>
        </w:r>
        <w:r w:rsidRPr="004F25AC" w:rsidDel="002745A7">
          <w:rPr>
            <w:rFonts w:hint="eastAsia"/>
          </w:rPr>
          <w:delText>以</w:delText>
        </w:r>
        <w:r w:rsidRPr="004F25AC" w:rsidDel="002745A7">
          <w:rPr>
            <w:rPrChange w:id="3344" w:author="Fred Zhou" w:date="2024-03-10T14:00:00Z">
              <w:rPr>
                <w:highlight w:val="cyan"/>
              </w:rPr>
            </w:rPrChange>
          </w:rPr>
          <w:delText>城市公园</w:delText>
        </w:r>
        <w:r w:rsidRPr="004F25AC" w:rsidDel="002745A7">
          <w:rPr>
            <w:rFonts w:hint="eastAsia"/>
          </w:rPr>
          <w:delText>降低</w:delText>
        </w:r>
        <w:r w:rsidRPr="004F25AC" w:rsidDel="002745A7">
          <w:rPr>
            <w:rFonts w:hint="eastAsia"/>
          </w:rPr>
          <w:delText>M</w:delText>
        </w:r>
        <w:r w:rsidRPr="004F25AC" w:rsidDel="002745A7">
          <w:delText>THI</w:delText>
        </w:r>
        <w:r w:rsidRPr="004F25AC" w:rsidDel="002745A7">
          <w:rPr>
            <w:rFonts w:hint="eastAsia"/>
          </w:rPr>
          <w:delText>的</w:delText>
        </w:r>
        <w:r w:rsidRPr="004F25AC" w:rsidDel="002745A7">
          <w:rPr>
            <w:rFonts w:hint="eastAsia"/>
            <w:rPrChange w:id="3345" w:author="Fred Zhou" w:date="2024-03-10T14:00:00Z">
              <w:rPr>
                <w:rFonts w:hint="eastAsia"/>
                <w:highlight w:val="cyan"/>
              </w:rPr>
            </w:rPrChange>
          </w:rPr>
          <w:delText>情况</w:delText>
        </w:r>
        <w:r w:rsidRPr="004F25AC" w:rsidDel="002745A7">
          <w:rPr>
            <w:rFonts w:hint="eastAsia"/>
          </w:rPr>
          <w:delText>为例</w:delText>
        </w:r>
        <w:r w:rsidRPr="004F25AC" w:rsidDel="002745A7">
          <w:delText>，对相关</w:delText>
        </w:r>
        <w:r w:rsidRPr="004F25AC" w:rsidDel="002745A7">
          <w:rPr>
            <w:rFonts w:hint="eastAsia"/>
          </w:rPr>
          <w:delText>的</w:delText>
        </w:r>
        <w:r w:rsidRPr="004F25AC" w:rsidDel="002745A7">
          <w:rPr>
            <w:rPrChange w:id="3346" w:author="Fred Zhou" w:date="2024-03-10T14:00:00Z">
              <w:rPr>
                <w:highlight w:val="cyan"/>
              </w:rPr>
            </w:rPrChange>
          </w:rPr>
          <w:delText>热缓解指标</w:delText>
        </w:r>
        <w:r w:rsidR="00E4066C" w:rsidRPr="004F25AC" w:rsidDel="002745A7">
          <w:rPr>
            <w:rFonts w:hint="eastAsia"/>
          </w:rPr>
          <w:delText>的</w:delText>
        </w:r>
        <w:r w:rsidR="007E1FA7" w:rsidRPr="004F25AC" w:rsidDel="002745A7">
          <w:rPr>
            <w:rFonts w:hint="eastAsia"/>
            <w:rPrChange w:id="3347" w:author="Fred Zhou" w:date="2024-03-10T14:00:00Z">
              <w:rPr>
                <w:rFonts w:hint="eastAsia"/>
                <w:highlight w:val="cyan"/>
              </w:rPr>
            </w:rPrChange>
          </w:rPr>
          <w:delText>计算</w:delText>
        </w:r>
        <w:r w:rsidR="00E4066C" w:rsidRPr="004F25AC" w:rsidDel="002745A7">
          <w:rPr>
            <w:rFonts w:hint="eastAsia"/>
          </w:rPr>
          <w:delText>进行</w:delText>
        </w:r>
        <w:r w:rsidR="00E4066C" w:rsidRPr="004F25AC" w:rsidDel="002745A7">
          <w:rPr>
            <w:rFonts w:hint="eastAsia"/>
            <w:rPrChange w:id="3348" w:author="Fred Zhou" w:date="2024-03-10T14:00:00Z">
              <w:rPr>
                <w:rFonts w:hint="eastAsia"/>
                <w:highlight w:val="cyan"/>
              </w:rPr>
            </w:rPrChange>
          </w:rPr>
          <w:delText>解释</w:delText>
        </w:r>
        <w:r w:rsidRPr="004F25AC" w:rsidDel="002745A7">
          <w:delText>。具体来说，随着与</w:delText>
        </w:r>
        <w:r w:rsidRPr="004F25AC" w:rsidDel="002745A7">
          <w:rPr>
            <w:rPrChange w:id="3349" w:author="Fred Zhou" w:date="2024-03-10T14:00:00Z">
              <w:rPr>
                <w:highlight w:val="cyan"/>
              </w:rPr>
            </w:rPrChange>
          </w:rPr>
          <w:delText>公园边缘距离</w:delText>
        </w:r>
        <w:r w:rsidRPr="004F25AC" w:rsidDel="002745A7">
          <w:delText>的增加，</w:delText>
        </w:r>
        <w:r w:rsidRPr="004F25AC" w:rsidDel="002745A7">
          <w:rPr>
            <w:rPrChange w:id="3350" w:author="Fred Zhou" w:date="2024-03-10T14:00:00Z">
              <w:rPr>
                <w:highlight w:val="cyan"/>
              </w:rPr>
            </w:rPrChange>
          </w:rPr>
          <w:delText>平均</w:delText>
        </w:r>
        <w:r w:rsidRPr="004F25AC" w:rsidDel="002745A7">
          <w:rPr>
            <w:rPrChange w:id="3351" w:author="Fred Zhou" w:date="2024-03-10T14:00:00Z">
              <w:rPr>
                <w:highlight w:val="cyan"/>
              </w:rPr>
            </w:rPrChange>
          </w:rPr>
          <w:delText>MTHI</w:delText>
        </w:r>
        <w:r w:rsidRPr="004F25AC" w:rsidDel="002745A7">
          <w:delText>呈现出</w:delText>
        </w:r>
        <w:r w:rsidRPr="004F25AC" w:rsidDel="002745A7">
          <w:rPr>
            <w:rPrChange w:id="3352" w:author="Fred Zhou" w:date="2024-03-10T14:00:00Z">
              <w:rPr>
                <w:highlight w:val="cyan"/>
              </w:rPr>
            </w:rPrChange>
          </w:rPr>
          <w:delText>逐步上升</w:delText>
        </w:r>
        <w:r w:rsidRPr="004F25AC" w:rsidDel="002745A7">
          <w:delText>的趋势，直至达到</w:delText>
        </w:r>
        <w:r w:rsidRPr="004F25AC" w:rsidDel="002745A7">
          <w:rPr>
            <w:rPrChange w:id="3353" w:author="Fred Zhou" w:date="2024-03-10T14:00:00Z">
              <w:rPr>
                <w:highlight w:val="cyan"/>
              </w:rPr>
            </w:rPrChange>
          </w:rPr>
          <w:delText>某一特定距离</w:delText>
        </w:r>
        <w:r w:rsidRPr="004F25AC" w:rsidDel="002745A7">
          <w:delText>后出现</w:delText>
        </w:r>
        <w:r w:rsidRPr="004F25AC" w:rsidDel="002745A7">
          <w:rPr>
            <w:rPrChange w:id="3354" w:author="Fred Zhou" w:date="2024-03-10T14:00:00Z">
              <w:rPr>
                <w:highlight w:val="cyan"/>
              </w:rPr>
            </w:rPrChange>
          </w:rPr>
          <w:delText>明显的转折</w:delText>
        </w:r>
        <w:r w:rsidRPr="004F25AC" w:rsidDel="002745A7">
          <w:delText>，如</w:delText>
        </w:r>
        <w:r w:rsidRPr="004F25AC" w:rsidDel="002745A7">
          <w:rPr>
            <w:rPrChange w:id="3355" w:author="Fred Zhou" w:date="2024-03-10T14:00:00Z">
              <w:rPr>
                <w:highlight w:val="green"/>
              </w:rPr>
            </w:rPrChange>
          </w:rPr>
          <w:delText>图</w:delText>
        </w:r>
        <w:r w:rsidRPr="004F25AC" w:rsidDel="002745A7">
          <w:rPr>
            <w:rPrChange w:id="3356" w:author="Fred Zhou" w:date="2024-03-10T14:00:00Z">
              <w:rPr>
                <w:highlight w:val="green"/>
              </w:rPr>
            </w:rPrChange>
          </w:rPr>
          <w:delText>XX</w:delText>
        </w:r>
        <w:r w:rsidRPr="004F25AC" w:rsidDel="002745A7">
          <w:rPr>
            <w:rFonts w:hint="eastAsia"/>
          </w:rPr>
          <w:delText>所示</w:delText>
        </w:r>
        <w:r w:rsidRPr="004F25AC" w:rsidDel="002745A7">
          <w:delText>。从</w:delText>
        </w:r>
        <w:r w:rsidRPr="004F25AC" w:rsidDel="002745A7">
          <w:rPr>
            <w:rPrChange w:id="3357" w:author="Fred Zhou" w:date="2024-03-10T14:00:00Z">
              <w:rPr>
                <w:highlight w:val="cyan"/>
              </w:rPr>
            </w:rPrChange>
          </w:rPr>
          <w:delText>公园边缘</w:delText>
        </w:r>
        <w:r w:rsidRPr="004F25AC" w:rsidDel="002745A7">
          <w:delText>至</w:delText>
        </w:r>
        <w:r w:rsidRPr="004F25AC" w:rsidDel="002745A7">
          <w:rPr>
            <w:rPrChange w:id="3358" w:author="Fred Zhou" w:date="2024-03-10T14:00:00Z">
              <w:rPr>
                <w:highlight w:val="cyan"/>
              </w:rPr>
            </w:rPrChange>
          </w:rPr>
          <w:delText>这一转折点</w:delText>
        </w:r>
        <w:r w:rsidRPr="004F25AC" w:rsidDel="002745A7">
          <w:delText>的</w:delText>
        </w:r>
        <w:r w:rsidRPr="004F25AC" w:rsidDel="002745A7">
          <w:rPr>
            <w:rPrChange w:id="3359" w:author="Fred Zhou" w:date="2024-03-10T14:00:00Z">
              <w:rPr>
                <w:highlight w:val="cyan"/>
              </w:rPr>
            </w:rPrChange>
          </w:rPr>
          <w:delText>空间范围</w:delText>
        </w:r>
        <w:r w:rsidRPr="004F25AC" w:rsidDel="002745A7">
          <w:delText>被定义为</w:delText>
        </w:r>
        <w:r w:rsidRPr="004F25AC" w:rsidDel="002745A7">
          <w:rPr>
            <w:rPrChange w:id="3360" w:author="Fred Zhou" w:date="2024-03-10T14:00:00Z">
              <w:rPr>
                <w:highlight w:val="green"/>
              </w:rPr>
            </w:rPrChange>
          </w:rPr>
          <w:delText>公园热缓解溢出效应</w:delText>
        </w:r>
        <w:r w:rsidRPr="004F25AC" w:rsidDel="002745A7">
          <w:delText>的</w:delText>
        </w:r>
        <w:r w:rsidRPr="004F25AC" w:rsidDel="002745A7">
          <w:rPr>
            <w:rPrChange w:id="3361" w:author="Fred Zhou" w:date="2024-03-10T14:00:00Z">
              <w:rPr>
                <w:highlight w:val="green"/>
              </w:rPr>
            </w:rPrChange>
          </w:rPr>
          <w:delText>有效作用范围</w:delText>
        </w:r>
        <w:r w:rsidRPr="004F25AC" w:rsidDel="002745A7">
          <w:delText>。值得注意的是，即使在</w:delText>
        </w:r>
        <w:r w:rsidRPr="004F25AC" w:rsidDel="002745A7">
          <w:rPr>
            <w:rPrChange w:id="3362" w:author="Fred Zhou" w:date="2024-03-10T14:00:00Z">
              <w:rPr>
                <w:highlight w:val="cyan"/>
              </w:rPr>
            </w:rPrChange>
          </w:rPr>
          <w:delText>距离公园等距</w:delText>
        </w:r>
        <w:r w:rsidRPr="004F25AC" w:rsidDel="002745A7">
          <w:delText>的不同位置，由于</w:delText>
        </w:r>
        <w:r w:rsidRPr="004F25AC" w:rsidDel="002745A7">
          <w:rPr>
            <w:rPrChange w:id="3363" w:author="Fred Zhou" w:date="2024-03-10T14:00:00Z">
              <w:rPr>
                <w:highlight w:val="cyan"/>
              </w:rPr>
            </w:rPrChange>
          </w:rPr>
          <w:delText>土地覆盖类型、三维形态</w:delText>
        </w:r>
        <w:r w:rsidRPr="004F25AC" w:rsidDel="002745A7">
          <w:delText>等</w:delText>
        </w:r>
        <w:r w:rsidRPr="004F25AC" w:rsidDel="002745A7">
          <w:rPr>
            <w:rPrChange w:id="3364" w:author="Fred Zhou" w:date="2024-03-10T14:00:00Z">
              <w:rPr>
                <w:highlight w:val="cyan"/>
              </w:rPr>
            </w:rPrChange>
          </w:rPr>
          <w:delText>环境因素</w:delText>
        </w:r>
        <w:r w:rsidRPr="004F25AC" w:rsidDel="002745A7">
          <w:delText>的差异，</w:delText>
        </w:r>
        <w:r w:rsidRPr="004F25AC" w:rsidDel="002745A7">
          <w:delText>MTHI</w:delText>
        </w:r>
        <w:r w:rsidRPr="004F25AC" w:rsidDel="002745A7">
          <w:delText>存在</w:delText>
        </w:r>
        <w:r w:rsidRPr="004F25AC" w:rsidDel="002745A7">
          <w:rPr>
            <w:rPrChange w:id="3365" w:author="Fred Zhou" w:date="2024-03-10T14:00:00Z">
              <w:rPr>
                <w:highlight w:val="cyan"/>
              </w:rPr>
            </w:rPrChange>
          </w:rPr>
          <w:delText>显著的变化</w:delText>
        </w:r>
        <w:r w:rsidRPr="004F25AC" w:rsidDel="002745A7">
          <w:delText>。对于位于</w:delText>
        </w:r>
        <w:r w:rsidRPr="004F25AC" w:rsidDel="002745A7">
          <w:rPr>
            <w:rPrChange w:id="3366" w:author="Fred Zhou" w:date="2024-03-10T14:00:00Z">
              <w:rPr>
                <w:highlight w:val="green"/>
              </w:rPr>
            </w:rPrChange>
          </w:rPr>
          <w:delText>公园热缓解</w:delText>
        </w:r>
        <w:r w:rsidR="00A37304" w:rsidRPr="004F25AC" w:rsidDel="002745A7">
          <w:rPr>
            <w:rFonts w:hint="eastAsia"/>
          </w:rPr>
          <w:delText>的</w:delText>
        </w:r>
        <w:r w:rsidRPr="004F25AC" w:rsidDel="002745A7">
          <w:rPr>
            <w:rPrChange w:id="3367" w:author="Fred Zhou" w:date="2024-03-10T14:00:00Z">
              <w:rPr>
                <w:highlight w:val="green"/>
              </w:rPr>
            </w:rPrChange>
          </w:rPr>
          <w:delText>有效范围</w:delText>
        </w:r>
        <w:r w:rsidRPr="004F25AC" w:rsidDel="002745A7">
          <w:delText>内的</w:delText>
        </w:r>
        <w:r w:rsidRPr="004F25AC" w:rsidDel="002745A7">
          <w:rPr>
            <w:rPrChange w:id="3368" w:author="Fred Zhou" w:date="2024-03-10T14:00:00Z">
              <w:rPr>
                <w:highlight w:val="cyan"/>
              </w:rPr>
            </w:rPrChange>
          </w:rPr>
          <w:delText>任意一点</w:delText>
        </w:r>
        <w:r w:rsidRPr="004F25AC" w:rsidDel="002745A7">
          <w:delText>（如</w:delText>
        </w:r>
        <w:r w:rsidRPr="004F25AC" w:rsidDel="002745A7">
          <w:rPr>
            <w:rPrChange w:id="3369" w:author="Fred Zhou" w:date="2024-03-10T14:00:00Z">
              <w:rPr>
                <w:highlight w:val="green"/>
              </w:rPr>
            </w:rPrChange>
          </w:rPr>
          <w:delText>图</w:delText>
        </w:r>
        <w:r w:rsidRPr="004F25AC" w:rsidDel="002745A7">
          <w:rPr>
            <w:rFonts w:hint="eastAsia"/>
            <w:rPrChange w:id="3370" w:author="Fred Zhou" w:date="2024-03-10T14:00:00Z">
              <w:rPr>
                <w:rFonts w:hint="eastAsia"/>
                <w:highlight w:val="green"/>
              </w:rPr>
            </w:rPrChange>
          </w:rPr>
          <w:delText>X</w:delText>
        </w:r>
        <w:r w:rsidRPr="004F25AC" w:rsidDel="002745A7">
          <w:rPr>
            <w:rPrChange w:id="3371" w:author="Fred Zhou" w:date="2024-03-10T14:00:00Z">
              <w:rPr>
                <w:highlight w:val="green"/>
              </w:rPr>
            </w:rPrChange>
          </w:rPr>
          <w:delText>X</w:delText>
        </w:r>
        <w:r w:rsidRPr="004F25AC" w:rsidDel="002745A7">
          <w:delText>中的</w:delText>
        </w:r>
        <w:r w:rsidRPr="004F25AC" w:rsidDel="002745A7">
          <w:rPr>
            <w:rPrChange w:id="3372" w:author="Fred Zhou" w:date="2024-03-10T14:00:00Z">
              <w:rPr>
                <w:highlight w:val="green"/>
              </w:rPr>
            </w:rPrChange>
          </w:rPr>
          <w:delText>红点</w:delText>
        </w:r>
        <w:r w:rsidRPr="004F25AC" w:rsidDel="002745A7">
          <w:delText>），</w:delText>
        </w:r>
        <w:r w:rsidRPr="004F25AC" w:rsidDel="002745A7">
          <w:rPr>
            <w:rPrChange w:id="3373" w:author="Fred Zhou" w:date="2024-03-10T14:00:00Z">
              <w:rPr>
                <w:highlight w:val="cyan"/>
              </w:rPr>
            </w:rPrChange>
          </w:rPr>
          <w:delText>该点</w:delText>
        </w:r>
        <w:r w:rsidRPr="004F25AC" w:rsidDel="002745A7">
          <w:delText>与</w:delText>
        </w:r>
        <w:r w:rsidRPr="004F25AC" w:rsidDel="002745A7">
          <w:rPr>
            <w:rPrChange w:id="3374" w:author="Fred Zhou" w:date="2024-03-10T14:00:00Z">
              <w:rPr>
                <w:highlight w:val="cyan"/>
              </w:rPr>
            </w:rPrChange>
          </w:rPr>
          <w:delText>转折点处</w:delText>
        </w:r>
        <w:r w:rsidRPr="004F25AC" w:rsidDel="002745A7">
          <w:delText>的</w:delText>
        </w:r>
        <w:r w:rsidRPr="004F25AC" w:rsidDel="002745A7">
          <w:rPr>
            <w:rPrChange w:id="3375" w:author="Fred Zhou" w:date="2024-03-10T14:00:00Z">
              <w:rPr>
                <w:highlight w:val="cyan"/>
              </w:rPr>
            </w:rPrChange>
          </w:rPr>
          <w:delText>MTHI</w:delText>
        </w:r>
        <w:r w:rsidRPr="004F25AC" w:rsidDel="002745A7">
          <w:rPr>
            <w:rPrChange w:id="3376" w:author="Fred Zhou" w:date="2024-03-10T14:00:00Z">
              <w:rPr>
                <w:highlight w:val="cyan"/>
              </w:rPr>
            </w:rPrChange>
          </w:rPr>
          <w:delText>差值</w:delText>
        </w:r>
        <w:r w:rsidR="00A37304" w:rsidRPr="004F25AC" w:rsidDel="002745A7">
          <w:rPr>
            <w:rFonts w:hint="eastAsia"/>
          </w:rPr>
          <w:delText>被定义为</w:delText>
        </w:r>
        <w:r w:rsidR="0037716E" w:rsidRPr="004F25AC" w:rsidDel="002745A7">
          <w:rPr>
            <w:rFonts w:hint="eastAsia"/>
            <w:rPrChange w:id="3377" w:author="Fred Zhou" w:date="2024-03-10T14:00:00Z">
              <w:rPr>
                <w:rFonts w:hint="eastAsia"/>
                <w:highlight w:val="green"/>
              </w:rPr>
            </w:rPrChange>
          </w:rPr>
          <w:delText>局地</w:delText>
        </w:r>
        <w:r w:rsidRPr="004F25AC" w:rsidDel="002745A7">
          <w:rPr>
            <w:rPrChange w:id="3378" w:author="Fred Zhou" w:date="2024-03-10T14:00:00Z">
              <w:rPr>
                <w:highlight w:val="green"/>
              </w:rPr>
            </w:rPrChange>
          </w:rPr>
          <w:delText>公园热缓解强度</w:delText>
        </w:r>
        <w:r w:rsidRPr="004F25AC" w:rsidDel="002745A7">
          <w:delText>。</w:delText>
        </w:r>
      </w:del>
    </w:p>
    <w:p w14:paraId="4E3020A8" w14:textId="3D7D3809" w:rsidR="004B4968" w:rsidRPr="004F25AC" w:rsidDel="002745A7" w:rsidRDefault="004B4968" w:rsidP="00406436">
      <w:pPr>
        <w:numPr>
          <w:ilvl w:val="1"/>
          <w:numId w:val="31"/>
        </w:numPr>
        <w:rPr>
          <w:del w:id="3379" w:author="Fred Zhou" w:date="2024-03-09T10:24:00Z"/>
          <w:rFonts w:hint="eastAsia"/>
        </w:rPr>
        <w:pPrChange w:id="3380" w:author="Fred Zhou" w:date="2024-03-09T10:26:00Z">
          <w:pPr/>
        </w:pPrChange>
      </w:pPr>
    </w:p>
    <w:p w14:paraId="0EF6BEB9" w14:textId="455CD5DB" w:rsidR="000C3170" w:rsidRPr="004F25AC" w:rsidDel="002745A7" w:rsidRDefault="00B256B6" w:rsidP="00406436">
      <w:pPr>
        <w:numPr>
          <w:ilvl w:val="1"/>
          <w:numId w:val="31"/>
        </w:numPr>
        <w:rPr>
          <w:del w:id="3381" w:author="Fred Zhou" w:date="2024-03-09T10:24:00Z"/>
        </w:rPr>
        <w:pPrChange w:id="3382" w:author="Fred Zhou" w:date="2024-03-09T10:26:00Z">
          <w:pPr/>
        </w:pPrChange>
      </w:pPr>
      <w:del w:id="3383" w:author="Fred Zhou" w:date="2024-03-09T10:24:00Z">
        <w:r w:rsidRPr="004F25AC" w:rsidDel="002745A7">
          <w:tab/>
        </w:r>
        <w:r w:rsidR="000C3170" w:rsidRPr="004F25AC" w:rsidDel="002745A7">
          <w:rPr>
            <w:rFonts w:hint="eastAsia"/>
          </w:rPr>
          <w:delText>【</w:delText>
        </w:r>
        <w:r w:rsidR="002B02BD" w:rsidRPr="004F25AC" w:rsidDel="002745A7">
          <w:delText>up</w:delText>
        </w:r>
        <w:r w:rsidR="000C3170" w:rsidRPr="004F25AC" w:rsidDel="002745A7">
          <w:delText xml:space="preserve">2024 </w:delText>
        </w:r>
        <w:r w:rsidR="00DC2BBA" w:rsidRPr="004F25AC" w:rsidDel="002745A7">
          <w:delText>0</w:delText>
        </w:r>
        <w:r w:rsidR="00DC2BBA" w:rsidRPr="004F25AC" w:rsidDel="002745A7">
          <w:rPr>
            <w:rFonts w:hint="eastAsia"/>
          </w:rPr>
          <w:delText>30</w:delText>
        </w:r>
        <w:r w:rsidR="00DC2BBA" w:rsidRPr="004F25AC" w:rsidDel="002745A7">
          <w:delText>8</w:delText>
        </w:r>
        <w:r w:rsidR="00DC2BBA" w:rsidRPr="004F25AC" w:rsidDel="002745A7">
          <w:delText xml:space="preserve"> </w:delText>
        </w:r>
        <w:r w:rsidR="000C3170" w:rsidRPr="004F25AC" w:rsidDel="002745A7">
          <w:delText>1</w:delText>
        </w:r>
        <w:r w:rsidR="00D20430" w:rsidRPr="004F25AC" w:rsidDel="002745A7">
          <w:delText>4</w:delText>
        </w:r>
        <w:r w:rsidR="000C3170" w:rsidRPr="004F25AC" w:rsidDel="002745A7">
          <w:delText>:</w:delText>
        </w:r>
        <w:r w:rsidR="00F00D41" w:rsidRPr="004F25AC" w:rsidDel="002745A7">
          <w:delText>5</w:delText>
        </w:r>
        <w:r w:rsidR="00460BCB" w:rsidRPr="004F25AC" w:rsidDel="002745A7">
          <w:delText>3</w:delText>
        </w:r>
        <w:r w:rsidR="000C3170" w:rsidRPr="004F25AC" w:rsidDel="002745A7">
          <w:rPr>
            <w:rFonts w:hint="eastAsia"/>
          </w:rPr>
          <w:delText>】</w:delText>
        </w:r>
      </w:del>
    </w:p>
    <w:p w14:paraId="7D8A23D9" w14:textId="7BCC42D9" w:rsidR="00DC2BBA" w:rsidRPr="004F25AC" w:rsidDel="002745A7" w:rsidRDefault="00A5786A" w:rsidP="00406436">
      <w:pPr>
        <w:numPr>
          <w:ilvl w:val="1"/>
          <w:numId w:val="31"/>
        </w:numPr>
        <w:rPr>
          <w:del w:id="3384" w:author="Fred Zhou" w:date="2024-03-09T10:24:00Z"/>
          <w:rFonts w:ascii="宋体" w:eastAsia="宋体" w:hAnsi="宋体" w:cs="宋体"/>
        </w:rPr>
        <w:pPrChange w:id="3385" w:author="Fred Zhou" w:date="2024-03-09T10:26:00Z">
          <w:pPr>
            <w:ind w:firstLine="420"/>
          </w:pPr>
        </w:pPrChange>
      </w:pPr>
      <w:del w:id="3386" w:author="Fred Zhou" w:date="2024-03-09T10:24:00Z">
        <w:r w:rsidRPr="004F25AC" w:rsidDel="002745A7">
          <w:delText>本研究</w:delText>
        </w:r>
        <w:r w:rsidRPr="004F25AC" w:rsidDel="002745A7">
          <w:rPr>
            <w:rPrChange w:id="3387" w:author="Fred Zhou" w:date="2024-03-10T14:00:00Z">
              <w:rPr>
                <w:highlight w:val="cyan"/>
              </w:rPr>
            </w:rPrChange>
          </w:rPr>
          <w:delText>将针对</w:delText>
        </w:r>
        <w:r w:rsidRPr="004F25AC" w:rsidDel="002745A7">
          <w:delText>各</w:delText>
        </w:r>
        <w:r w:rsidRPr="004F25AC" w:rsidDel="002745A7">
          <w:rPr>
            <w:rPrChange w:id="3388" w:author="Fred Zhou" w:date="2024-03-10T14:00:00Z">
              <w:rPr>
                <w:highlight w:val="cyan"/>
              </w:rPr>
            </w:rPrChange>
          </w:rPr>
          <w:delText>城市公园</w:delText>
        </w:r>
        <w:r w:rsidRPr="004F25AC" w:rsidDel="002745A7">
          <w:delText>，</w:delText>
        </w:r>
        <w:r w:rsidRPr="004F25AC" w:rsidDel="002745A7">
          <w:rPr>
            <w:rPrChange w:id="3389" w:author="Fred Zhou" w:date="2024-03-10T14:00:00Z">
              <w:rPr>
                <w:highlight w:val="cyan"/>
              </w:rPr>
            </w:rPrChange>
          </w:rPr>
          <w:delText>系统分析</w:delText>
        </w:r>
        <w:r w:rsidRPr="004F25AC" w:rsidDel="002745A7">
          <w:delText>其</w:delText>
        </w:r>
        <w:r w:rsidRPr="004F25AC" w:rsidDel="002745A7">
          <w:rPr>
            <w:rFonts w:hint="eastAsia"/>
          </w:rPr>
          <w:delText>对</w:delText>
        </w:r>
        <w:r w:rsidRPr="004F25AC" w:rsidDel="002745A7">
          <w:rPr>
            <w:rFonts w:hint="eastAsia"/>
            <w:rPrChange w:id="3390" w:author="Fred Zhou" w:date="2024-03-10T14:00:00Z">
              <w:rPr>
                <w:rFonts w:hint="eastAsia"/>
                <w:highlight w:val="cyan"/>
              </w:rPr>
            </w:rPrChange>
          </w:rPr>
          <w:delText>周边环境</w:delText>
        </w:r>
        <w:r w:rsidRPr="004F25AC" w:rsidDel="002745A7">
          <w:delText>产生的</w:delText>
        </w:r>
        <w:r w:rsidRPr="004F25AC" w:rsidDel="002745A7">
          <w:rPr>
            <w:rPrChange w:id="3391" w:author="Fred Zhou" w:date="2024-03-10T14:00:00Z">
              <w:rPr>
                <w:highlight w:val="green"/>
              </w:rPr>
            </w:rPrChange>
          </w:rPr>
          <w:delText>热缓解溢出效应</w:delText>
        </w:r>
        <w:r w:rsidRPr="004F25AC" w:rsidDel="002745A7">
          <w:delText>。</w:delText>
        </w:r>
        <w:r w:rsidR="007D0ECD" w:rsidRPr="004F25AC" w:rsidDel="002745A7">
          <w:rPr>
            <w:rFonts w:hint="eastAsia"/>
          </w:rPr>
          <w:delText>首先</w:delText>
        </w:r>
        <w:r w:rsidRPr="004F25AC" w:rsidDel="002745A7">
          <w:delText>，通过</w:delText>
        </w:r>
        <w:r w:rsidR="007E39D3" w:rsidRPr="004F25AC" w:rsidDel="002745A7">
          <w:rPr>
            <w:rFonts w:hint="eastAsia"/>
            <w:rPrChange w:id="3392" w:author="Fred Zhou" w:date="2024-03-10T14:00:00Z">
              <w:rPr>
                <w:rFonts w:hint="eastAsia"/>
                <w:highlight w:val="cyan"/>
              </w:rPr>
            </w:rPrChange>
          </w:rPr>
          <w:delText>绘制</w:delText>
        </w:r>
        <w:r w:rsidR="007E39D3" w:rsidRPr="004F25AC" w:rsidDel="002745A7">
          <w:rPr>
            <w:rFonts w:hint="eastAsia"/>
            <w:rPrChange w:id="3393" w:author="Fred Zhou" w:date="2024-03-10T14:00:00Z">
              <w:rPr>
                <w:rFonts w:hint="eastAsia"/>
                <w:highlight w:val="cyan"/>
              </w:rPr>
            </w:rPrChange>
          </w:rPr>
          <w:delText>M</w:delText>
        </w:r>
        <w:r w:rsidR="007E39D3" w:rsidRPr="004F25AC" w:rsidDel="002745A7">
          <w:rPr>
            <w:rPrChange w:id="3394" w:author="Fred Zhou" w:date="2024-03-10T14:00:00Z">
              <w:rPr>
                <w:highlight w:val="cyan"/>
              </w:rPr>
            </w:rPrChange>
          </w:rPr>
          <w:delText>THI</w:delText>
        </w:r>
        <w:r w:rsidR="007E39D3" w:rsidRPr="004F25AC" w:rsidDel="002745A7">
          <w:rPr>
            <w:rFonts w:hint="eastAsia"/>
          </w:rPr>
          <w:delText>随</w:delText>
        </w:r>
        <w:r w:rsidR="007E39D3" w:rsidRPr="004F25AC" w:rsidDel="002745A7">
          <w:rPr>
            <w:rFonts w:hint="eastAsia"/>
            <w:rPrChange w:id="3395" w:author="Fred Zhou" w:date="2024-03-10T14:00:00Z">
              <w:rPr>
                <w:rFonts w:hint="eastAsia"/>
                <w:highlight w:val="cyan"/>
              </w:rPr>
            </w:rPrChange>
          </w:rPr>
          <w:delText>与公园距离</w:delText>
        </w:r>
        <w:r w:rsidR="007E39D3" w:rsidRPr="004F25AC" w:rsidDel="002745A7">
          <w:rPr>
            <w:rFonts w:hint="eastAsia"/>
          </w:rPr>
          <w:delText>变化的曲线</w:delText>
        </w:r>
        <w:r w:rsidRPr="004F25AC" w:rsidDel="002745A7">
          <w:delText>，</w:delText>
        </w:r>
        <w:r w:rsidR="009F103C" w:rsidRPr="004F25AC" w:rsidDel="002745A7">
          <w:rPr>
            <w:rFonts w:hint="eastAsia"/>
          </w:rPr>
          <w:delText>划定</w:delText>
        </w:r>
        <w:r w:rsidR="009F103C" w:rsidRPr="004F25AC" w:rsidDel="002745A7">
          <w:rPr>
            <w:rFonts w:hint="eastAsia"/>
            <w:rPrChange w:id="3396" w:author="Fred Zhou" w:date="2024-03-10T14:00:00Z">
              <w:rPr>
                <w:rFonts w:hint="eastAsia"/>
                <w:highlight w:val="green"/>
              </w:rPr>
            </w:rPrChange>
          </w:rPr>
          <w:delText>公园热缓解</w:delText>
        </w:r>
        <w:r w:rsidR="009F103C" w:rsidRPr="004F25AC" w:rsidDel="002745A7">
          <w:rPr>
            <w:rFonts w:hint="eastAsia"/>
          </w:rPr>
          <w:delText>的</w:delText>
        </w:r>
        <w:r w:rsidR="00AA54D9" w:rsidRPr="004F25AC" w:rsidDel="002745A7">
          <w:rPr>
            <w:rFonts w:hint="eastAsia"/>
            <w:rPrChange w:id="3397" w:author="Fred Zhou" w:date="2024-03-10T14:00:00Z">
              <w:rPr>
                <w:rFonts w:hint="eastAsia"/>
                <w:highlight w:val="cyan"/>
              </w:rPr>
            </w:rPrChange>
          </w:rPr>
          <w:delText>有效作用</w:delText>
        </w:r>
        <w:r w:rsidR="009F103C" w:rsidRPr="004F25AC" w:rsidDel="002745A7">
          <w:rPr>
            <w:rFonts w:hint="eastAsia"/>
            <w:rPrChange w:id="3398" w:author="Fred Zhou" w:date="2024-03-10T14:00:00Z">
              <w:rPr>
                <w:rFonts w:hint="eastAsia"/>
                <w:highlight w:val="cyan"/>
              </w:rPr>
            </w:rPrChange>
          </w:rPr>
          <w:delText>范围</w:delText>
        </w:r>
        <w:r w:rsidR="009F103C" w:rsidRPr="004F25AC" w:rsidDel="002745A7">
          <w:rPr>
            <w:rFonts w:hint="eastAsia"/>
          </w:rPr>
          <w:delText>，</w:delText>
        </w:r>
        <w:r w:rsidR="007E39D3" w:rsidRPr="004F25AC" w:rsidDel="002745A7">
          <w:rPr>
            <w:rFonts w:hint="eastAsia"/>
          </w:rPr>
          <w:delText>计算</w:delText>
        </w:r>
        <w:r w:rsidR="00AA54D9" w:rsidRPr="004F25AC" w:rsidDel="002745A7">
          <w:rPr>
            <w:rFonts w:hint="eastAsia"/>
            <w:rPrChange w:id="3399" w:author="Fred Zhou" w:date="2024-03-10T14:00:00Z">
              <w:rPr>
                <w:rFonts w:hint="eastAsia"/>
                <w:highlight w:val="cyan"/>
              </w:rPr>
            </w:rPrChange>
          </w:rPr>
          <w:delText>对应范围</w:delText>
        </w:r>
        <w:r w:rsidR="00AA54D9" w:rsidRPr="004F25AC" w:rsidDel="002745A7">
          <w:rPr>
            <w:rFonts w:hint="eastAsia"/>
          </w:rPr>
          <w:delText>内</w:delText>
        </w:r>
        <w:r w:rsidR="007D0ECD" w:rsidRPr="004F25AC" w:rsidDel="002745A7">
          <w:rPr>
            <w:rFonts w:hint="eastAsia"/>
            <w:rPrChange w:id="3400" w:author="Fred Zhou" w:date="2024-03-10T14:00:00Z">
              <w:rPr>
                <w:rFonts w:hint="eastAsia"/>
                <w:highlight w:val="cyan"/>
              </w:rPr>
            </w:rPrChange>
          </w:rPr>
          <w:delText>各栅格单元</w:delText>
        </w:r>
        <w:r w:rsidR="007D0ECD" w:rsidRPr="004F25AC" w:rsidDel="002745A7">
          <w:rPr>
            <w:rFonts w:hint="eastAsia"/>
          </w:rPr>
          <w:delText>的</w:delText>
        </w:r>
        <w:r w:rsidR="007D0ECD" w:rsidRPr="004F25AC" w:rsidDel="002745A7">
          <w:rPr>
            <w:rFonts w:hint="eastAsia"/>
            <w:rPrChange w:id="3401" w:author="Fred Zhou" w:date="2024-03-10T14:00:00Z">
              <w:rPr>
                <w:rFonts w:hint="eastAsia"/>
                <w:highlight w:val="green"/>
              </w:rPr>
            </w:rPrChange>
          </w:rPr>
          <w:delText>局地</w:delText>
        </w:r>
        <w:r w:rsidR="007D0ECD" w:rsidRPr="004F25AC" w:rsidDel="002745A7">
          <w:rPr>
            <w:rPrChange w:id="3402" w:author="Fred Zhou" w:date="2024-03-10T14:00:00Z">
              <w:rPr>
                <w:highlight w:val="green"/>
              </w:rPr>
            </w:rPrChange>
          </w:rPr>
          <w:delText>公园热缓解强度</w:delText>
        </w:r>
        <w:r w:rsidRPr="004F25AC" w:rsidDel="002745A7">
          <w:delText>，</w:delText>
        </w:r>
        <w:r w:rsidR="007D0ECD" w:rsidRPr="004F25AC" w:rsidDel="002745A7">
          <w:rPr>
            <w:rFonts w:hint="eastAsia"/>
          </w:rPr>
          <w:delText>并绘制</w:delText>
        </w:r>
        <w:r w:rsidR="007D0ECD" w:rsidRPr="004F25AC" w:rsidDel="002745A7">
          <w:rPr>
            <w:rFonts w:hint="eastAsia"/>
            <w:rPrChange w:id="3403" w:author="Fred Zhou" w:date="2024-03-10T14:00:00Z">
              <w:rPr>
                <w:rFonts w:hint="eastAsia"/>
                <w:highlight w:val="cyan"/>
              </w:rPr>
            </w:rPrChange>
          </w:rPr>
          <w:delText>其空间格局</w:delText>
        </w:r>
        <w:r w:rsidRPr="004F25AC" w:rsidDel="002745A7">
          <w:delText>。</w:delText>
        </w:r>
        <w:r w:rsidR="007D0ECD" w:rsidRPr="004F25AC" w:rsidDel="002745A7">
          <w:rPr>
            <w:rFonts w:hint="eastAsia"/>
          </w:rPr>
          <w:delText>然后</w:delText>
        </w:r>
        <w:r w:rsidR="007D0ECD" w:rsidRPr="004F25AC" w:rsidDel="002745A7">
          <w:rPr>
            <w:rFonts w:hint="eastAsia"/>
          </w:rPr>
          <w:delText>，</w:delText>
        </w:r>
        <w:r w:rsidR="00CB59C0" w:rsidRPr="004F25AC" w:rsidDel="002745A7">
          <w:rPr>
            <w:rFonts w:hint="eastAsia"/>
          </w:rPr>
          <w:delText>将</w:delText>
        </w:r>
        <w:r w:rsidR="007D0ECD" w:rsidRPr="004F25AC" w:rsidDel="002745A7">
          <w:rPr>
            <w:rFonts w:hint="eastAsia"/>
            <w:rPrChange w:id="3404" w:author="Fred Zhou" w:date="2024-03-10T14:00:00Z">
              <w:rPr>
                <w:rFonts w:hint="eastAsia"/>
                <w:highlight w:val="cyan"/>
              </w:rPr>
            </w:rPrChange>
          </w:rPr>
          <w:delText>所选择</w:delText>
        </w:r>
        <w:r w:rsidR="007D0ECD" w:rsidRPr="004F25AC" w:rsidDel="002745A7">
          <w:rPr>
            <w:rFonts w:hint="eastAsia"/>
          </w:rPr>
          <w:delText>的</w:delText>
        </w:r>
        <w:r w:rsidR="007D0ECD" w:rsidRPr="004F25AC" w:rsidDel="002745A7">
          <w:rPr>
            <w:rFonts w:hint="eastAsia"/>
            <w:rPrChange w:id="3405" w:author="Fred Zhou" w:date="2024-03-10T14:00:00Z">
              <w:rPr>
                <w:rFonts w:hint="eastAsia"/>
                <w:highlight w:val="cyan"/>
              </w:rPr>
            </w:rPrChange>
          </w:rPr>
          <w:delText>城市公园</w:delText>
        </w:r>
        <w:r w:rsidR="007D0ECD" w:rsidRPr="004F25AC" w:rsidDel="002745A7">
          <w:rPr>
            <w:rFonts w:hint="eastAsia"/>
          </w:rPr>
          <w:delText>分为</w:delText>
        </w:r>
        <w:r w:rsidR="007D0ECD" w:rsidRPr="004F25AC" w:rsidDel="002745A7">
          <w:rPr>
            <w:rFonts w:hint="eastAsia"/>
          </w:rPr>
          <w:delText>5</w:delText>
        </w:r>
        <w:r w:rsidR="007D0ECD" w:rsidRPr="004F25AC" w:rsidDel="002745A7">
          <w:rPr>
            <w:rFonts w:hint="eastAsia"/>
          </w:rPr>
          <w:delText>个</w:delText>
        </w:r>
        <w:r w:rsidR="007D0ECD" w:rsidRPr="004F25AC" w:rsidDel="002745A7">
          <w:rPr>
            <w:rFonts w:hint="eastAsia"/>
            <w:rPrChange w:id="3406" w:author="Fred Zhou" w:date="2024-03-10T14:00:00Z">
              <w:rPr>
                <w:rFonts w:hint="eastAsia"/>
                <w:highlight w:val="cyan"/>
              </w:rPr>
            </w:rPrChange>
          </w:rPr>
          <w:delText>类型</w:delText>
        </w:r>
        <w:r w:rsidR="007D0ECD" w:rsidRPr="004F25AC" w:rsidDel="002745A7">
          <w:rPr>
            <w:rFonts w:hint="eastAsia"/>
          </w:rPr>
          <w:delText>：</w:delText>
        </w:r>
        <w:r w:rsidR="007D0ECD" w:rsidRPr="004F25AC" w:rsidDel="002745A7">
          <w:rPr>
            <w:rPrChange w:id="3407" w:author="Fred Zhou" w:date="2024-03-10T14:00:00Z">
              <w:rPr>
                <w:highlight w:val="cyan"/>
              </w:rPr>
            </w:rPrChange>
          </w:rPr>
          <w:delText>社区公园、综合公园、历史公园、主题公园</w:delText>
        </w:r>
        <w:r w:rsidR="007D0ECD" w:rsidRPr="004F25AC" w:rsidDel="002745A7">
          <w:delText>和</w:delText>
        </w:r>
        <w:r w:rsidR="007D0ECD" w:rsidRPr="004F25AC" w:rsidDel="002745A7">
          <w:rPr>
            <w:rPrChange w:id="3408" w:author="Fred Zhou" w:date="2024-03-10T14:00:00Z">
              <w:rPr>
                <w:highlight w:val="cyan"/>
              </w:rPr>
            </w:rPrChange>
          </w:rPr>
          <w:delText>生态公园</w:delText>
        </w:r>
        <w:r w:rsidR="007D0ECD" w:rsidRPr="004F25AC" w:rsidDel="002745A7">
          <w:rPr>
            <w:rFonts w:hint="eastAsia"/>
            <w:rPrChange w:id="3409" w:author="Fred Zhou" w:date="2024-03-10T14:00:00Z">
              <w:rPr>
                <w:rFonts w:hint="eastAsia"/>
                <w:highlight w:val="cyan"/>
              </w:rPr>
            </w:rPrChange>
          </w:rPr>
          <w:delText>。</w:delText>
        </w:r>
        <w:r w:rsidR="007E39D3" w:rsidRPr="004F25AC" w:rsidDel="002745A7">
          <w:rPr>
            <w:rFonts w:hint="eastAsia"/>
          </w:rPr>
          <w:delText>针对</w:delText>
        </w:r>
        <w:r w:rsidRPr="004F25AC" w:rsidDel="002745A7">
          <w:rPr>
            <w:rPrChange w:id="3410" w:author="Fred Zhou" w:date="2024-03-10T14:00:00Z">
              <w:rPr>
                <w:highlight w:val="cyan"/>
              </w:rPr>
            </w:rPrChange>
          </w:rPr>
          <w:delText>不同类型</w:delText>
        </w:r>
        <w:r w:rsidR="007E39D3" w:rsidRPr="004F25AC" w:rsidDel="002745A7">
          <w:rPr>
            <w:rFonts w:hint="eastAsia"/>
          </w:rPr>
          <w:delText>的</w:delText>
        </w:r>
        <w:r w:rsidR="007E39D3" w:rsidRPr="004F25AC" w:rsidDel="002745A7">
          <w:rPr>
            <w:rFonts w:hint="eastAsia"/>
            <w:rPrChange w:id="3411" w:author="Fred Zhou" w:date="2024-03-10T14:00:00Z">
              <w:rPr>
                <w:rFonts w:hint="eastAsia"/>
                <w:highlight w:val="cyan"/>
              </w:rPr>
            </w:rPrChange>
          </w:rPr>
          <w:delText>城市公园</w:delText>
        </w:r>
        <w:r w:rsidRPr="004F25AC" w:rsidDel="002745A7">
          <w:delText>，</w:delText>
        </w:r>
        <w:r w:rsidR="001E5C0D" w:rsidRPr="004F25AC" w:rsidDel="002745A7">
          <w:delText>我们将以</w:delText>
        </w:r>
        <w:r w:rsidR="00F00152" w:rsidRPr="004F25AC" w:rsidDel="002745A7">
          <w:rPr>
            <w:rFonts w:hint="eastAsia"/>
            <w:rPrChange w:id="3412" w:author="Fred Zhou" w:date="2024-03-10T14:00:00Z">
              <w:rPr>
                <w:rFonts w:hint="eastAsia"/>
                <w:highlight w:val="green"/>
              </w:rPr>
            </w:rPrChange>
          </w:rPr>
          <w:delText>局地</w:delText>
        </w:r>
        <w:r w:rsidR="00F00152" w:rsidRPr="004F25AC" w:rsidDel="002745A7">
          <w:rPr>
            <w:rPrChange w:id="3413" w:author="Fred Zhou" w:date="2024-03-10T14:00:00Z">
              <w:rPr>
                <w:highlight w:val="green"/>
              </w:rPr>
            </w:rPrChange>
          </w:rPr>
          <w:delText>公园热缓解强度</w:delText>
        </w:r>
        <w:r w:rsidR="001E5C0D" w:rsidRPr="004F25AC" w:rsidDel="002745A7">
          <w:delText>作为</w:delText>
        </w:r>
        <w:r w:rsidR="001E5C0D" w:rsidRPr="004F25AC" w:rsidDel="002745A7">
          <w:rPr>
            <w:rPrChange w:id="3414" w:author="Fred Zhou" w:date="2024-03-10T14:00:00Z">
              <w:rPr>
                <w:highlight w:val="cyan"/>
              </w:rPr>
            </w:rPrChange>
          </w:rPr>
          <w:delText>因变量，</w:delText>
        </w:r>
        <w:r w:rsidR="001E5C0D" w:rsidRPr="004F25AC" w:rsidDel="002745A7">
          <w:delText>建立一个</w:delText>
        </w:r>
        <w:r w:rsidR="001E5C0D" w:rsidRPr="004F25AC" w:rsidDel="002745A7">
          <w:rPr>
            <w:rPrChange w:id="3415" w:author="Fred Zhou" w:date="2024-03-10T14:00:00Z">
              <w:rPr>
                <w:highlight w:val="cyan"/>
              </w:rPr>
            </w:rPrChange>
          </w:rPr>
          <w:delText>逐步多元回归模型</w:delText>
        </w:r>
        <w:r w:rsidR="001E5C0D" w:rsidRPr="004F25AC" w:rsidDel="002745A7">
          <w:delText>，以期深入解析</w:delText>
        </w:r>
        <w:r w:rsidR="001E5C0D" w:rsidRPr="004F25AC" w:rsidDel="002745A7">
          <w:rPr>
            <w:rPrChange w:id="3416" w:author="Fred Zhou" w:date="2024-03-10T14:00:00Z">
              <w:rPr>
                <w:highlight w:val="cyan"/>
              </w:rPr>
            </w:rPrChange>
          </w:rPr>
          <w:delText>环境因素</w:delText>
        </w:r>
        <w:r w:rsidR="001E5C0D" w:rsidRPr="004F25AC" w:rsidDel="002745A7">
          <w:delText>对</w:delText>
        </w:r>
        <w:r w:rsidR="001E5C0D" w:rsidRPr="004F25AC" w:rsidDel="002745A7">
          <w:rPr>
            <w:rPrChange w:id="3417" w:author="Fred Zhou" w:date="2024-03-10T14:00:00Z">
              <w:rPr>
                <w:highlight w:val="green"/>
              </w:rPr>
            </w:rPrChange>
          </w:rPr>
          <w:delText>热</w:delText>
        </w:r>
        <w:r w:rsidR="00FB699A" w:rsidRPr="004F25AC" w:rsidDel="002745A7">
          <w:rPr>
            <w:rFonts w:hint="eastAsia"/>
            <w:rPrChange w:id="3418" w:author="Fred Zhou" w:date="2024-03-10T14:00:00Z">
              <w:rPr>
                <w:rFonts w:hint="eastAsia"/>
                <w:highlight w:val="green"/>
              </w:rPr>
            </w:rPrChange>
          </w:rPr>
          <w:delText>缓解</w:delText>
        </w:r>
        <w:r w:rsidR="001E5C0D" w:rsidRPr="004F25AC" w:rsidDel="002745A7">
          <w:delText>的</w:delText>
        </w:r>
        <w:r w:rsidR="001E5C0D" w:rsidRPr="004F25AC" w:rsidDel="002745A7">
          <w:rPr>
            <w:rPrChange w:id="3419" w:author="Fred Zhou" w:date="2024-03-10T14:00:00Z">
              <w:rPr>
                <w:highlight w:val="cyan"/>
              </w:rPr>
            </w:rPrChange>
          </w:rPr>
          <w:delText>具体影响</w:delText>
        </w:r>
        <w:r w:rsidR="001E5C0D" w:rsidRPr="004F25AC" w:rsidDel="002745A7">
          <w:delText>。</w:delText>
        </w:r>
        <w:r w:rsidRPr="004F25AC" w:rsidDel="002745A7">
          <w:delText>根据</w:delText>
        </w:r>
        <w:r w:rsidR="009D077B" w:rsidRPr="004F25AC" w:rsidDel="002745A7">
          <w:rPr>
            <w:rFonts w:hint="eastAsia"/>
          </w:rPr>
          <w:delText>以往</w:delText>
        </w:r>
        <w:r w:rsidRPr="004F25AC" w:rsidDel="002745A7">
          <w:rPr>
            <w:rPrChange w:id="3420" w:author="Fred Zhou" w:date="2024-03-10T14:00:00Z">
              <w:rPr>
                <w:highlight w:val="cyan"/>
              </w:rPr>
            </w:rPrChange>
          </w:rPr>
          <w:delText>研究</w:delText>
        </w:r>
        <w:r w:rsidR="00746F83" w:rsidRPr="004F25AC" w:rsidDel="002745A7">
          <w:rPr>
            <w:rFonts w:hint="eastAsia"/>
            <w:rPrChange w:id="3421" w:author="Fred Zhou" w:date="2024-03-10T14:00:00Z">
              <w:rPr>
                <w:rFonts w:hint="eastAsia"/>
                <w:highlight w:val="cyan"/>
              </w:rPr>
            </w:rPrChange>
          </w:rPr>
          <w:delText>结果</w:delText>
        </w:r>
        <w:r w:rsidRPr="004F25AC" w:rsidDel="002745A7">
          <w:delText>，</w:delText>
        </w:r>
        <w:r w:rsidR="00DC6529" w:rsidRPr="004F25AC" w:rsidDel="002745A7">
          <w:rPr>
            <w:rFonts w:hint="eastAsia"/>
            <w:rPrChange w:id="3422" w:author="Fred Zhou" w:date="2024-03-10T14:00:00Z">
              <w:rPr>
                <w:rFonts w:hint="eastAsia"/>
                <w:highlight w:val="green"/>
              </w:rPr>
            </w:rPrChange>
          </w:rPr>
          <w:delText>公园降温</w:delText>
        </w:r>
        <w:r w:rsidRPr="004F25AC" w:rsidDel="002745A7">
          <w:delText>的主要</w:delText>
        </w:r>
        <w:r w:rsidRPr="004F25AC" w:rsidDel="002745A7">
          <w:rPr>
            <w:rPrChange w:id="3423" w:author="Fred Zhou" w:date="2024-03-10T14:00:00Z">
              <w:rPr>
                <w:highlight w:val="cyan"/>
              </w:rPr>
            </w:rPrChange>
          </w:rPr>
          <w:delText>影响因素</w:delText>
        </w:r>
        <w:r w:rsidRPr="004F25AC" w:rsidDel="002745A7">
          <w:delText>包括</w:delText>
        </w:r>
        <w:r w:rsidR="00DC2BBA" w:rsidRPr="004F25AC" w:rsidDel="002745A7">
          <w:rPr>
            <w:rFonts w:hint="eastAsia"/>
            <w:rPrChange w:id="3424" w:author="Fred Zhou" w:date="2024-03-10T14:00:00Z">
              <w:rPr>
                <w:rFonts w:hint="eastAsia"/>
                <w:highlight w:val="cyan"/>
              </w:rPr>
            </w:rPrChange>
          </w:rPr>
          <w:delText>公园</w:delText>
        </w:r>
        <w:r w:rsidR="003B6962" w:rsidRPr="004F25AC" w:rsidDel="002745A7">
          <w:rPr>
            <w:rFonts w:hint="eastAsia"/>
          </w:rPr>
          <w:delText>的</w:delText>
        </w:r>
        <w:r w:rsidRPr="004F25AC" w:rsidDel="002745A7">
          <w:rPr>
            <w:rPrChange w:id="3425" w:author="Fred Zhou" w:date="2024-03-10T14:00:00Z">
              <w:rPr>
                <w:highlight w:val="cyan"/>
              </w:rPr>
            </w:rPrChange>
          </w:rPr>
          <w:delText>自身</w:delText>
        </w:r>
        <w:r w:rsidR="00DC2BBA" w:rsidRPr="004F25AC" w:rsidDel="002745A7">
          <w:rPr>
            <w:rPrChange w:id="3426" w:author="Fred Zhou" w:date="2024-03-10T14:00:00Z">
              <w:rPr>
                <w:highlight w:val="cyan"/>
              </w:rPr>
            </w:rPrChange>
          </w:rPr>
          <w:delText>特征</w:delText>
        </w:r>
        <w:r w:rsidRPr="004F25AC" w:rsidDel="002745A7">
          <w:delText>以及</w:delText>
        </w:r>
        <w:r w:rsidR="00DC2BBA" w:rsidRPr="004F25AC" w:rsidDel="002745A7">
          <w:rPr>
            <w:rFonts w:hint="eastAsia"/>
            <w:rPrChange w:id="3427" w:author="Fred Zhou" w:date="2024-03-10T14:00:00Z">
              <w:rPr>
                <w:rFonts w:hint="eastAsia"/>
                <w:highlight w:val="cyan"/>
              </w:rPr>
            </w:rPrChange>
          </w:rPr>
          <w:delText>公园</w:delText>
        </w:r>
        <w:r w:rsidRPr="004F25AC" w:rsidDel="002745A7">
          <w:rPr>
            <w:rPrChange w:id="3428" w:author="Fred Zhou" w:date="2024-03-10T14:00:00Z">
              <w:rPr>
                <w:highlight w:val="cyan"/>
              </w:rPr>
            </w:rPrChange>
          </w:rPr>
          <w:delText>周边</w:delText>
        </w:r>
        <w:r w:rsidR="003B6962" w:rsidRPr="004F25AC" w:rsidDel="002745A7">
          <w:rPr>
            <w:rFonts w:hint="eastAsia"/>
          </w:rPr>
          <w:delText>的</w:delText>
        </w:r>
        <w:r w:rsidRPr="004F25AC" w:rsidDel="002745A7">
          <w:rPr>
            <w:rPrChange w:id="3429" w:author="Fred Zhou" w:date="2024-03-10T14:00:00Z">
              <w:rPr>
                <w:highlight w:val="cyan"/>
              </w:rPr>
            </w:rPrChange>
          </w:rPr>
          <w:delText>环境特征</w:delText>
        </w:r>
        <w:r w:rsidR="00460BCB" w:rsidRPr="004F25AC" w:rsidDel="002745A7">
          <w:rPr>
            <w:rFonts w:hint="eastAsia"/>
            <w:rPrChange w:id="3430" w:author="Fred Zhou" w:date="2024-03-10T14:00:00Z">
              <w:rPr>
                <w:rFonts w:hint="eastAsia"/>
                <w:highlight w:val="green"/>
              </w:rPr>
            </w:rPrChange>
          </w:rPr>
          <w:delText>【参考文献】</w:delText>
        </w:r>
        <w:r w:rsidRPr="004F25AC" w:rsidDel="002745A7">
          <w:delText>。在确保</w:delText>
        </w:r>
        <w:r w:rsidRPr="004F25AC" w:rsidDel="002745A7">
          <w:rPr>
            <w:rPrChange w:id="3431" w:author="Fred Zhou" w:date="2024-03-10T14:00:00Z">
              <w:rPr>
                <w:highlight w:val="cyan"/>
              </w:rPr>
            </w:rPrChange>
          </w:rPr>
          <w:delText>所需数据</w:delText>
        </w:r>
        <w:r w:rsidRPr="004F25AC" w:rsidDel="002745A7">
          <w:delText>可获取的</w:delText>
        </w:r>
        <w:r w:rsidRPr="004F25AC" w:rsidDel="002745A7">
          <w:rPr>
            <w:rPrChange w:id="3432" w:author="Fred Zhou" w:date="2024-03-10T14:00:00Z">
              <w:rPr>
                <w:highlight w:val="cyan"/>
              </w:rPr>
            </w:rPrChange>
          </w:rPr>
          <w:delText>前提</w:delText>
        </w:r>
        <w:r w:rsidRPr="004F25AC" w:rsidDel="002745A7">
          <w:delText>下，我们</w:delText>
        </w:r>
        <w:r w:rsidRPr="004F25AC" w:rsidDel="002745A7">
          <w:rPr>
            <w:rPrChange w:id="3433" w:author="Fred Zhou" w:date="2024-03-10T14:00:00Z">
              <w:rPr>
                <w:highlight w:val="cyan"/>
              </w:rPr>
            </w:rPrChange>
          </w:rPr>
          <w:delText>选择以下指标</w:delText>
        </w:r>
        <w:r w:rsidRPr="004F25AC" w:rsidDel="002745A7">
          <w:delText>作为</w:delText>
        </w:r>
        <w:r w:rsidRPr="004F25AC" w:rsidDel="002745A7">
          <w:rPr>
            <w:rPrChange w:id="3434" w:author="Fred Zhou" w:date="2024-03-10T14:00:00Z">
              <w:rPr>
                <w:highlight w:val="cyan"/>
              </w:rPr>
            </w:rPrChange>
          </w:rPr>
          <w:delText>潜在影响因素</w:delText>
        </w:r>
        <w:r w:rsidR="007D0ECD" w:rsidRPr="004F25AC" w:rsidDel="002745A7">
          <w:rPr>
            <w:rFonts w:hint="eastAsia"/>
          </w:rPr>
          <w:delText>用于分析</w:delText>
        </w:r>
        <w:r w:rsidRPr="004F25AC" w:rsidDel="002745A7">
          <w:delText>：</w:delText>
        </w:r>
      </w:del>
    </w:p>
    <w:p w14:paraId="2D2A77D1" w14:textId="0C9C1CED" w:rsidR="00DC2BBA" w:rsidRPr="004F25AC" w:rsidDel="002745A7" w:rsidRDefault="00DC2BBA" w:rsidP="00406436">
      <w:pPr>
        <w:pStyle w:val="a9"/>
        <w:numPr>
          <w:ilvl w:val="1"/>
          <w:numId w:val="31"/>
        </w:numPr>
        <w:rPr>
          <w:del w:id="3435" w:author="Fred Zhou" w:date="2024-03-09T10:24:00Z"/>
        </w:rPr>
        <w:pPrChange w:id="3436" w:author="Fred Zhou" w:date="2024-03-09T10:26:00Z">
          <w:pPr>
            <w:pStyle w:val="a9"/>
            <w:numPr>
              <w:numId w:val="28"/>
            </w:numPr>
            <w:ind w:left="360" w:hanging="360"/>
          </w:pPr>
        </w:pPrChange>
      </w:pPr>
      <w:del w:id="3437" w:author="Fred Zhou" w:date="2024-03-09T10:24:00Z">
        <w:r w:rsidRPr="004F25AC" w:rsidDel="002745A7">
          <w:rPr>
            <w:rFonts w:hint="eastAsia"/>
            <w:rPrChange w:id="3438" w:author="Fred Zhou" w:date="2024-03-10T14:00:00Z">
              <w:rPr>
                <w:rFonts w:hint="eastAsia"/>
                <w:highlight w:val="cyan"/>
              </w:rPr>
            </w:rPrChange>
          </w:rPr>
          <w:delText>公园</w:delText>
        </w:r>
        <w:r w:rsidRPr="004F25AC" w:rsidDel="002745A7">
          <w:delText>自身特征：绿地大小、</w:delText>
        </w:r>
        <w:r w:rsidRPr="004F25AC" w:rsidDel="002745A7">
          <w:delText>NDVI</w:delText>
        </w:r>
        <w:r w:rsidR="00787419" w:rsidRPr="004F25AC" w:rsidDel="002745A7">
          <w:rPr>
            <w:rFonts w:hint="eastAsia"/>
          </w:rPr>
          <w:delText>和</w:delText>
        </w:r>
        <w:r w:rsidRPr="004F25AC" w:rsidDel="002745A7">
          <w:rPr>
            <w:rPrChange w:id="3439" w:author="Fred Zhou" w:date="2024-03-10T14:00:00Z">
              <w:rPr>
                <w:highlight w:val="cyan"/>
              </w:rPr>
            </w:rPrChange>
          </w:rPr>
          <w:delText>形状指数</w:delText>
        </w:r>
        <w:r w:rsidRPr="004F25AC" w:rsidDel="002745A7">
          <w:delText>。</w:delText>
        </w:r>
      </w:del>
    </w:p>
    <w:p w14:paraId="0569CBE8" w14:textId="5A61C6F2" w:rsidR="00DC2BBA" w:rsidRPr="004F25AC" w:rsidDel="002745A7" w:rsidRDefault="00DC2BBA" w:rsidP="00406436">
      <w:pPr>
        <w:pStyle w:val="a9"/>
        <w:numPr>
          <w:ilvl w:val="1"/>
          <w:numId w:val="31"/>
        </w:numPr>
        <w:rPr>
          <w:del w:id="3440" w:author="Fred Zhou" w:date="2024-03-09T10:24:00Z"/>
          <w:rFonts w:hint="eastAsia"/>
        </w:rPr>
        <w:pPrChange w:id="3441" w:author="Fred Zhou" w:date="2024-03-09T10:26:00Z">
          <w:pPr>
            <w:pStyle w:val="a9"/>
            <w:numPr>
              <w:numId w:val="28"/>
            </w:numPr>
            <w:ind w:left="360" w:hanging="360"/>
          </w:pPr>
        </w:pPrChange>
      </w:pPr>
      <w:del w:id="3442" w:author="Fred Zhou" w:date="2024-03-09T10:24:00Z">
        <w:r w:rsidRPr="004F25AC" w:rsidDel="002745A7">
          <w:rPr>
            <w:rFonts w:hint="eastAsia"/>
            <w:rPrChange w:id="3443" w:author="Fred Zhou" w:date="2024-03-10T14:00:00Z">
              <w:rPr>
                <w:rFonts w:hint="eastAsia"/>
                <w:highlight w:val="cyan"/>
              </w:rPr>
            </w:rPrChange>
          </w:rPr>
          <w:delText>公园</w:delText>
        </w:r>
        <w:r w:rsidRPr="004F25AC" w:rsidDel="002745A7">
          <w:delText>周边环境特征：平均建筑高度、容积率、不透水面覆盖率</w:delText>
        </w:r>
        <w:r w:rsidR="00787419" w:rsidRPr="004F25AC" w:rsidDel="002745A7">
          <w:rPr>
            <w:rFonts w:hint="eastAsia"/>
          </w:rPr>
          <w:delText>和</w:delText>
        </w:r>
        <w:r w:rsidRPr="004F25AC" w:rsidDel="002745A7">
          <w:rPr>
            <w:rPrChange w:id="3444" w:author="Fred Zhou" w:date="2024-03-10T14:00:00Z">
              <w:rPr>
                <w:highlight w:val="cyan"/>
              </w:rPr>
            </w:rPrChange>
          </w:rPr>
          <w:delText>建筑面积比</w:delText>
        </w:r>
        <w:r w:rsidRPr="004F25AC" w:rsidDel="002745A7">
          <w:delText>。</w:delText>
        </w:r>
      </w:del>
    </w:p>
    <w:p w14:paraId="44FC9B67" w14:textId="741A1FAE" w:rsidR="00554340" w:rsidRPr="004F25AC" w:rsidDel="002745A7" w:rsidRDefault="00554340" w:rsidP="00406436">
      <w:pPr>
        <w:numPr>
          <w:ilvl w:val="1"/>
          <w:numId w:val="31"/>
        </w:numPr>
        <w:rPr>
          <w:del w:id="3445" w:author="Fred Zhou" w:date="2024-03-09T10:24:00Z"/>
          <w:rFonts w:ascii="Segoe UI" w:eastAsia="宋体" w:hAnsi="Segoe UI" w:cs="Segoe UI" w:hint="eastAsia"/>
          <w:color w:val="05073B"/>
          <w:kern w:val="0"/>
          <w:sz w:val="23"/>
          <w:szCs w:val="23"/>
        </w:rPr>
        <w:pPrChange w:id="3446" w:author="Fred Zhou" w:date="2024-03-09T10:26:00Z">
          <w:pPr/>
        </w:pPrChange>
      </w:pPr>
    </w:p>
    <w:p w14:paraId="4939C60E" w14:textId="69669AC1" w:rsidR="005D16EE" w:rsidRPr="004F25AC" w:rsidDel="002745A7" w:rsidRDefault="005D16EE" w:rsidP="00406436">
      <w:pPr>
        <w:numPr>
          <w:ilvl w:val="1"/>
          <w:numId w:val="31"/>
        </w:numPr>
        <w:rPr>
          <w:del w:id="3447" w:author="Fred Zhou" w:date="2024-03-09T10:24:00Z"/>
          <w:rFonts w:ascii="楷体" w:hAnsi="楷体" w:hint="eastAsia"/>
        </w:rPr>
        <w:pPrChange w:id="3448" w:author="Fred Zhou" w:date="2024-03-09T10:26:00Z">
          <w:pPr>
            <w:ind w:firstLine="420"/>
          </w:pPr>
        </w:pPrChange>
      </w:pPr>
      <w:del w:id="3449" w:author="Fred Zhou" w:date="2024-03-09T10:24:00Z">
        <w:r w:rsidRPr="004F25AC" w:rsidDel="002745A7">
          <w:rPr>
            <w:rFonts w:hint="eastAsia"/>
          </w:rPr>
          <w:delText>【</w:delText>
        </w:r>
        <w:r w:rsidR="00C14A0C" w:rsidRPr="004F25AC" w:rsidDel="002745A7">
          <w:rPr>
            <w:rFonts w:hint="eastAsia"/>
          </w:rPr>
          <w:delText>up</w:delText>
        </w:r>
        <w:r w:rsidRPr="004F25AC" w:rsidDel="002745A7">
          <w:delText xml:space="preserve">2024 </w:delText>
        </w:r>
        <w:r w:rsidR="002D27F3" w:rsidRPr="004F25AC" w:rsidDel="002745A7">
          <w:delText>0</w:delText>
        </w:r>
        <w:r w:rsidR="002D27F3" w:rsidRPr="004F25AC" w:rsidDel="002745A7">
          <w:rPr>
            <w:rFonts w:hint="eastAsia"/>
          </w:rPr>
          <w:delText>30</w:delText>
        </w:r>
        <w:r w:rsidR="002D27F3" w:rsidRPr="004F25AC" w:rsidDel="002745A7">
          <w:delText>8</w:delText>
        </w:r>
        <w:r w:rsidR="002D27F3" w:rsidRPr="004F25AC" w:rsidDel="002745A7">
          <w:delText xml:space="preserve"> </w:delText>
        </w:r>
        <w:r w:rsidRPr="004F25AC" w:rsidDel="002745A7">
          <w:delText>15:</w:delText>
        </w:r>
        <w:r w:rsidR="00AD240A" w:rsidRPr="004F25AC" w:rsidDel="002745A7">
          <w:delText>30</w:delText>
        </w:r>
        <w:r w:rsidRPr="004F25AC" w:rsidDel="002745A7">
          <w:rPr>
            <w:rFonts w:hint="eastAsia"/>
          </w:rPr>
          <w:delText>】</w:delText>
        </w:r>
      </w:del>
    </w:p>
    <w:p w14:paraId="54D0CB3A" w14:textId="5BAD6BD2" w:rsidR="00682B90" w:rsidRPr="004F25AC" w:rsidDel="002745A7" w:rsidRDefault="008F3651" w:rsidP="00406436">
      <w:pPr>
        <w:numPr>
          <w:ilvl w:val="1"/>
          <w:numId w:val="31"/>
        </w:numPr>
        <w:rPr>
          <w:del w:id="3450" w:author="Fred Zhou" w:date="2024-03-09T10:24:00Z"/>
        </w:rPr>
        <w:pPrChange w:id="3451" w:author="Fred Zhou" w:date="2024-03-09T10:26:00Z">
          <w:pPr>
            <w:ind w:firstLine="420"/>
          </w:pPr>
        </w:pPrChange>
      </w:pPr>
      <w:del w:id="3452" w:author="Fred Zhou" w:date="2024-03-09T10:24:00Z">
        <w:r w:rsidRPr="004F25AC" w:rsidDel="002745A7">
          <w:rPr>
            <w:rFonts w:hint="eastAsia"/>
          </w:rPr>
          <w:delText>针对</w:delText>
        </w:r>
        <w:r w:rsidR="00C14A0C" w:rsidRPr="004F25AC" w:rsidDel="002745A7">
          <w:rPr>
            <w:rFonts w:hint="eastAsia"/>
            <w:rPrChange w:id="3453" w:author="Fred Zhou" w:date="2024-03-10T14:00:00Z">
              <w:rPr>
                <w:rFonts w:hint="eastAsia"/>
                <w:highlight w:val="green"/>
              </w:rPr>
            </w:rPrChange>
          </w:rPr>
          <w:delText>热缓解溢出效应</w:delText>
        </w:r>
        <w:r w:rsidR="00C14A0C" w:rsidRPr="004F25AC" w:rsidDel="002745A7">
          <w:rPr>
            <w:rFonts w:hint="eastAsia"/>
          </w:rPr>
          <w:delText>有效</w:delText>
        </w:r>
        <w:r w:rsidR="00C14A0C" w:rsidRPr="004F25AC" w:rsidDel="002745A7">
          <w:rPr>
            <w:rFonts w:hint="eastAsia"/>
            <w:rPrChange w:id="3454" w:author="Fred Zhou" w:date="2024-03-10T14:00:00Z">
              <w:rPr>
                <w:rFonts w:hint="eastAsia"/>
                <w:highlight w:val="cyan"/>
              </w:rPr>
            </w:rPrChange>
          </w:rPr>
          <w:delText>作用范围</w:delText>
        </w:r>
        <w:r w:rsidR="00C14A0C" w:rsidRPr="004F25AC" w:rsidDel="002745A7">
          <w:rPr>
            <w:rFonts w:hint="eastAsia"/>
          </w:rPr>
          <w:delText>内的</w:delText>
        </w:r>
        <w:r w:rsidR="00C14A0C" w:rsidRPr="004F25AC" w:rsidDel="002745A7">
          <w:rPr>
            <w:rFonts w:hint="eastAsia"/>
            <w:rPrChange w:id="3455" w:author="Fred Zhou" w:date="2024-03-10T14:00:00Z">
              <w:rPr>
                <w:rFonts w:hint="eastAsia"/>
                <w:highlight w:val="cyan"/>
              </w:rPr>
            </w:rPrChange>
          </w:rPr>
          <w:delText>各</w:delText>
        </w:r>
        <w:r w:rsidR="005A7CB6" w:rsidRPr="004F25AC" w:rsidDel="002745A7">
          <w:rPr>
            <w:rFonts w:hint="eastAsia"/>
            <w:rPrChange w:id="3456" w:author="Fred Zhou" w:date="2024-03-10T14:00:00Z">
              <w:rPr>
                <w:rFonts w:hint="eastAsia"/>
                <w:highlight w:val="cyan"/>
              </w:rPr>
            </w:rPrChange>
          </w:rPr>
          <w:delText>栅格单元</w:delText>
        </w:r>
        <w:r w:rsidR="005A7CB6" w:rsidRPr="004F25AC" w:rsidDel="002745A7">
          <w:rPr>
            <w:rFonts w:hint="eastAsia"/>
          </w:rPr>
          <w:delText>，</w:delText>
        </w:r>
        <w:r w:rsidR="005D16EE" w:rsidRPr="004F25AC" w:rsidDel="002745A7">
          <w:delText>通过将</w:delText>
        </w:r>
        <w:r w:rsidR="00C14A0C" w:rsidRPr="004F25AC" w:rsidDel="002745A7">
          <w:rPr>
            <w:rFonts w:hint="eastAsia"/>
          </w:rPr>
          <w:delText>其</w:delText>
        </w:r>
        <w:r w:rsidR="00C14A0C" w:rsidRPr="004F25AC" w:rsidDel="002745A7">
          <w:rPr>
            <w:rFonts w:hint="eastAsia"/>
            <w:rPrChange w:id="3457" w:author="Fred Zhou" w:date="2024-03-10T14:00:00Z">
              <w:rPr>
                <w:rFonts w:hint="eastAsia"/>
                <w:highlight w:val="green"/>
              </w:rPr>
            </w:rPrChange>
          </w:rPr>
          <w:delText>局地</w:delText>
        </w:r>
        <w:r w:rsidR="00C14A0C" w:rsidRPr="004F25AC" w:rsidDel="002745A7">
          <w:rPr>
            <w:rPrChange w:id="3458" w:author="Fred Zhou" w:date="2024-03-10T14:00:00Z">
              <w:rPr>
                <w:highlight w:val="green"/>
              </w:rPr>
            </w:rPrChange>
          </w:rPr>
          <w:delText>公园热缓解强度</w:delText>
        </w:r>
        <w:r w:rsidRPr="004F25AC" w:rsidDel="002745A7">
          <w:rPr>
            <w:rFonts w:hint="eastAsia"/>
          </w:rPr>
          <w:delText>与</w:delText>
        </w:r>
        <w:r w:rsidRPr="004F25AC" w:rsidDel="002745A7">
          <w:rPr>
            <w:rFonts w:hint="eastAsia"/>
            <w:rPrChange w:id="3459" w:author="Fred Zhou" w:date="2024-03-10T14:00:00Z">
              <w:rPr>
                <w:rFonts w:hint="eastAsia"/>
                <w:highlight w:val="cyan"/>
              </w:rPr>
            </w:rPrChange>
          </w:rPr>
          <w:delText>对应区域</w:delText>
        </w:r>
        <w:r w:rsidRPr="004F25AC" w:rsidDel="002745A7">
          <w:rPr>
            <w:rFonts w:hint="eastAsia"/>
          </w:rPr>
          <w:delText>的</w:delText>
        </w:r>
        <w:r w:rsidRPr="004F25AC" w:rsidDel="002745A7">
          <w:rPr>
            <w:rFonts w:hint="eastAsia"/>
            <w:rPrChange w:id="3460" w:author="Fred Zhou" w:date="2024-03-10T14:00:00Z">
              <w:rPr>
                <w:rFonts w:hint="eastAsia"/>
                <w:highlight w:val="cyan"/>
              </w:rPr>
            </w:rPrChange>
          </w:rPr>
          <w:delText>暴露性因子</w:delText>
        </w:r>
        <w:r w:rsidRPr="004F25AC" w:rsidDel="002745A7">
          <w:rPr>
            <w:rFonts w:hint="eastAsia"/>
            <w:rPrChange w:id="3461" w:author="Fred Zhou" w:date="2024-03-10T14:00:00Z">
              <w:rPr>
                <w:rFonts w:hint="eastAsia"/>
                <w:highlight w:val="green"/>
              </w:rPr>
            </w:rPrChange>
          </w:rPr>
          <w:delText>（人口密度）</w:delText>
        </w:r>
        <w:r w:rsidRPr="004F25AC" w:rsidDel="002745A7">
          <w:rPr>
            <w:rFonts w:hint="eastAsia"/>
          </w:rPr>
          <w:delText>和</w:delText>
        </w:r>
        <w:r w:rsidRPr="004F25AC" w:rsidDel="002745A7">
          <w:rPr>
            <w:rFonts w:hint="eastAsia"/>
            <w:rPrChange w:id="3462" w:author="Fred Zhou" w:date="2024-03-10T14:00:00Z">
              <w:rPr>
                <w:rFonts w:hint="eastAsia"/>
                <w:highlight w:val="cyan"/>
              </w:rPr>
            </w:rPrChange>
          </w:rPr>
          <w:delText>脆弱性因子</w:delText>
        </w:r>
        <w:r w:rsidRPr="004F25AC" w:rsidDel="002745A7">
          <w:rPr>
            <w:rFonts w:hint="eastAsia"/>
          </w:rPr>
          <w:delText>相结合，</w:delText>
        </w:r>
        <w:r w:rsidR="005D16EE" w:rsidRPr="004F25AC" w:rsidDel="002745A7">
          <w:delText>运用</w:delText>
        </w:r>
        <w:r w:rsidR="005D16EE" w:rsidRPr="004F25AC" w:rsidDel="002745A7">
          <w:rPr>
            <w:rFonts w:hint="eastAsia"/>
            <w:rPrChange w:id="3463" w:author="Fred Zhou" w:date="2024-03-10T14:00:00Z">
              <w:rPr>
                <w:rFonts w:hint="eastAsia"/>
                <w:highlight w:val="cyan"/>
              </w:rPr>
            </w:rPrChange>
          </w:rPr>
          <w:delText>以下公式</w:delText>
        </w:r>
        <w:r w:rsidR="005D16EE" w:rsidRPr="004F25AC" w:rsidDel="002745A7">
          <w:rPr>
            <w:rFonts w:hint="eastAsia"/>
          </w:rPr>
          <w:delText>估算</w:delText>
        </w:r>
        <w:r w:rsidRPr="004F25AC" w:rsidDel="002745A7">
          <w:rPr>
            <w:rFonts w:hint="eastAsia"/>
          </w:rPr>
          <w:delText>对应单元的</w:delText>
        </w:r>
        <w:r w:rsidRPr="004F25AC" w:rsidDel="002745A7">
          <w:rPr>
            <w:rFonts w:hint="eastAsia"/>
            <w:rPrChange w:id="3464" w:author="Fred Zhou" w:date="2024-03-10T14:00:00Z">
              <w:rPr>
                <w:rFonts w:hint="eastAsia"/>
                <w:highlight w:val="green"/>
              </w:rPr>
            </w:rPrChange>
          </w:rPr>
          <w:delText>公园</w:delText>
        </w:r>
        <w:r w:rsidR="005D16EE" w:rsidRPr="004F25AC" w:rsidDel="002745A7">
          <w:rPr>
            <w:rPrChange w:id="3465" w:author="Fred Zhou" w:date="2024-03-10T14:00:00Z">
              <w:rPr>
                <w:highlight w:val="green"/>
              </w:rPr>
            </w:rPrChange>
          </w:rPr>
          <w:delText>热缓解</w:delText>
        </w:r>
        <w:r w:rsidRPr="004F25AC" w:rsidDel="002745A7">
          <w:rPr>
            <w:rFonts w:hint="eastAsia"/>
            <w:rPrChange w:id="3466" w:author="Fred Zhou" w:date="2024-03-10T14:00:00Z">
              <w:rPr>
                <w:rFonts w:hint="eastAsia"/>
                <w:highlight w:val="green"/>
              </w:rPr>
            </w:rPrChange>
          </w:rPr>
          <w:delText>溢出</w:delText>
        </w:r>
        <w:r w:rsidR="005D16EE" w:rsidRPr="004F25AC" w:rsidDel="002745A7">
          <w:rPr>
            <w:rPrChange w:id="3467" w:author="Fred Zhou" w:date="2024-03-10T14:00:00Z">
              <w:rPr>
                <w:highlight w:val="green"/>
              </w:rPr>
            </w:rPrChange>
          </w:rPr>
          <w:delText>效应</w:delText>
        </w:r>
        <w:r w:rsidRPr="004F25AC" w:rsidDel="002745A7">
          <w:rPr>
            <w:rFonts w:hint="eastAsia"/>
            <w:rPrChange w:id="3468" w:author="Fred Zhou" w:date="2024-03-10T14:00:00Z">
              <w:rPr>
                <w:rFonts w:hint="eastAsia"/>
                <w:highlight w:val="green"/>
              </w:rPr>
            </w:rPrChange>
          </w:rPr>
          <w:delText>供应值</w:delText>
        </w:r>
        <w:r w:rsidR="005D16EE" w:rsidRPr="004F25AC" w:rsidDel="002745A7">
          <w:delText>。</w:delText>
        </w:r>
      </w:del>
    </w:p>
    <w:p w14:paraId="2E66F7C4" w14:textId="31393FCA" w:rsidR="00682B90" w:rsidRPr="004F25AC" w:rsidDel="002745A7" w:rsidRDefault="009A3A0F" w:rsidP="00406436">
      <w:pPr>
        <w:numPr>
          <w:ilvl w:val="1"/>
          <w:numId w:val="31"/>
        </w:numPr>
        <w:rPr>
          <w:del w:id="3469" w:author="Fred Zhou" w:date="2024-03-09T10:24:00Z"/>
        </w:rPr>
        <w:pPrChange w:id="3470" w:author="Fred Zhou" w:date="2024-03-09T10:26:00Z">
          <w:pPr>
            <w:ind w:firstLine="420"/>
          </w:pPr>
        </w:pPrChange>
      </w:pPr>
      <w:del w:id="3471" w:author="Fred Zhou" w:date="2024-03-09T10:24:00Z">
        <w:r w:rsidRPr="004F25AC" w:rsidDel="002745A7">
          <w:rPr>
            <w:rFonts w:hint="eastAsia"/>
            <w:rPrChange w:id="3472" w:author="Fred Zhou" w:date="2024-03-10T14:00:00Z">
              <w:rPr>
                <w:rFonts w:hint="eastAsia"/>
                <w:highlight w:val="green"/>
              </w:rPr>
            </w:rPrChange>
          </w:rPr>
          <w:delText>【公式】</w:delText>
        </w:r>
      </w:del>
    </w:p>
    <w:p w14:paraId="5C778F52" w14:textId="4D9FEFAD" w:rsidR="00EC25F2" w:rsidRPr="004F25AC" w:rsidDel="002745A7" w:rsidRDefault="00EC25F2" w:rsidP="00406436">
      <w:pPr>
        <w:numPr>
          <w:ilvl w:val="1"/>
          <w:numId w:val="31"/>
        </w:numPr>
        <w:rPr>
          <w:del w:id="3473" w:author="Fred Zhou" w:date="2024-03-09T10:24:00Z"/>
          <w:rFonts w:ascii="楷体" w:hAnsi="楷体" w:hint="eastAsia"/>
        </w:rPr>
        <w:pPrChange w:id="3474" w:author="Fred Zhou" w:date="2024-03-09T10:26:00Z">
          <w:pPr>
            <w:ind w:firstLine="420"/>
          </w:pPr>
        </w:pPrChange>
      </w:pPr>
      <w:del w:id="3475" w:author="Fred Zhou" w:date="2024-03-09T10:24:00Z">
        <w:r w:rsidRPr="004F25AC" w:rsidDel="002745A7">
          <w:rPr>
            <w:rFonts w:hint="eastAsia"/>
          </w:rPr>
          <w:delText>【</w:delText>
        </w:r>
        <w:r w:rsidRPr="004F25AC" w:rsidDel="002745A7">
          <w:rPr>
            <w:rFonts w:hint="eastAsia"/>
          </w:rPr>
          <w:delText>up</w:delText>
        </w:r>
        <w:r w:rsidRPr="004F25AC" w:rsidDel="002745A7">
          <w:delText>2024 0</w:delText>
        </w:r>
        <w:r w:rsidRPr="004F25AC" w:rsidDel="002745A7">
          <w:rPr>
            <w:rFonts w:hint="eastAsia"/>
          </w:rPr>
          <w:delText>30</w:delText>
        </w:r>
        <w:r w:rsidRPr="004F25AC" w:rsidDel="002745A7">
          <w:delText>8 15:3</w:delText>
        </w:r>
        <w:r w:rsidR="009A34B0" w:rsidRPr="004F25AC" w:rsidDel="002745A7">
          <w:delText>7</w:delText>
        </w:r>
        <w:r w:rsidRPr="004F25AC" w:rsidDel="002745A7">
          <w:rPr>
            <w:rFonts w:hint="eastAsia"/>
          </w:rPr>
          <w:delText>】</w:delText>
        </w:r>
      </w:del>
    </w:p>
    <w:p w14:paraId="0795B83B" w14:textId="38634A29" w:rsidR="000517DB" w:rsidRPr="004F25AC" w:rsidDel="002745A7" w:rsidRDefault="008F3651" w:rsidP="005A226C">
      <w:pPr>
        <w:numPr>
          <w:ilvl w:val="2"/>
          <w:numId w:val="34"/>
        </w:numPr>
        <w:rPr>
          <w:del w:id="3476" w:author="Fred Zhou" w:date="2024-03-09T10:24:00Z"/>
        </w:rPr>
        <w:pPrChange w:id="3477" w:author="Fred Zhou" w:date="2024-03-10T14:00:00Z">
          <w:pPr>
            <w:ind w:firstLine="420"/>
          </w:pPr>
        </w:pPrChange>
      </w:pPr>
      <w:del w:id="3478" w:author="Fred Zhou" w:date="2024-03-09T10:24:00Z">
        <w:r w:rsidRPr="004F25AC" w:rsidDel="002745A7">
          <w:rPr>
            <w:rFonts w:hint="eastAsia"/>
          </w:rPr>
          <w:delText>对于</w:delText>
        </w:r>
        <w:r w:rsidRPr="004F25AC" w:rsidDel="002745A7">
          <w:rPr>
            <w:rFonts w:hint="eastAsia"/>
            <w:rPrChange w:id="3479" w:author="Fred Zhou" w:date="2024-03-10T14:00:00Z">
              <w:rPr>
                <w:rFonts w:hint="eastAsia"/>
                <w:highlight w:val="cyan"/>
              </w:rPr>
            </w:rPrChange>
          </w:rPr>
          <w:delText>每个公园</w:delText>
        </w:r>
        <w:r w:rsidRPr="004F25AC" w:rsidDel="002745A7">
          <w:rPr>
            <w:rFonts w:hint="eastAsia"/>
          </w:rPr>
          <w:delText>，我们将其</w:delText>
        </w:r>
        <w:r w:rsidR="00682B90" w:rsidRPr="004F25AC" w:rsidDel="002745A7">
          <w:rPr>
            <w:rFonts w:hint="eastAsia"/>
            <w:rPrChange w:id="3480" w:author="Fred Zhou" w:date="2024-03-10T14:00:00Z">
              <w:rPr>
                <w:rFonts w:hint="eastAsia"/>
                <w:highlight w:val="green"/>
              </w:rPr>
            </w:rPrChange>
          </w:rPr>
          <w:delText>热缓解</w:delText>
        </w:r>
        <w:r w:rsidR="00682B90" w:rsidRPr="004F25AC" w:rsidDel="002745A7">
          <w:rPr>
            <w:rFonts w:hint="eastAsia"/>
          </w:rPr>
          <w:delText>的</w:delText>
        </w:r>
        <w:r w:rsidR="00682B90" w:rsidRPr="004F25AC" w:rsidDel="002745A7">
          <w:rPr>
            <w:rFonts w:hint="eastAsia"/>
            <w:rPrChange w:id="3481" w:author="Fred Zhou" w:date="2024-03-10T14:00:00Z">
              <w:rPr>
                <w:rFonts w:hint="eastAsia"/>
                <w:highlight w:val="green"/>
              </w:rPr>
            </w:rPrChange>
          </w:rPr>
          <w:delText>有效作用</w:delText>
        </w:r>
        <w:r w:rsidRPr="004F25AC" w:rsidDel="002745A7">
          <w:rPr>
            <w:rFonts w:hint="eastAsia"/>
            <w:rPrChange w:id="3482" w:author="Fred Zhou" w:date="2024-03-10T14:00:00Z">
              <w:rPr>
                <w:rFonts w:hint="eastAsia"/>
                <w:highlight w:val="green"/>
              </w:rPr>
            </w:rPrChange>
          </w:rPr>
          <w:delText>范围</w:delText>
        </w:r>
        <w:r w:rsidRPr="004F25AC" w:rsidDel="002745A7">
          <w:rPr>
            <w:rFonts w:hint="eastAsia"/>
          </w:rPr>
          <w:delText>内的</w:delText>
        </w:r>
        <w:r w:rsidR="00682B90" w:rsidRPr="004F25AC" w:rsidDel="002745A7">
          <w:rPr>
            <w:rFonts w:hint="eastAsia"/>
            <w:rPrChange w:id="3483" w:author="Fred Zhou" w:date="2024-03-10T14:00:00Z">
              <w:rPr>
                <w:rFonts w:hint="eastAsia"/>
                <w:highlight w:val="cyan"/>
              </w:rPr>
            </w:rPrChange>
          </w:rPr>
          <w:delText>栅格单元</w:delText>
        </w:r>
        <w:r w:rsidR="00682B90" w:rsidRPr="004F25AC" w:rsidDel="002745A7">
          <w:rPr>
            <w:rFonts w:hint="eastAsia"/>
          </w:rPr>
          <w:delText>的</w:delText>
        </w:r>
        <w:r w:rsidR="00EC25F2" w:rsidRPr="004F25AC" w:rsidDel="002745A7">
          <w:rPr>
            <w:rFonts w:hint="eastAsia"/>
            <w:rPrChange w:id="3484" w:author="Fred Zhou" w:date="2024-03-10T14:00:00Z">
              <w:rPr>
                <w:rFonts w:hint="eastAsia"/>
                <w:highlight w:val="green"/>
              </w:rPr>
            </w:rPrChange>
          </w:rPr>
          <w:delText>公园</w:delText>
        </w:r>
        <w:r w:rsidR="00EC25F2" w:rsidRPr="004F25AC" w:rsidDel="002745A7">
          <w:rPr>
            <w:rPrChange w:id="3485" w:author="Fred Zhou" w:date="2024-03-10T14:00:00Z">
              <w:rPr>
                <w:highlight w:val="green"/>
              </w:rPr>
            </w:rPrChange>
          </w:rPr>
          <w:delText>热缓解</w:delText>
        </w:r>
        <w:r w:rsidR="00EC25F2" w:rsidRPr="004F25AC" w:rsidDel="002745A7">
          <w:rPr>
            <w:rFonts w:hint="eastAsia"/>
            <w:rPrChange w:id="3486" w:author="Fred Zhou" w:date="2024-03-10T14:00:00Z">
              <w:rPr>
                <w:rFonts w:hint="eastAsia"/>
                <w:highlight w:val="green"/>
              </w:rPr>
            </w:rPrChange>
          </w:rPr>
          <w:delText>溢出</w:delText>
        </w:r>
        <w:r w:rsidR="00EC25F2" w:rsidRPr="004F25AC" w:rsidDel="002745A7">
          <w:rPr>
            <w:rPrChange w:id="3487" w:author="Fred Zhou" w:date="2024-03-10T14:00:00Z">
              <w:rPr>
                <w:highlight w:val="green"/>
              </w:rPr>
            </w:rPrChange>
          </w:rPr>
          <w:delText>效应</w:delText>
        </w:r>
        <w:r w:rsidR="00EC25F2" w:rsidRPr="004F25AC" w:rsidDel="002745A7">
          <w:rPr>
            <w:rFonts w:hint="eastAsia"/>
            <w:rPrChange w:id="3488" w:author="Fred Zhou" w:date="2024-03-10T14:00:00Z">
              <w:rPr>
                <w:rFonts w:hint="eastAsia"/>
                <w:highlight w:val="green"/>
              </w:rPr>
            </w:rPrChange>
          </w:rPr>
          <w:delText>供应值</w:delText>
        </w:r>
        <w:r w:rsidR="00682B90" w:rsidRPr="004F25AC" w:rsidDel="002745A7">
          <w:rPr>
            <w:rFonts w:hint="eastAsia"/>
          </w:rPr>
          <w:delText>进行累加，即可得到</w:delText>
        </w:r>
        <w:r w:rsidR="00EC25F2" w:rsidRPr="004F25AC" w:rsidDel="002745A7">
          <w:rPr>
            <w:rFonts w:hint="eastAsia"/>
          </w:rPr>
          <w:delText>对应</w:delText>
        </w:r>
        <w:r w:rsidR="00682B90" w:rsidRPr="004F25AC" w:rsidDel="002745A7">
          <w:rPr>
            <w:rFonts w:hint="eastAsia"/>
            <w:rPrChange w:id="3489" w:author="Fred Zhou" w:date="2024-03-10T14:00:00Z">
              <w:rPr>
                <w:rFonts w:hint="eastAsia"/>
                <w:highlight w:val="green"/>
              </w:rPr>
            </w:rPrChange>
          </w:rPr>
          <w:delText>公园</w:delText>
        </w:r>
        <w:r w:rsidR="00682B90" w:rsidRPr="004F25AC" w:rsidDel="002745A7">
          <w:rPr>
            <w:rPrChange w:id="3490" w:author="Fred Zhou" w:date="2024-03-10T14:00:00Z">
              <w:rPr>
                <w:highlight w:val="green"/>
              </w:rPr>
            </w:rPrChange>
          </w:rPr>
          <w:delText>热缓解</w:delText>
        </w:r>
        <w:r w:rsidR="00682B90" w:rsidRPr="004F25AC" w:rsidDel="002745A7">
          <w:rPr>
            <w:rFonts w:hint="eastAsia"/>
            <w:rPrChange w:id="3491" w:author="Fred Zhou" w:date="2024-03-10T14:00:00Z">
              <w:rPr>
                <w:rFonts w:hint="eastAsia"/>
                <w:highlight w:val="green"/>
              </w:rPr>
            </w:rPrChange>
          </w:rPr>
          <w:delText>溢出</w:delText>
        </w:r>
        <w:r w:rsidR="00682B90" w:rsidRPr="004F25AC" w:rsidDel="002745A7">
          <w:rPr>
            <w:rPrChange w:id="3492" w:author="Fred Zhou" w:date="2024-03-10T14:00:00Z">
              <w:rPr>
                <w:highlight w:val="green"/>
              </w:rPr>
            </w:rPrChange>
          </w:rPr>
          <w:delText>效应</w:delText>
        </w:r>
        <w:r w:rsidR="00682B90" w:rsidRPr="004F25AC" w:rsidDel="002745A7">
          <w:rPr>
            <w:rFonts w:hint="eastAsia"/>
          </w:rPr>
          <w:delText>的</w:delText>
        </w:r>
        <w:r w:rsidR="00682B90" w:rsidRPr="004F25AC" w:rsidDel="002745A7">
          <w:rPr>
            <w:rFonts w:hint="eastAsia"/>
            <w:rPrChange w:id="3493" w:author="Fred Zhou" w:date="2024-03-10T14:00:00Z">
              <w:rPr>
                <w:rFonts w:hint="eastAsia"/>
                <w:highlight w:val="green"/>
              </w:rPr>
            </w:rPrChange>
          </w:rPr>
          <w:delText>累积</w:delText>
        </w:r>
        <w:r w:rsidR="00682B90" w:rsidRPr="004F25AC" w:rsidDel="002745A7">
          <w:rPr>
            <w:rFonts w:hint="eastAsia"/>
            <w:rPrChange w:id="3494" w:author="Fred Zhou" w:date="2024-03-10T14:00:00Z">
              <w:rPr>
                <w:rFonts w:hint="eastAsia"/>
                <w:highlight w:val="green"/>
              </w:rPr>
            </w:rPrChange>
          </w:rPr>
          <w:delText>供应值</w:delText>
        </w:r>
        <w:r w:rsidR="00EC25F2" w:rsidRPr="004F25AC" w:rsidDel="002745A7">
          <w:rPr>
            <w:rFonts w:hint="eastAsia"/>
          </w:rPr>
          <w:delText>。</w:delText>
        </w:r>
      </w:del>
    </w:p>
    <w:p w14:paraId="646F3178" w14:textId="45C3DE38" w:rsidR="00F85958" w:rsidRPr="004F25AC" w:rsidRDefault="00645413" w:rsidP="005A226C">
      <w:pPr>
        <w:pStyle w:val="4"/>
        <w:numPr>
          <w:ilvl w:val="2"/>
          <w:numId w:val="34"/>
        </w:numPr>
        <w:pPrChange w:id="3495" w:author="Fred Zhou" w:date="2024-03-10T14:00:00Z">
          <w:pPr>
            <w:pStyle w:val="3"/>
            <w:numPr>
              <w:ilvl w:val="1"/>
              <w:numId w:val="29"/>
            </w:numPr>
            <w:ind w:left="720" w:hanging="720"/>
          </w:pPr>
        </w:pPrChange>
      </w:pPr>
      <w:r w:rsidRPr="004F25AC">
        <w:rPr>
          <w:rFonts w:hint="eastAsia"/>
        </w:rPr>
        <w:t>城市</w:t>
      </w:r>
      <w:ins w:id="3496" w:author="Fred Zhou" w:date="2024-03-10T13:57:00Z">
        <w:r w:rsidR="006826FA" w:rsidRPr="004F25AC">
          <w:rPr>
            <w:rFonts w:hint="eastAsia"/>
          </w:rPr>
          <w:t>热缓解溢出效应的供需关系量化及其调控</w:t>
        </w:r>
      </w:ins>
      <w:del w:id="3497" w:author="Fred Zhou" w:date="2024-03-10T13:57:00Z">
        <w:r w:rsidRPr="004F25AC" w:rsidDel="006826FA">
          <w:rPr>
            <w:rFonts w:hint="eastAsia"/>
          </w:rPr>
          <w:delText>热缓解溢出效应</w:delText>
        </w:r>
        <w:r w:rsidR="00831420" w:rsidRPr="004F25AC" w:rsidDel="006826FA">
          <w:rPr>
            <w:rFonts w:hint="eastAsia"/>
          </w:rPr>
          <w:delText>的</w:delText>
        </w:r>
        <w:r w:rsidR="00DB4013" w:rsidRPr="004F25AC" w:rsidDel="006826FA">
          <w:rPr>
            <w:rFonts w:hint="eastAsia"/>
          </w:rPr>
          <w:delText>供需关系</w:delText>
        </w:r>
        <w:r w:rsidR="00FE332C" w:rsidRPr="004F25AC" w:rsidDel="006826FA">
          <w:rPr>
            <w:rFonts w:hint="eastAsia"/>
          </w:rPr>
          <w:delText>及其调控</w:delText>
        </w:r>
      </w:del>
      <w:del w:id="3498" w:author="Fred Zhou" w:date="2024-03-09T10:21:00Z">
        <w:r w:rsidR="00FE332C" w:rsidRPr="004F25AC" w:rsidDel="00FC258F">
          <w:rPr>
            <w:rFonts w:hint="eastAsia"/>
          </w:rPr>
          <w:delText>机制</w:delText>
        </w:r>
      </w:del>
    </w:p>
    <w:p w14:paraId="0C59A371" w14:textId="22395575" w:rsidR="00DB5B2E" w:rsidRPr="004F25AC" w:rsidRDefault="00645413" w:rsidP="00D453FB">
      <w:pPr>
        <w:pStyle w:val="ListParagraph"/>
        <w:ind w:firstLineChars="0"/>
      </w:pPr>
      <w:r w:rsidRPr="004F25AC">
        <w:rPr>
          <w:rPrChange w:id="3499" w:author="Fred Zhou" w:date="2024-03-10T14:00:00Z">
            <w:rPr>
              <w:highlight w:val="yellow"/>
            </w:rPr>
          </w:rPrChange>
        </w:rPr>
        <w:t>通过将</w:t>
      </w:r>
      <w:del w:id="3500" w:author="Fred Zhou" w:date="2024-03-09T11:03:00Z">
        <w:r w:rsidRPr="004F25AC" w:rsidDel="00E25F72">
          <w:rPr>
            <w:rPrChange w:id="3501" w:author="Fred Zhou" w:date="2024-03-10T14:00:00Z">
              <w:rPr>
                <w:highlight w:val="yellow"/>
              </w:rPr>
            </w:rPrChange>
          </w:rPr>
          <w:delText>绿地热缓解的实际需求与</w:delText>
        </w:r>
      </w:del>
      <w:ins w:id="3502" w:author="Fred Zhou" w:date="2024-03-10T07:51:00Z">
        <w:r w:rsidR="00AC10DE" w:rsidRPr="004F25AC">
          <w:rPr>
            <w:rFonts w:hint="eastAsia"/>
          </w:rPr>
          <w:t>公园</w:t>
        </w:r>
      </w:ins>
      <w:del w:id="3503" w:author="Fred Zhou" w:date="2024-03-10T07:51:00Z">
        <w:r w:rsidRPr="004F25AC" w:rsidDel="00AC10DE">
          <w:rPr>
            <w:rPrChange w:id="3504" w:author="Fred Zhou" w:date="2024-03-10T14:00:00Z">
              <w:rPr>
                <w:highlight w:val="yellow"/>
              </w:rPr>
            </w:rPrChange>
          </w:rPr>
          <w:delText>绿地</w:delText>
        </w:r>
      </w:del>
      <w:r w:rsidRPr="004F25AC">
        <w:rPr>
          <w:rPrChange w:id="3505" w:author="Fred Zhou" w:date="2024-03-10T14:00:00Z">
            <w:rPr>
              <w:highlight w:val="yellow"/>
            </w:rPr>
          </w:rPrChange>
        </w:rPr>
        <w:t>热缓解</w:t>
      </w:r>
      <w:ins w:id="3506" w:author="Fred Zhou" w:date="2024-03-10T09:19:00Z">
        <w:r w:rsidR="00CC2593" w:rsidRPr="004F25AC">
          <w:rPr>
            <w:rFonts w:hint="eastAsia"/>
            <w:rPrChange w:id="3507" w:author="Fred Zhou" w:date="2024-03-10T14:00:00Z">
              <w:rPr>
                <w:rFonts w:hint="eastAsia"/>
                <w:highlight w:val="green"/>
              </w:rPr>
            </w:rPrChange>
          </w:rPr>
          <w:t>溢出</w:t>
        </w:r>
      </w:ins>
      <w:del w:id="3508" w:author="Fred Zhou" w:date="2024-03-10T07:58:00Z">
        <w:r w:rsidRPr="004F25AC" w:rsidDel="0094401D">
          <w:rPr>
            <w:rPrChange w:id="3509" w:author="Fred Zhou" w:date="2024-03-10T14:00:00Z">
              <w:rPr>
                <w:highlight w:val="yellow"/>
              </w:rPr>
            </w:rPrChange>
          </w:rPr>
          <w:delText>溢出效应的</w:delText>
        </w:r>
      </w:del>
      <w:ins w:id="3510" w:author="Fred Zhou" w:date="2024-03-10T08:05:00Z">
        <w:r w:rsidR="00486913" w:rsidRPr="004F25AC">
          <w:rPr>
            <w:rFonts w:hint="eastAsia"/>
            <w:rPrChange w:id="3511" w:author="Fred Zhou" w:date="2024-03-10T14:00:00Z">
              <w:rPr>
                <w:rFonts w:hint="eastAsia"/>
                <w:highlight w:val="green"/>
              </w:rPr>
            </w:rPrChange>
          </w:rPr>
          <w:t>供给</w:t>
        </w:r>
      </w:ins>
      <w:del w:id="3512" w:author="Fred Zhou" w:date="2024-03-10T08:05:00Z">
        <w:r w:rsidRPr="004F25AC" w:rsidDel="00486913">
          <w:rPr>
            <w:rPrChange w:id="3513" w:author="Fred Zhou" w:date="2024-03-10T14:00:00Z">
              <w:rPr>
                <w:highlight w:val="yellow"/>
              </w:rPr>
            </w:rPrChange>
          </w:rPr>
          <w:delText>供应</w:delText>
        </w:r>
      </w:del>
      <w:del w:id="3514" w:author="Fred Zhou" w:date="2024-03-10T07:58:00Z">
        <w:r w:rsidRPr="004F25AC" w:rsidDel="0094401D">
          <w:rPr>
            <w:rPrChange w:id="3515" w:author="Fred Zhou" w:date="2024-03-10T14:00:00Z">
              <w:rPr>
                <w:highlight w:val="yellow"/>
              </w:rPr>
            </w:rPrChange>
          </w:rPr>
          <w:delText>量</w:delText>
        </w:r>
      </w:del>
      <w:ins w:id="3516" w:author="Fred Zhou" w:date="2024-03-09T11:03:00Z">
        <w:r w:rsidR="00E25F72" w:rsidRPr="004F25AC">
          <w:rPr>
            <w:rFonts w:hint="eastAsia"/>
            <w:rPrChange w:id="3517" w:author="Fred Zhou" w:date="2024-03-10T14:00:00Z">
              <w:rPr>
                <w:rFonts w:hint="eastAsia"/>
                <w:highlight w:val="yellow"/>
              </w:rPr>
            </w:rPrChange>
          </w:rPr>
          <w:t>与城市热缓解需求进行对比分析，即可</w:t>
        </w:r>
      </w:ins>
      <w:ins w:id="3518" w:author="Fred Zhou" w:date="2024-03-09T11:04:00Z">
        <w:r w:rsidR="00E25F72" w:rsidRPr="004F25AC">
          <w:rPr>
            <w:rFonts w:hint="eastAsia"/>
            <w:rPrChange w:id="3519" w:author="Fred Zhou" w:date="2024-03-10T14:00:00Z">
              <w:rPr>
                <w:rFonts w:hint="eastAsia"/>
                <w:highlight w:val="yellow"/>
              </w:rPr>
            </w:rPrChange>
          </w:rPr>
          <w:t>求得当前的</w:t>
        </w:r>
      </w:ins>
      <w:ins w:id="3520" w:author="Fred Zhou" w:date="2024-03-10T07:51:00Z">
        <w:r w:rsidR="00AC10DE" w:rsidRPr="004F25AC">
          <w:rPr>
            <w:rFonts w:hint="eastAsia"/>
          </w:rPr>
          <w:t>公园</w:t>
        </w:r>
      </w:ins>
      <w:ins w:id="3521" w:author="Fred Zhou" w:date="2024-03-09T11:04:00Z">
        <w:r w:rsidR="00E25F72" w:rsidRPr="004F25AC">
          <w:rPr>
            <w:rFonts w:hint="eastAsia"/>
            <w:rPrChange w:id="3522" w:author="Fred Zhou" w:date="2024-03-10T14:00:00Z">
              <w:rPr>
                <w:rFonts w:hint="eastAsia"/>
                <w:highlight w:val="yellow"/>
              </w:rPr>
            </w:rPrChange>
          </w:rPr>
          <w:t>热缓解</w:t>
        </w:r>
      </w:ins>
      <w:ins w:id="3523" w:author="Fred Zhou" w:date="2024-03-10T07:58:00Z">
        <w:r w:rsidR="0094401D" w:rsidRPr="004F25AC">
          <w:rPr>
            <w:rFonts w:hint="eastAsia"/>
            <w:rPrChange w:id="3524" w:author="Fred Zhou" w:date="2024-03-10T14:00:00Z">
              <w:rPr>
                <w:rFonts w:hint="eastAsia"/>
                <w:highlight w:val="green"/>
              </w:rPr>
            </w:rPrChange>
          </w:rPr>
          <w:t>溢出效应</w:t>
        </w:r>
      </w:ins>
      <w:ins w:id="3525" w:author="Fred Zhou" w:date="2024-03-09T11:04:00Z">
        <w:r w:rsidR="00E25F72" w:rsidRPr="004F25AC">
          <w:rPr>
            <w:rFonts w:hint="eastAsia"/>
            <w:rPrChange w:id="3526" w:author="Fred Zhou" w:date="2024-03-10T14:00:00Z">
              <w:rPr>
                <w:rFonts w:hint="eastAsia"/>
                <w:highlight w:val="yellow"/>
              </w:rPr>
            </w:rPrChange>
          </w:rPr>
          <w:t>对需求的满足程度。</w:t>
        </w:r>
        <w:r w:rsidR="00E25F72" w:rsidRPr="000D315F">
          <w:rPr>
            <w:rFonts w:hint="eastAsia"/>
            <w:b/>
            <w:bCs/>
            <w:rPrChange w:id="3527" w:author="Fred Zhou" w:date="2024-03-10T14:20:00Z">
              <w:rPr>
                <w:rFonts w:hint="eastAsia"/>
                <w:highlight w:val="yellow"/>
              </w:rPr>
            </w:rPrChange>
          </w:rPr>
          <w:t>我们将上述两者之比定义为</w:t>
        </w:r>
      </w:ins>
      <w:ins w:id="3528" w:author="Fred Zhou" w:date="2024-03-10T07:51:00Z">
        <w:r w:rsidR="00AC10DE" w:rsidRPr="000D315F">
          <w:rPr>
            <w:rFonts w:hint="eastAsia"/>
            <w:b/>
            <w:bCs/>
            <w:rPrChange w:id="3529" w:author="Fred Zhou" w:date="2024-03-10T14:20:00Z">
              <w:rPr>
                <w:rFonts w:hint="eastAsia"/>
              </w:rPr>
            </w:rPrChange>
          </w:rPr>
          <w:t>公园</w:t>
        </w:r>
      </w:ins>
      <w:ins w:id="3530" w:author="Fred Zhou" w:date="2024-03-09T11:05:00Z">
        <w:r w:rsidR="00E25F72" w:rsidRPr="000D315F">
          <w:rPr>
            <w:rFonts w:hint="eastAsia"/>
            <w:b/>
            <w:bCs/>
            <w:rPrChange w:id="3531" w:author="Fred Zhou" w:date="2024-03-10T14:20:00Z">
              <w:rPr>
                <w:rFonts w:hint="eastAsia"/>
                <w:highlight w:val="yellow"/>
              </w:rPr>
            </w:rPrChange>
          </w:rPr>
          <w:t>热缓解需求满足比</w:t>
        </w:r>
      </w:ins>
      <w:ins w:id="3532" w:author="Fred Zhou" w:date="2024-03-09T11:14:00Z">
        <w:r w:rsidR="00D453FB" w:rsidRPr="000D315F">
          <w:rPr>
            <w:rFonts w:hint="eastAsia"/>
            <w:b/>
            <w:bCs/>
            <w:rPrChange w:id="3533" w:author="Fred Zhou" w:date="2024-03-10T14:20:00Z">
              <w:rPr>
                <w:rFonts w:hint="eastAsia"/>
                <w:highlight w:val="yellow"/>
              </w:rPr>
            </w:rPrChange>
          </w:rPr>
          <w:t>，两者之差则</w:t>
        </w:r>
      </w:ins>
      <w:del w:id="3534" w:author="Fred Zhou" w:date="2024-03-09T11:08:00Z">
        <w:r w:rsidRPr="000D315F" w:rsidDel="00E25F72">
          <w:rPr>
            <w:rFonts w:hint="eastAsia"/>
            <w:b/>
            <w:bCs/>
            <w:rPrChange w:id="3535" w:author="Fred Zhou" w:date="2024-03-10T14:20:00Z">
              <w:rPr>
                <w:rFonts w:hint="eastAsia"/>
                <w:highlight w:val="yellow"/>
              </w:rPr>
            </w:rPrChange>
          </w:rPr>
          <w:delText>进行差值运算，我们可以获得城市居民尚未满足的额外热缓解需求</w:delText>
        </w:r>
      </w:del>
      <w:del w:id="3536" w:author="Fred Zhou" w:date="2024-03-09T11:14:00Z">
        <w:r w:rsidRPr="000D315F" w:rsidDel="00D453FB">
          <w:rPr>
            <w:b/>
            <w:bCs/>
            <w:rPrChange w:id="3537" w:author="Fred Zhou" w:date="2024-03-10T14:20:00Z">
              <w:rPr>
                <w:highlight w:val="yellow"/>
              </w:rPr>
            </w:rPrChange>
          </w:rPr>
          <w:delText>，这一差值</w:delText>
        </w:r>
      </w:del>
      <w:del w:id="3538" w:author="Fred Zhou" w:date="2024-03-10T08:45:00Z">
        <w:r w:rsidRPr="000D315F" w:rsidDel="00EB1FD4">
          <w:rPr>
            <w:b/>
            <w:bCs/>
            <w:rPrChange w:id="3539" w:author="Fred Zhou" w:date="2024-03-10T14:20:00Z">
              <w:rPr>
                <w:highlight w:val="yellow"/>
              </w:rPr>
            </w:rPrChange>
          </w:rPr>
          <w:delText>被定义</w:delText>
        </w:r>
      </w:del>
      <w:r w:rsidRPr="000D315F">
        <w:rPr>
          <w:b/>
          <w:bCs/>
          <w:rPrChange w:id="3540" w:author="Fred Zhou" w:date="2024-03-10T14:20:00Z">
            <w:rPr>
              <w:highlight w:val="yellow"/>
            </w:rPr>
          </w:rPrChange>
        </w:rPr>
        <w:t>为城市</w:t>
      </w:r>
      <w:del w:id="3541" w:author="Fred Zhou" w:date="2024-03-09T11:23:00Z">
        <w:r w:rsidRPr="000D315F" w:rsidDel="00A55A4A">
          <w:rPr>
            <w:b/>
            <w:bCs/>
            <w:rPrChange w:id="3542" w:author="Fred Zhou" w:date="2024-03-10T14:20:00Z">
              <w:rPr>
                <w:highlight w:val="yellow"/>
              </w:rPr>
            </w:rPrChange>
          </w:rPr>
          <w:delText>绿地</w:delText>
        </w:r>
      </w:del>
      <w:r w:rsidRPr="000D315F">
        <w:rPr>
          <w:b/>
          <w:bCs/>
          <w:rPrChange w:id="3543" w:author="Fred Zhou" w:date="2024-03-10T14:20:00Z">
            <w:rPr>
              <w:highlight w:val="yellow"/>
            </w:rPr>
          </w:rPrChange>
        </w:rPr>
        <w:t>热缓解需求</w:t>
      </w:r>
      <w:ins w:id="3544" w:author="Fred Zhou" w:date="2024-03-10T13:09:00Z">
        <w:r w:rsidR="00050BE1" w:rsidRPr="000D315F">
          <w:rPr>
            <w:rFonts w:hint="eastAsia"/>
            <w:b/>
            <w:bCs/>
            <w:rPrChange w:id="3545" w:author="Fred Zhou" w:date="2024-03-10T14:20:00Z">
              <w:rPr>
                <w:rFonts w:hint="eastAsia"/>
                <w:highlight w:val="green"/>
              </w:rPr>
            </w:rPrChange>
          </w:rPr>
          <w:t>不足</w:t>
        </w:r>
      </w:ins>
      <w:del w:id="3546" w:author="Fred Zhou" w:date="2024-03-10T08:45:00Z">
        <w:r w:rsidRPr="000D315F" w:rsidDel="00EB1FD4">
          <w:rPr>
            <w:b/>
            <w:bCs/>
            <w:rPrChange w:id="3547" w:author="Fred Zhou" w:date="2024-03-10T14:20:00Z">
              <w:rPr>
                <w:highlight w:val="yellow"/>
              </w:rPr>
            </w:rPrChange>
          </w:rPr>
          <w:delText>亏缺</w:delText>
        </w:r>
      </w:del>
      <w:r w:rsidRPr="000D315F">
        <w:rPr>
          <w:b/>
          <w:bCs/>
          <w:rPrChange w:id="3548" w:author="Fred Zhou" w:date="2024-03-10T14:20:00Z">
            <w:rPr>
              <w:highlight w:val="yellow"/>
            </w:rPr>
          </w:rPrChange>
        </w:rPr>
        <w:t>。</w:t>
      </w:r>
      <w:r w:rsidR="00DB5B2E" w:rsidRPr="004F25AC">
        <w:rPr>
          <w:rPrChange w:id="3549" w:author="Fred Zhou" w:date="2024-03-10T14:00:00Z">
            <w:rPr>
              <w:highlight w:val="yellow"/>
            </w:rPr>
          </w:rPrChange>
        </w:rPr>
        <w:t>基于成都市的热缓解需求</w:t>
      </w:r>
      <w:ins w:id="3550" w:author="Fred Zhou" w:date="2024-03-10T13:09:00Z">
        <w:r w:rsidR="00050BE1" w:rsidRPr="004F25AC">
          <w:rPr>
            <w:rFonts w:hint="eastAsia"/>
            <w:rPrChange w:id="3551" w:author="Fred Zhou" w:date="2024-03-10T14:00:00Z">
              <w:rPr>
                <w:rFonts w:hint="eastAsia"/>
                <w:highlight w:val="green"/>
              </w:rPr>
            </w:rPrChange>
          </w:rPr>
          <w:t>不足</w:t>
        </w:r>
      </w:ins>
      <w:del w:id="3552" w:author="Fred Zhou" w:date="2024-03-10T08:45:00Z">
        <w:r w:rsidR="00DB5B2E" w:rsidRPr="004F25AC" w:rsidDel="00EB1FD4">
          <w:rPr>
            <w:rPrChange w:id="3553" w:author="Fred Zhou" w:date="2024-03-10T14:00:00Z">
              <w:rPr>
                <w:highlight w:val="yellow"/>
              </w:rPr>
            </w:rPrChange>
          </w:rPr>
          <w:delText>亏缺</w:delText>
        </w:r>
      </w:del>
      <w:del w:id="3554" w:author="Fred Zhou" w:date="2024-03-09T11:21:00Z">
        <w:r w:rsidR="00DB5B2E" w:rsidRPr="004F25AC" w:rsidDel="001A1EE7">
          <w:rPr>
            <w:rFonts w:hint="eastAsia"/>
            <w:rPrChange w:id="3555" w:author="Fred Zhou" w:date="2024-03-10T14:00:00Z">
              <w:rPr>
                <w:highlight w:val="yellow"/>
              </w:rPr>
            </w:rPrChange>
          </w:rPr>
          <w:delText>情况</w:delText>
        </w:r>
      </w:del>
      <w:r w:rsidR="00DB5B2E" w:rsidRPr="004F25AC">
        <w:rPr>
          <w:rPrChange w:id="3556" w:author="Fred Zhou" w:date="2024-03-10T14:00:00Z">
            <w:rPr>
              <w:highlight w:val="yellow"/>
            </w:rPr>
          </w:rPrChange>
        </w:rPr>
        <w:t>，本研究将开展以下分析</w:t>
      </w:r>
      <w:r w:rsidRPr="004F25AC">
        <w:rPr>
          <w:rFonts w:hint="eastAsia"/>
          <w:rPrChange w:id="3557" w:author="Fred Zhou" w:date="2024-03-10T14:00:00Z">
            <w:rPr>
              <w:rFonts w:hint="eastAsia"/>
              <w:highlight w:val="yellow"/>
            </w:rPr>
          </w:rPrChange>
        </w:rPr>
        <w:t>。</w:t>
      </w:r>
    </w:p>
    <w:p w14:paraId="3F450817" w14:textId="5DD80FCB" w:rsidR="0082704A" w:rsidRPr="004F25AC" w:rsidRDefault="0082704A" w:rsidP="0082704A">
      <w:r w:rsidRPr="004F25AC">
        <w:rPr>
          <w:rFonts w:hint="eastAsia"/>
        </w:rPr>
        <w:t>（</w:t>
      </w:r>
      <w:r w:rsidRPr="004F25AC">
        <w:rPr>
          <w:rFonts w:hint="eastAsia"/>
        </w:rPr>
        <w:t>1</w:t>
      </w:r>
      <w:r w:rsidRPr="004F25AC">
        <w:rPr>
          <w:rFonts w:hint="eastAsia"/>
        </w:rPr>
        <w:t>）热点分析</w:t>
      </w:r>
    </w:p>
    <w:p w14:paraId="550C7FB6" w14:textId="5FBA18AB" w:rsidR="0082704A" w:rsidRPr="000D315F" w:rsidDel="00C4443C" w:rsidRDefault="0082704A" w:rsidP="0082704A">
      <w:pPr>
        <w:pStyle w:val="a9"/>
        <w:ind w:left="470"/>
        <w:rPr>
          <w:del w:id="3558" w:author="Fred Zhou" w:date="2024-03-10T14:05:00Z"/>
          <w:rFonts w:ascii="楷体" w:hAnsi="楷体" w:hint="eastAsia"/>
          <w:b/>
          <w:bCs/>
          <w:rPrChange w:id="3559" w:author="Fred Zhou" w:date="2024-03-10T14:20:00Z">
            <w:rPr>
              <w:del w:id="3560" w:author="Fred Zhou" w:date="2024-03-10T14:05:00Z"/>
              <w:rFonts w:ascii="楷体" w:hAnsi="楷体" w:hint="eastAsia"/>
            </w:rPr>
          </w:rPrChange>
        </w:rPr>
      </w:pPr>
      <w:del w:id="3561" w:author="Fred Zhou" w:date="2024-03-10T14:05:00Z">
        <w:r w:rsidRPr="000D315F" w:rsidDel="00C4443C">
          <w:rPr>
            <w:rFonts w:hint="eastAsia"/>
            <w:b/>
            <w:bCs/>
            <w:rPrChange w:id="3562" w:author="Fred Zhou" w:date="2024-03-10T14:20:00Z">
              <w:rPr>
                <w:rFonts w:hint="eastAsia"/>
              </w:rPr>
            </w:rPrChange>
          </w:rPr>
          <w:delText>【</w:delText>
        </w:r>
        <w:r w:rsidRPr="000D315F" w:rsidDel="00C4443C">
          <w:rPr>
            <w:b/>
            <w:bCs/>
            <w:rPrChange w:id="3563" w:author="Fred Zhou" w:date="2024-03-10T14:20:00Z">
              <w:rPr/>
            </w:rPrChange>
          </w:rPr>
          <w:delText xml:space="preserve">up2024 </w:delText>
        </w:r>
        <w:r w:rsidR="00483FA5" w:rsidRPr="000D315F" w:rsidDel="00C4443C">
          <w:rPr>
            <w:b/>
            <w:bCs/>
            <w:rPrChange w:id="3564" w:author="Fred Zhou" w:date="2024-03-10T14:20:00Z">
              <w:rPr/>
            </w:rPrChange>
          </w:rPr>
          <w:delText>0</w:delText>
        </w:r>
        <w:r w:rsidR="00483FA5" w:rsidRPr="000D315F" w:rsidDel="00C4443C">
          <w:rPr>
            <w:rFonts w:hint="eastAsia"/>
            <w:b/>
            <w:bCs/>
            <w:rPrChange w:id="3565" w:author="Fred Zhou" w:date="2024-03-10T14:20:00Z">
              <w:rPr>
                <w:rFonts w:hint="eastAsia"/>
              </w:rPr>
            </w:rPrChange>
          </w:rPr>
          <w:delText>30</w:delText>
        </w:r>
        <w:r w:rsidR="00483FA5" w:rsidRPr="000D315F" w:rsidDel="00C4443C">
          <w:rPr>
            <w:b/>
            <w:bCs/>
            <w:rPrChange w:id="3566" w:author="Fred Zhou" w:date="2024-03-10T14:20:00Z">
              <w:rPr/>
            </w:rPrChange>
          </w:rPr>
          <w:delText>8</w:delText>
        </w:r>
        <w:r w:rsidR="00483FA5" w:rsidRPr="000D315F" w:rsidDel="00C4443C">
          <w:rPr>
            <w:b/>
            <w:bCs/>
            <w:rPrChange w:id="3567" w:author="Fred Zhou" w:date="2024-03-10T14:20:00Z">
              <w:rPr/>
            </w:rPrChange>
          </w:rPr>
          <w:delText xml:space="preserve"> </w:delText>
        </w:r>
        <w:r w:rsidRPr="000D315F" w:rsidDel="00C4443C">
          <w:rPr>
            <w:b/>
            <w:bCs/>
            <w:rPrChange w:id="3568" w:author="Fred Zhou" w:date="2024-03-10T14:20:00Z">
              <w:rPr/>
            </w:rPrChange>
          </w:rPr>
          <w:delText>16:</w:delText>
        </w:r>
        <w:r w:rsidR="00483FA5" w:rsidRPr="000D315F" w:rsidDel="00C4443C">
          <w:rPr>
            <w:b/>
            <w:bCs/>
            <w:rPrChange w:id="3569" w:author="Fred Zhou" w:date="2024-03-10T14:20:00Z">
              <w:rPr/>
            </w:rPrChange>
          </w:rPr>
          <w:delText>0</w:delText>
        </w:r>
        <w:r w:rsidR="00826452" w:rsidRPr="000D315F" w:rsidDel="00C4443C">
          <w:rPr>
            <w:b/>
            <w:bCs/>
            <w:rPrChange w:id="3570" w:author="Fred Zhou" w:date="2024-03-10T14:20:00Z">
              <w:rPr/>
            </w:rPrChange>
          </w:rPr>
          <w:delText>5</w:delText>
        </w:r>
        <w:r w:rsidRPr="000D315F" w:rsidDel="00C4443C">
          <w:rPr>
            <w:rFonts w:hint="eastAsia"/>
            <w:b/>
            <w:bCs/>
            <w:rPrChange w:id="3571" w:author="Fred Zhou" w:date="2024-03-10T14:20:00Z">
              <w:rPr>
                <w:rFonts w:hint="eastAsia"/>
              </w:rPr>
            </w:rPrChange>
          </w:rPr>
          <w:delText>】</w:delText>
        </w:r>
      </w:del>
    </w:p>
    <w:p w14:paraId="4D4F69F4" w14:textId="25A8FEEA" w:rsidR="00A57D78" w:rsidRPr="004F25AC" w:rsidRDefault="0082704A" w:rsidP="00AE51FB">
      <w:pPr>
        <w:pStyle w:val="ListParagraph"/>
        <w:ind w:firstLineChars="0"/>
        <w:jc w:val="left"/>
      </w:pPr>
      <w:r w:rsidRPr="000D315F">
        <w:rPr>
          <w:b/>
          <w:bCs/>
          <w:rPrChange w:id="3572" w:author="Fred Zhou" w:date="2024-03-10T14:20:00Z">
            <w:rPr/>
          </w:rPrChange>
        </w:rPr>
        <w:t>本研究采用</w:t>
      </w:r>
      <w:proofErr w:type="spellStart"/>
      <w:r w:rsidR="00483FA5" w:rsidRPr="000D315F">
        <w:rPr>
          <w:b/>
          <w:bCs/>
          <w:rPrChange w:id="3573" w:author="Fred Zhou" w:date="2024-03-10T14:20:00Z">
            <w:rPr>
              <w:highlight w:val="green"/>
            </w:rPr>
          </w:rPrChange>
        </w:rPr>
        <w:t>Getis</w:t>
      </w:r>
      <w:proofErr w:type="spellEnd"/>
      <w:r w:rsidR="00483FA5" w:rsidRPr="000D315F">
        <w:rPr>
          <w:b/>
          <w:bCs/>
          <w:rPrChange w:id="3574" w:author="Fred Zhou" w:date="2024-03-10T14:20:00Z">
            <w:rPr>
              <w:highlight w:val="green"/>
            </w:rPr>
          </w:rPrChange>
        </w:rPr>
        <w:t>-Ord Gi</w:t>
      </w:r>
      <w:r w:rsidRPr="000D315F">
        <w:rPr>
          <w:b/>
          <w:bCs/>
          <w:rPrChange w:id="3575" w:author="Fred Zhou" w:date="2024-03-10T14:20:00Z">
            <w:rPr>
              <w:highlight w:val="green"/>
            </w:rPr>
          </w:rPrChange>
        </w:rPr>
        <w:t>*</w:t>
      </w:r>
      <w:r w:rsidRPr="000D315F">
        <w:rPr>
          <w:b/>
          <w:bCs/>
          <w:rPrChange w:id="3576" w:author="Fred Zhou" w:date="2024-03-10T14:20:00Z">
            <w:rPr>
              <w:highlight w:val="green"/>
            </w:rPr>
          </w:rPrChange>
        </w:rPr>
        <w:t>热点分析</w:t>
      </w:r>
      <w:r w:rsidRPr="000D315F">
        <w:rPr>
          <w:b/>
          <w:bCs/>
          <w:rPrChange w:id="3577" w:author="Fred Zhou" w:date="2024-03-10T14:20:00Z">
            <w:rPr/>
          </w:rPrChange>
        </w:rPr>
        <w:t>方法，深入探究</w:t>
      </w:r>
      <w:r w:rsidRPr="000D315F">
        <w:rPr>
          <w:b/>
          <w:bCs/>
          <w:rPrChange w:id="3578" w:author="Fred Zhou" w:date="2024-03-10T14:20:00Z">
            <w:rPr>
              <w:highlight w:val="green"/>
            </w:rPr>
          </w:rPrChange>
        </w:rPr>
        <w:t>热缓解需求</w:t>
      </w:r>
      <w:ins w:id="3579" w:author="Fred Zhou" w:date="2024-03-10T13:10:00Z">
        <w:r w:rsidR="00782E23" w:rsidRPr="000D315F">
          <w:rPr>
            <w:rFonts w:hint="eastAsia"/>
            <w:b/>
            <w:bCs/>
            <w:rPrChange w:id="3580" w:author="Fred Zhou" w:date="2024-03-10T14:20:00Z">
              <w:rPr>
                <w:rFonts w:hint="eastAsia"/>
                <w:highlight w:val="green"/>
              </w:rPr>
            </w:rPrChange>
          </w:rPr>
          <w:t>不足</w:t>
        </w:r>
      </w:ins>
      <w:del w:id="3581" w:author="Fred Zhou" w:date="2024-03-10T08:45:00Z">
        <w:r w:rsidRPr="000D315F" w:rsidDel="00EB1FD4">
          <w:rPr>
            <w:b/>
            <w:bCs/>
            <w:rPrChange w:id="3582" w:author="Fred Zhou" w:date="2024-03-10T14:20:00Z">
              <w:rPr>
                <w:highlight w:val="green"/>
              </w:rPr>
            </w:rPrChange>
          </w:rPr>
          <w:delText>亏缺</w:delText>
        </w:r>
      </w:del>
      <w:r w:rsidRPr="000D315F">
        <w:rPr>
          <w:b/>
          <w:bCs/>
          <w:rPrChange w:id="3583" w:author="Fred Zhou" w:date="2024-03-10T14:20:00Z">
            <w:rPr/>
          </w:rPrChange>
        </w:rPr>
        <w:t>的</w:t>
      </w:r>
      <w:r w:rsidRPr="000D315F">
        <w:rPr>
          <w:b/>
          <w:bCs/>
          <w:rPrChange w:id="3584" w:author="Fred Zhou" w:date="2024-03-10T14:20:00Z">
            <w:rPr>
              <w:highlight w:val="cyan"/>
            </w:rPr>
          </w:rPrChange>
        </w:rPr>
        <w:t>空间集群</w:t>
      </w:r>
      <w:r w:rsidRPr="000D315F">
        <w:rPr>
          <w:b/>
          <w:bCs/>
          <w:rPrChange w:id="3585" w:author="Fred Zhou" w:date="2024-03-10T14:20:00Z">
            <w:rPr/>
          </w:rPrChange>
        </w:rPr>
        <w:t>分布特征。</w:t>
      </w:r>
      <w:r w:rsidRPr="004F25AC">
        <w:t>该方法能够</w:t>
      </w:r>
      <w:r w:rsidRPr="004F25AC">
        <w:rPr>
          <w:rPrChange w:id="3586" w:author="Fred Zhou" w:date="2024-03-10T14:00:00Z">
            <w:rPr>
              <w:highlight w:val="cyan"/>
            </w:rPr>
          </w:rPrChange>
        </w:rPr>
        <w:t>准确识别</w:t>
      </w:r>
      <w:r w:rsidRPr="004F25AC">
        <w:t>研究</w:t>
      </w:r>
      <w:r w:rsidRPr="004F25AC">
        <w:rPr>
          <w:rPrChange w:id="3587" w:author="Fred Zhou" w:date="2024-03-10T14:00:00Z">
            <w:rPr>
              <w:highlight w:val="cyan"/>
            </w:rPr>
          </w:rPrChange>
        </w:rPr>
        <w:t>区域内</w:t>
      </w:r>
      <w:r w:rsidRPr="004F25AC">
        <w:t>具有</w:t>
      </w:r>
      <w:r w:rsidRPr="004F25AC">
        <w:rPr>
          <w:rPrChange w:id="3588" w:author="Fred Zhou" w:date="2024-03-10T14:00:00Z">
            <w:rPr>
              <w:highlight w:val="cyan"/>
            </w:rPr>
          </w:rPrChange>
        </w:rPr>
        <w:t>统计显著性的</w:t>
      </w:r>
      <w:r w:rsidRPr="004F25AC">
        <w:t>高</w:t>
      </w:r>
      <w:r w:rsidRPr="004F25AC">
        <w:t>/</w:t>
      </w:r>
      <w:r w:rsidRPr="004F25AC">
        <w:t>低</w:t>
      </w:r>
      <w:r w:rsidRPr="004F25AC">
        <w:rPr>
          <w:rPrChange w:id="3589" w:author="Fred Zhou" w:date="2024-03-10T14:00:00Z">
            <w:rPr>
              <w:highlight w:val="green"/>
            </w:rPr>
          </w:rPrChange>
        </w:rPr>
        <w:t>热缓解需求</w:t>
      </w:r>
      <w:ins w:id="3590" w:author="Fred Zhou" w:date="2024-03-10T13:10:00Z">
        <w:r w:rsidR="00782E23" w:rsidRPr="004F25AC">
          <w:rPr>
            <w:rFonts w:hint="eastAsia"/>
            <w:rPrChange w:id="3591" w:author="Fred Zhou" w:date="2024-03-10T14:00:00Z">
              <w:rPr>
                <w:rFonts w:hint="eastAsia"/>
                <w:highlight w:val="green"/>
              </w:rPr>
            </w:rPrChange>
          </w:rPr>
          <w:t>不足</w:t>
        </w:r>
      </w:ins>
      <w:del w:id="3592" w:author="Fred Zhou" w:date="2024-03-10T08:45:00Z">
        <w:r w:rsidRPr="004F25AC" w:rsidDel="00EB1FD4">
          <w:rPr>
            <w:rPrChange w:id="3593" w:author="Fred Zhou" w:date="2024-03-10T14:00:00Z">
              <w:rPr>
                <w:highlight w:val="green"/>
              </w:rPr>
            </w:rPrChange>
          </w:rPr>
          <w:delText>亏缺</w:delText>
        </w:r>
      </w:del>
      <w:r w:rsidRPr="004F25AC">
        <w:t>的</w:t>
      </w:r>
      <w:r w:rsidRPr="004F25AC">
        <w:rPr>
          <w:rPrChange w:id="3594" w:author="Fred Zhou" w:date="2024-03-10T14:00:00Z">
            <w:rPr>
              <w:highlight w:val="cyan"/>
            </w:rPr>
          </w:rPrChange>
        </w:rPr>
        <w:t>空间聚类</w:t>
      </w:r>
      <w:r w:rsidRPr="004F25AC">
        <w:t>，进而精确定位</w:t>
      </w:r>
      <w:ins w:id="3595" w:author="Fred Zhou" w:date="2024-03-10T13:11:00Z">
        <w:r w:rsidR="00782E23" w:rsidRPr="004F25AC">
          <w:rPr>
            <w:rFonts w:hint="eastAsia"/>
          </w:rPr>
          <w:t>对于</w:t>
        </w:r>
        <w:r w:rsidR="00782E23" w:rsidRPr="004F25AC">
          <w:rPr>
            <w:rFonts w:hint="eastAsia"/>
            <w:rPrChange w:id="3596" w:author="Fred Zhou" w:date="2024-03-10T14:00:00Z">
              <w:rPr>
                <w:rFonts w:hint="eastAsia"/>
                <w:highlight w:val="green"/>
              </w:rPr>
            </w:rPrChange>
          </w:rPr>
          <w:t>降低热风险需求</w:t>
        </w:r>
      </w:ins>
      <w:del w:id="3597" w:author="Fred Zhou" w:date="2024-03-10T13:11:00Z">
        <w:r w:rsidRPr="004F25AC" w:rsidDel="00782E23">
          <w:rPr>
            <w:rPrChange w:id="3598" w:author="Fred Zhou" w:date="2024-03-10T14:00:00Z">
              <w:rPr>
                <w:highlight w:val="green"/>
              </w:rPr>
            </w:rPrChange>
          </w:rPr>
          <w:delText>热缓解需求</w:delText>
        </w:r>
      </w:del>
      <w:r w:rsidRPr="004F25AC">
        <w:t>迫切</w:t>
      </w:r>
      <w:r w:rsidRPr="004F25AC">
        <w:rPr>
          <w:rPrChange w:id="3599" w:author="Fred Zhou" w:date="2024-03-10T14:00:00Z">
            <w:rPr>
              <w:highlight w:val="cyan"/>
            </w:rPr>
          </w:rPrChange>
        </w:rPr>
        <w:t>且集中</w:t>
      </w:r>
      <w:r w:rsidRPr="004F25AC">
        <w:t>的关键区域。</w:t>
      </w:r>
      <w:r w:rsidR="00C94985" w:rsidRPr="004F25AC">
        <w:t>在</w:t>
      </w:r>
      <w:r w:rsidR="00C94985" w:rsidRPr="004F25AC">
        <w:rPr>
          <w:rPrChange w:id="3600" w:author="Fred Zhou" w:date="2024-03-10T14:00:00Z">
            <w:rPr>
              <w:highlight w:val="cyan"/>
            </w:rPr>
          </w:rPrChange>
        </w:rPr>
        <w:t>热点分析方法</w:t>
      </w:r>
      <w:r w:rsidR="00C94985" w:rsidRPr="004F25AC">
        <w:t>中，</w:t>
      </w:r>
      <w:r w:rsidR="00C94985" w:rsidRPr="004F25AC">
        <w:t>要成为</w:t>
      </w:r>
      <w:r w:rsidR="00C94985" w:rsidRPr="004F25AC">
        <w:rPr>
          <w:rPrChange w:id="3601" w:author="Fred Zhou" w:date="2024-03-10T14:00:00Z">
            <w:rPr>
              <w:highlight w:val="cyan"/>
            </w:rPr>
          </w:rPrChange>
        </w:rPr>
        <w:t>统计上显着的</w:t>
      </w:r>
      <w:r w:rsidR="00C94985" w:rsidRPr="004F25AC">
        <w:t>热点，</w:t>
      </w:r>
      <w:r w:rsidR="00C94985" w:rsidRPr="004F25AC">
        <w:rPr>
          <w:rFonts w:ascii="MS Gothic" w:eastAsia="MS Gothic" w:hAnsi="MS Gothic" w:cs="MS Gothic" w:hint="eastAsia"/>
        </w:rPr>
        <w:t>​​</w:t>
      </w:r>
      <w:r w:rsidR="00C94985" w:rsidRPr="004F25AC">
        <w:t>某个特征</w:t>
      </w:r>
      <w:r w:rsidR="00C94985" w:rsidRPr="004F25AC">
        <w:rPr>
          <w:rPrChange w:id="3602" w:author="Fred Zhou" w:date="2024-03-10T14:00:00Z">
            <w:rPr>
              <w:highlight w:val="cyan"/>
            </w:rPr>
          </w:rPrChange>
        </w:rPr>
        <w:t>必须具有高值</w:t>
      </w:r>
      <w:r w:rsidR="00C94985" w:rsidRPr="004F25AC">
        <w:t>，并且还应该被</w:t>
      </w:r>
      <w:r w:rsidR="00C94985" w:rsidRPr="004F25AC">
        <w:rPr>
          <w:rPrChange w:id="3603" w:author="Fred Zhou" w:date="2024-03-10T14:00:00Z">
            <w:rPr>
              <w:highlight w:val="cyan"/>
            </w:rPr>
          </w:rPrChange>
        </w:rPr>
        <w:t>其他高值特征</w:t>
      </w:r>
      <w:r w:rsidR="00C94985" w:rsidRPr="004F25AC">
        <w:t>包围</w:t>
      </w:r>
      <w:r w:rsidR="00C94985" w:rsidRPr="004F25AC">
        <w:t>。</w:t>
      </w:r>
      <w:r w:rsidR="006074DE" w:rsidRPr="004F25AC">
        <w:rPr>
          <w:rFonts w:hint="eastAsia"/>
        </w:rPr>
        <w:t>该方法</w:t>
      </w:r>
      <w:r w:rsidR="006074DE" w:rsidRPr="004F25AC">
        <w:rPr>
          <w:rFonts w:hint="eastAsia"/>
          <w:rPrChange w:id="3604" w:author="Fred Zhou" w:date="2024-03-10T14:00:00Z">
            <w:rPr>
              <w:rFonts w:hint="eastAsia"/>
              <w:highlight w:val="cyan"/>
            </w:rPr>
          </w:rPrChange>
        </w:rPr>
        <w:t>通过提供</w:t>
      </w:r>
      <w:r w:rsidR="006074DE" w:rsidRPr="004F25AC">
        <w:rPr>
          <w:rFonts w:hint="eastAsia"/>
        </w:rPr>
        <w:t>每个像素</w:t>
      </w:r>
      <w:r w:rsidR="006074DE" w:rsidRPr="004F25AC">
        <w:rPr>
          <w:rFonts w:hint="eastAsia"/>
          <w:rPrChange w:id="3605" w:author="Fred Zhou" w:date="2024-03-10T14:00:00Z">
            <w:rPr>
              <w:rFonts w:hint="eastAsia"/>
              <w:highlight w:val="cyan"/>
            </w:rPr>
          </w:rPrChange>
        </w:rPr>
        <w:t>空间依赖性</w:t>
      </w:r>
      <w:r w:rsidR="006074DE" w:rsidRPr="004F25AC">
        <w:rPr>
          <w:rFonts w:hint="eastAsia"/>
        </w:rPr>
        <w:t>的</w:t>
      </w:r>
      <w:r w:rsidR="006074DE" w:rsidRPr="004F25AC">
        <w:rPr>
          <w:rFonts w:hint="eastAsia"/>
          <w:rPrChange w:id="3606" w:author="Fred Zhou" w:date="2024-03-10T14:00:00Z">
            <w:rPr>
              <w:rFonts w:hint="eastAsia"/>
              <w:highlight w:val="cyan"/>
            </w:rPr>
          </w:rPrChange>
        </w:rPr>
        <w:t>测量</w:t>
      </w:r>
      <w:r w:rsidR="006074DE" w:rsidRPr="004F25AC">
        <w:rPr>
          <w:rFonts w:hint="eastAsia"/>
        </w:rPr>
        <w:t>并指示</w:t>
      </w:r>
      <w:r w:rsidR="006074DE" w:rsidRPr="004F25AC">
        <w:rPr>
          <w:rFonts w:hint="eastAsia"/>
          <w:rPrChange w:id="3607" w:author="Fred Zhou" w:date="2024-03-10T14:00:00Z">
            <w:rPr>
              <w:rFonts w:hint="eastAsia"/>
              <w:highlight w:val="cyan"/>
            </w:rPr>
          </w:rPrChange>
        </w:rPr>
        <w:t>像素邻域中值</w:t>
      </w:r>
      <w:r w:rsidR="006074DE" w:rsidRPr="004F25AC">
        <w:rPr>
          <w:rFonts w:hint="eastAsia"/>
        </w:rPr>
        <w:t>的相对大小，来</w:t>
      </w:r>
      <w:r w:rsidR="006074DE" w:rsidRPr="004F25AC">
        <w:rPr>
          <w:rFonts w:hint="eastAsia"/>
          <w:rPrChange w:id="3608" w:author="Fred Zhou" w:date="2024-03-10T14:00:00Z">
            <w:rPr>
              <w:rFonts w:hint="eastAsia"/>
              <w:highlight w:val="cyan"/>
            </w:rPr>
          </w:rPrChange>
        </w:rPr>
        <w:t>表征和量化</w:t>
      </w:r>
      <w:r w:rsidR="006074DE" w:rsidRPr="004F25AC">
        <w:rPr>
          <w:rFonts w:hint="eastAsia"/>
        </w:rPr>
        <w:t>遥感图像的</w:t>
      </w:r>
      <w:r w:rsidR="006074DE" w:rsidRPr="004F25AC">
        <w:rPr>
          <w:rFonts w:hint="eastAsia"/>
          <w:rPrChange w:id="3609" w:author="Fred Zhou" w:date="2024-03-10T14:00:00Z">
            <w:rPr>
              <w:rFonts w:hint="eastAsia"/>
              <w:highlight w:val="cyan"/>
            </w:rPr>
          </w:rPrChange>
        </w:rPr>
        <w:t>空间自相关</w:t>
      </w:r>
      <w:r w:rsidR="006074DE" w:rsidRPr="004F25AC">
        <w:rPr>
          <w:rFonts w:hint="eastAsia"/>
        </w:rPr>
        <w:t>。</w:t>
      </w:r>
      <w:proofErr w:type="spellStart"/>
      <w:r w:rsidR="00C94985" w:rsidRPr="004F25AC">
        <w:rPr>
          <w:rPrChange w:id="3610" w:author="Fred Zhou" w:date="2024-03-10T14:00:00Z">
            <w:rPr>
              <w:highlight w:val="cyan"/>
            </w:rPr>
          </w:rPrChange>
        </w:rPr>
        <w:t>Getis</w:t>
      </w:r>
      <w:proofErr w:type="spellEnd"/>
      <w:r w:rsidR="00C94985" w:rsidRPr="004F25AC">
        <w:rPr>
          <w:rPrChange w:id="3611" w:author="Fred Zhou" w:date="2024-03-10T14:00:00Z">
            <w:rPr>
              <w:highlight w:val="cyan"/>
            </w:rPr>
          </w:rPrChange>
        </w:rPr>
        <w:t>-Ord Gi</w:t>
      </w:r>
      <w:r w:rsidR="00C94985" w:rsidRPr="004F25AC">
        <w:rPr>
          <w:rFonts w:ascii="MS Gothic" w:eastAsia="MS Gothic" w:hAnsi="MS Gothic" w:cs="MS Gothic" w:hint="eastAsia"/>
          <w:vertAlign w:val="superscript"/>
          <w:rPrChange w:id="3612" w:author="Fred Zhou" w:date="2024-03-10T14:00:00Z">
            <w:rPr>
              <w:rFonts w:ascii="MS Gothic" w:eastAsia="MS Gothic" w:hAnsi="MS Gothic" w:cs="MS Gothic" w:hint="eastAsia"/>
              <w:highlight w:val="cyan"/>
              <w:vertAlign w:val="superscript"/>
            </w:rPr>
          </w:rPrChange>
        </w:rPr>
        <w:t>∗</w:t>
      </w:r>
      <w:r w:rsidR="00C94985" w:rsidRPr="004F25AC">
        <w:rPr>
          <w:rPrChange w:id="3613" w:author="Fred Zhou" w:date="2024-03-10T14:00:00Z">
            <w:rPr>
              <w:highlight w:val="cyan"/>
            </w:rPr>
          </w:rPrChange>
        </w:rPr>
        <w:t>的</w:t>
      </w:r>
      <w:r w:rsidR="00C94985" w:rsidRPr="004F25AC">
        <w:rPr>
          <w:rPrChange w:id="3614" w:author="Fred Zhou" w:date="2024-03-10T14:00:00Z">
            <w:rPr>
              <w:highlight w:val="green"/>
            </w:rPr>
          </w:rPrChange>
        </w:rPr>
        <w:t>计算</w:t>
      </w:r>
      <w:r w:rsidR="00C24D7B" w:rsidRPr="004F25AC">
        <w:rPr>
          <w:rFonts w:hint="eastAsia"/>
          <w:rPrChange w:id="3615" w:author="Fred Zhou" w:date="2024-03-10T14:00:00Z">
            <w:rPr>
              <w:rFonts w:hint="eastAsia"/>
              <w:highlight w:val="green"/>
            </w:rPr>
          </w:rPrChange>
        </w:rPr>
        <w:t>公式</w:t>
      </w:r>
      <w:r w:rsidR="00C94985" w:rsidRPr="004F25AC">
        <w:rPr>
          <w:rFonts w:hint="eastAsia"/>
          <w:rPrChange w:id="3616" w:author="Fred Zhou" w:date="2024-03-10T14:00:00Z">
            <w:rPr>
              <w:rFonts w:hint="eastAsia"/>
              <w:highlight w:val="green"/>
            </w:rPr>
          </w:rPrChange>
        </w:rPr>
        <w:t>如下</w:t>
      </w:r>
      <w:del w:id="3617" w:author="Fred Zhou" w:date="2024-03-10T11:52:00Z">
        <w:r w:rsidR="00C94985" w:rsidRPr="004F25AC" w:rsidDel="00B94CE6">
          <w:delText>（</w:delText>
        </w:r>
        <w:r w:rsidR="00C94985" w:rsidRPr="004F25AC" w:rsidDel="00B94CE6">
          <w:delText>ESRI, 2016</w:delText>
        </w:r>
        <w:r w:rsidR="00C94985" w:rsidRPr="004F25AC" w:rsidDel="00B94CE6">
          <w:delText>）</w:delText>
        </w:r>
      </w:del>
      <w:r w:rsidR="00C94985" w:rsidRPr="004F25AC">
        <w:t>：</w:t>
      </w:r>
    </w:p>
    <w:p w14:paraId="7B0C661B" w14:textId="374D0AAC" w:rsidR="00A57D78" w:rsidRPr="004F25AC" w:rsidRDefault="00C36F37" w:rsidP="00185361">
      <w:pPr>
        <w:pStyle w:val="ae"/>
        <w:spacing w:before="0" w:beforeAutospacing="0" w:after="0" w:afterAutospacing="0"/>
        <w:jc w:val="right"/>
        <w:rPr>
          <w:rFonts w:hint="eastAsia"/>
        </w:rPr>
        <w:pPrChange w:id="3618" w:author="Fred Zhou" w:date="2024-03-10T13:48:00Z">
          <w:pPr>
            <w:pStyle w:val="ae"/>
            <w:spacing w:before="0" w:beforeAutospacing="0" w:after="0" w:afterAutospacing="0"/>
          </w:pPr>
        </w:pPrChange>
      </w:pP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t>
            </m:r>
          </m:sup>
        </m:sSubSup>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X</m:t>
                    </m:r>
                  </m:e>
                </m:acc>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r>
                          <w:rPr>
                            <w:rFonts w:ascii="Cambria Math" w:hAnsi="Cambria Math"/>
                          </w:rPr>
                          <m:t>,j</m:t>
                        </m:r>
                      </m:sub>
                    </m:sSub>
                  </m:e>
                </m:nary>
              </m:e>
            </m:nary>
          </m:num>
          <m:den>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ω</m:t>
                            </m:r>
                          </m:e>
                          <m:sub>
                            <m:r>
                              <w:rPr>
                                <w:rFonts w:ascii="Cambria Math" w:hAnsi="Cambria Math"/>
                              </w:rPr>
                              <m:t>i,j</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i,j</m:t>
                                    </m:r>
                                  </m:sub>
                                </m:sSub>
                              </m:e>
                            </m:nary>
                            <m:r>
                              <w:rPr>
                                <w:rFonts w:ascii="Cambria Math" w:hAnsi="Cambria Math"/>
                              </w:rPr>
                              <m:t>)</m:t>
                            </m:r>
                          </m:e>
                          <m:sup>
                            <m:r>
                              <w:rPr>
                                <w:rFonts w:ascii="Cambria Math" w:hAnsi="Cambria Math"/>
                              </w:rPr>
                              <m:t>2</m:t>
                            </m:r>
                          </m:sup>
                        </m:sSup>
                      </m:e>
                    </m:nary>
                  </m:num>
                  <m:den>
                    <m:r>
                      <w:rPr>
                        <w:rFonts w:ascii="Cambria Math" w:hAnsi="Cambria Math"/>
                      </w:rPr>
                      <m:t>n-1</m:t>
                    </m:r>
                  </m:den>
                </m:f>
              </m:e>
            </m:rad>
          </m:den>
        </m:f>
      </m:oMath>
      <w:ins w:id="3619" w:author="Fred Zhou" w:date="2024-03-10T13:48:00Z">
        <w:r w:rsidR="00185361" w:rsidRPr="004F25AC">
          <w:rPr>
            <w:rFonts w:hint="eastAsia"/>
          </w:rPr>
          <w:t xml:space="preserve"> </w:t>
        </w:r>
        <w:r w:rsidR="00185361" w:rsidRPr="004F25AC">
          <w:t xml:space="preserve">                   </w:t>
        </w:r>
        <w:r w:rsidR="00185361" w:rsidRPr="004F25AC">
          <w:rPr>
            <w:rFonts w:hint="eastAsia"/>
          </w:rPr>
          <w:t>（8）</w:t>
        </w:r>
      </w:ins>
    </w:p>
    <w:p w14:paraId="48014021" w14:textId="348AA077" w:rsidR="00C94985" w:rsidRPr="004F25AC" w:rsidRDefault="00C94985" w:rsidP="00C94985">
      <w:pPr>
        <w:pStyle w:val="ae"/>
        <w:spacing w:before="0" w:beforeAutospacing="0" w:after="0" w:afterAutospacing="0"/>
        <w:rPr>
          <w:rFonts w:ascii="Georgia" w:hAnsi="Georgia"/>
          <w:color w:val="1F1F1F"/>
        </w:rPr>
      </w:pPr>
    </w:p>
    <w:p w14:paraId="5FDE6273" w14:textId="0B3962EA" w:rsidR="008B1917" w:rsidRPr="004F25AC" w:rsidDel="00C4443C" w:rsidRDefault="008B1917" w:rsidP="008B1917">
      <w:pPr>
        <w:pStyle w:val="a9"/>
        <w:ind w:left="470"/>
        <w:rPr>
          <w:del w:id="3620" w:author="Fred Zhou" w:date="2024-03-10T14:05:00Z"/>
          <w:rFonts w:ascii="楷体" w:hAnsi="楷体" w:hint="eastAsia"/>
        </w:rPr>
      </w:pPr>
      <w:del w:id="3621" w:author="Fred Zhou" w:date="2024-03-10T14:05:00Z">
        <w:r w:rsidRPr="004F25AC" w:rsidDel="00C4443C">
          <w:rPr>
            <w:rFonts w:hint="eastAsia"/>
          </w:rPr>
          <w:delText>【</w:delText>
        </w:r>
        <w:r w:rsidRPr="004F25AC" w:rsidDel="00C4443C">
          <w:delText>up2024 0</w:delText>
        </w:r>
        <w:r w:rsidRPr="004F25AC" w:rsidDel="00C4443C">
          <w:rPr>
            <w:rFonts w:hint="eastAsia"/>
          </w:rPr>
          <w:delText>30</w:delText>
        </w:r>
        <w:r w:rsidRPr="004F25AC" w:rsidDel="00C4443C">
          <w:delText>8 16:</w:delText>
        </w:r>
        <w:r w:rsidR="00893DA4" w:rsidRPr="004F25AC" w:rsidDel="00C4443C">
          <w:delText>20</w:delText>
        </w:r>
        <w:r w:rsidRPr="004F25AC" w:rsidDel="00C4443C">
          <w:rPr>
            <w:rFonts w:hint="eastAsia"/>
          </w:rPr>
          <w:delText>】</w:delText>
        </w:r>
      </w:del>
    </w:p>
    <w:p w14:paraId="51CE2153" w14:textId="34C723D7" w:rsidR="001E3E74" w:rsidRPr="004F25AC" w:rsidRDefault="001E3E74" w:rsidP="001E3E74">
      <w:r w:rsidRPr="004F25AC">
        <w:t>其中</w:t>
      </w:r>
      <w:r w:rsidR="00185258" w:rsidRPr="004F25AC">
        <w:rPr>
          <w:rFonts w:hint="eastAsia"/>
        </w:rPr>
        <w:t>，</w:t>
      </w:r>
      <w:proofErr w:type="spellStart"/>
      <w:r w:rsidRPr="004F25AC">
        <w:rPr>
          <w:rPrChange w:id="3622" w:author="Fred Zhou" w:date="2024-03-10T14:00:00Z">
            <w:rPr>
              <w:highlight w:val="green"/>
            </w:rPr>
          </w:rPrChange>
        </w:rPr>
        <w:t>x</w:t>
      </w:r>
      <w:r w:rsidRPr="004F25AC">
        <w:rPr>
          <w:vertAlign w:val="subscript"/>
          <w:rPrChange w:id="3623" w:author="Fred Zhou" w:date="2024-03-10T14:00:00Z">
            <w:rPr>
              <w:highlight w:val="green"/>
              <w:vertAlign w:val="subscript"/>
            </w:rPr>
          </w:rPrChange>
        </w:rPr>
        <w:t>j</w:t>
      </w:r>
      <w:proofErr w:type="spellEnd"/>
      <w:r w:rsidRPr="004F25AC">
        <w:t>是</w:t>
      </w:r>
      <w:r w:rsidRPr="004F25AC">
        <w:rPr>
          <w:rPrChange w:id="3624" w:author="Fred Zhou" w:date="2024-03-10T14:00:00Z">
            <w:rPr>
              <w:highlight w:val="cyan"/>
            </w:rPr>
          </w:rPrChange>
        </w:rPr>
        <w:t>要素</w:t>
      </w:r>
      <w:r w:rsidRPr="004F25AC">
        <w:rPr>
          <w:rPrChange w:id="3625" w:author="Fred Zhou" w:date="2024-03-10T14:00:00Z">
            <w:rPr>
              <w:highlight w:val="cyan"/>
            </w:rPr>
          </w:rPrChange>
        </w:rPr>
        <w:t>j</w:t>
      </w:r>
      <w:r w:rsidRPr="004F25AC">
        <w:t>的</w:t>
      </w:r>
      <w:r w:rsidRPr="004F25AC">
        <w:rPr>
          <w:rPrChange w:id="3626" w:author="Fred Zhou" w:date="2024-03-10T14:00:00Z">
            <w:rPr>
              <w:highlight w:val="cyan"/>
            </w:rPr>
          </w:rPrChange>
        </w:rPr>
        <w:t>属性值</w:t>
      </w:r>
      <w:r w:rsidRPr="004F25AC">
        <w:t>，</w:t>
      </w:r>
      <w:proofErr w:type="spellStart"/>
      <w:r w:rsidRPr="004F25AC">
        <w:rPr>
          <w:rPrChange w:id="3627" w:author="Fred Zhou" w:date="2024-03-10T14:00:00Z">
            <w:rPr>
              <w:highlight w:val="green"/>
            </w:rPr>
          </w:rPrChange>
        </w:rPr>
        <w:t>w</w:t>
      </w:r>
      <w:r w:rsidRPr="004F25AC">
        <w:rPr>
          <w:vertAlign w:val="subscript"/>
          <w:rPrChange w:id="3628" w:author="Fred Zhou" w:date="2024-03-10T14:00:00Z">
            <w:rPr>
              <w:highlight w:val="green"/>
              <w:vertAlign w:val="subscript"/>
            </w:rPr>
          </w:rPrChange>
        </w:rPr>
        <w:t>i</w:t>
      </w:r>
      <w:proofErr w:type="spellEnd"/>
      <w:r w:rsidRPr="004F25AC">
        <w:rPr>
          <w:vertAlign w:val="subscript"/>
          <w:rPrChange w:id="3629" w:author="Fred Zhou" w:date="2024-03-10T14:00:00Z">
            <w:rPr>
              <w:highlight w:val="green"/>
              <w:vertAlign w:val="subscript"/>
            </w:rPr>
          </w:rPrChange>
        </w:rPr>
        <w:t xml:space="preserve"> ,j</w:t>
      </w:r>
      <w:r w:rsidRPr="004F25AC">
        <w:t>是</w:t>
      </w:r>
      <w:r w:rsidRPr="004F25AC">
        <w:rPr>
          <w:rPrChange w:id="3630" w:author="Fred Zhou" w:date="2024-03-10T14:00:00Z">
            <w:rPr>
              <w:highlight w:val="cyan"/>
            </w:rPr>
          </w:rPrChange>
        </w:rPr>
        <w:t>要素</w:t>
      </w:r>
      <w:proofErr w:type="spellStart"/>
      <w:r w:rsidRPr="004F25AC">
        <w:rPr>
          <w:rPrChange w:id="3631" w:author="Fred Zhou" w:date="2024-03-10T14:00:00Z">
            <w:rPr>
              <w:highlight w:val="cyan"/>
            </w:rPr>
          </w:rPrChange>
        </w:rPr>
        <w:t>i</w:t>
      </w:r>
      <w:proofErr w:type="spellEnd"/>
      <w:r w:rsidR="00893DA4" w:rsidRPr="004F25AC">
        <w:rPr>
          <w:rFonts w:hint="eastAsia"/>
          <w:rPrChange w:id="3632" w:author="Fred Zhou" w:date="2024-03-10T14:00:00Z">
            <w:rPr>
              <w:rFonts w:hint="eastAsia"/>
              <w:highlight w:val="cyan"/>
            </w:rPr>
          </w:rPrChange>
        </w:rPr>
        <w:t>与</w:t>
      </w:r>
      <w:r w:rsidRPr="004F25AC">
        <w:rPr>
          <w:rPrChange w:id="3633" w:author="Fred Zhou" w:date="2024-03-10T14:00:00Z">
            <w:rPr>
              <w:highlight w:val="cyan"/>
            </w:rPr>
          </w:rPrChange>
        </w:rPr>
        <w:t>j</w:t>
      </w:r>
      <w:r w:rsidRPr="004F25AC">
        <w:t>之间的</w:t>
      </w:r>
      <w:r w:rsidRPr="004F25AC">
        <w:rPr>
          <w:rPrChange w:id="3634" w:author="Fred Zhou" w:date="2024-03-10T14:00:00Z">
            <w:rPr>
              <w:highlight w:val="cyan"/>
            </w:rPr>
          </w:rPrChange>
        </w:rPr>
        <w:t>空间权重</w:t>
      </w:r>
      <w:r w:rsidRPr="004F25AC">
        <w:t>，</w:t>
      </w:r>
      <w:r w:rsidRPr="004F25AC">
        <w:rPr>
          <w:rPrChange w:id="3635" w:author="Fred Zhou" w:date="2024-03-10T14:00:00Z">
            <w:rPr>
              <w:highlight w:val="green"/>
            </w:rPr>
          </w:rPrChange>
        </w:rPr>
        <w:t>n</w:t>
      </w:r>
      <w:r w:rsidRPr="004F25AC">
        <w:t>为</w:t>
      </w:r>
      <w:r w:rsidRPr="004F25AC">
        <w:rPr>
          <w:rPrChange w:id="3636" w:author="Fred Zhou" w:date="2024-03-10T14:00:00Z">
            <w:rPr>
              <w:highlight w:val="cyan"/>
            </w:rPr>
          </w:rPrChange>
        </w:rPr>
        <w:t>要素总数</w:t>
      </w:r>
      <w:r w:rsidRPr="004F25AC">
        <w:t>，并且：</w:t>
      </w:r>
    </w:p>
    <w:p w14:paraId="6CDFDD7E" w14:textId="6CF00C93" w:rsidR="00C36F37" w:rsidRPr="004F25AC" w:rsidRDefault="00C36F37" w:rsidP="00185361">
      <w:pPr>
        <w:jc w:val="right"/>
        <w:pPrChange w:id="3637" w:author="Fred Zhou" w:date="2024-03-10T13:48:00Z">
          <w:pPr/>
        </w:pPrChange>
      </w:p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e>
            </m:nary>
          </m:num>
          <m:den>
            <m:r>
              <w:rPr>
                <w:rFonts w:ascii="Cambria Math" w:hAnsi="Cambria Math"/>
              </w:rPr>
              <m:t>n</m:t>
            </m:r>
          </m:den>
        </m:f>
      </m:oMath>
      <w:ins w:id="3638" w:author="Fred Zhou" w:date="2024-03-10T13:48:00Z">
        <w:r w:rsidR="00185361" w:rsidRPr="004F25AC">
          <w:rPr>
            <w:rFonts w:hint="eastAsia"/>
          </w:rPr>
          <w:t xml:space="preserve"> </w:t>
        </w:r>
        <w:r w:rsidR="00185361" w:rsidRPr="004F25AC">
          <w:t xml:space="preserve">                        </w:t>
        </w:r>
        <w:r w:rsidR="00185361" w:rsidRPr="004F25AC">
          <w:rPr>
            <w:rFonts w:hint="eastAsia"/>
          </w:rPr>
          <w:t>（</w:t>
        </w:r>
        <w:r w:rsidR="00185361" w:rsidRPr="004F25AC">
          <w:rPr>
            <w:rFonts w:hint="eastAsia"/>
          </w:rPr>
          <w:t>9</w:t>
        </w:r>
        <w:r w:rsidR="00185361" w:rsidRPr="004F25AC">
          <w:rPr>
            <w:rFonts w:hint="eastAsia"/>
          </w:rPr>
          <w:t>）</w:t>
        </w:r>
      </w:ins>
    </w:p>
    <w:p w14:paraId="435396D8" w14:textId="745FA17B" w:rsidR="00C36F37" w:rsidRPr="004F25AC" w:rsidRDefault="00C36F37" w:rsidP="00185361">
      <w:pPr>
        <w:ind w:firstLineChars="100" w:firstLine="240"/>
        <w:jc w:val="right"/>
        <w:rPr>
          <w:rFonts w:hint="eastAsia"/>
        </w:rPr>
        <w:pPrChange w:id="3639" w:author="Fred Zhou" w:date="2024-03-10T13:48:00Z">
          <w:pPr/>
        </w:pPrChange>
      </w:pPr>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2</m:t>
                        </m:r>
                      </m:sup>
                    </m:sSubSup>
                  </m:e>
                </m:nary>
              </m:num>
              <m:den>
                <m:r>
                  <w:rPr>
                    <w:rFonts w:ascii="Cambria Math" w:hAnsi="Cambria Math"/>
                  </w:rPr>
                  <m:t>n</m:t>
                </m:r>
              </m:den>
            </m:f>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ins w:id="3640" w:author="Fred Zhou" w:date="2024-03-10T13:48:00Z">
        <w:r w:rsidR="00185361" w:rsidRPr="004F25AC">
          <w:rPr>
            <w:rFonts w:hint="eastAsia"/>
          </w:rPr>
          <w:t xml:space="preserve"> </w:t>
        </w:r>
        <w:r w:rsidR="00185361" w:rsidRPr="004F25AC">
          <w:t xml:space="preserve">                    </w:t>
        </w:r>
        <w:r w:rsidR="00185361" w:rsidRPr="004F25AC">
          <w:rPr>
            <w:rFonts w:hint="eastAsia"/>
          </w:rPr>
          <w:t>（</w:t>
        </w:r>
        <w:r w:rsidR="00185361" w:rsidRPr="004F25AC">
          <w:rPr>
            <w:rFonts w:hint="eastAsia"/>
          </w:rPr>
          <w:t>1</w:t>
        </w:r>
        <w:r w:rsidR="00185361" w:rsidRPr="004F25AC">
          <w:t>0</w:t>
        </w:r>
        <w:r w:rsidR="00185361" w:rsidRPr="004F25AC">
          <w:rPr>
            <w:rFonts w:hint="eastAsia"/>
          </w:rPr>
          <w:t>）</w:t>
        </w:r>
      </w:ins>
    </w:p>
    <w:p w14:paraId="5EDDF721" w14:textId="56B6BBC2" w:rsidR="00C94985" w:rsidRPr="004F25AC" w:rsidRDefault="00C94985" w:rsidP="00C94985">
      <w:pPr>
        <w:pStyle w:val="ae"/>
        <w:spacing w:before="0" w:beforeAutospacing="0" w:after="0" w:afterAutospacing="0"/>
        <w:rPr>
          <w:rFonts w:ascii="Georgia" w:hAnsi="Georgia"/>
          <w:color w:val="1F1F1F"/>
        </w:rPr>
      </w:pPr>
    </w:p>
    <w:p w14:paraId="4E1A1E34" w14:textId="214E6811" w:rsidR="00823DFA" w:rsidRPr="004F25AC" w:rsidDel="00C4443C" w:rsidRDefault="00823DFA" w:rsidP="001E3E74">
      <w:pPr>
        <w:pStyle w:val="ListParagraph"/>
        <w:ind w:firstLineChars="0"/>
        <w:jc w:val="left"/>
        <w:rPr>
          <w:del w:id="3641" w:author="Fred Zhou" w:date="2024-03-10T14:05:00Z"/>
        </w:rPr>
      </w:pPr>
      <w:del w:id="3642" w:author="Fred Zhou" w:date="2024-03-10T14:05:00Z">
        <w:r w:rsidRPr="004F25AC" w:rsidDel="00C4443C">
          <w:rPr>
            <w:rFonts w:hint="eastAsia"/>
          </w:rPr>
          <w:delText>【</w:delText>
        </w:r>
        <w:r w:rsidR="00EE11D7" w:rsidRPr="004F25AC" w:rsidDel="00C4443C">
          <w:rPr>
            <w:rFonts w:hint="eastAsia"/>
          </w:rPr>
          <w:delText>u</w:delText>
        </w:r>
        <w:r w:rsidR="00EE11D7" w:rsidRPr="004F25AC" w:rsidDel="00C4443C">
          <w:delText>p</w:delText>
        </w:r>
        <w:r w:rsidR="00C260D8" w:rsidRPr="004F25AC" w:rsidDel="00C4443C">
          <w:delText>2024 0</w:delText>
        </w:r>
        <w:r w:rsidR="00C260D8" w:rsidRPr="004F25AC" w:rsidDel="00C4443C">
          <w:rPr>
            <w:rFonts w:hint="eastAsia"/>
          </w:rPr>
          <w:delText>30</w:delText>
        </w:r>
        <w:r w:rsidR="00C260D8" w:rsidRPr="004F25AC" w:rsidDel="00C4443C">
          <w:delText>8 16:2</w:delText>
        </w:r>
        <w:r w:rsidR="00E33E3C" w:rsidRPr="004F25AC" w:rsidDel="00C4443C">
          <w:delText>9</w:delText>
        </w:r>
        <w:r w:rsidRPr="004F25AC" w:rsidDel="00C4443C">
          <w:rPr>
            <w:rFonts w:hint="eastAsia"/>
          </w:rPr>
          <w:delText>】</w:delText>
        </w:r>
      </w:del>
    </w:p>
    <w:p w14:paraId="2184C6EC" w14:textId="4AB11CE8" w:rsidR="006C6159" w:rsidRPr="004F25AC" w:rsidRDefault="001E3E74" w:rsidP="00315F9A">
      <w:pPr>
        <w:pStyle w:val="ListParagraph"/>
        <w:ind w:firstLineChars="0"/>
        <w:jc w:val="left"/>
        <w:rPr>
          <w:rFonts w:hint="eastAsia"/>
        </w:rPr>
      </w:pPr>
      <w:r w:rsidRPr="004F25AC">
        <w:rPr>
          <w:rFonts w:hint="eastAsia"/>
          <w:rPrChange w:id="3643" w:author="Fred Zhou" w:date="2024-03-10T14:00:00Z">
            <w:rPr>
              <w:rFonts w:hint="eastAsia"/>
              <w:highlight w:val="cyan"/>
            </w:rPr>
          </w:rPrChange>
        </w:rPr>
        <w:t>Gi*</w:t>
      </w:r>
      <w:r w:rsidRPr="004F25AC">
        <w:rPr>
          <w:rFonts w:hint="eastAsia"/>
          <w:rPrChange w:id="3644" w:author="Fred Zhou" w:date="2024-03-10T14:00:00Z">
            <w:rPr>
              <w:rFonts w:hint="eastAsia"/>
              <w:highlight w:val="cyan"/>
            </w:rPr>
          </w:rPrChange>
        </w:rPr>
        <w:t>统计</w:t>
      </w:r>
      <w:r w:rsidR="00E33E3C" w:rsidRPr="004F25AC">
        <w:rPr>
          <w:rFonts w:hint="eastAsia"/>
          <w:rPrChange w:id="3645" w:author="Fred Zhou" w:date="2024-03-10T14:00:00Z">
            <w:rPr>
              <w:rFonts w:hint="eastAsia"/>
              <w:highlight w:val="cyan"/>
            </w:rPr>
          </w:rPrChange>
        </w:rPr>
        <w:t>值</w:t>
      </w:r>
      <w:r w:rsidRPr="004F25AC">
        <w:rPr>
          <w:rFonts w:hint="eastAsia"/>
        </w:rPr>
        <w:t>的输出是</w:t>
      </w:r>
      <w:r w:rsidRPr="004F25AC">
        <w:rPr>
          <w:rFonts w:hint="eastAsia"/>
          <w:rPrChange w:id="3646" w:author="Fred Zhou" w:date="2024-03-10T14:00:00Z">
            <w:rPr>
              <w:rFonts w:hint="eastAsia"/>
              <w:highlight w:val="cyan"/>
            </w:rPr>
          </w:rPrChange>
        </w:rPr>
        <w:t>z</w:t>
      </w:r>
      <w:r w:rsidRPr="004F25AC">
        <w:rPr>
          <w:rFonts w:hint="eastAsia"/>
          <w:rPrChange w:id="3647" w:author="Fred Zhou" w:date="2024-03-10T14:00:00Z">
            <w:rPr>
              <w:rFonts w:hint="eastAsia"/>
              <w:highlight w:val="cyan"/>
            </w:rPr>
          </w:rPrChange>
        </w:rPr>
        <w:t>分数</w:t>
      </w:r>
      <w:r w:rsidRPr="004F25AC">
        <w:rPr>
          <w:rFonts w:hint="eastAsia"/>
        </w:rPr>
        <w:t>。较高的</w:t>
      </w:r>
      <w:r w:rsidRPr="004F25AC">
        <w:rPr>
          <w:rFonts w:hint="eastAsia"/>
          <w:rPrChange w:id="3648" w:author="Fred Zhou" w:date="2024-03-10T14:00:00Z">
            <w:rPr>
              <w:rFonts w:hint="eastAsia"/>
              <w:highlight w:val="cyan"/>
            </w:rPr>
          </w:rPrChange>
        </w:rPr>
        <w:t>正</w:t>
      </w:r>
      <w:r w:rsidRPr="004F25AC">
        <w:rPr>
          <w:rFonts w:hint="eastAsia"/>
          <w:rPrChange w:id="3649" w:author="Fred Zhou" w:date="2024-03-10T14:00:00Z">
            <w:rPr>
              <w:rFonts w:hint="eastAsia"/>
              <w:highlight w:val="cyan"/>
            </w:rPr>
          </w:rPrChange>
        </w:rPr>
        <w:t>z</w:t>
      </w:r>
      <w:r w:rsidR="00CF7789" w:rsidRPr="004F25AC">
        <w:rPr>
          <w:rFonts w:hint="eastAsia"/>
          <w:rPrChange w:id="3650" w:author="Fred Zhou" w:date="2024-03-10T14:00:00Z">
            <w:rPr>
              <w:rFonts w:hint="eastAsia"/>
              <w:highlight w:val="cyan"/>
            </w:rPr>
          </w:rPrChange>
        </w:rPr>
        <w:t>分数</w:t>
      </w:r>
      <w:r w:rsidRPr="004F25AC">
        <w:rPr>
          <w:rFonts w:hint="eastAsia"/>
        </w:rPr>
        <w:t>表示</w:t>
      </w:r>
      <w:r w:rsidRPr="004F25AC">
        <w:rPr>
          <w:rFonts w:hint="eastAsia"/>
          <w:rPrChange w:id="3651" w:author="Fred Zhou" w:date="2024-03-10T14:00:00Z">
            <w:rPr>
              <w:rFonts w:hint="eastAsia"/>
              <w:highlight w:val="cyan"/>
            </w:rPr>
          </w:rPrChange>
        </w:rPr>
        <w:t>高值（热点）</w:t>
      </w:r>
      <w:r w:rsidRPr="004F25AC">
        <w:rPr>
          <w:rFonts w:hint="eastAsia"/>
        </w:rPr>
        <w:t>的</w:t>
      </w:r>
      <w:r w:rsidRPr="004F25AC">
        <w:rPr>
          <w:rFonts w:hint="eastAsia"/>
          <w:rPrChange w:id="3652" w:author="Fred Zhou" w:date="2024-03-10T14:00:00Z">
            <w:rPr>
              <w:rFonts w:hint="eastAsia"/>
              <w:highlight w:val="cyan"/>
            </w:rPr>
          </w:rPrChange>
        </w:rPr>
        <w:t>聚集</w:t>
      </w:r>
      <w:r w:rsidRPr="004F25AC">
        <w:rPr>
          <w:rFonts w:hint="eastAsia"/>
          <w:rPrChange w:id="3653" w:author="Fred Zhou" w:date="2024-03-10T14:00:00Z">
            <w:rPr>
              <w:rFonts w:hint="eastAsia"/>
              <w:highlight w:val="cyan"/>
            </w:rPr>
          </w:rPrChange>
        </w:rPr>
        <w:t>度更高</w:t>
      </w:r>
      <w:r w:rsidRPr="004F25AC">
        <w:rPr>
          <w:rFonts w:hint="eastAsia"/>
        </w:rPr>
        <w:t>，较</w:t>
      </w:r>
      <w:r w:rsidR="00CF7789" w:rsidRPr="004F25AC">
        <w:rPr>
          <w:rFonts w:hint="eastAsia"/>
        </w:rPr>
        <w:t>低</w:t>
      </w:r>
      <w:r w:rsidRPr="004F25AC">
        <w:rPr>
          <w:rFonts w:hint="eastAsia"/>
        </w:rPr>
        <w:t>的</w:t>
      </w:r>
      <w:r w:rsidRPr="004F25AC">
        <w:rPr>
          <w:rFonts w:hint="eastAsia"/>
          <w:rPrChange w:id="3654" w:author="Fred Zhou" w:date="2024-03-10T14:00:00Z">
            <w:rPr>
              <w:rFonts w:hint="eastAsia"/>
              <w:highlight w:val="cyan"/>
            </w:rPr>
          </w:rPrChange>
        </w:rPr>
        <w:t>负</w:t>
      </w:r>
      <w:r w:rsidR="00CF7789" w:rsidRPr="004F25AC">
        <w:rPr>
          <w:rFonts w:hint="eastAsia"/>
          <w:rPrChange w:id="3655" w:author="Fred Zhou" w:date="2024-03-10T14:00:00Z">
            <w:rPr>
              <w:rFonts w:hint="eastAsia"/>
              <w:highlight w:val="cyan"/>
            </w:rPr>
          </w:rPrChange>
        </w:rPr>
        <w:t>z</w:t>
      </w:r>
      <w:r w:rsidR="00CF7789" w:rsidRPr="004F25AC">
        <w:rPr>
          <w:rFonts w:hint="eastAsia"/>
          <w:rPrChange w:id="3656" w:author="Fred Zhou" w:date="2024-03-10T14:00:00Z">
            <w:rPr>
              <w:rFonts w:hint="eastAsia"/>
              <w:highlight w:val="cyan"/>
            </w:rPr>
          </w:rPrChange>
        </w:rPr>
        <w:t>分数</w:t>
      </w:r>
      <w:r w:rsidRPr="004F25AC">
        <w:rPr>
          <w:rFonts w:hint="eastAsia"/>
        </w:rPr>
        <w:t>表示</w:t>
      </w:r>
      <w:r w:rsidRPr="004F25AC">
        <w:rPr>
          <w:rFonts w:hint="eastAsia"/>
          <w:rPrChange w:id="3657" w:author="Fred Zhou" w:date="2024-03-10T14:00:00Z">
            <w:rPr>
              <w:rFonts w:hint="eastAsia"/>
              <w:highlight w:val="cyan"/>
            </w:rPr>
          </w:rPrChange>
        </w:rPr>
        <w:t>低值（冷点）</w:t>
      </w:r>
      <w:r w:rsidRPr="004F25AC">
        <w:rPr>
          <w:rFonts w:hint="eastAsia"/>
        </w:rPr>
        <w:t>的</w:t>
      </w:r>
      <w:r w:rsidRPr="004F25AC">
        <w:rPr>
          <w:rFonts w:hint="eastAsia"/>
          <w:rPrChange w:id="3658" w:author="Fred Zhou" w:date="2024-03-10T14:00:00Z">
            <w:rPr>
              <w:rFonts w:hint="eastAsia"/>
              <w:highlight w:val="cyan"/>
            </w:rPr>
          </w:rPrChange>
        </w:rPr>
        <w:t>聚集</w:t>
      </w:r>
      <w:r w:rsidRPr="004F25AC">
        <w:rPr>
          <w:rFonts w:hint="eastAsia"/>
          <w:rPrChange w:id="3659" w:author="Fred Zhou" w:date="2024-03-10T14:00:00Z">
            <w:rPr>
              <w:rFonts w:hint="eastAsia"/>
              <w:highlight w:val="cyan"/>
            </w:rPr>
          </w:rPrChange>
        </w:rPr>
        <w:t>度更高</w:t>
      </w:r>
      <w:r w:rsidRPr="004F25AC">
        <w:rPr>
          <w:rFonts w:hint="eastAsia"/>
        </w:rPr>
        <w:t>。</w:t>
      </w:r>
    </w:p>
    <w:p w14:paraId="77A430E7" w14:textId="21C251DA" w:rsidR="001F3580" w:rsidRPr="004F25AC" w:rsidRDefault="007E4708" w:rsidP="007E4708">
      <w:pPr>
        <w:pStyle w:val="ListParagraph"/>
        <w:ind w:firstLineChars="0" w:firstLine="0"/>
        <w:jc w:val="left"/>
      </w:pPr>
      <w:r w:rsidRPr="004F25AC">
        <w:rPr>
          <w:rFonts w:hint="eastAsia"/>
        </w:rPr>
        <w:t>（</w:t>
      </w:r>
      <w:r w:rsidRPr="004F25AC">
        <w:rPr>
          <w:rFonts w:hint="eastAsia"/>
        </w:rPr>
        <w:t>2</w:t>
      </w:r>
      <w:r w:rsidRPr="004F25AC">
        <w:rPr>
          <w:rFonts w:hint="eastAsia"/>
        </w:rPr>
        <w:t>）</w:t>
      </w:r>
      <w:ins w:id="3660" w:author="Fred Zhou" w:date="2024-03-10T13:11:00Z">
        <w:r w:rsidR="00782E23" w:rsidRPr="004F25AC">
          <w:rPr>
            <w:rFonts w:hint="eastAsia"/>
          </w:rPr>
          <w:t>城市</w:t>
        </w:r>
      </w:ins>
      <w:del w:id="3661" w:author="Fred Zhou" w:date="2024-03-10T07:51:00Z">
        <w:r w:rsidRPr="004F25AC" w:rsidDel="00AC10DE">
          <w:rPr>
            <w:rFonts w:hint="eastAsia"/>
          </w:rPr>
          <w:delText>绿地</w:delText>
        </w:r>
      </w:del>
      <w:r w:rsidRPr="004F25AC">
        <w:rPr>
          <w:rFonts w:hint="eastAsia"/>
        </w:rPr>
        <w:t>热缓解需求</w:t>
      </w:r>
      <w:ins w:id="3662" w:author="Fred Zhou" w:date="2024-03-10T13:11:00Z">
        <w:r w:rsidR="00782E23" w:rsidRPr="004F25AC">
          <w:rPr>
            <w:rFonts w:hint="eastAsia"/>
          </w:rPr>
          <w:t>不足</w:t>
        </w:r>
      </w:ins>
      <w:del w:id="3663" w:author="Fred Zhou" w:date="2024-03-10T08:46:00Z">
        <w:r w:rsidRPr="004F25AC" w:rsidDel="00EB1FD4">
          <w:rPr>
            <w:rFonts w:hint="eastAsia"/>
          </w:rPr>
          <w:delText>亏缺</w:delText>
        </w:r>
      </w:del>
      <w:r w:rsidRPr="004F25AC">
        <w:rPr>
          <w:rFonts w:hint="eastAsia"/>
        </w:rPr>
        <w:t>的</w:t>
      </w:r>
      <w:proofErr w:type="gramStart"/>
      <w:r w:rsidRPr="004F25AC">
        <w:rPr>
          <w:rFonts w:hint="eastAsia"/>
        </w:rPr>
        <w:t>不</w:t>
      </w:r>
      <w:proofErr w:type="gramEnd"/>
      <w:r w:rsidRPr="004F25AC">
        <w:rPr>
          <w:rFonts w:hint="eastAsia"/>
        </w:rPr>
        <w:t>平等性</w:t>
      </w:r>
      <w:r w:rsidR="00834348" w:rsidRPr="004F25AC">
        <w:rPr>
          <w:rFonts w:hint="eastAsia"/>
        </w:rPr>
        <w:t>分析</w:t>
      </w:r>
    </w:p>
    <w:p w14:paraId="1DD27213" w14:textId="53913BC8" w:rsidR="00834348" w:rsidRPr="000D315F" w:rsidDel="00C4443C" w:rsidRDefault="00834348" w:rsidP="00086EB8">
      <w:pPr>
        <w:pStyle w:val="ListParagraph"/>
        <w:ind w:firstLineChars="0"/>
        <w:jc w:val="left"/>
        <w:rPr>
          <w:del w:id="3664" w:author="Fred Zhou" w:date="2024-03-10T14:05:00Z"/>
          <w:rFonts w:hint="eastAsia"/>
          <w:b/>
          <w:bCs/>
          <w:rPrChange w:id="3665" w:author="Fred Zhou" w:date="2024-03-10T14:20:00Z">
            <w:rPr>
              <w:del w:id="3666" w:author="Fred Zhou" w:date="2024-03-10T14:05:00Z"/>
              <w:rFonts w:hint="eastAsia"/>
            </w:rPr>
          </w:rPrChange>
        </w:rPr>
      </w:pPr>
      <w:del w:id="3667" w:author="Fred Zhou" w:date="2024-03-10T14:05:00Z">
        <w:r w:rsidRPr="000D315F" w:rsidDel="00C4443C">
          <w:rPr>
            <w:rFonts w:hint="eastAsia"/>
            <w:b/>
            <w:bCs/>
            <w:rPrChange w:id="3668" w:author="Fred Zhou" w:date="2024-03-10T14:20:00Z">
              <w:rPr>
                <w:rFonts w:hint="eastAsia"/>
              </w:rPr>
            </w:rPrChange>
          </w:rPr>
          <w:delText>【</w:delText>
        </w:r>
        <w:r w:rsidR="00086EB8" w:rsidRPr="000D315F" w:rsidDel="00C4443C">
          <w:rPr>
            <w:rFonts w:hint="eastAsia"/>
            <w:b/>
            <w:bCs/>
            <w:rPrChange w:id="3669" w:author="Fred Zhou" w:date="2024-03-10T14:20:00Z">
              <w:rPr>
                <w:rFonts w:hint="eastAsia"/>
              </w:rPr>
            </w:rPrChange>
          </w:rPr>
          <w:delText>u</w:delText>
        </w:r>
        <w:r w:rsidR="00086EB8" w:rsidRPr="000D315F" w:rsidDel="00C4443C">
          <w:rPr>
            <w:b/>
            <w:bCs/>
            <w:rPrChange w:id="3670" w:author="Fred Zhou" w:date="2024-03-10T14:20:00Z">
              <w:rPr/>
            </w:rPrChange>
          </w:rPr>
          <w:delText>p2024 0</w:delText>
        </w:r>
        <w:r w:rsidR="00086EB8" w:rsidRPr="000D315F" w:rsidDel="00C4443C">
          <w:rPr>
            <w:rFonts w:hint="eastAsia"/>
            <w:b/>
            <w:bCs/>
            <w:rPrChange w:id="3671" w:author="Fred Zhou" w:date="2024-03-10T14:20:00Z">
              <w:rPr>
                <w:rFonts w:hint="eastAsia"/>
              </w:rPr>
            </w:rPrChange>
          </w:rPr>
          <w:delText>30</w:delText>
        </w:r>
        <w:r w:rsidR="00086EB8" w:rsidRPr="000D315F" w:rsidDel="00C4443C">
          <w:rPr>
            <w:b/>
            <w:bCs/>
            <w:rPrChange w:id="3672" w:author="Fred Zhou" w:date="2024-03-10T14:20:00Z">
              <w:rPr/>
            </w:rPrChange>
          </w:rPr>
          <w:delText>8 1</w:delText>
        </w:r>
        <w:r w:rsidR="00086EB8" w:rsidRPr="000D315F" w:rsidDel="00C4443C">
          <w:rPr>
            <w:b/>
            <w:bCs/>
            <w:rPrChange w:id="3673" w:author="Fred Zhou" w:date="2024-03-10T14:20:00Z">
              <w:rPr/>
            </w:rPrChange>
          </w:rPr>
          <w:delText>7</w:delText>
        </w:r>
        <w:r w:rsidR="00086EB8" w:rsidRPr="000D315F" w:rsidDel="00C4443C">
          <w:rPr>
            <w:b/>
            <w:bCs/>
            <w:rPrChange w:id="3674" w:author="Fred Zhou" w:date="2024-03-10T14:20:00Z">
              <w:rPr/>
            </w:rPrChange>
          </w:rPr>
          <w:delText>:2</w:delText>
        </w:r>
        <w:r w:rsidR="00ED0065" w:rsidRPr="000D315F" w:rsidDel="00C4443C">
          <w:rPr>
            <w:b/>
            <w:bCs/>
            <w:rPrChange w:id="3675" w:author="Fred Zhou" w:date="2024-03-10T14:20:00Z">
              <w:rPr/>
            </w:rPrChange>
          </w:rPr>
          <w:delText>8</w:delText>
        </w:r>
        <w:r w:rsidRPr="000D315F" w:rsidDel="00C4443C">
          <w:rPr>
            <w:rFonts w:hint="eastAsia"/>
            <w:b/>
            <w:bCs/>
            <w:rPrChange w:id="3676" w:author="Fred Zhou" w:date="2024-03-10T14:20:00Z">
              <w:rPr>
                <w:rFonts w:hint="eastAsia"/>
              </w:rPr>
            </w:rPrChange>
          </w:rPr>
          <w:delText>】</w:delText>
        </w:r>
      </w:del>
    </w:p>
    <w:p w14:paraId="3994D2A3" w14:textId="652B817E" w:rsidR="004109E6" w:rsidRPr="004F25AC" w:rsidRDefault="007A6507" w:rsidP="001916A3">
      <w:pPr>
        <w:pStyle w:val="ListParagraph"/>
        <w:ind w:firstLineChars="0"/>
        <w:jc w:val="left"/>
        <w:rPr>
          <w:ins w:id="3677" w:author="Fred Zhou" w:date="2024-03-10T12:26:00Z"/>
        </w:rPr>
      </w:pPr>
      <w:r w:rsidRPr="000D315F">
        <w:rPr>
          <w:rFonts w:hint="eastAsia"/>
          <w:b/>
          <w:bCs/>
          <w:rPrChange w:id="3678" w:author="Fred Zhou" w:date="2024-03-10T14:20:00Z">
            <w:rPr>
              <w:rFonts w:hint="eastAsia"/>
            </w:rPr>
          </w:rPrChange>
        </w:rPr>
        <w:t>在</w:t>
      </w:r>
      <w:r w:rsidRPr="000D315F">
        <w:rPr>
          <w:rFonts w:hint="eastAsia"/>
          <w:b/>
          <w:bCs/>
          <w:rPrChange w:id="3679" w:author="Fred Zhou" w:date="2024-03-10T14:20:00Z">
            <w:rPr>
              <w:rFonts w:hint="eastAsia"/>
              <w:highlight w:val="cyan"/>
            </w:rPr>
          </w:rPrChange>
        </w:rPr>
        <w:t>经济学领域</w:t>
      </w:r>
      <w:r w:rsidR="00C36F37" w:rsidRPr="000D315F">
        <w:rPr>
          <w:rFonts w:hint="eastAsia"/>
          <w:b/>
          <w:bCs/>
          <w:rPrChange w:id="3680" w:author="Fred Zhou" w:date="2024-03-10T14:20:00Z">
            <w:rPr>
              <w:rFonts w:hint="eastAsia"/>
            </w:rPr>
          </w:rPrChange>
        </w:rPr>
        <w:t>中，</w:t>
      </w:r>
      <w:r w:rsidRPr="000D315F">
        <w:rPr>
          <w:rFonts w:hint="eastAsia"/>
          <w:b/>
          <w:bCs/>
          <w:rPrChange w:id="3681" w:author="Fred Zhou" w:date="2024-03-10T14:20:00Z">
            <w:rPr>
              <w:rFonts w:hint="eastAsia"/>
              <w:highlight w:val="cyan"/>
            </w:rPr>
          </w:rPrChange>
        </w:rPr>
        <w:t>基</w:t>
      </w:r>
      <w:proofErr w:type="gramStart"/>
      <w:r w:rsidRPr="000D315F">
        <w:rPr>
          <w:rFonts w:hint="eastAsia"/>
          <w:b/>
          <w:bCs/>
          <w:rPrChange w:id="3682" w:author="Fred Zhou" w:date="2024-03-10T14:20:00Z">
            <w:rPr>
              <w:rFonts w:hint="eastAsia"/>
              <w:highlight w:val="cyan"/>
            </w:rPr>
          </w:rPrChange>
        </w:rPr>
        <w:t>尼指数</w:t>
      </w:r>
      <w:proofErr w:type="gramEnd"/>
      <w:r w:rsidR="00C36F37" w:rsidRPr="000D315F">
        <w:rPr>
          <w:rFonts w:hint="eastAsia"/>
          <w:b/>
          <w:bCs/>
          <w:rPrChange w:id="3683" w:author="Fred Zhou" w:date="2024-03-10T14:20:00Z">
            <w:rPr>
              <w:rFonts w:hint="eastAsia"/>
            </w:rPr>
          </w:rPrChange>
        </w:rPr>
        <w:t>通常用于</w:t>
      </w:r>
      <w:proofErr w:type="gramStart"/>
      <w:r w:rsidR="00C36F37" w:rsidRPr="000D315F">
        <w:rPr>
          <w:rFonts w:hint="eastAsia"/>
          <w:b/>
          <w:bCs/>
          <w:rPrChange w:id="3684" w:author="Fred Zhou" w:date="2024-03-10T14:20:00Z">
            <w:rPr>
              <w:rFonts w:hint="eastAsia"/>
              <w:highlight w:val="cyan"/>
            </w:rPr>
          </w:rPrChange>
        </w:rPr>
        <w:t>不</w:t>
      </w:r>
      <w:proofErr w:type="gramEnd"/>
      <w:r w:rsidR="00C36F37" w:rsidRPr="000D315F">
        <w:rPr>
          <w:rFonts w:hint="eastAsia"/>
          <w:b/>
          <w:bCs/>
          <w:rPrChange w:id="3685" w:author="Fred Zhou" w:date="2024-03-10T14:20:00Z">
            <w:rPr>
              <w:rFonts w:hint="eastAsia"/>
              <w:highlight w:val="cyan"/>
            </w:rPr>
          </w:rPrChange>
        </w:rPr>
        <w:t>平等性</w:t>
      </w:r>
      <w:r w:rsidR="00C36F37" w:rsidRPr="000D315F">
        <w:rPr>
          <w:rFonts w:hint="eastAsia"/>
          <w:b/>
          <w:bCs/>
          <w:rPrChange w:id="3686" w:author="Fred Zhou" w:date="2024-03-10T14:20:00Z">
            <w:rPr>
              <w:rFonts w:hint="eastAsia"/>
            </w:rPr>
          </w:rPrChange>
        </w:rPr>
        <w:t>的</w:t>
      </w:r>
      <w:r w:rsidR="006D4DAF" w:rsidRPr="000D315F">
        <w:rPr>
          <w:rFonts w:hint="eastAsia"/>
          <w:b/>
          <w:bCs/>
          <w:rPrChange w:id="3687" w:author="Fred Zhou" w:date="2024-03-10T14:20:00Z">
            <w:rPr>
              <w:rFonts w:hint="eastAsia"/>
            </w:rPr>
          </w:rPrChange>
        </w:rPr>
        <w:t>分析</w:t>
      </w:r>
      <w:del w:id="3688" w:author="Fred Zhou" w:date="2024-03-10T11:52:00Z">
        <w:r w:rsidRPr="000D315F" w:rsidDel="00DF176D">
          <w:rPr>
            <w:rFonts w:hint="eastAsia"/>
            <w:b/>
            <w:bCs/>
            <w:rPrChange w:id="3689" w:author="Fred Zhou" w:date="2024-03-10T14:20:00Z">
              <w:rPr>
                <w:rFonts w:hint="eastAsia"/>
              </w:rPr>
            </w:rPrChange>
          </w:rPr>
          <w:delText>（</w:delText>
        </w:r>
        <w:r w:rsidRPr="000D315F" w:rsidDel="00DF176D">
          <w:rPr>
            <w:rFonts w:hint="eastAsia"/>
            <w:b/>
            <w:bCs/>
            <w:rPrChange w:id="3690" w:author="Fred Zhou" w:date="2024-03-10T14:20:00Z">
              <w:rPr>
                <w:rFonts w:hint="eastAsia"/>
              </w:rPr>
            </w:rPrChange>
          </w:rPr>
          <w:delText>Gastwirth</w:delText>
        </w:r>
        <w:r w:rsidRPr="000D315F" w:rsidDel="00DF176D">
          <w:rPr>
            <w:rFonts w:hint="eastAsia"/>
            <w:b/>
            <w:bCs/>
            <w:rPrChange w:id="3691" w:author="Fred Zhou" w:date="2024-03-10T14:20:00Z">
              <w:rPr>
                <w:rFonts w:hint="eastAsia"/>
              </w:rPr>
            </w:rPrChange>
          </w:rPr>
          <w:delText>，</w:delText>
        </w:r>
        <w:r w:rsidRPr="000D315F" w:rsidDel="00DF176D">
          <w:rPr>
            <w:rFonts w:hint="eastAsia"/>
            <w:b/>
            <w:bCs/>
            <w:rPrChange w:id="3692" w:author="Fred Zhou" w:date="2024-03-10T14:20:00Z">
              <w:rPr>
                <w:rFonts w:hint="eastAsia"/>
              </w:rPr>
            </w:rPrChange>
          </w:rPr>
          <w:delText>1972</w:delText>
        </w:r>
        <w:r w:rsidRPr="000D315F" w:rsidDel="00DF176D">
          <w:rPr>
            <w:rFonts w:hint="eastAsia"/>
            <w:b/>
            <w:bCs/>
            <w:rPrChange w:id="3693" w:author="Fred Zhou" w:date="2024-03-10T14:20:00Z">
              <w:rPr>
                <w:rFonts w:hint="eastAsia"/>
              </w:rPr>
            </w:rPrChange>
          </w:rPr>
          <w:delText>）</w:delText>
        </w:r>
      </w:del>
      <w:r w:rsidRPr="000D315F">
        <w:rPr>
          <w:rFonts w:hint="eastAsia"/>
          <w:b/>
          <w:bCs/>
          <w:rPrChange w:id="3694" w:author="Fred Zhou" w:date="2024-03-10T14:20:00Z">
            <w:rPr>
              <w:rFonts w:hint="eastAsia"/>
            </w:rPr>
          </w:rPrChange>
        </w:rPr>
        <w:t>。</w:t>
      </w:r>
      <w:r w:rsidR="00CE57A0" w:rsidRPr="000D315F">
        <w:rPr>
          <w:rFonts w:hint="eastAsia"/>
          <w:b/>
          <w:bCs/>
          <w:rPrChange w:id="3695" w:author="Fred Zhou" w:date="2024-03-10T14:20:00Z">
            <w:rPr>
              <w:rFonts w:hint="eastAsia"/>
            </w:rPr>
          </w:rPrChange>
        </w:rPr>
        <w:t>对于</w:t>
      </w:r>
      <w:r w:rsidR="00C36F37" w:rsidRPr="000D315F">
        <w:rPr>
          <w:rFonts w:hint="eastAsia"/>
          <w:b/>
          <w:bCs/>
          <w:rPrChange w:id="3696" w:author="Fred Zhou" w:date="2024-03-10T14:20:00Z">
            <w:rPr>
              <w:rFonts w:hint="eastAsia"/>
              <w:highlight w:val="cyan"/>
            </w:rPr>
          </w:rPrChange>
        </w:rPr>
        <w:t>本项目</w:t>
      </w:r>
      <w:r w:rsidR="00CE57A0" w:rsidRPr="000D315F">
        <w:rPr>
          <w:rFonts w:hint="eastAsia"/>
          <w:b/>
          <w:bCs/>
          <w:rPrChange w:id="3697" w:author="Fred Zhou" w:date="2024-03-10T14:20:00Z">
            <w:rPr>
              <w:rFonts w:hint="eastAsia"/>
              <w:highlight w:val="cyan"/>
            </w:rPr>
          </w:rPrChange>
        </w:rPr>
        <w:t>而言</w:t>
      </w:r>
      <w:r w:rsidR="00C36F37" w:rsidRPr="000D315F">
        <w:rPr>
          <w:rFonts w:hint="eastAsia"/>
          <w:b/>
          <w:bCs/>
          <w:rPrChange w:id="3698" w:author="Fred Zhou" w:date="2024-03-10T14:20:00Z">
            <w:rPr>
              <w:rFonts w:hint="eastAsia"/>
            </w:rPr>
          </w:rPrChange>
        </w:rPr>
        <w:t>，</w:t>
      </w:r>
      <w:r w:rsidRPr="000D315F">
        <w:rPr>
          <w:rFonts w:hint="eastAsia"/>
          <w:b/>
          <w:bCs/>
          <w:rPrChange w:id="3699" w:author="Fred Zhou" w:date="2024-03-10T14:20:00Z">
            <w:rPr>
              <w:rFonts w:hint="eastAsia"/>
              <w:highlight w:val="cyan"/>
            </w:rPr>
          </w:rPrChange>
        </w:rPr>
        <w:t>基</w:t>
      </w:r>
      <w:proofErr w:type="gramStart"/>
      <w:r w:rsidRPr="000D315F">
        <w:rPr>
          <w:rFonts w:hint="eastAsia"/>
          <w:b/>
          <w:bCs/>
          <w:rPrChange w:id="3700" w:author="Fred Zhou" w:date="2024-03-10T14:20:00Z">
            <w:rPr>
              <w:rFonts w:hint="eastAsia"/>
              <w:highlight w:val="cyan"/>
            </w:rPr>
          </w:rPrChange>
        </w:rPr>
        <w:t>尼指数</w:t>
      </w:r>
      <w:proofErr w:type="gramEnd"/>
      <w:r w:rsidR="007B590F" w:rsidRPr="000D315F">
        <w:rPr>
          <w:rFonts w:hint="eastAsia"/>
          <w:b/>
          <w:bCs/>
          <w:rPrChange w:id="3701" w:author="Fred Zhou" w:date="2024-03-10T14:20:00Z">
            <w:rPr>
              <w:rFonts w:hint="eastAsia"/>
            </w:rPr>
          </w:rPrChange>
        </w:rPr>
        <w:t>被</w:t>
      </w:r>
      <w:r w:rsidR="00C36F37" w:rsidRPr="000D315F">
        <w:rPr>
          <w:rFonts w:hint="eastAsia"/>
          <w:b/>
          <w:bCs/>
          <w:rPrChange w:id="3702" w:author="Fred Zhou" w:date="2024-03-10T14:20:00Z">
            <w:rPr>
              <w:rFonts w:hint="eastAsia"/>
            </w:rPr>
          </w:rPrChange>
        </w:rPr>
        <w:t>用于</w:t>
      </w:r>
      <w:r w:rsidRPr="000D315F">
        <w:rPr>
          <w:rFonts w:hint="eastAsia"/>
          <w:b/>
          <w:bCs/>
          <w:rPrChange w:id="3703" w:author="Fred Zhou" w:date="2024-03-10T14:20:00Z">
            <w:rPr>
              <w:rFonts w:hint="eastAsia"/>
            </w:rPr>
          </w:rPrChange>
        </w:rPr>
        <w:t>评估</w:t>
      </w:r>
      <w:r w:rsidR="00086EB8" w:rsidRPr="000D315F">
        <w:rPr>
          <w:rFonts w:hint="eastAsia"/>
          <w:b/>
          <w:bCs/>
          <w:rPrChange w:id="3704" w:author="Fred Zhou" w:date="2024-03-10T14:20:00Z">
            <w:rPr>
              <w:rFonts w:hint="eastAsia"/>
              <w:highlight w:val="green"/>
            </w:rPr>
          </w:rPrChange>
        </w:rPr>
        <w:t>城市</w:t>
      </w:r>
      <w:r w:rsidRPr="000D315F">
        <w:rPr>
          <w:rFonts w:hint="eastAsia"/>
          <w:b/>
          <w:bCs/>
          <w:rPrChange w:id="3705" w:author="Fred Zhou" w:date="2024-03-10T14:20:00Z">
            <w:rPr>
              <w:rFonts w:hint="eastAsia"/>
              <w:highlight w:val="green"/>
            </w:rPr>
          </w:rPrChange>
        </w:rPr>
        <w:t>热缓解需求</w:t>
      </w:r>
      <w:ins w:id="3706" w:author="Fred Zhou" w:date="2024-03-10T13:11:00Z">
        <w:r w:rsidR="00782E23" w:rsidRPr="000D315F">
          <w:rPr>
            <w:rFonts w:hint="eastAsia"/>
            <w:b/>
            <w:bCs/>
            <w:rPrChange w:id="3707" w:author="Fred Zhou" w:date="2024-03-10T14:20:00Z">
              <w:rPr>
                <w:rFonts w:hint="eastAsia"/>
              </w:rPr>
            </w:rPrChange>
          </w:rPr>
          <w:t>不足</w:t>
        </w:r>
      </w:ins>
      <w:del w:id="3708" w:author="Fred Zhou" w:date="2024-03-10T08:46:00Z">
        <w:r w:rsidRPr="000D315F" w:rsidDel="00EB1FD4">
          <w:rPr>
            <w:rFonts w:hint="eastAsia"/>
            <w:b/>
            <w:bCs/>
            <w:rPrChange w:id="3709" w:author="Fred Zhou" w:date="2024-03-10T14:20:00Z">
              <w:rPr>
                <w:rFonts w:hint="eastAsia"/>
                <w:highlight w:val="green"/>
              </w:rPr>
            </w:rPrChange>
          </w:rPr>
          <w:delText>亏缺</w:delText>
        </w:r>
      </w:del>
      <w:r w:rsidRPr="000D315F">
        <w:rPr>
          <w:rFonts w:hint="eastAsia"/>
          <w:b/>
          <w:bCs/>
          <w:rPrChange w:id="3710" w:author="Fred Zhou" w:date="2024-03-10T14:20:00Z">
            <w:rPr>
              <w:rFonts w:hint="eastAsia"/>
            </w:rPr>
          </w:rPrChange>
        </w:rPr>
        <w:t>的</w:t>
      </w:r>
      <w:proofErr w:type="gramStart"/>
      <w:r w:rsidRPr="000D315F">
        <w:rPr>
          <w:rFonts w:hint="eastAsia"/>
          <w:b/>
          <w:bCs/>
          <w:rPrChange w:id="3711" w:author="Fred Zhou" w:date="2024-03-10T14:20:00Z">
            <w:rPr>
              <w:rFonts w:hint="eastAsia"/>
              <w:highlight w:val="cyan"/>
            </w:rPr>
          </w:rPrChange>
        </w:rPr>
        <w:t>不</w:t>
      </w:r>
      <w:proofErr w:type="gramEnd"/>
      <w:r w:rsidRPr="000D315F">
        <w:rPr>
          <w:rFonts w:hint="eastAsia"/>
          <w:b/>
          <w:bCs/>
          <w:rPrChange w:id="3712" w:author="Fred Zhou" w:date="2024-03-10T14:20:00Z">
            <w:rPr>
              <w:rFonts w:hint="eastAsia"/>
              <w:highlight w:val="cyan"/>
            </w:rPr>
          </w:rPrChange>
        </w:rPr>
        <w:t>平等性</w:t>
      </w:r>
      <w:r w:rsidRPr="000D315F">
        <w:rPr>
          <w:rFonts w:hint="eastAsia"/>
          <w:b/>
          <w:bCs/>
          <w:rPrChange w:id="3713" w:author="Fred Zhou" w:date="2024-03-10T14:20:00Z">
            <w:rPr>
              <w:rFonts w:hint="eastAsia"/>
            </w:rPr>
          </w:rPrChange>
        </w:rPr>
        <w:t>。</w:t>
      </w:r>
      <w:r w:rsidRPr="004F25AC">
        <w:rPr>
          <w:rFonts w:hint="eastAsia"/>
          <w:rPrChange w:id="3714" w:author="Fred Zhou" w:date="2024-03-10T14:00:00Z">
            <w:rPr>
              <w:rFonts w:hint="eastAsia"/>
              <w:highlight w:val="cyan"/>
            </w:rPr>
          </w:rPrChange>
        </w:rPr>
        <w:t>基</w:t>
      </w:r>
      <w:proofErr w:type="gramStart"/>
      <w:r w:rsidRPr="004F25AC">
        <w:rPr>
          <w:rFonts w:hint="eastAsia"/>
          <w:rPrChange w:id="3715" w:author="Fred Zhou" w:date="2024-03-10T14:00:00Z">
            <w:rPr>
              <w:rFonts w:hint="eastAsia"/>
              <w:highlight w:val="cyan"/>
            </w:rPr>
          </w:rPrChange>
        </w:rPr>
        <w:t>尼指数</w:t>
      </w:r>
      <w:proofErr w:type="gramEnd"/>
      <w:r w:rsidR="00C36F37" w:rsidRPr="004F25AC">
        <w:rPr>
          <w:rFonts w:hint="eastAsia"/>
        </w:rPr>
        <w:t>被</w:t>
      </w:r>
      <w:r w:rsidRPr="004F25AC">
        <w:rPr>
          <w:rFonts w:hint="eastAsia"/>
        </w:rPr>
        <w:t>定义为</w:t>
      </w:r>
      <w:r w:rsidRPr="004F25AC">
        <w:rPr>
          <w:rFonts w:hint="eastAsia"/>
          <w:rPrChange w:id="3716" w:author="Fred Zhou" w:date="2024-03-10T14:00:00Z">
            <w:rPr>
              <w:rFonts w:hint="eastAsia"/>
              <w:highlight w:val="cyan"/>
            </w:rPr>
          </w:rPrChange>
        </w:rPr>
        <w:t>公平</w:t>
      </w:r>
      <w:r w:rsidRPr="004F25AC">
        <w:rPr>
          <w:rFonts w:hint="eastAsia"/>
          <w:rPrChange w:id="3717" w:author="Fred Zhou" w:date="2024-03-10T14:00:00Z">
            <w:rPr>
              <w:rFonts w:hint="eastAsia"/>
              <w:highlight w:val="cyan"/>
            </w:rPr>
          </w:rPrChange>
        </w:rPr>
        <w:lastRenderedPageBreak/>
        <w:t>线</w:t>
      </w:r>
      <w:r w:rsidRPr="004F25AC">
        <w:rPr>
          <w:rFonts w:hint="eastAsia"/>
        </w:rPr>
        <w:t>与</w:t>
      </w:r>
      <w:proofErr w:type="gramStart"/>
      <w:r w:rsidRPr="004F25AC">
        <w:rPr>
          <w:rFonts w:hint="eastAsia"/>
          <w:rPrChange w:id="3718" w:author="Fred Zhou" w:date="2024-03-10T14:00:00Z">
            <w:rPr>
              <w:rFonts w:hint="eastAsia"/>
              <w:highlight w:val="cyan"/>
            </w:rPr>
          </w:rPrChange>
        </w:rPr>
        <w:t>洛</w:t>
      </w:r>
      <w:proofErr w:type="gramEnd"/>
      <w:r w:rsidRPr="004F25AC">
        <w:rPr>
          <w:rFonts w:hint="eastAsia"/>
          <w:rPrChange w:id="3719" w:author="Fred Zhou" w:date="2024-03-10T14:00:00Z">
            <w:rPr>
              <w:rFonts w:hint="eastAsia"/>
              <w:highlight w:val="cyan"/>
            </w:rPr>
          </w:rPrChange>
        </w:rPr>
        <w:t>伦兹曲线</w:t>
      </w:r>
      <w:r w:rsidRPr="004F25AC">
        <w:rPr>
          <w:rFonts w:hint="eastAsia"/>
        </w:rPr>
        <w:t>之间的</w:t>
      </w:r>
      <w:r w:rsidRPr="004F25AC">
        <w:rPr>
          <w:rFonts w:hint="eastAsia"/>
          <w:rPrChange w:id="3720" w:author="Fred Zhou" w:date="2024-03-10T14:00:00Z">
            <w:rPr>
              <w:rFonts w:hint="eastAsia"/>
              <w:highlight w:val="cyan"/>
            </w:rPr>
          </w:rPrChange>
        </w:rPr>
        <w:t>面积</w:t>
      </w:r>
      <w:r w:rsidRPr="004F25AC">
        <w:rPr>
          <w:rFonts w:hint="eastAsia"/>
        </w:rPr>
        <w:t>与</w:t>
      </w:r>
      <w:r w:rsidRPr="004F25AC">
        <w:rPr>
          <w:rFonts w:hint="eastAsia"/>
          <w:rPrChange w:id="3721" w:author="Fred Zhou" w:date="2024-03-10T14:00:00Z">
            <w:rPr>
              <w:rFonts w:hint="eastAsia"/>
              <w:highlight w:val="cyan"/>
            </w:rPr>
          </w:rPrChange>
        </w:rPr>
        <w:t>公平线</w:t>
      </w:r>
      <w:r w:rsidRPr="004F25AC">
        <w:rPr>
          <w:rFonts w:hint="eastAsia"/>
        </w:rPr>
        <w:t>下</w:t>
      </w:r>
      <w:r w:rsidRPr="004F25AC">
        <w:rPr>
          <w:rFonts w:hint="eastAsia"/>
          <w:rPrChange w:id="3722" w:author="Fred Zhou" w:date="2024-03-10T14:00:00Z">
            <w:rPr>
              <w:rFonts w:hint="eastAsia"/>
              <w:highlight w:val="cyan"/>
            </w:rPr>
          </w:rPrChange>
        </w:rPr>
        <w:t>总面积</w:t>
      </w:r>
      <w:r w:rsidRPr="004F25AC">
        <w:rPr>
          <w:rFonts w:hint="eastAsia"/>
        </w:rPr>
        <w:t>的比值。</w:t>
      </w:r>
      <w:ins w:id="3723" w:author="Fred Zhou" w:date="2024-03-10T12:27:00Z">
        <w:r w:rsidR="004109E6" w:rsidRPr="004F25AC">
          <w:rPr>
            <w:rFonts w:hint="eastAsia"/>
          </w:rPr>
          <w:t>如</w:t>
        </w:r>
        <w:r w:rsidR="004109E6" w:rsidRPr="004F25AC">
          <w:rPr>
            <w:rFonts w:hint="eastAsia"/>
            <w:rPrChange w:id="3724" w:author="Fred Zhou" w:date="2024-03-10T14:00:00Z">
              <w:rPr>
                <w:rFonts w:hint="eastAsia"/>
                <w:highlight w:val="green"/>
              </w:rPr>
            </w:rPrChange>
          </w:rPr>
          <w:t>图</w:t>
        </w:r>
      </w:ins>
      <w:ins w:id="3725" w:author="Fred Zhou" w:date="2024-03-10T12:39:00Z">
        <w:r w:rsidR="009147F2" w:rsidRPr="004F25AC">
          <w:t>4</w:t>
        </w:r>
      </w:ins>
      <w:ins w:id="3726" w:author="Fred Zhou" w:date="2024-03-10T12:27:00Z">
        <w:r w:rsidR="004109E6" w:rsidRPr="004F25AC">
          <w:rPr>
            <w:rFonts w:hint="eastAsia"/>
          </w:rPr>
          <w:t>所示，</w:t>
        </w:r>
        <w:r w:rsidR="004109E6" w:rsidRPr="004F25AC">
          <w:rPr>
            <w:rFonts w:hint="eastAsia"/>
          </w:rPr>
          <w:t>A</w:t>
        </w:r>
      </w:ins>
      <w:ins w:id="3727" w:author="Fred Zhou" w:date="2024-03-10T12:28:00Z">
        <w:r w:rsidR="004109E6" w:rsidRPr="004F25AC">
          <w:rPr>
            <w:rFonts w:hint="eastAsia"/>
          </w:rPr>
          <w:t>的面积与</w:t>
        </w:r>
        <w:r w:rsidR="004109E6" w:rsidRPr="004F25AC">
          <w:rPr>
            <w:rFonts w:hint="eastAsia"/>
          </w:rPr>
          <w:t>A</w:t>
        </w:r>
        <w:r w:rsidR="004109E6" w:rsidRPr="004F25AC">
          <w:rPr>
            <w:rFonts w:hint="eastAsia"/>
          </w:rPr>
          <w:t>和</w:t>
        </w:r>
        <w:r w:rsidR="004109E6" w:rsidRPr="004F25AC">
          <w:rPr>
            <w:rFonts w:hint="eastAsia"/>
          </w:rPr>
          <w:t>B</w:t>
        </w:r>
        <w:r w:rsidR="004109E6" w:rsidRPr="004F25AC">
          <w:rPr>
            <w:rFonts w:hint="eastAsia"/>
          </w:rPr>
          <w:t>的面积和之比即为基尼系数。</w:t>
        </w:r>
      </w:ins>
      <w:r w:rsidR="006D4DAF" w:rsidRPr="004F25AC">
        <w:rPr>
          <w:rFonts w:hint="eastAsia"/>
        </w:rPr>
        <w:t>其中，</w:t>
      </w:r>
      <w:proofErr w:type="gramStart"/>
      <w:r w:rsidR="00C36F37" w:rsidRPr="004F25AC">
        <w:rPr>
          <w:rFonts w:hint="eastAsia"/>
          <w:rPrChange w:id="3728" w:author="Fred Zhou" w:date="2024-03-10T14:00:00Z">
            <w:rPr>
              <w:rFonts w:hint="eastAsia"/>
              <w:highlight w:val="cyan"/>
            </w:rPr>
          </w:rPrChange>
        </w:rPr>
        <w:t>洛</w:t>
      </w:r>
      <w:proofErr w:type="gramEnd"/>
      <w:r w:rsidR="00C36F37" w:rsidRPr="004F25AC">
        <w:rPr>
          <w:rFonts w:hint="eastAsia"/>
          <w:rPrChange w:id="3729" w:author="Fred Zhou" w:date="2024-03-10T14:00:00Z">
            <w:rPr>
              <w:rFonts w:hint="eastAsia"/>
              <w:highlight w:val="cyan"/>
            </w:rPr>
          </w:rPrChange>
        </w:rPr>
        <w:t>伦兹曲线</w:t>
      </w:r>
      <w:r w:rsidR="00C36F37" w:rsidRPr="004F25AC">
        <w:rPr>
          <w:rFonts w:hint="eastAsia"/>
        </w:rPr>
        <w:t>是</w:t>
      </w:r>
      <w:r w:rsidR="006D4DAF" w:rsidRPr="004F25AC">
        <w:rPr>
          <w:rFonts w:hint="eastAsia"/>
          <w:rPrChange w:id="3730" w:author="Fred Zhou" w:date="2024-03-10T14:00:00Z">
            <w:rPr>
              <w:rFonts w:hint="eastAsia"/>
              <w:highlight w:val="cyan"/>
            </w:rPr>
          </w:rPrChange>
        </w:rPr>
        <w:t>特定指标</w:t>
      </w:r>
      <w:r w:rsidR="006D4DAF" w:rsidRPr="004F25AC">
        <w:rPr>
          <w:rFonts w:hint="eastAsia"/>
        </w:rPr>
        <w:t>（如财富）</w:t>
      </w:r>
      <w:r w:rsidR="006D4DAF" w:rsidRPr="004F25AC">
        <w:rPr>
          <w:rFonts w:hint="eastAsia"/>
        </w:rPr>
        <w:t>按</w:t>
      </w:r>
      <w:r w:rsidR="00C36F37" w:rsidRPr="004F25AC">
        <w:rPr>
          <w:rFonts w:hint="eastAsia"/>
          <w:rPrChange w:id="3731" w:author="Fred Zhou" w:date="2024-03-10T14:00:00Z">
            <w:rPr>
              <w:rFonts w:hint="eastAsia"/>
              <w:highlight w:val="cyan"/>
            </w:rPr>
          </w:rPrChange>
        </w:rPr>
        <w:t>人口</w:t>
      </w:r>
      <w:r w:rsidR="006D4DAF" w:rsidRPr="004F25AC">
        <w:rPr>
          <w:rFonts w:hint="eastAsia"/>
          <w:rPrChange w:id="3732" w:author="Fred Zhou" w:date="2024-03-10T14:00:00Z">
            <w:rPr>
              <w:rFonts w:hint="eastAsia"/>
              <w:highlight w:val="cyan"/>
            </w:rPr>
          </w:rPrChange>
        </w:rPr>
        <w:t>百分比</w:t>
      </w:r>
      <w:r w:rsidR="006D4DAF" w:rsidRPr="004F25AC">
        <w:rPr>
          <w:rFonts w:hint="eastAsia"/>
        </w:rPr>
        <w:t>的</w:t>
      </w:r>
      <w:r w:rsidR="00C36F37" w:rsidRPr="004F25AC">
        <w:rPr>
          <w:rFonts w:hint="eastAsia"/>
          <w:rPrChange w:id="3733" w:author="Fred Zhou" w:date="2024-03-10T14:00:00Z">
            <w:rPr>
              <w:rFonts w:hint="eastAsia"/>
              <w:highlight w:val="cyan"/>
            </w:rPr>
          </w:rPrChange>
        </w:rPr>
        <w:t>累积分布函数</w:t>
      </w:r>
      <w:r w:rsidR="00C36F37" w:rsidRPr="004F25AC">
        <w:rPr>
          <w:rFonts w:hint="eastAsia"/>
        </w:rPr>
        <w:t>的</w:t>
      </w:r>
      <w:r w:rsidR="00C36F37" w:rsidRPr="004F25AC">
        <w:rPr>
          <w:rFonts w:hint="eastAsia"/>
          <w:rPrChange w:id="3734" w:author="Fred Zhou" w:date="2024-03-10T14:00:00Z">
            <w:rPr>
              <w:rFonts w:hint="eastAsia"/>
              <w:highlight w:val="cyan"/>
            </w:rPr>
          </w:rPrChange>
        </w:rPr>
        <w:t>图形表示</w:t>
      </w:r>
      <w:r w:rsidR="00C36F37" w:rsidRPr="004F25AC">
        <w:rPr>
          <w:rFonts w:hint="eastAsia"/>
        </w:rPr>
        <w:t>。</w:t>
      </w:r>
      <w:r w:rsidR="002D7BE1" w:rsidRPr="004F25AC">
        <w:rPr>
          <w:rFonts w:hint="eastAsia"/>
          <w:rPrChange w:id="3735" w:author="Fred Zhou" w:date="2024-03-10T14:00:00Z">
            <w:rPr>
              <w:rFonts w:hint="eastAsia"/>
              <w:highlight w:val="cyan"/>
            </w:rPr>
          </w:rPrChange>
        </w:rPr>
        <w:t>该</w:t>
      </w:r>
      <w:r w:rsidRPr="004F25AC">
        <w:rPr>
          <w:rFonts w:hint="eastAsia"/>
          <w:rPrChange w:id="3736" w:author="Fred Zhou" w:date="2024-03-10T14:00:00Z">
            <w:rPr>
              <w:rFonts w:hint="eastAsia"/>
              <w:highlight w:val="cyan"/>
            </w:rPr>
          </w:rPrChange>
        </w:rPr>
        <w:t>指数</w:t>
      </w:r>
      <w:r w:rsidRPr="004F25AC">
        <w:rPr>
          <w:rFonts w:hint="eastAsia"/>
        </w:rPr>
        <w:t>的范围</w:t>
      </w:r>
      <w:r w:rsidR="006D4DAF" w:rsidRPr="004F25AC">
        <w:rPr>
          <w:rFonts w:hint="eastAsia"/>
          <w:rPrChange w:id="3737" w:author="Fred Zhou" w:date="2024-03-10T14:00:00Z">
            <w:rPr>
              <w:rFonts w:hint="eastAsia"/>
              <w:highlight w:val="cyan"/>
            </w:rPr>
          </w:rPrChange>
        </w:rPr>
        <w:t>在</w:t>
      </w:r>
      <w:r w:rsidR="006D4DAF" w:rsidRPr="004F25AC">
        <w:rPr>
          <w:rFonts w:hint="eastAsia"/>
          <w:rPrChange w:id="3738" w:author="Fred Zhou" w:date="2024-03-10T14:00:00Z">
            <w:rPr>
              <w:rFonts w:hint="eastAsia"/>
              <w:highlight w:val="cyan"/>
            </w:rPr>
          </w:rPrChange>
        </w:rPr>
        <w:t>0</w:t>
      </w:r>
      <w:r w:rsidR="006D4DAF" w:rsidRPr="004F25AC">
        <w:rPr>
          <w:rPrChange w:id="3739" w:author="Fred Zhou" w:date="2024-03-10T14:00:00Z">
            <w:rPr>
              <w:highlight w:val="cyan"/>
            </w:rPr>
          </w:rPrChange>
        </w:rPr>
        <w:t>-1</w:t>
      </w:r>
      <w:r w:rsidR="006D4DAF" w:rsidRPr="004F25AC">
        <w:rPr>
          <w:rFonts w:hint="eastAsia"/>
          <w:rPrChange w:id="3740" w:author="Fred Zhou" w:date="2024-03-10T14:00:00Z">
            <w:rPr>
              <w:rFonts w:hint="eastAsia"/>
              <w:highlight w:val="cyan"/>
            </w:rPr>
          </w:rPrChange>
        </w:rPr>
        <w:t>之间</w:t>
      </w:r>
      <w:r w:rsidRPr="004F25AC">
        <w:rPr>
          <w:rFonts w:hint="eastAsia"/>
        </w:rPr>
        <w:t>，值越低</w:t>
      </w:r>
      <w:r w:rsidRPr="004F25AC">
        <w:rPr>
          <w:rFonts w:hint="eastAsia"/>
          <w:rPrChange w:id="3741" w:author="Fred Zhou" w:date="2024-03-10T14:00:00Z">
            <w:rPr>
              <w:rFonts w:hint="eastAsia"/>
              <w:highlight w:val="cyan"/>
            </w:rPr>
          </w:rPrChange>
        </w:rPr>
        <w:t>表示</w:t>
      </w:r>
      <w:r w:rsidRPr="004F25AC">
        <w:rPr>
          <w:rFonts w:hint="eastAsia"/>
        </w:rPr>
        <w:t>越</w:t>
      </w:r>
      <w:r w:rsidR="00086EB8" w:rsidRPr="004F25AC">
        <w:rPr>
          <w:rFonts w:hint="eastAsia"/>
        </w:rPr>
        <w:t>公平</w:t>
      </w:r>
      <w:r w:rsidRPr="004F25AC">
        <w:rPr>
          <w:rFonts w:hint="eastAsia"/>
        </w:rPr>
        <w:t>。</w:t>
      </w:r>
    </w:p>
    <w:p w14:paraId="2C1254D0" w14:textId="3DA53458" w:rsidR="004109E6" w:rsidRPr="004F25AC" w:rsidRDefault="004109E6" w:rsidP="004109E6">
      <w:pPr>
        <w:pStyle w:val="ListParagraph"/>
        <w:ind w:firstLineChars="0"/>
        <w:jc w:val="center"/>
        <w:rPr>
          <w:ins w:id="3742" w:author="Fred Zhou" w:date="2024-03-10T12:26:00Z"/>
        </w:rPr>
      </w:pPr>
      <w:ins w:id="3743" w:author="Fred Zhou" w:date="2024-03-10T12:26:00Z">
        <w:r w:rsidRPr="004F25AC">
          <w:drawing>
            <wp:inline distT="0" distB="0" distL="0" distR="0" wp14:anchorId="05D5ED23" wp14:editId="697146F7">
              <wp:extent cx="3101950" cy="2295652"/>
              <wp:effectExtent l="0" t="0" r="3810" b="0"/>
              <wp:docPr id="164880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0004" name=""/>
                      <pic:cNvPicPr/>
                    </pic:nvPicPr>
                    <pic:blipFill>
                      <a:blip r:embed="rId8"/>
                      <a:stretch>
                        <a:fillRect/>
                      </a:stretch>
                    </pic:blipFill>
                    <pic:spPr>
                      <a:xfrm>
                        <a:off x="0" y="0"/>
                        <a:ext cx="3103133" cy="2296528"/>
                      </a:xfrm>
                      <a:prstGeom prst="rect">
                        <a:avLst/>
                      </a:prstGeom>
                    </pic:spPr>
                  </pic:pic>
                </a:graphicData>
              </a:graphic>
            </wp:inline>
          </w:drawing>
        </w:r>
      </w:ins>
    </w:p>
    <w:p w14:paraId="30919AC0" w14:textId="67FCDAE1" w:rsidR="004109E6" w:rsidRPr="004F25AC" w:rsidRDefault="004109E6" w:rsidP="004109E6">
      <w:pPr>
        <w:pStyle w:val="ListParagraph"/>
        <w:ind w:firstLineChars="0"/>
        <w:jc w:val="center"/>
        <w:rPr>
          <w:ins w:id="3744" w:author="Fred Zhou" w:date="2024-03-10T12:26:00Z"/>
          <w:rFonts w:hint="eastAsia"/>
          <w:sz w:val="20"/>
          <w:szCs w:val="20"/>
          <w:rPrChange w:id="3745" w:author="Fred Zhou" w:date="2024-03-10T14:02:00Z">
            <w:rPr>
              <w:ins w:id="3746" w:author="Fred Zhou" w:date="2024-03-10T12:26:00Z"/>
              <w:rFonts w:hint="eastAsia"/>
            </w:rPr>
          </w:rPrChange>
        </w:rPr>
        <w:pPrChange w:id="3747" w:author="Fred Zhou" w:date="2024-03-10T12:26:00Z">
          <w:pPr>
            <w:pStyle w:val="ListParagraph"/>
            <w:ind w:firstLineChars="0"/>
            <w:jc w:val="left"/>
          </w:pPr>
        </w:pPrChange>
      </w:pPr>
      <w:ins w:id="3748" w:author="Fred Zhou" w:date="2024-03-10T12:26:00Z">
        <w:r w:rsidRPr="004F25AC">
          <w:rPr>
            <w:rFonts w:hint="eastAsia"/>
            <w:sz w:val="20"/>
            <w:szCs w:val="20"/>
            <w:rPrChange w:id="3749" w:author="Fred Zhou" w:date="2024-03-10T14:02:00Z">
              <w:rPr>
                <w:rFonts w:hint="eastAsia"/>
              </w:rPr>
            </w:rPrChange>
          </w:rPr>
          <w:t>图</w:t>
        </w:r>
      </w:ins>
      <w:ins w:id="3750" w:author="Fred Zhou" w:date="2024-03-10T12:39:00Z">
        <w:r w:rsidR="009147F2" w:rsidRPr="004F25AC">
          <w:rPr>
            <w:sz w:val="20"/>
            <w:szCs w:val="20"/>
            <w:rPrChange w:id="3751" w:author="Fred Zhou" w:date="2024-03-10T14:02:00Z">
              <w:rPr/>
            </w:rPrChange>
          </w:rPr>
          <w:t>4</w:t>
        </w:r>
      </w:ins>
      <w:ins w:id="3752" w:author="Fred Zhou" w:date="2024-03-10T12:26:00Z">
        <w:r w:rsidRPr="004F25AC">
          <w:rPr>
            <w:sz w:val="20"/>
            <w:szCs w:val="20"/>
            <w:rPrChange w:id="3753" w:author="Fred Zhou" w:date="2024-03-10T14:02:00Z">
              <w:rPr/>
            </w:rPrChange>
          </w:rPr>
          <w:t xml:space="preserve">  </w:t>
        </w:r>
        <w:r w:rsidRPr="004F25AC">
          <w:rPr>
            <w:rFonts w:hint="eastAsia"/>
            <w:sz w:val="20"/>
            <w:szCs w:val="20"/>
            <w:rPrChange w:id="3754" w:author="Fred Zhou" w:date="2024-03-10T14:02:00Z">
              <w:rPr>
                <w:rFonts w:hint="eastAsia"/>
              </w:rPr>
            </w:rPrChange>
          </w:rPr>
          <w:t>基尼系数的示意图</w:t>
        </w:r>
      </w:ins>
    </w:p>
    <w:p w14:paraId="4D16EB58" w14:textId="2E346BA5" w:rsidR="001916A3" w:rsidRPr="004F25AC" w:rsidRDefault="001916A3" w:rsidP="001916A3">
      <w:pPr>
        <w:pStyle w:val="ListParagraph"/>
        <w:ind w:firstLineChars="0"/>
        <w:jc w:val="left"/>
      </w:pPr>
      <w:r w:rsidRPr="004F25AC">
        <w:rPr>
          <w:rFonts w:hint="eastAsia"/>
          <w:rPrChange w:id="3755" w:author="Fred Zhou" w:date="2024-03-10T14:00:00Z">
            <w:rPr>
              <w:rFonts w:hint="eastAsia"/>
              <w:highlight w:val="cyan"/>
            </w:rPr>
          </w:rPrChange>
        </w:rPr>
        <w:t>基</w:t>
      </w:r>
      <w:proofErr w:type="gramStart"/>
      <w:r w:rsidRPr="004F25AC">
        <w:rPr>
          <w:rFonts w:hint="eastAsia"/>
          <w:rPrChange w:id="3756" w:author="Fred Zhou" w:date="2024-03-10T14:00:00Z">
            <w:rPr>
              <w:rFonts w:hint="eastAsia"/>
              <w:highlight w:val="cyan"/>
            </w:rPr>
          </w:rPrChange>
        </w:rPr>
        <w:t>尼指数</w:t>
      </w:r>
      <w:proofErr w:type="gramEnd"/>
      <w:r w:rsidRPr="004F25AC">
        <w:rPr>
          <w:rFonts w:hint="eastAsia"/>
        </w:rPr>
        <w:t>的</w:t>
      </w:r>
      <w:r w:rsidRPr="004F25AC">
        <w:rPr>
          <w:rFonts w:hint="eastAsia"/>
          <w:rPrChange w:id="3757" w:author="Fred Zhou" w:date="2024-03-10T14:00:00Z">
            <w:rPr>
              <w:rFonts w:hint="eastAsia"/>
              <w:highlight w:val="green"/>
            </w:rPr>
          </w:rPrChange>
        </w:rPr>
        <w:t>计算公式</w:t>
      </w:r>
      <w:r w:rsidRPr="004F25AC">
        <w:rPr>
          <w:rFonts w:hint="eastAsia"/>
        </w:rPr>
        <w:t>如下：</w:t>
      </w:r>
    </w:p>
    <w:p w14:paraId="2F3286CD" w14:textId="5E179D05" w:rsidR="0021738A" w:rsidRPr="004F25AC" w:rsidRDefault="0021738A" w:rsidP="00185361">
      <w:pPr>
        <w:pStyle w:val="ListParagraph"/>
        <w:ind w:firstLineChars="0"/>
        <w:jc w:val="right"/>
        <w:pPrChange w:id="3758" w:author="Fred Zhou" w:date="2024-03-10T13:48:00Z">
          <w:pPr>
            <w:pStyle w:val="ListParagraph"/>
            <w:ind w:firstLineChars="0"/>
            <w:jc w:val="left"/>
          </w:pPr>
        </w:pPrChange>
      </w:pPr>
      <m:oMath>
        <m:r>
          <w:rPr>
            <w:rFonts w:ascii="Cambria Math"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w:ins w:id="3759" w:author="Fred Zhou" w:date="2024-03-10T13:48:00Z">
        <w:r w:rsidR="00185361" w:rsidRPr="004F25AC">
          <w:rPr>
            <w:rFonts w:hint="eastAsia"/>
          </w:rPr>
          <w:t xml:space="preserve"> </w:t>
        </w:r>
        <w:r w:rsidR="00185361" w:rsidRPr="004F25AC">
          <w:t xml:space="preserve">        </w:t>
        </w:r>
        <w:r w:rsidR="00185361" w:rsidRPr="004F25AC">
          <w:rPr>
            <w:rFonts w:hint="eastAsia"/>
          </w:rPr>
          <w:t>（</w:t>
        </w:r>
        <w:r w:rsidR="00185361" w:rsidRPr="004F25AC">
          <w:rPr>
            <w:rFonts w:hint="eastAsia"/>
          </w:rPr>
          <w:t>1</w:t>
        </w:r>
        <w:r w:rsidR="00185361" w:rsidRPr="004F25AC">
          <w:t>1</w:t>
        </w:r>
        <w:r w:rsidR="00185361" w:rsidRPr="004F25AC">
          <w:rPr>
            <w:rFonts w:hint="eastAsia"/>
          </w:rPr>
          <w:t>）</w:t>
        </w:r>
      </w:ins>
    </w:p>
    <w:p w14:paraId="60D48B16" w14:textId="77777777" w:rsidR="00E7379F" w:rsidRPr="004F25AC" w:rsidRDefault="00E7379F" w:rsidP="001916A3">
      <w:pPr>
        <w:pStyle w:val="ListParagraph"/>
        <w:ind w:firstLineChars="0"/>
        <w:jc w:val="left"/>
        <w:rPr>
          <w:rFonts w:hint="eastAsia"/>
        </w:rPr>
      </w:pPr>
    </w:p>
    <w:p w14:paraId="0F473130" w14:textId="600D3F19" w:rsidR="001916A3" w:rsidRPr="004F25AC" w:rsidDel="00C4443C" w:rsidRDefault="001916A3" w:rsidP="001916A3">
      <w:pPr>
        <w:pStyle w:val="ListParagraph"/>
        <w:ind w:firstLineChars="0"/>
        <w:jc w:val="left"/>
        <w:rPr>
          <w:del w:id="3760" w:author="Fred Zhou" w:date="2024-03-10T14:05:00Z"/>
          <w:rFonts w:hint="eastAsia"/>
        </w:rPr>
      </w:pPr>
      <w:del w:id="3761" w:author="Fred Zhou" w:date="2024-03-10T14:05:00Z">
        <w:r w:rsidRPr="004F25AC" w:rsidDel="00C4443C">
          <w:rPr>
            <w:rFonts w:hint="eastAsia"/>
          </w:rPr>
          <w:delText>【</w:delText>
        </w:r>
        <w:r w:rsidRPr="004F25AC" w:rsidDel="00C4443C">
          <w:rPr>
            <w:rFonts w:hint="eastAsia"/>
          </w:rPr>
          <w:delText>u</w:delText>
        </w:r>
        <w:r w:rsidRPr="004F25AC" w:rsidDel="00C4443C">
          <w:delText>p2024 0</w:delText>
        </w:r>
        <w:r w:rsidRPr="004F25AC" w:rsidDel="00C4443C">
          <w:rPr>
            <w:rFonts w:hint="eastAsia"/>
          </w:rPr>
          <w:delText>30</w:delText>
        </w:r>
        <w:r w:rsidRPr="004F25AC" w:rsidDel="00C4443C">
          <w:delText>8 17:</w:delText>
        </w:r>
        <w:r w:rsidRPr="004F25AC" w:rsidDel="00C4443C">
          <w:delText>5</w:delText>
        </w:r>
        <w:r w:rsidR="00256468" w:rsidRPr="004F25AC" w:rsidDel="00C4443C">
          <w:delText>2</w:delText>
        </w:r>
        <w:r w:rsidRPr="004F25AC" w:rsidDel="00C4443C">
          <w:rPr>
            <w:rFonts w:hint="eastAsia"/>
          </w:rPr>
          <w:delText>】</w:delText>
        </w:r>
      </w:del>
    </w:p>
    <w:p w14:paraId="59D6390B" w14:textId="7A41B01A" w:rsidR="006C6159" w:rsidRPr="004F25AC" w:rsidRDefault="001916A3" w:rsidP="001916A3">
      <w:pPr>
        <w:pStyle w:val="ListParagraph"/>
        <w:ind w:firstLineChars="0" w:firstLine="0"/>
        <w:jc w:val="left"/>
        <w:rPr>
          <w:rFonts w:hint="eastAsia"/>
        </w:rPr>
      </w:pPr>
      <w:r w:rsidRPr="004F25AC">
        <w:rPr>
          <w:rFonts w:hint="eastAsia"/>
        </w:rPr>
        <w:t>其中，</w:t>
      </w:r>
      <w:r w:rsidRPr="004F25AC">
        <w:rPr>
          <w:rFonts w:hint="eastAsia"/>
          <w:rPrChange w:id="3762" w:author="Fred Zhou" w:date="2024-03-10T14:00:00Z">
            <w:rPr>
              <w:rFonts w:hint="eastAsia"/>
              <w:highlight w:val="green"/>
            </w:rPr>
          </w:rPrChange>
        </w:rPr>
        <w:t>P</w:t>
      </w:r>
      <w:r w:rsidRPr="004F25AC">
        <w:rPr>
          <w:rFonts w:hint="eastAsia"/>
          <w:vertAlign w:val="subscript"/>
          <w:rPrChange w:id="3763" w:author="Fred Zhou" w:date="2024-03-10T14:00:00Z">
            <w:rPr>
              <w:rFonts w:hint="eastAsia"/>
              <w:highlight w:val="green"/>
              <w:vertAlign w:val="subscript"/>
            </w:rPr>
          </w:rPrChange>
        </w:rPr>
        <w:t>i</w:t>
      </w:r>
      <w:r w:rsidRPr="004F25AC">
        <w:rPr>
          <w:rFonts w:hint="eastAsia"/>
        </w:rPr>
        <w:t>是</w:t>
      </w:r>
      <w:r w:rsidRPr="004F25AC">
        <w:rPr>
          <w:rFonts w:hint="eastAsia"/>
          <w:rPrChange w:id="3764" w:author="Fred Zhou" w:date="2024-03-10T14:00:00Z">
            <w:rPr>
              <w:rFonts w:hint="eastAsia"/>
              <w:highlight w:val="cyan"/>
            </w:rPr>
          </w:rPrChange>
        </w:rPr>
        <w:t>研究区域</w:t>
      </w:r>
      <w:r w:rsidRPr="004F25AC">
        <w:rPr>
          <w:rFonts w:hint="eastAsia"/>
        </w:rPr>
        <w:t>内</w:t>
      </w:r>
      <w:r w:rsidRPr="004F25AC">
        <w:rPr>
          <w:rFonts w:hint="eastAsia"/>
          <w:rPrChange w:id="3765" w:author="Fred Zhou" w:date="2024-03-10T14:00:00Z">
            <w:rPr>
              <w:rFonts w:hint="eastAsia"/>
              <w:highlight w:val="cyan"/>
            </w:rPr>
          </w:rPrChange>
        </w:rPr>
        <w:t>居民数量</w:t>
      </w:r>
      <w:r w:rsidRPr="004F25AC">
        <w:rPr>
          <w:rFonts w:hint="eastAsia"/>
        </w:rPr>
        <w:t>的</w:t>
      </w:r>
      <w:r w:rsidRPr="004F25AC">
        <w:rPr>
          <w:rFonts w:hint="eastAsia"/>
          <w:rPrChange w:id="3766" w:author="Fred Zhou" w:date="2024-03-10T14:00:00Z">
            <w:rPr>
              <w:rFonts w:hint="eastAsia"/>
              <w:highlight w:val="cyan"/>
            </w:rPr>
          </w:rPrChange>
        </w:rPr>
        <w:t>累积百分比</w:t>
      </w:r>
      <w:r w:rsidRPr="004F25AC">
        <w:rPr>
          <w:rFonts w:hint="eastAsia"/>
        </w:rPr>
        <w:t>，而</w:t>
      </w:r>
      <w:r w:rsidRPr="004F25AC">
        <w:rPr>
          <w:rFonts w:hint="eastAsia"/>
          <w:rPrChange w:id="3767" w:author="Fred Zhou" w:date="2024-03-10T14:00:00Z">
            <w:rPr>
              <w:rFonts w:hint="eastAsia"/>
              <w:highlight w:val="green"/>
            </w:rPr>
          </w:rPrChange>
        </w:rPr>
        <w:t>A</w:t>
      </w:r>
      <w:r w:rsidRPr="004F25AC">
        <w:rPr>
          <w:rFonts w:hint="eastAsia"/>
          <w:vertAlign w:val="subscript"/>
          <w:rPrChange w:id="3768" w:author="Fred Zhou" w:date="2024-03-10T14:00:00Z">
            <w:rPr>
              <w:rFonts w:hint="eastAsia"/>
              <w:highlight w:val="green"/>
              <w:vertAlign w:val="subscript"/>
            </w:rPr>
          </w:rPrChange>
        </w:rPr>
        <w:t>i</w:t>
      </w:r>
      <w:r w:rsidRPr="004F25AC">
        <w:rPr>
          <w:rFonts w:hint="eastAsia"/>
        </w:rPr>
        <w:t>是城市</w:t>
      </w:r>
      <w:r w:rsidRPr="004F25AC">
        <w:rPr>
          <w:rFonts w:hint="eastAsia"/>
          <w:rPrChange w:id="3769" w:author="Fred Zhou" w:date="2024-03-10T14:00:00Z">
            <w:rPr>
              <w:rFonts w:hint="eastAsia"/>
              <w:highlight w:val="green"/>
            </w:rPr>
          </w:rPrChange>
        </w:rPr>
        <w:t>热缓解需求</w:t>
      </w:r>
      <w:ins w:id="3770" w:author="Fred Zhou" w:date="2024-03-10T13:11:00Z">
        <w:r w:rsidR="00782E23" w:rsidRPr="004F25AC">
          <w:rPr>
            <w:rFonts w:hint="eastAsia"/>
          </w:rPr>
          <w:t>不足</w:t>
        </w:r>
      </w:ins>
      <w:del w:id="3771" w:author="Fred Zhou" w:date="2024-03-10T08:46:00Z">
        <w:r w:rsidRPr="004F25AC" w:rsidDel="00EB1FD4">
          <w:rPr>
            <w:rFonts w:hint="eastAsia"/>
            <w:rPrChange w:id="3772" w:author="Fred Zhou" w:date="2024-03-10T14:00:00Z">
              <w:rPr>
                <w:rFonts w:hint="eastAsia"/>
                <w:highlight w:val="green"/>
              </w:rPr>
            </w:rPrChange>
          </w:rPr>
          <w:delText>亏缺</w:delText>
        </w:r>
      </w:del>
      <w:r w:rsidRPr="004F25AC">
        <w:rPr>
          <w:rFonts w:hint="eastAsia"/>
        </w:rPr>
        <w:t>的</w:t>
      </w:r>
      <w:r w:rsidRPr="004F25AC">
        <w:rPr>
          <w:rFonts w:hint="eastAsia"/>
          <w:rPrChange w:id="3773" w:author="Fred Zhou" w:date="2024-03-10T14:00:00Z">
            <w:rPr>
              <w:rFonts w:hint="eastAsia"/>
              <w:highlight w:val="cyan"/>
            </w:rPr>
          </w:rPrChange>
        </w:rPr>
        <w:t>累积百分比</w:t>
      </w:r>
      <w:r w:rsidRPr="004F25AC">
        <w:rPr>
          <w:rFonts w:hint="eastAsia"/>
        </w:rPr>
        <w:t>。</w:t>
      </w:r>
    </w:p>
    <w:p w14:paraId="17E06D26" w14:textId="10167B54" w:rsidR="001916A3" w:rsidRPr="004F25AC" w:rsidRDefault="00702733" w:rsidP="00AE51FB">
      <w:pPr>
        <w:pStyle w:val="ListParagraph"/>
        <w:numPr>
          <w:ilvl w:val="0"/>
          <w:numId w:val="30"/>
        </w:numPr>
        <w:ind w:firstLineChars="0"/>
        <w:jc w:val="left"/>
      </w:pPr>
      <w:r w:rsidRPr="004F25AC">
        <w:rPr>
          <w:rFonts w:hint="eastAsia"/>
        </w:rPr>
        <w:t>城市热缓解优先区域的识别</w:t>
      </w:r>
    </w:p>
    <w:p w14:paraId="7D7A5DFD" w14:textId="4E141F7C" w:rsidR="00702733" w:rsidRPr="004F25AC" w:rsidDel="00C4443C" w:rsidRDefault="00702733" w:rsidP="00702733">
      <w:pPr>
        <w:pStyle w:val="ListParagraph"/>
        <w:ind w:firstLineChars="0"/>
        <w:jc w:val="left"/>
        <w:rPr>
          <w:del w:id="3774" w:author="Fred Zhou" w:date="2024-03-10T14:05:00Z"/>
        </w:rPr>
      </w:pPr>
      <w:del w:id="3775" w:author="Fred Zhou" w:date="2024-03-10T14:05:00Z">
        <w:r w:rsidRPr="004F25AC" w:rsidDel="00C4443C">
          <w:rPr>
            <w:rFonts w:hint="eastAsia"/>
          </w:rPr>
          <w:delText>【</w:delText>
        </w:r>
        <w:r w:rsidRPr="004F25AC" w:rsidDel="00C4443C">
          <w:rPr>
            <w:rFonts w:hint="eastAsia"/>
          </w:rPr>
          <w:delText xml:space="preserve">up2024 0308 </w:delText>
        </w:r>
        <w:r w:rsidRPr="004F25AC" w:rsidDel="00C4443C">
          <w:delText>20</w:delText>
        </w:r>
        <w:r w:rsidRPr="004F25AC" w:rsidDel="00C4443C">
          <w:rPr>
            <w:rFonts w:hint="eastAsia"/>
          </w:rPr>
          <w:delText>:</w:delText>
        </w:r>
        <w:r w:rsidRPr="004F25AC" w:rsidDel="00C4443C">
          <w:delText>35</w:delText>
        </w:r>
        <w:r w:rsidRPr="004F25AC" w:rsidDel="00C4443C">
          <w:rPr>
            <w:rFonts w:hint="eastAsia"/>
          </w:rPr>
          <w:delText>】</w:delText>
        </w:r>
      </w:del>
    </w:p>
    <w:p w14:paraId="26424A30" w14:textId="01F73E67" w:rsidR="00702733" w:rsidRPr="004F25AC" w:rsidRDefault="00702733" w:rsidP="00702733">
      <w:pPr>
        <w:pStyle w:val="ListParagraph"/>
        <w:ind w:firstLineChars="0"/>
        <w:jc w:val="left"/>
      </w:pPr>
      <w:r w:rsidRPr="004F25AC">
        <w:t>针对</w:t>
      </w:r>
      <w:ins w:id="3776" w:author="Fred Zhou" w:date="2024-03-10T07:51:00Z">
        <w:r w:rsidR="00AC10DE" w:rsidRPr="004F25AC">
          <w:rPr>
            <w:rFonts w:hint="eastAsia"/>
          </w:rPr>
          <w:t>公园</w:t>
        </w:r>
      </w:ins>
      <w:del w:id="3777" w:author="Fred Zhou" w:date="2024-03-10T07:51:00Z">
        <w:r w:rsidRPr="004F25AC" w:rsidDel="00AC10DE">
          <w:rPr>
            <w:rPrChange w:id="3778" w:author="Fred Zhou" w:date="2024-03-10T14:00:00Z">
              <w:rPr>
                <w:highlight w:val="green"/>
              </w:rPr>
            </w:rPrChange>
          </w:rPr>
          <w:delText>绿地</w:delText>
        </w:r>
      </w:del>
      <w:r w:rsidRPr="004F25AC">
        <w:rPr>
          <w:rPrChange w:id="3779" w:author="Fred Zhou" w:date="2024-03-10T14:00:00Z">
            <w:rPr>
              <w:highlight w:val="green"/>
            </w:rPr>
          </w:rPrChange>
        </w:rPr>
        <w:t>热缓解需求</w:t>
      </w:r>
      <w:ins w:id="3780" w:author="Fred Zhou" w:date="2024-03-10T13:12:00Z">
        <w:r w:rsidR="00782E23" w:rsidRPr="004F25AC">
          <w:rPr>
            <w:rFonts w:hint="eastAsia"/>
          </w:rPr>
          <w:t>不足</w:t>
        </w:r>
      </w:ins>
      <w:del w:id="3781" w:author="Fred Zhou" w:date="2024-03-10T08:46:00Z">
        <w:r w:rsidRPr="004F25AC" w:rsidDel="00EB1FD4">
          <w:rPr>
            <w:rPrChange w:id="3782" w:author="Fred Zhou" w:date="2024-03-10T14:00:00Z">
              <w:rPr>
                <w:highlight w:val="green"/>
              </w:rPr>
            </w:rPrChange>
          </w:rPr>
          <w:delText>亏缺</w:delText>
        </w:r>
      </w:del>
      <w:r w:rsidRPr="004F25AC">
        <w:rPr>
          <w:rFonts w:hint="eastAsia"/>
        </w:rPr>
        <w:t>的</w:t>
      </w:r>
      <w:r w:rsidRPr="004F25AC">
        <w:rPr>
          <w:rFonts w:hint="eastAsia"/>
          <w:rPrChange w:id="3783" w:author="Fred Zhou" w:date="2024-03-10T14:00:00Z">
            <w:rPr>
              <w:rFonts w:hint="eastAsia"/>
              <w:highlight w:val="cyan"/>
            </w:rPr>
          </w:rPrChange>
        </w:rPr>
        <w:t>空间格局</w:t>
      </w:r>
      <w:r w:rsidRPr="004F25AC">
        <w:t>，本研究采用</w:t>
      </w:r>
      <w:r w:rsidRPr="004F25AC">
        <w:rPr>
          <w:rPrChange w:id="3784" w:author="Fred Zhou" w:date="2024-03-10T14:00:00Z">
            <w:rPr>
              <w:highlight w:val="cyan"/>
            </w:rPr>
          </w:rPrChange>
        </w:rPr>
        <w:t>百分位数</w:t>
      </w:r>
      <w:r w:rsidRPr="004F25AC">
        <w:t>法对其</w:t>
      </w:r>
      <w:r w:rsidRPr="004F25AC">
        <w:rPr>
          <w:rFonts w:hint="eastAsia"/>
          <w:rPrChange w:id="3785" w:author="Fred Zhou" w:date="2024-03-10T14:00:00Z">
            <w:rPr>
              <w:rFonts w:hint="eastAsia"/>
              <w:highlight w:val="cyan"/>
            </w:rPr>
          </w:rPrChange>
        </w:rPr>
        <w:t>进行</w:t>
      </w:r>
      <w:r w:rsidRPr="004F25AC">
        <w:rPr>
          <w:rPrChange w:id="3786" w:author="Fred Zhou" w:date="2024-03-10T14:00:00Z">
            <w:rPr>
              <w:highlight w:val="cyan"/>
            </w:rPr>
          </w:rPrChange>
        </w:rPr>
        <w:t>分段</w:t>
      </w:r>
      <w:r w:rsidRPr="004F25AC">
        <w:t>，具体划分为</w:t>
      </w:r>
      <w:r w:rsidRPr="004F25AC">
        <w:rPr>
          <w:rPrChange w:id="3787" w:author="Fred Zhou" w:date="2024-03-10T14:00:00Z">
            <w:rPr>
              <w:highlight w:val="cyan"/>
            </w:rPr>
          </w:rPrChange>
        </w:rPr>
        <w:t>高</w:t>
      </w:r>
      <w:del w:id="3788" w:author="Fred Zhou" w:date="2024-03-10T13:12:00Z">
        <w:r w:rsidRPr="004F25AC" w:rsidDel="00782E23">
          <w:rPr>
            <w:rPrChange w:id="3789" w:author="Fred Zhou" w:date="2024-03-10T14:00:00Z">
              <w:rPr>
                <w:highlight w:val="cyan"/>
              </w:rPr>
            </w:rPrChange>
          </w:rPr>
          <w:delText>需求</w:delText>
        </w:r>
      </w:del>
      <w:r w:rsidRPr="004F25AC">
        <w:rPr>
          <w:rPrChange w:id="3790" w:author="Fred Zhou" w:date="2024-03-10T14:00:00Z">
            <w:rPr>
              <w:highlight w:val="cyan"/>
            </w:rPr>
          </w:rPrChange>
        </w:rPr>
        <w:t>、中</w:t>
      </w:r>
      <w:del w:id="3791" w:author="Fred Zhou" w:date="2024-03-10T13:12:00Z">
        <w:r w:rsidRPr="004F25AC" w:rsidDel="00782E23">
          <w:rPr>
            <w:rPrChange w:id="3792" w:author="Fred Zhou" w:date="2024-03-10T14:00:00Z">
              <w:rPr>
                <w:highlight w:val="cyan"/>
              </w:rPr>
            </w:rPrChange>
          </w:rPr>
          <w:delText>需求</w:delText>
        </w:r>
      </w:del>
      <w:r w:rsidRPr="004F25AC">
        <w:rPr>
          <w:rPrChange w:id="3793" w:author="Fred Zhou" w:date="2024-03-10T14:00:00Z">
            <w:rPr>
              <w:highlight w:val="cyan"/>
            </w:rPr>
          </w:rPrChange>
        </w:rPr>
        <w:t>和</w:t>
      </w:r>
      <w:proofErr w:type="gramStart"/>
      <w:r w:rsidRPr="004F25AC">
        <w:rPr>
          <w:rPrChange w:id="3794" w:author="Fred Zhou" w:date="2024-03-10T14:00:00Z">
            <w:rPr>
              <w:highlight w:val="cyan"/>
            </w:rPr>
          </w:rPrChange>
        </w:rPr>
        <w:t>低需求</w:t>
      </w:r>
      <w:proofErr w:type="gramEnd"/>
      <w:ins w:id="3795" w:author="Fred Zhou" w:date="2024-03-10T13:12:00Z">
        <w:r w:rsidR="00782E23" w:rsidRPr="004F25AC">
          <w:rPr>
            <w:rFonts w:hint="eastAsia"/>
            <w:rPrChange w:id="3796" w:author="Fred Zhou" w:date="2024-03-10T14:00:00Z">
              <w:rPr>
                <w:rFonts w:hint="eastAsia"/>
                <w:highlight w:val="cyan"/>
              </w:rPr>
            </w:rPrChange>
          </w:rPr>
          <w:t>不足</w:t>
        </w:r>
      </w:ins>
      <w:r w:rsidRPr="004F25AC">
        <w:t>三大区域。对于</w:t>
      </w:r>
      <w:r w:rsidRPr="004F25AC">
        <w:rPr>
          <w:rPrChange w:id="3797" w:author="Fred Zhou" w:date="2024-03-10T14:00:00Z">
            <w:rPr>
              <w:highlight w:val="cyan"/>
            </w:rPr>
          </w:rPrChange>
        </w:rPr>
        <w:t>高需求</w:t>
      </w:r>
      <w:ins w:id="3798" w:author="Fred Zhou" w:date="2024-03-10T13:12:00Z">
        <w:r w:rsidR="00782E23" w:rsidRPr="004F25AC">
          <w:rPr>
            <w:rFonts w:hint="eastAsia"/>
            <w:rPrChange w:id="3799" w:author="Fred Zhou" w:date="2024-03-10T14:00:00Z">
              <w:rPr>
                <w:rFonts w:hint="eastAsia"/>
                <w:highlight w:val="cyan"/>
              </w:rPr>
            </w:rPrChange>
          </w:rPr>
          <w:t>不足</w:t>
        </w:r>
      </w:ins>
      <w:r w:rsidRPr="004F25AC">
        <w:rPr>
          <w:rPrChange w:id="3800" w:author="Fred Zhou" w:date="2024-03-10T14:00:00Z">
            <w:rPr>
              <w:highlight w:val="cyan"/>
            </w:rPr>
          </w:rPrChange>
        </w:rPr>
        <w:t>区域</w:t>
      </w:r>
      <w:r w:rsidRPr="004F25AC">
        <w:t>，我们进一步开展</w:t>
      </w:r>
      <w:r w:rsidRPr="004F25AC">
        <w:rPr>
          <w:rPrChange w:id="3801" w:author="Fred Zhou" w:date="2024-03-10T14:00:00Z">
            <w:rPr>
              <w:highlight w:val="cyan"/>
            </w:rPr>
          </w:rPrChange>
        </w:rPr>
        <w:t>形态空间格局</w:t>
      </w:r>
      <w:r w:rsidRPr="004F25AC">
        <w:rPr>
          <w:rFonts w:hint="eastAsia"/>
        </w:rPr>
        <w:t>分析。</w:t>
      </w:r>
    </w:p>
    <w:p w14:paraId="40150E4F" w14:textId="25FC4827" w:rsidR="00EC00A5" w:rsidRPr="004F25AC" w:rsidDel="00C4443C" w:rsidRDefault="00EC00A5" w:rsidP="00EC00A5">
      <w:pPr>
        <w:pStyle w:val="ListParagraph"/>
        <w:ind w:firstLineChars="0"/>
        <w:jc w:val="left"/>
        <w:rPr>
          <w:del w:id="3802" w:author="Fred Zhou" w:date="2024-03-10T14:05:00Z"/>
          <w:rFonts w:hint="eastAsia"/>
        </w:rPr>
      </w:pPr>
      <w:del w:id="3803" w:author="Fred Zhou" w:date="2024-03-10T14:05:00Z">
        <w:r w:rsidRPr="004F25AC" w:rsidDel="00C4443C">
          <w:rPr>
            <w:rFonts w:hint="eastAsia"/>
          </w:rPr>
          <w:delText>【</w:delText>
        </w:r>
        <w:r w:rsidRPr="004F25AC" w:rsidDel="00C4443C">
          <w:rPr>
            <w:rFonts w:hint="eastAsia"/>
          </w:rPr>
          <w:delText xml:space="preserve">up2024 0308 </w:delText>
        </w:r>
        <w:r w:rsidRPr="004F25AC" w:rsidDel="00C4443C">
          <w:delText>20</w:delText>
        </w:r>
        <w:r w:rsidRPr="004F25AC" w:rsidDel="00C4443C">
          <w:rPr>
            <w:rFonts w:hint="eastAsia"/>
          </w:rPr>
          <w:delText>:</w:delText>
        </w:r>
        <w:r w:rsidRPr="004F25AC" w:rsidDel="00C4443C">
          <w:delText>4</w:delText>
        </w:r>
        <w:r w:rsidR="002726BD" w:rsidRPr="004F25AC" w:rsidDel="00C4443C">
          <w:delText>7</w:delText>
        </w:r>
        <w:r w:rsidRPr="004F25AC" w:rsidDel="00C4443C">
          <w:rPr>
            <w:rFonts w:hint="eastAsia"/>
          </w:rPr>
          <w:delText>】</w:delText>
        </w:r>
      </w:del>
    </w:p>
    <w:p w14:paraId="39FFCB79" w14:textId="0F635ABE" w:rsidR="003146E6" w:rsidRPr="004F25AC" w:rsidRDefault="001578F5" w:rsidP="00EC00A5">
      <w:pPr>
        <w:pStyle w:val="ListParagraph"/>
        <w:ind w:firstLineChars="0"/>
        <w:jc w:val="left"/>
      </w:pPr>
      <w:r w:rsidRPr="004F25AC">
        <w:t>本研究采用</w:t>
      </w:r>
      <w:r w:rsidRPr="004F25AC">
        <w:rPr>
          <w:rPrChange w:id="3804" w:author="Fred Zhou" w:date="2024-03-10T14:00:00Z">
            <w:rPr>
              <w:highlight w:val="cyan"/>
            </w:rPr>
          </w:rPrChange>
        </w:rPr>
        <w:t>GUIDOS</w:t>
      </w:r>
      <w:r w:rsidRPr="004F25AC">
        <w:rPr>
          <w:rPrChange w:id="3805" w:author="Fred Zhou" w:date="2024-03-10T14:00:00Z">
            <w:rPr>
              <w:highlight w:val="cyan"/>
            </w:rPr>
          </w:rPrChange>
        </w:rPr>
        <w:t>工具箱</w:t>
      </w:r>
      <w:r w:rsidRPr="004F25AC">
        <w:t>对图像进行</w:t>
      </w:r>
      <w:r w:rsidRPr="004F25AC">
        <w:rPr>
          <w:rPrChange w:id="3806" w:author="Fred Zhou" w:date="2024-03-10T14:00:00Z">
            <w:rPr>
              <w:highlight w:val="cyan"/>
            </w:rPr>
          </w:rPrChange>
        </w:rPr>
        <w:t>形态学分析</w:t>
      </w:r>
      <w:r w:rsidRPr="004F25AC">
        <w:t>，将其</w:t>
      </w:r>
      <w:r w:rsidRPr="004F25AC">
        <w:rPr>
          <w:rPrChange w:id="3807" w:author="Fred Zhou" w:date="2024-03-10T14:00:00Z">
            <w:rPr>
              <w:highlight w:val="cyan"/>
            </w:rPr>
          </w:rPrChange>
        </w:rPr>
        <w:t>划分为</w:t>
      </w:r>
      <w:r w:rsidRPr="004F25AC">
        <w:t>七种</w:t>
      </w:r>
      <w:r w:rsidRPr="004F25AC">
        <w:rPr>
          <w:rPrChange w:id="3808" w:author="Fred Zhou" w:date="2024-03-10T14:00:00Z">
            <w:rPr>
              <w:highlight w:val="cyan"/>
            </w:rPr>
          </w:rPrChange>
        </w:rPr>
        <w:t>形态类型</w:t>
      </w:r>
      <w:r w:rsidRPr="004F25AC">
        <w:t>，即</w:t>
      </w:r>
      <w:r w:rsidRPr="004F25AC">
        <w:rPr>
          <w:rPrChange w:id="3809" w:author="Fred Zhou" w:date="2024-03-10T14:00:00Z">
            <w:rPr>
              <w:highlight w:val="cyan"/>
            </w:rPr>
          </w:rPrChange>
        </w:rPr>
        <w:t>“</w:t>
      </w:r>
      <w:r w:rsidRPr="004F25AC">
        <w:rPr>
          <w:rPrChange w:id="3810" w:author="Fred Zhou" w:date="2024-03-10T14:00:00Z">
            <w:rPr>
              <w:highlight w:val="cyan"/>
            </w:rPr>
          </w:rPrChange>
        </w:rPr>
        <w:t>核心</w:t>
      </w:r>
      <w:r w:rsidRPr="004F25AC">
        <w:rPr>
          <w:rPrChange w:id="3811" w:author="Fred Zhou" w:date="2024-03-10T14:00:00Z">
            <w:rPr>
              <w:highlight w:val="cyan"/>
            </w:rPr>
          </w:rPrChange>
        </w:rPr>
        <w:t>”</w:t>
      </w:r>
      <w:r w:rsidRPr="004F25AC">
        <w:rPr>
          <w:rPrChange w:id="3812" w:author="Fred Zhou" w:date="2024-03-10T14:00:00Z">
            <w:rPr>
              <w:highlight w:val="cyan"/>
            </w:rPr>
          </w:rPrChange>
        </w:rPr>
        <w:t>、</w:t>
      </w:r>
      <w:r w:rsidRPr="004F25AC">
        <w:rPr>
          <w:rPrChange w:id="3813" w:author="Fred Zhou" w:date="2024-03-10T14:00:00Z">
            <w:rPr>
              <w:highlight w:val="cyan"/>
            </w:rPr>
          </w:rPrChange>
        </w:rPr>
        <w:t>“</w:t>
      </w:r>
      <w:r w:rsidRPr="004F25AC">
        <w:rPr>
          <w:rPrChange w:id="3814" w:author="Fred Zhou" w:date="2024-03-10T14:00:00Z">
            <w:rPr>
              <w:highlight w:val="cyan"/>
            </w:rPr>
          </w:rPrChange>
        </w:rPr>
        <w:t>桥</w:t>
      </w:r>
      <w:r w:rsidRPr="004F25AC">
        <w:rPr>
          <w:rPrChange w:id="3815" w:author="Fred Zhou" w:date="2024-03-10T14:00:00Z">
            <w:rPr>
              <w:highlight w:val="cyan"/>
            </w:rPr>
          </w:rPrChange>
        </w:rPr>
        <w:t>”</w:t>
      </w:r>
      <w:r w:rsidRPr="004F25AC">
        <w:rPr>
          <w:rPrChange w:id="3816" w:author="Fred Zhou" w:date="2024-03-10T14:00:00Z">
            <w:rPr>
              <w:highlight w:val="cyan"/>
            </w:rPr>
          </w:rPrChange>
        </w:rPr>
        <w:t>、</w:t>
      </w:r>
      <w:r w:rsidRPr="004F25AC">
        <w:rPr>
          <w:rPrChange w:id="3817" w:author="Fred Zhou" w:date="2024-03-10T14:00:00Z">
            <w:rPr>
              <w:highlight w:val="cyan"/>
            </w:rPr>
          </w:rPrChange>
        </w:rPr>
        <w:t>“</w:t>
      </w:r>
      <w:r w:rsidRPr="004F25AC">
        <w:rPr>
          <w:rPrChange w:id="3818" w:author="Fred Zhou" w:date="2024-03-10T14:00:00Z">
            <w:rPr>
              <w:highlight w:val="cyan"/>
            </w:rPr>
          </w:rPrChange>
        </w:rPr>
        <w:t>岛屿</w:t>
      </w:r>
      <w:r w:rsidRPr="004F25AC">
        <w:rPr>
          <w:rPrChange w:id="3819" w:author="Fred Zhou" w:date="2024-03-10T14:00:00Z">
            <w:rPr>
              <w:highlight w:val="cyan"/>
            </w:rPr>
          </w:rPrChange>
        </w:rPr>
        <w:t>”</w:t>
      </w:r>
      <w:r w:rsidRPr="004F25AC">
        <w:rPr>
          <w:rPrChange w:id="3820" w:author="Fred Zhou" w:date="2024-03-10T14:00:00Z">
            <w:rPr>
              <w:highlight w:val="cyan"/>
            </w:rPr>
          </w:rPrChange>
        </w:rPr>
        <w:t>、</w:t>
      </w:r>
      <w:r w:rsidRPr="004F25AC">
        <w:rPr>
          <w:rPrChange w:id="3821" w:author="Fred Zhou" w:date="2024-03-10T14:00:00Z">
            <w:rPr>
              <w:highlight w:val="cyan"/>
            </w:rPr>
          </w:rPrChange>
        </w:rPr>
        <w:t>“</w:t>
      </w:r>
      <w:r w:rsidRPr="004F25AC">
        <w:rPr>
          <w:rPrChange w:id="3822" w:author="Fred Zhou" w:date="2024-03-10T14:00:00Z">
            <w:rPr>
              <w:highlight w:val="cyan"/>
            </w:rPr>
          </w:rPrChange>
        </w:rPr>
        <w:t>环</w:t>
      </w:r>
      <w:r w:rsidRPr="004F25AC">
        <w:rPr>
          <w:rPrChange w:id="3823" w:author="Fred Zhou" w:date="2024-03-10T14:00:00Z">
            <w:rPr>
              <w:highlight w:val="cyan"/>
            </w:rPr>
          </w:rPrChange>
        </w:rPr>
        <w:t>”</w:t>
      </w:r>
      <w:r w:rsidRPr="004F25AC">
        <w:rPr>
          <w:rPrChange w:id="3824" w:author="Fred Zhou" w:date="2024-03-10T14:00:00Z">
            <w:rPr>
              <w:highlight w:val="cyan"/>
            </w:rPr>
          </w:rPrChange>
        </w:rPr>
        <w:t>、</w:t>
      </w:r>
      <w:r w:rsidRPr="004F25AC">
        <w:rPr>
          <w:rPrChange w:id="3825" w:author="Fred Zhou" w:date="2024-03-10T14:00:00Z">
            <w:rPr>
              <w:highlight w:val="cyan"/>
            </w:rPr>
          </w:rPrChange>
        </w:rPr>
        <w:t>“</w:t>
      </w:r>
      <w:r w:rsidRPr="004F25AC">
        <w:rPr>
          <w:rPrChange w:id="3826" w:author="Fred Zhou" w:date="2024-03-10T14:00:00Z">
            <w:rPr>
              <w:highlight w:val="cyan"/>
            </w:rPr>
          </w:rPrChange>
        </w:rPr>
        <w:t>边缘</w:t>
      </w:r>
      <w:r w:rsidRPr="004F25AC">
        <w:rPr>
          <w:rPrChange w:id="3827" w:author="Fred Zhou" w:date="2024-03-10T14:00:00Z">
            <w:rPr>
              <w:highlight w:val="cyan"/>
            </w:rPr>
          </w:rPrChange>
        </w:rPr>
        <w:t>”</w:t>
      </w:r>
      <w:r w:rsidRPr="004F25AC">
        <w:rPr>
          <w:rPrChange w:id="3828" w:author="Fred Zhou" w:date="2024-03-10T14:00:00Z">
            <w:rPr>
              <w:highlight w:val="cyan"/>
            </w:rPr>
          </w:rPrChange>
        </w:rPr>
        <w:t>、</w:t>
      </w:r>
      <w:r w:rsidRPr="004F25AC">
        <w:rPr>
          <w:rPrChange w:id="3829" w:author="Fred Zhou" w:date="2024-03-10T14:00:00Z">
            <w:rPr>
              <w:highlight w:val="cyan"/>
            </w:rPr>
          </w:rPrChange>
        </w:rPr>
        <w:t>“</w:t>
      </w:r>
      <w:r w:rsidRPr="004F25AC">
        <w:rPr>
          <w:rPrChange w:id="3830" w:author="Fred Zhou" w:date="2024-03-10T14:00:00Z">
            <w:rPr>
              <w:highlight w:val="cyan"/>
            </w:rPr>
          </w:rPrChange>
        </w:rPr>
        <w:t>孔</w:t>
      </w:r>
      <w:r w:rsidRPr="004F25AC">
        <w:rPr>
          <w:rPrChange w:id="3831" w:author="Fred Zhou" w:date="2024-03-10T14:00:00Z">
            <w:rPr>
              <w:highlight w:val="cyan"/>
            </w:rPr>
          </w:rPrChange>
        </w:rPr>
        <w:t>”</w:t>
      </w:r>
      <w:r w:rsidRPr="004F25AC">
        <w:rPr>
          <w:rPrChange w:id="3832" w:author="Fred Zhou" w:date="2024-03-10T14:00:00Z">
            <w:rPr>
              <w:highlight w:val="cyan"/>
            </w:rPr>
          </w:rPrChange>
        </w:rPr>
        <w:t>和</w:t>
      </w:r>
      <w:r w:rsidRPr="004F25AC">
        <w:rPr>
          <w:rPrChange w:id="3833" w:author="Fred Zhou" w:date="2024-03-10T14:00:00Z">
            <w:rPr>
              <w:highlight w:val="cyan"/>
            </w:rPr>
          </w:rPrChange>
        </w:rPr>
        <w:t>“</w:t>
      </w:r>
      <w:r w:rsidRPr="004F25AC">
        <w:rPr>
          <w:rPrChange w:id="3834" w:author="Fred Zhou" w:date="2024-03-10T14:00:00Z">
            <w:rPr>
              <w:highlight w:val="cyan"/>
            </w:rPr>
          </w:rPrChange>
        </w:rPr>
        <w:t>分支</w:t>
      </w:r>
      <w:r w:rsidRPr="004F25AC">
        <w:rPr>
          <w:rPrChange w:id="3835" w:author="Fred Zhou" w:date="2024-03-10T14:00:00Z">
            <w:rPr>
              <w:highlight w:val="cyan"/>
            </w:rPr>
          </w:rPrChange>
        </w:rPr>
        <w:t>”</w:t>
      </w:r>
      <w:r w:rsidRPr="004F25AC">
        <w:t>。</w:t>
      </w:r>
      <w:r w:rsidRPr="004F25AC">
        <w:rPr>
          <w:rFonts w:hint="eastAsia"/>
        </w:rPr>
        <w:t>其</w:t>
      </w:r>
      <w:r w:rsidRPr="004F25AC">
        <w:t>中，</w:t>
      </w:r>
      <w:r w:rsidRPr="004F25AC">
        <w:rPr>
          <w:rPrChange w:id="3836" w:author="Fred Zhou" w:date="2024-03-10T14:00:00Z">
            <w:rPr>
              <w:highlight w:val="cyan"/>
            </w:rPr>
          </w:rPrChange>
        </w:rPr>
        <w:t>“</w:t>
      </w:r>
      <w:r w:rsidRPr="004F25AC">
        <w:rPr>
          <w:rPrChange w:id="3837" w:author="Fred Zhou" w:date="2024-03-10T14:00:00Z">
            <w:rPr>
              <w:highlight w:val="cyan"/>
            </w:rPr>
          </w:rPrChange>
        </w:rPr>
        <w:t>核心</w:t>
      </w:r>
      <w:r w:rsidRPr="004F25AC">
        <w:rPr>
          <w:rPrChange w:id="3838" w:author="Fred Zhou" w:date="2024-03-10T14:00:00Z">
            <w:rPr>
              <w:highlight w:val="cyan"/>
            </w:rPr>
          </w:rPrChange>
        </w:rPr>
        <w:t>”</w:t>
      </w:r>
      <w:r w:rsidRPr="004F25AC">
        <w:rPr>
          <w:rPrChange w:id="3839" w:author="Fred Zhou" w:date="2024-03-10T14:00:00Z">
            <w:rPr>
              <w:highlight w:val="cyan"/>
            </w:rPr>
          </w:rPrChange>
        </w:rPr>
        <w:t>、</w:t>
      </w:r>
      <w:r w:rsidRPr="004F25AC">
        <w:rPr>
          <w:rPrChange w:id="3840" w:author="Fred Zhou" w:date="2024-03-10T14:00:00Z">
            <w:rPr>
              <w:highlight w:val="cyan"/>
            </w:rPr>
          </w:rPrChange>
        </w:rPr>
        <w:t>“</w:t>
      </w:r>
      <w:r w:rsidRPr="004F25AC">
        <w:rPr>
          <w:rPrChange w:id="3841" w:author="Fred Zhou" w:date="2024-03-10T14:00:00Z">
            <w:rPr>
              <w:highlight w:val="cyan"/>
            </w:rPr>
          </w:rPrChange>
        </w:rPr>
        <w:t>桥</w:t>
      </w:r>
      <w:r w:rsidRPr="004F25AC">
        <w:rPr>
          <w:rPrChange w:id="3842" w:author="Fred Zhou" w:date="2024-03-10T14:00:00Z">
            <w:rPr>
              <w:highlight w:val="cyan"/>
            </w:rPr>
          </w:rPrChange>
        </w:rPr>
        <w:t>”</w:t>
      </w:r>
      <w:r w:rsidRPr="004F25AC">
        <w:rPr>
          <w:rPrChange w:id="3843" w:author="Fred Zhou" w:date="2024-03-10T14:00:00Z">
            <w:rPr>
              <w:highlight w:val="cyan"/>
            </w:rPr>
          </w:rPrChange>
        </w:rPr>
        <w:t>、</w:t>
      </w:r>
      <w:r w:rsidRPr="004F25AC">
        <w:rPr>
          <w:rPrChange w:id="3844" w:author="Fred Zhou" w:date="2024-03-10T14:00:00Z">
            <w:rPr>
              <w:highlight w:val="cyan"/>
            </w:rPr>
          </w:rPrChange>
        </w:rPr>
        <w:t>“</w:t>
      </w:r>
      <w:r w:rsidRPr="004F25AC">
        <w:rPr>
          <w:rPrChange w:id="3845" w:author="Fred Zhou" w:date="2024-03-10T14:00:00Z">
            <w:rPr>
              <w:highlight w:val="cyan"/>
            </w:rPr>
          </w:rPrChange>
        </w:rPr>
        <w:t>边缘</w:t>
      </w:r>
      <w:r w:rsidRPr="004F25AC">
        <w:rPr>
          <w:rPrChange w:id="3846" w:author="Fred Zhou" w:date="2024-03-10T14:00:00Z">
            <w:rPr>
              <w:highlight w:val="cyan"/>
            </w:rPr>
          </w:rPrChange>
        </w:rPr>
        <w:t>”</w:t>
      </w:r>
      <w:r w:rsidRPr="004F25AC">
        <w:rPr>
          <w:rPrChange w:id="3847" w:author="Fred Zhou" w:date="2024-03-10T14:00:00Z">
            <w:rPr>
              <w:highlight w:val="cyan"/>
            </w:rPr>
          </w:rPrChange>
        </w:rPr>
        <w:t>和</w:t>
      </w:r>
      <w:r w:rsidRPr="004F25AC">
        <w:rPr>
          <w:rPrChange w:id="3848" w:author="Fred Zhou" w:date="2024-03-10T14:00:00Z">
            <w:rPr>
              <w:highlight w:val="cyan"/>
            </w:rPr>
          </w:rPrChange>
        </w:rPr>
        <w:t>“</w:t>
      </w:r>
      <w:r w:rsidRPr="004F25AC">
        <w:rPr>
          <w:rPrChange w:id="3849" w:author="Fred Zhou" w:date="2024-03-10T14:00:00Z">
            <w:rPr>
              <w:highlight w:val="cyan"/>
            </w:rPr>
          </w:rPrChange>
        </w:rPr>
        <w:t>分支</w:t>
      </w:r>
      <w:r w:rsidRPr="004F25AC">
        <w:rPr>
          <w:rPrChange w:id="3850" w:author="Fred Zhou" w:date="2024-03-10T14:00:00Z">
            <w:rPr>
              <w:highlight w:val="cyan"/>
            </w:rPr>
          </w:rPrChange>
        </w:rPr>
        <w:t>”</w:t>
      </w:r>
      <w:r w:rsidRPr="004F25AC">
        <w:t>被视为</w:t>
      </w:r>
      <w:proofErr w:type="gramStart"/>
      <w:r w:rsidRPr="004F25AC">
        <w:rPr>
          <w:rPrChange w:id="3851" w:author="Fred Zhou" w:date="2024-03-10T14:00:00Z">
            <w:rPr>
              <w:highlight w:val="cyan"/>
            </w:rPr>
          </w:rPrChange>
        </w:rPr>
        <w:t>热传播</w:t>
      </w:r>
      <w:proofErr w:type="gramEnd"/>
      <w:r w:rsidRPr="004F25AC">
        <w:rPr>
          <w:rPrChange w:id="3852" w:author="Fred Zhou" w:date="2024-03-10T14:00:00Z">
            <w:rPr>
              <w:highlight w:val="cyan"/>
            </w:rPr>
          </w:rPrChange>
        </w:rPr>
        <w:t>网络</w:t>
      </w:r>
      <w:r w:rsidRPr="004F25AC">
        <w:t>中的</w:t>
      </w:r>
      <w:r w:rsidRPr="004F25AC">
        <w:rPr>
          <w:rPrChange w:id="3853" w:author="Fred Zhou" w:date="2024-03-10T14:00:00Z">
            <w:rPr>
              <w:highlight w:val="cyan"/>
            </w:rPr>
          </w:rPrChange>
        </w:rPr>
        <w:t>关键</w:t>
      </w:r>
      <w:r w:rsidRPr="004F25AC">
        <w:rPr>
          <w:rFonts w:hint="eastAsia"/>
          <w:rPrChange w:id="3854" w:author="Fred Zhou" w:date="2024-03-10T14:00:00Z">
            <w:rPr>
              <w:rFonts w:hint="eastAsia"/>
              <w:highlight w:val="cyan"/>
            </w:rPr>
          </w:rPrChange>
        </w:rPr>
        <w:t>类型</w:t>
      </w:r>
      <w:r w:rsidRPr="004F25AC">
        <w:t>。具体而言，</w:t>
      </w:r>
      <w:r w:rsidRPr="004F25AC">
        <w:rPr>
          <w:rPrChange w:id="3855" w:author="Fred Zhou" w:date="2024-03-10T14:00:00Z">
            <w:rPr>
              <w:highlight w:val="cyan"/>
            </w:rPr>
          </w:rPrChange>
        </w:rPr>
        <w:t>“</w:t>
      </w:r>
      <w:r w:rsidRPr="004F25AC">
        <w:rPr>
          <w:rPrChange w:id="3856" w:author="Fred Zhou" w:date="2024-03-10T14:00:00Z">
            <w:rPr>
              <w:highlight w:val="cyan"/>
            </w:rPr>
          </w:rPrChange>
        </w:rPr>
        <w:t>核心</w:t>
      </w:r>
      <w:r w:rsidRPr="004F25AC">
        <w:rPr>
          <w:rPrChange w:id="3857" w:author="Fred Zhou" w:date="2024-03-10T14:00:00Z">
            <w:rPr>
              <w:highlight w:val="cyan"/>
            </w:rPr>
          </w:rPrChange>
        </w:rPr>
        <w:t>”</w:t>
      </w:r>
      <w:r w:rsidRPr="004F25AC">
        <w:rPr>
          <w:rPrChange w:id="3858" w:author="Fred Zhou" w:date="2024-03-10T14:00:00Z">
            <w:rPr>
              <w:highlight w:val="cyan"/>
            </w:rPr>
          </w:rPrChange>
        </w:rPr>
        <w:t>区域</w:t>
      </w:r>
      <w:r w:rsidRPr="004F25AC">
        <w:t>具有较高的</w:t>
      </w:r>
      <w:r w:rsidRPr="004F25AC">
        <w:rPr>
          <w:rPrChange w:id="3859" w:author="Fred Zhou" w:date="2024-03-10T14:00:00Z">
            <w:rPr>
              <w:highlight w:val="cyan"/>
            </w:rPr>
          </w:rPrChange>
        </w:rPr>
        <w:t>受热值</w:t>
      </w:r>
      <w:r w:rsidRPr="004F25AC">
        <w:t>，是</w:t>
      </w:r>
      <w:r w:rsidRPr="004F25AC">
        <w:rPr>
          <w:rPrChange w:id="3860" w:author="Fred Zhou" w:date="2024-03-10T14:00:00Z">
            <w:rPr>
              <w:highlight w:val="cyan"/>
            </w:rPr>
          </w:rPrChange>
        </w:rPr>
        <w:t>热量聚集</w:t>
      </w:r>
      <w:r w:rsidRPr="004F25AC">
        <w:t>的</w:t>
      </w:r>
      <w:r w:rsidRPr="004F25AC">
        <w:rPr>
          <w:rPrChange w:id="3861" w:author="Fred Zhou" w:date="2024-03-10T14:00:00Z">
            <w:rPr>
              <w:highlight w:val="cyan"/>
            </w:rPr>
          </w:rPrChange>
        </w:rPr>
        <w:t>重要节点</w:t>
      </w:r>
      <w:r w:rsidR="00EC00A5" w:rsidRPr="004F25AC">
        <w:rPr>
          <w:rFonts w:hint="eastAsia"/>
        </w:rPr>
        <w:t>，</w:t>
      </w:r>
      <w:r w:rsidRPr="004F25AC">
        <w:t>而</w:t>
      </w:r>
      <w:r w:rsidRPr="004F25AC">
        <w:t>“</w:t>
      </w:r>
      <w:r w:rsidRPr="004F25AC">
        <w:t>桥</w:t>
      </w:r>
      <w:r w:rsidRPr="004F25AC">
        <w:t>”</w:t>
      </w:r>
      <w:r w:rsidRPr="004F25AC">
        <w:t>则</w:t>
      </w:r>
      <w:r w:rsidRPr="004F25AC">
        <w:rPr>
          <w:rPrChange w:id="3862" w:author="Fred Zhou" w:date="2024-03-10T14:00:00Z">
            <w:rPr>
              <w:highlight w:val="cyan"/>
            </w:rPr>
          </w:rPrChange>
        </w:rPr>
        <w:t>扮演着</w:t>
      </w:r>
      <w:r w:rsidRPr="004F25AC">
        <w:t>连接不同</w:t>
      </w:r>
      <w:r w:rsidRPr="004F25AC">
        <w:rPr>
          <w:rPrChange w:id="3863" w:author="Fred Zhou" w:date="2024-03-10T14:00:00Z">
            <w:rPr>
              <w:highlight w:val="cyan"/>
            </w:rPr>
          </w:rPrChange>
        </w:rPr>
        <w:t>高受热值</w:t>
      </w:r>
      <w:r w:rsidRPr="004F25AC">
        <w:t>区域的</w:t>
      </w:r>
      <w:r w:rsidRPr="004F25AC">
        <w:rPr>
          <w:rPrChange w:id="3864" w:author="Fred Zhou" w:date="2024-03-10T14:00:00Z">
            <w:rPr>
              <w:highlight w:val="cyan"/>
            </w:rPr>
          </w:rPrChange>
        </w:rPr>
        <w:t>关键角色</w:t>
      </w:r>
      <w:r w:rsidR="00EC00A5" w:rsidRPr="004F25AC">
        <w:rPr>
          <w:rFonts w:hint="eastAsia"/>
        </w:rPr>
        <w:t>。</w:t>
      </w:r>
      <w:r w:rsidRPr="004F25AC">
        <w:t>此外，</w:t>
      </w:r>
      <w:r w:rsidRPr="004F25AC">
        <w:rPr>
          <w:rPrChange w:id="3865" w:author="Fred Zhou" w:date="2024-03-10T14:00:00Z">
            <w:rPr>
              <w:highlight w:val="cyan"/>
            </w:rPr>
          </w:rPrChange>
        </w:rPr>
        <w:t>“</w:t>
      </w:r>
      <w:r w:rsidRPr="004F25AC">
        <w:rPr>
          <w:rPrChange w:id="3866" w:author="Fred Zhou" w:date="2024-03-10T14:00:00Z">
            <w:rPr>
              <w:highlight w:val="cyan"/>
            </w:rPr>
          </w:rPrChange>
        </w:rPr>
        <w:t>边缘</w:t>
      </w:r>
      <w:r w:rsidRPr="004F25AC">
        <w:rPr>
          <w:rPrChange w:id="3867" w:author="Fred Zhou" w:date="2024-03-10T14:00:00Z">
            <w:rPr>
              <w:highlight w:val="cyan"/>
            </w:rPr>
          </w:rPrChange>
        </w:rPr>
        <w:t>”</w:t>
      </w:r>
      <w:r w:rsidRPr="004F25AC">
        <w:rPr>
          <w:rPrChange w:id="3868" w:author="Fred Zhou" w:date="2024-03-10T14:00:00Z">
            <w:rPr>
              <w:highlight w:val="cyan"/>
            </w:rPr>
          </w:rPrChange>
        </w:rPr>
        <w:t>和</w:t>
      </w:r>
      <w:r w:rsidRPr="004F25AC">
        <w:rPr>
          <w:rPrChange w:id="3869" w:author="Fred Zhou" w:date="2024-03-10T14:00:00Z">
            <w:rPr>
              <w:highlight w:val="cyan"/>
            </w:rPr>
          </w:rPrChange>
        </w:rPr>
        <w:t>“</w:t>
      </w:r>
      <w:r w:rsidRPr="004F25AC">
        <w:rPr>
          <w:rPrChange w:id="3870" w:author="Fred Zhou" w:date="2024-03-10T14:00:00Z">
            <w:rPr>
              <w:highlight w:val="cyan"/>
            </w:rPr>
          </w:rPrChange>
        </w:rPr>
        <w:t>分支</w:t>
      </w:r>
      <w:r w:rsidRPr="004F25AC">
        <w:rPr>
          <w:rPrChange w:id="3871" w:author="Fred Zhou" w:date="2024-03-10T14:00:00Z">
            <w:rPr>
              <w:highlight w:val="cyan"/>
            </w:rPr>
          </w:rPrChange>
        </w:rPr>
        <w:t>”</w:t>
      </w:r>
      <w:r w:rsidRPr="004F25AC">
        <w:t>则代表了</w:t>
      </w:r>
      <w:r w:rsidRPr="004F25AC">
        <w:rPr>
          <w:rPrChange w:id="3872" w:author="Fred Zhou" w:date="2024-03-10T14:00:00Z">
            <w:rPr>
              <w:highlight w:val="cyan"/>
            </w:rPr>
          </w:rPrChange>
        </w:rPr>
        <w:t>热风险扩散</w:t>
      </w:r>
      <w:r w:rsidRPr="004F25AC">
        <w:t>的</w:t>
      </w:r>
      <w:r w:rsidRPr="004F25AC">
        <w:rPr>
          <w:rPrChange w:id="3873" w:author="Fred Zhou" w:date="2024-03-10T14:00:00Z">
            <w:rPr>
              <w:highlight w:val="cyan"/>
            </w:rPr>
          </w:rPrChange>
        </w:rPr>
        <w:t>潜在</w:t>
      </w:r>
      <w:r w:rsidRPr="004F25AC">
        <w:rPr>
          <w:rPrChange w:id="3874" w:author="Fred Zhou" w:date="2024-03-10T14:00:00Z">
            <w:rPr>
              <w:highlight w:val="cyan"/>
            </w:rPr>
          </w:rPrChange>
        </w:rPr>
        <w:lastRenderedPageBreak/>
        <w:t>区域</w:t>
      </w:r>
      <w:r w:rsidRPr="004F25AC">
        <w:rPr>
          <w:rFonts w:hint="eastAsia"/>
        </w:rPr>
        <w:t>（</w:t>
      </w:r>
      <w:r w:rsidRPr="004F25AC">
        <w:rPr>
          <w:rFonts w:hint="eastAsia"/>
        </w:rPr>
        <w:t>Xie et al., 2015</w:t>
      </w:r>
      <w:r w:rsidRPr="004F25AC">
        <w:rPr>
          <w:rFonts w:hint="eastAsia"/>
        </w:rPr>
        <w:t>）</w:t>
      </w:r>
      <w:r w:rsidR="003146E6" w:rsidRPr="004F25AC">
        <w:rPr>
          <w:rFonts w:hint="eastAsia"/>
        </w:rPr>
        <w:t>。</w:t>
      </w:r>
    </w:p>
    <w:p w14:paraId="65C005FB" w14:textId="4C3219C6" w:rsidR="00EC00A5" w:rsidRPr="004F25AC" w:rsidDel="00C4443C" w:rsidRDefault="00134A77" w:rsidP="00AE51FB">
      <w:pPr>
        <w:pStyle w:val="ListParagraph"/>
        <w:ind w:firstLineChars="0"/>
        <w:jc w:val="left"/>
        <w:rPr>
          <w:del w:id="3875" w:author="Fred Zhou" w:date="2024-03-10T14:06:00Z"/>
          <w:rFonts w:hint="eastAsia"/>
        </w:rPr>
      </w:pPr>
      <w:del w:id="3876" w:author="Fred Zhou" w:date="2024-03-10T14:06:00Z">
        <w:r w:rsidRPr="004F25AC" w:rsidDel="00C4443C">
          <w:rPr>
            <w:rFonts w:hint="eastAsia"/>
          </w:rPr>
          <w:delText>【</w:delText>
        </w:r>
        <w:r w:rsidRPr="004F25AC" w:rsidDel="00C4443C">
          <w:rPr>
            <w:rFonts w:hint="eastAsia"/>
          </w:rPr>
          <w:delText xml:space="preserve">up2024 0308 </w:delText>
        </w:r>
        <w:r w:rsidRPr="004F25AC" w:rsidDel="00C4443C">
          <w:delText>2</w:delText>
        </w:r>
        <w:r w:rsidRPr="004F25AC" w:rsidDel="00C4443C">
          <w:delText>1</w:delText>
        </w:r>
        <w:r w:rsidRPr="004F25AC" w:rsidDel="00C4443C">
          <w:rPr>
            <w:rFonts w:hint="eastAsia"/>
          </w:rPr>
          <w:delText>:</w:delText>
        </w:r>
        <w:r w:rsidR="009077CA" w:rsidRPr="004F25AC" w:rsidDel="00C4443C">
          <w:delText>1</w:delText>
        </w:r>
        <w:r w:rsidR="00C46E3F" w:rsidRPr="004F25AC" w:rsidDel="00C4443C">
          <w:delText>6</w:delText>
        </w:r>
        <w:r w:rsidRPr="004F25AC" w:rsidDel="00C4443C">
          <w:rPr>
            <w:rFonts w:hint="eastAsia"/>
          </w:rPr>
          <w:delText>】</w:delText>
        </w:r>
      </w:del>
    </w:p>
    <w:p w14:paraId="38AF1D27" w14:textId="77A8B328" w:rsidR="00134A77" w:rsidRPr="004F25AC" w:rsidRDefault="00134A77" w:rsidP="00AE51FB">
      <w:pPr>
        <w:pStyle w:val="ListParagraph"/>
        <w:ind w:firstLineChars="0"/>
        <w:jc w:val="left"/>
      </w:pPr>
      <w:r w:rsidRPr="004F25AC">
        <w:t>借助</w:t>
      </w:r>
      <w:r w:rsidRPr="004F25AC">
        <w:rPr>
          <w:rPrChange w:id="3877" w:author="Fred Zhou" w:date="2024-03-10T14:00:00Z">
            <w:rPr>
              <w:highlight w:val="cyan"/>
            </w:rPr>
          </w:rPrChange>
        </w:rPr>
        <w:t>ArcGIS</w:t>
      </w:r>
      <w:r w:rsidRPr="004F25AC">
        <w:t>中的</w:t>
      </w:r>
      <w:r w:rsidRPr="004F25AC">
        <w:rPr>
          <w:rPrChange w:id="3878" w:author="Fred Zhou" w:date="2024-03-10T14:00:00Z">
            <w:rPr>
              <w:highlight w:val="cyan"/>
            </w:rPr>
          </w:rPrChange>
        </w:rPr>
        <w:t>Linkage Mapper</w:t>
      </w:r>
      <w:r w:rsidRPr="004F25AC">
        <w:rPr>
          <w:rPrChange w:id="3879" w:author="Fred Zhou" w:date="2024-03-10T14:00:00Z">
            <w:rPr>
              <w:highlight w:val="cyan"/>
            </w:rPr>
          </w:rPrChange>
        </w:rPr>
        <w:t>工具</w:t>
      </w:r>
      <w:r w:rsidRPr="004F25AC">
        <w:t>，运用</w:t>
      </w:r>
      <w:r w:rsidRPr="004F25AC">
        <w:rPr>
          <w:rPrChange w:id="3880" w:author="Fred Zhou" w:date="2024-03-10T14:00:00Z">
            <w:rPr>
              <w:highlight w:val="cyan"/>
            </w:rPr>
          </w:rPrChange>
        </w:rPr>
        <w:t>电路理论</w:t>
      </w:r>
      <w:r w:rsidRPr="004F25AC">
        <w:t>模拟潜在的</w:t>
      </w:r>
      <w:r w:rsidRPr="004F25AC">
        <w:rPr>
          <w:rPrChange w:id="3881" w:author="Fred Zhou" w:date="2024-03-10T14:00:00Z">
            <w:rPr>
              <w:highlight w:val="cyan"/>
            </w:rPr>
          </w:rPrChange>
        </w:rPr>
        <w:t>绿色走廊</w:t>
      </w:r>
      <w:r w:rsidRPr="004F25AC">
        <w:t>，旨在构建高效的</w:t>
      </w:r>
      <w:r w:rsidRPr="004F25AC">
        <w:rPr>
          <w:rPrChange w:id="3882" w:author="Fred Zhou" w:date="2024-03-10T14:00:00Z">
            <w:rPr>
              <w:highlight w:val="cyan"/>
            </w:rPr>
          </w:rPrChange>
        </w:rPr>
        <w:t>城市热缓解网络</w:t>
      </w:r>
      <w:r w:rsidRPr="004F25AC">
        <w:t>。</w:t>
      </w:r>
      <w:r w:rsidRPr="000D315F">
        <w:rPr>
          <w:b/>
          <w:bCs/>
          <w:rPrChange w:id="3883" w:author="Fred Zhou" w:date="2024-03-10T14:20:00Z">
            <w:rPr/>
          </w:rPrChange>
        </w:rPr>
        <w:t>通过将</w:t>
      </w:r>
      <w:r w:rsidR="009077CA" w:rsidRPr="000D315F">
        <w:rPr>
          <w:rFonts w:hint="eastAsia"/>
          <w:b/>
          <w:bCs/>
          <w:rPrChange w:id="3884" w:author="Fred Zhou" w:date="2024-03-10T14:20:00Z">
            <w:rPr>
              <w:rFonts w:hint="eastAsia"/>
              <w:highlight w:val="cyan"/>
            </w:rPr>
          </w:rPrChange>
        </w:rPr>
        <w:t>该</w:t>
      </w:r>
      <w:r w:rsidRPr="000D315F">
        <w:rPr>
          <w:b/>
          <w:bCs/>
          <w:rPrChange w:id="3885" w:author="Fred Zhou" w:date="2024-03-10T14:20:00Z">
            <w:rPr>
              <w:highlight w:val="cyan"/>
            </w:rPr>
          </w:rPrChange>
        </w:rPr>
        <w:t>绿色走廊</w:t>
      </w:r>
      <w:r w:rsidRPr="000D315F">
        <w:rPr>
          <w:b/>
          <w:bCs/>
          <w:rPrChange w:id="3886" w:author="Fred Zhou" w:date="2024-03-10T14:20:00Z">
            <w:rPr/>
          </w:rPrChange>
        </w:rPr>
        <w:t>与</w:t>
      </w:r>
      <w:r w:rsidRPr="000D315F">
        <w:rPr>
          <w:b/>
          <w:bCs/>
          <w:rPrChange w:id="3887" w:author="Fred Zhou" w:date="2024-03-10T14:20:00Z">
            <w:rPr>
              <w:highlight w:val="green"/>
            </w:rPr>
          </w:rPrChange>
        </w:rPr>
        <w:t>热</w:t>
      </w:r>
      <w:proofErr w:type="gramStart"/>
      <w:r w:rsidRPr="000D315F">
        <w:rPr>
          <w:b/>
          <w:bCs/>
          <w:rPrChange w:id="3888" w:author="Fred Zhou" w:date="2024-03-10T14:20:00Z">
            <w:rPr>
              <w:highlight w:val="green"/>
            </w:rPr>
          </w:rPrChange>
        </w:rPr>
        <w:t>缓解高需求</w:t>
      </w:r>
      <w:ins w:id="3889" w:author="Fred Zhou" w:date="2024-03-10T13:12:00Z">
        <w:r w:rsidR="000A79E1" w:rsidRPr="000D315F">
          <w:rPr>
            <w:rFonts w:hint="eastAsia"/>
            <w:b/>
            <w:bCs/>
            <w:rPrChange w:id="3890" w:author="Fred Zhou" w:date="2024-03-10T14:20:00Z">
              <w:rPr>
                <w:rFonts w:hint="eastAsia"/>
                <w:highlight w:val="green"/>
              </w:rPr>
            </w:rPrChange>
          </w:rPr>
          <w:t>不足</w:t>
        </w:r>
      </w:ins>
      <w:r w:rsidRPr="000D315F">
        <w:rPr>
          <w:b/>
          <w:bCs/>
          <w:rPrChange w:id="3891" w:author="Fred Zhou" w:date="2024-03-10T14:20:00Z">
            <w:rPr>
              <w:highlight w:val="green"/>
            </w:rPr>
          </w:rPrChange>
        </w:rPr>
        <w:t>区</w:t>
      </w:r>
      <w:proofErr w:type="gramEnd"/>
      <w:r w:rsidRPr="000D315F">
        <w:rPr>
          <w:b/>
          <w:bCs/>
          <w:rPrChange w:id="3892" w:author="Fred Zhou" w:date="2024-03-10T14:20:00Z">
            <w:rPr/>
          </w:rPrChange>
        </w:rPr>
        <w:t>中的</w:t>
      </w:r>
      <w:r w:rsidRPr="000D315F">
        <w:rPr>
          <w:b/>
          <w:bCs/>
          <w:rPrChange w:id="3893" w:author="Fred Zhou" w:date="2024-03-10T14:20:00Z">
            <w:rPr>
              <w:highlight w:val="cyan"/>
            </w:rPr>
          </w:rPrChange>
        </w:rPr>
        <w:t>“</w:t>
      </w:r>
      <w:r w:rsidRPr="000D315F">
        <w:rPr>
          <w:b/>
          <w:bCs/>
          <w:rPrChange w:id="3894" w:author="Fred Zhou" w:date="2024-03-10T14:20:00Z">
            <w:rPr>
              <w:highlight w:val="cyan"/>
            </w:rPr>
          </w:rPrChange>
        </w:rPr>
        <w:t>核心</w:t>
      </w:r>
      <w:r w:rsidRPr="000D315F">
        <w:rPr>
          <w:b/>
          <w:bCs/>
          <w:rPrChange w:id="3895" w:author="Fred Zhou" w:date="2024-03-10T14:20:00Z">
            <w:rPr>
              <w:highlight w:val="cyan"/>
            </w:rPr>
          </w:rPrChange>
        </w:rPr>
        <w:t>”</w:t>
      </w:r>
      <w:r w:rsidRPr="000D315F">
        <w:rPr>
          <w:b/>
          <w:bCs/>
          <w:rPrChange w:id="3896" w:author="Fred Zhou" w:date="2024-03-10T14:20:00Z">
            <w:rPr>
              <w:highlight w:val="cyan"/>
            </w:rPr>
          </w:rPrChange>
        </w:rPr>
        <w:t>、</w:t>
      </w:r>
      <w:r w:rsidRPr="000D315F">
        <w:rPr>
          <w:b/>
          <w:bCs/>
          <w:rPrChange w:id="3897" w:author="Fred Zhou" w:date="2024-03-10T14:20:00Z">
            <w:rPr>
              <w:highlight w:val="cyan"/>
            </w:rPr>
          </w:rPrChange>
        </w:rPr>
        <w:t>“</w:t>
      </w:r>
      <w:r w:rsidRPr="000D315F">
        <w:rPr>
          <w:b/>
          <w:bCs/>
          <w:rPrChange w:id="3898" w:author="Fred Zhou" w:date="2024-03-10T14:20:00Z">
            <w:rPr>
              <w:highlight w:val="cyan"/>
            </w:rPr>
          </w:rPrChange>
        </w:rPr>
        <w:t>桥</w:t>
      </w:r>
      <w:r w:rsidRPr="000D315F">
        <w:rPr>
          <w:b/>
          <w:bCs/>
          <w:rPrChange w:id="3899" w:author="Fred Zhou" w:date="2024-03-10T14:20:00Z">
            <w:rPr>
              <w:highlight w:val="cyan"/>
            </w:rPr>
          </w:rPrChange>
        </w:rPr>
        <w:t>”</w:t>
      </w:r>
      <w:r w:rsidRPr="000D315F">
        <w:rPr>
          <w:b/>
          <w:bCs/>
          <w:rPrChange w:id="3900" w:author="Fred Zhou" w:date="2024-03-10T14:20:00Z">
            <w:rPr>
              <w:highlight w:val="cyan"/>
            </w:rPr>
          </w:rPrChange>
        </w:rPr>
        <w:t>、</w:t>
      </w:r>
      <w:r w:rsidRPr="000D315F">
        <w:rPr>
          <w:b/>
          <w:bCs/>
          <w:rPrChange w:id="3901" w:author="Fred Zhou" w:date="2024-03-10T14:20:00Z">
            <w:rPr>
              <w:highlight w:val="cyan"/>
            </w:rPr>
          </w:rPrChange>
        </w:rPr>
        <w:t>“</w:t>
      </w:r>
      <w:r w:rsidRPr="000D315F">
        <w:rPr>
          <w:b/>
          <w:bCs/>
          <w:rPrChange w:id="3902" w:author="Fred Zhou" w:date="2024-03-10T14:20:00Z">
            <w:rPr>
              <w:highlight w:val="cyan"/>
            </w:rPr>
          </w:rPrChange>
        </w:rPr>
        <w:t>边缘</w:t>
      </w:r>
      <w:r w:rsidRPr="000D315F">
        <w:rPr>
          <w:b/>
          <w:bCs/>
          <w:rPrChange w:id="3903" w:author="Fred Zhou" w:date="2024-03-10T14:20:00Z">
            <w:rPr>
              <w:highlight w:val="cyan"/>
            </w:rPr>
          </w:rPrChange>
        </w:rPr>
        <w:t>”</w:t>
      </w:r>
      <w:r w:rsidRPr="000D315F">
        <w:rPr>
          <w:b/>
          <w:bCs/>
          <w:rPrChange w:id="3904" w:author="Fred Zhou" w:date="2024-03-10T14:20:00Z">
            <w:rPr>
              <w:highlight w:val="cyan"/>
            </w:rPr>
          </w:rPrChange>
        </w:rPr>
        <w:t>和</w:t>
      </w:r>
      <w:r w:rsidRPr="000D315F">
        <w:rPr>
          <w:b/>
          <w:bCs/>
          <w:rPrChange w:id="3905" w:author="Fred Zhou" w:date="2024-03-10T14:20:00Z">
            <w:rPr>
              <w:highlight w:val="cyan"/>
            </w:rPr>
          </w:rPrChange>
        </w:rPr>
        <w:t>“</w:t>
      </w:r>
      <w:r w:rsidRPr="000D315F">
        <w:rPr>
          <w:b/>
          <w:bCs/>
          <w:rPrChange w:id="3906" w:author="Fred Zhou" w:date="2024-03-10T14:20:00Z">
            <w:rPr>
              <w:highlight w:val="cyan"/>
            </w:rPr>
          </w:rPrChange>
        </w:rPr>
        <w:t>分支</w:t>
      </w:r>
      <w:r w:rsidRPr="000D315F">
        <w:rPr>
          <w:b/>
          <w:bCs/>
          <w:rPrChange w:id="3907" w:author="Fred Zhou" w:date="2024-03-10T14:20:00Z">
            <w:rPr>
              <w:highlight w:val="cyan"/>
            </w:rPr>
          </w:rPrChange>
        </w:rPr>
        <w:t>”</w:t>
      </w:r>
      <w:r w:rsidRPr="000D315F">
        <w:rPr>
          <w:b/>
          <w:bCs/>
          <w:rPrChange w:id="3908" w:author="Fred Zhou" w:date="2024-03-10T14:20:00Z">
            <w:rPr/>
          </w:rPrChange>
        </w:rPr>
        <w:t>类型</w:t>
      </w:r>
      <w:r w:rsidR="009077CA" w:rsidRPr="000D315F">
        <w:rPr>
          <w:rFonts w:hint="eastAsia"/>
          <w:b/>
          <w:bCs/>
          <w:rPrChange w:id="3909" w:author="Fred Zhou" w:date="2024-03-10T14:20:00Z">
            <w:rPr>
              <w:rFonts w:hint="eastAsia"/>
            </w:rPr>
          </w:rPrChange>
        </w:rPr>
        <w:t>区域</w:t>
      </w:r>
      <w:r w:rsidR="009077CA" w:rsidRPr="000D315F">
        <w:rPr>
          <w:rFonts w:hint="eastAsia"/>
          <w:b/>
          <w:bCs/>
          <w:rPrChange w:id="3910" w:author="Fred Zhou" w:date="2024-03-10T14:20:00Z">
            <w:rPr>
              <w:rFonts w:hint="eastAsia"/>
              <w:highlight w:val="cyan"/>
            </w:rPr>
          </w:rPrChange>
        </w:rPr>
        <w:t>进行</w:t>
      </w:r>
      <w:r w:rsidRPr="000D315F">
        <w:rPr>
          <w:b/>
          <w:bCs/>
          <w:rPrChange w:id="3911" w:author="Fred Zhou" w:date="2024-03-10T14:20:00Z">
            <w:rPr>
              <w:highlight w:val="cyan"/>
            </w:rPr>
          </w:rPrChange>
        </w:rPr>
        <w:t>叠加分析</w:t>
      </w:r>
      <w:r w:rsidRPr="000D315F">
        <w:rPr>
          <w:b/>
          <w:bCs/>
          <w:rPrChange w:id="3912" w:author="Fred Zhou" w:date="2024-03-10T14:20:00Z">
            <w:rPr/>
          </w:rPrChange>
        </w:rPr>
        <w:t>，识别</w:t>
      </w:r>
      <w:r w:rsidRPr="000D315F">
        <w:rPr>
          <w:b/>
          <w:bCs/>
          <w:rPrChange w:id="3913" w:author="Fred Zhou" w:date="2024-03-10T14:20:00Z">
            <w:rPr>
              <w:highlight w:val="cyan"/>
            </w:rPr>
          </w:rPrChange>
        </w:rPr>
        <w:t>城市热缓解优先区域</w:t>
      </w:r>
      <w:ins w:id="3914" w:author="Fred Zhou" w:date="2024-03-10T09:41:00Z">
        <w:r w:rsidR="007F30BE" w:rsidRPr="000D315F">
          <w:rPr>
            <w:rFonts w:hint="eastAsia"/>
            <w:b/>
            <w:bCs/>
            <w:rPrChange w:id="3915" w:author="Fred Zhou" w:date="2024-03-10T14:20:00Z">
              <w:rPr>
                <w:rFonts w:hint="eastAsia"/>
                <w:highlight w:val="cyan"/>
              </w:rPr>
            </w:rPrChange>
          </w:rPr>
          <w:t>并提出</w:t>
        </w:r>
        <w:r w:rsidR="007F30BE" w:rsidRPr="000D315F">
          <w:rPr>
            <w:rFonts w:hint="eastAsia"/>
            <w:b/>
            <w:bCs/>
            <w:rPrChange w:id="3916" w:author="Fred Zhou" w:date="2024-03-10T14:20:00Z">
              <w:rPr>
                <w:rFonts w:hint="eastAsia"/>
              </w:rPr>
            </w:rPrChange>
          </w:rPr>
          <w:t>相应的增设公园规划</w:t>
        </w:r>
      </w:ins>
      <w:r w:rsidRPr="000D315F">
        <w:rPr>
          <w:b/>
          <w:bCs/>
          <w:rPrChange w:id="3917" w:author="Fred Zhou" w:date="2024-03-10T14:20:00Z">
            <w:rPr/>
          </w:rPrChange>
        </w:rPr>
        <w:t>。</w:t>
      </w:r>
      <w:r w:rsidRPr="004F25AC">
        <w:t>这些</w:t>
      </w:r>
      <w:r w:rsidRPr="004F25AC">
        <w:rPr>
          <w:rPrChange w:id="3918" w:author="Fred Zhou" w:date="2024-03-10T14:00:00Z">
            <w:rPr>
              <w:highlight w:val="cyan"/>
            </w:rPr>
          </w:rPrChange>
        </w:rPr>
        <w:t>优先区域</w:t>
      </w:r>
      <w:r w:rsidRPr="004F25AC">
        <w:t>在未来的</w:t>
      </w:r>
      <w:r w:rsidRPr="004F25AC">
        <w:rPr>
          <w:rPrChange w:id="3919" w:author="Fred Zhou" w:date="2024-03-10T14:00:00Z">
            <w:rPr>
              <w:highlight w:val="cyan"/>
            </w:rPr>
          </w:rPrChange>
        </w:rPr>
        <w:t>城市规划与管理</w:t>
      </w:r>
      <w:r w:rsidRPr="004F25AC">
        <w:t>中具有</w:t>
      </w:r>
      <w:r w:rsidRPr="004F25AC">
        <w:rPr>
          <w:rPrChange w:id="3920" w:author="Fred Zhou" w:date="2024-03-10T14:00:00Z">
            <w:rPr>
              <w:highlight w:val="cyan"/>
            </w:rPr>
          </w:rPrChange>
        </w:rPr>
        <w:t>重要</w:t>
      </w:r>
      <w:r w:rsidRPr="004F25AC">
        <w:t>的</w:t>
      </w:r>
      <w:r w:rsidRPr="004F25AC">
        <w:rPr>
          <w:rPrChange w:id="3921" w:author="Fred Zhou" w:date="2024-03-10T14:00:00Z">
            <w:rPr>
              <w:highlight w:val="cyan"/>
            </w:rPr>
          </w:rPrChange>
        </w:rPr>
        <w:t>参考价值</w:t>
      </w:r>
      <w:r w:rsidRPr="004F25AC">
        <w:t>，有助于</w:t>
      </w:r>
      <w:r w:rsidRPr="004F25AC">
        <w:rPr>
          <w:rPrChange w:id="3922" w:author="Fred Zhou" w:date="2024-03-10T14:00:00Z">
            <w:rPr>
              <w:highlight w:val="cyan"/>
            </w:rPr>
          </w:rPrChange>
        </w:rPr>
        <w:t>以最小的成本</w:t>
      </w:r>
      <w:r w:rsidRPr="004F25AC">
        <w:t>实现</w:t>
      </w:r>
      <w:r w:rsidRPr="004F25AC">
        <w:rPr>
          <w:rPrChange w:id="3923" w:author="Fred Zhou" w:date="2024-03-10T14:00:00Z">
            <w:rPr>
              <w:highlight w:val="cyan"/>
            </w:rPr>
          </w:rPrChange>
        </w:rPr>
        <w:t>热缓解</w:t>
      </w:r>
      <w:r w:rsidR="009077CA" w:rsidRPr="004F25AC">
        <w:rPr>
          <w:rFonts w:hint="eastAsia"/>
          <w:rPrChange w:id="3924" w:author="Fred Zhou" w:date="2024-03-10T14:00:00Z">
            <w:rPr>
              <w:rFonts w:hint="eastAsia"/>
              <w:highlight w:val="cyan"/>
            </w:rPr>
          </w:rPrChange>
        </w:rPr>
        <w:t>的最大化</w:t>
      </w:r>
      <w:r w:rsidRPr="004F25AC">
        <w:t>。</w:t>
      </w:r>
    </w:p>
    <w:p w14:paraId="658B1DE5" w14:textId="78ECB115" w:rsidR="00134A77" w:rsidRPr="004F25AC" w:rsidDel="00C4443C" w:rsidRDefault="00785551" w:rsidP="00AE51FB">
      <w:pPr>
        <w:pStyle w:val="ListParagraph"/>
        <w:ind w:firstLineChars="0"/>
        <w:jc w:val="left"/>
        <w:rPr>
          <w:del w:id="3925" w:author="Fred Zhou" w:date="2024-03-10T14:06:00Z"/>
          <w:rFonts w:hint="eastAsia"/>
        </w:rPr>
      </w:pPr>
      <w:del w:id="3926" w:author="Fred Zhou" w:date="2024-03-10T14:06:00Z">
        <w:r w:rsidRPr="004F25AC" w:rsidDel="00C4443C">
          <w:rPr>
            <w:rFonts w:hint="eastAsia"/>
          </w:rPr>
          <w:delText>【</w:delText>
        </w:r>
        <w:r w:rsidRPr="004F25AC" w:rsidDel="00C4443C">
          <w:rPr>
            <w:rFonts w:hint="eastAsia"/>
          </w:rPr>
          <w:delText xml:space="preserve">up2024 0308 </w:delText>
        </w:r>
        <w:r w:rsidRPr="004F25AC" w:rsidDel="00C4443C">
          <w:delText>21</w:delText>
        </w:r>
        <w:r w:rsidRPr="004F25AC" w:rsidDel="00C4443C">
          <w:rPr>
            <w:rFonts w:hint="eastAsia"/>
          </w:rPr>
          <w:delText>:</w:delText>
        </w:r>
        <w:r w:rsidRPr="004F25AC" w:rsidDel="00C4443C">
          <w:delText>1</w:delText>
        </w:r>
        <w:r w:rsidR="009027A0" w:rsidRPr="004F25AC" w:rsidDel="00C4443C">
          <w:delText>9</w:delText>
        </w:r>
        <w:r w:rsidRPr="004F25AC" w:rsidDel="00C4443C">
          <w:rPr>
            <w:rFonts w:hint="eastAsia"/>
          </w:rPr>
          <w:delText>】</w:delText>
        </w:r>
      </w:del>
    </w:p>
    <w:p w14:paraId="659075A2" w14:textId="63538E53" w:rsidR="00895F68" w:rsidRPr="004F25AC" w:rsidDel="00D31342" w:rsidRDefault="008355B3" w:rsidP="00785551">
      <w:pPr>
        <w:pStyle w:val="ListParagraph"/>
        <w:ind w:firstLineChars="0"/>
        <w:jc w:val="left"/>
        <w:rPr>
          <w:del w:id="3927" w:author="Fred Zhou" w:date="2024-03-10T14:07:00Z"/>
          <w:rFonts w:hint="eastAsia"/>
        </w:rPr>
      </w:pPr>
      <w:r w:rsidRPr="004F25AC">
        <w:t>针对</w:t>
      </w:r>
      <w:r w:rsidRPr="004F25AC">
        <w:rPr>
          <w:rPrChange w:id="3928" w:author="Fred Zhou" w:date="2024-03-10T14:00:00Z">
            <w:rPr>
              <w:highlight w:val="green"/>
            </w:rPr>
          </w:rPrChange>
        </w:rPr>
        <w:t>热缓解优先区域</w:t>
      </w:r>
      <w:r w:rsidRPr="004F25AC">
        <w:t>内需要</w:t>
      </w:r>
      <w:r w:rsidRPr="004F25AC">
        <w:rPr>
          <w:rPrChange w:id="3929" w:author="Fred Zhou" w:date="2024-03-10T14:00:00Z">
            <w:rPr>
              <w:highlight w:val="cyan"/>
            </w:rPr>
          </w:rPrChange>
        </w:rPr>
        <w:t>额外增设</w:t>
      </w:r>
      <w:r w:rsidRPr="004F25AC">
        <w:t>的公园，本研究</w:t>
      </w:r>
      <w:del w:id="3930" w:author="Fred Zhou" w:date="2024-03-10T09:40:00Z">
        <w:r w:rsidR="009077CA" w:rsidRPr="004F25AC" w:rsidDel="00BF0730">
          <w:rPr>
            <w:rFonts w:hint="eastAsia"/>
          </w:rPr>
          <w:delText>将</w:delText>
        </w:r>
      </w:del>
      <w:ins w:id="3931" w:author="Fred Zhou" w:date="2024-03-10T09:40:00Z">
        <w:r w:rsidR="00686E23" w:rsidRPr="004F25AC">
          <w:rPr>
            <w:rFonts w:hint="eastAsia"/>
          </w:rPr>
          <w:t>将</w:t>
        </w:r>
      </w:ins>
      <w:r w:rsidRPr="004F25AC">
        <w:t>依据</w:t>
      </w:r>
      <w:r w:rsidRPr="004F25AC">
        <w:rPr>
          <w:rPrChange w:id="3932" w:author="Fred Zhou" w:date="2024-03-10T14:00:00Z">
            <w:rPr>
              <w:highlight w:val="green"/>
            </w:rPr>
          </w:rPrChange>
        </w:rPr>
        <w:t>局地公园热缓解强度</w:t>
      </w:r>
      <w:r w:rsidRPr="004F25AC">
        <w:t>与</w:t>
      </w:r>
      <w:r w:rsidRPr="004F25AC">
        <w:rPr>
          <w:rPrChange w:id="3933" w:author="Fred Zhou" w:date="2024-03-10T14:00:00Z">
            <w:rPr>
              <w:highlight w:val="cyan"/>
            </w:rPr>
          </w:rPrChange>
        </w:rPr>
        <w:t>环境因素</w:t>
      </w:r>
      <w:r w:rsidRPr="004F25AC">
        <w:t>之间的</w:t>
      </w:r>
      <w:r w:rsidRPr="004F25AC">
        <w:rPr>
          <w:rPrChange w:id="3934" w:author="Fred Zhou" w:date="2024-03-10T14:00:00Z">
            <w:rPr>
              <w:highlight w:val="cyan"/>
            </w:rPr>
          </w:rPrChange>
        </w:rPr>
        <w:t>回归模型</w:t>
      </w:r>
      <w:r w:rsidRPr="004F25AC">
        <w:t>，</w:t>
      </w:r>
      <w:r w:rsidRPr="004F25AC">
        <w:rPr>
          <w:rFonts w:hint="eastAsia"/>
        </w:rPr>
        <w:t>进一步</w:t>
      </w:r>
      <w:r w:rsidRPr="004F25AC">
        <w:rPr>
          <w:rPrChange w:id="3935" w:author="Fred Zhou" w:date="2024-03-10T14:00:00Z">
            <w:rPr>
              <w:highlight w:val="cyan"/>
            </w:rPr>
          </w:rPrChange>
        </w:rPr>
        <w:t>量化</w:t>
      </w:r>
      <w:r w:rsidRPr="004F25AC">
        <w:t>在这些</w:t>
      </w:r>
      <w:r w:rsidRPr="004F25AC">
        <w:rPr>
          <w:rPrChange w:id="3936" w:author="Fred Zhou" w:date="2024-03-10T14:00:00Z">
            <w:rPr>
              <w:highlight w:val="cyan"/>
            </w:rPr>
          </w:rPrChange>
        </w:rPr>
        <w:t>特定区域</w:t>
      </w:r>
      <w:r w:rsidR="00785551" w:rsidRPr="004F25AC">
        <w:rPr>
          <w:rFonts w:hint="eastAsia"/>
        </w:rPr>
        <w:t>增设</w:t>
      </w:r>
      <w:r w:rsidRPr="004F25AC">
        <w:t>公园后对</w:t>
      </w:r>
      <w:r w:rsidRPr="004F25AC">
        <w:rPr>
          <w:rPrChange w:id="3937" w:author="Fred Zhou" w:date="2024-03-10T14:00:00Z">
            <w:rPr>
              <w:highlight w:val="green"/>
            </w:rPr>
          </w:rPrChange>
        </w:rPr>
        <w:t>热缓解亏缺</w:t>
      </w:r>
      <w:r w:rsidRPr="004F25AC">
        <w:t>的</w:t>
      </w:r>
      <w:r w:rsidRPr="004F25AC">
        <w:rPr>
          <w:rPrChange w:id="3938" w:author="Fred Zhou" w:date="2024-03-10T14:00:00Z">
            <w:rPr>
              <w:highlight w:val="cyan"/>
            </w:rPr>
          </w:rPrChange>
        </w:rPr>
        <w:t>改善程度</w:t>
      </w:r>
      <w:r w:rsidRPr="004F25AC">
        <w:t>。</w:t>
      </w:r>
    </w:p>
    <w:p w14:paraId="467664FD" w14:textId="77777777" w:rsidR="00FE332C" w:rsidRPr="004F25AC" w:rsidRDefault="00FE332C" w:rsidP="00D31342">
      <w:pPr>
        <w:pStyle w:val="ListParagraph"/>
        <w:ind w:firstLineChars="0"/>
        <w:jc w:val="left"/>
        <w:rPr>
          <w:rFonts w:hint="eastAsia"/>
        </w:rPr>
        <w:pPrChange w:id="3939" w:author="Fred Zhou" w:date="2024-03-10T14:07:00Z">
          <w:pPr/>
        </w:pPrChange>
      </w:pPr>
    </w:p>
    <w:p w14:paraId="1A0F969E" w14:textId="77777777" w:rsidR="00831420" w:rsidRPr="004F25AC" w:rsidRDefault="00831420" w:rsidP="00831420">
      <w:pPr>
        <w:rPr>
          <w:rFonts w:hint="eastAsia"/>
        </w:rPr>
      </w:pPr>
    </w:p>
    <w:p w14:paraId="037FBD77" w14:textId="6FCE20F1" w:rsidR="002A2690" w:rsidRPr="004F25AC" w:rsidRDefault="00615B9A" w:rsidP="00E95B69">
      <w:pPr>
        <w:pStyle w:val="4"/>
        <w:pPrChange w:id="3940" w:author="Fred Zhou" w:date="2024-03-10T14:36:00Z">
          <w:pPr>
            <w:pStyle w:val="2"/>
          </w:pPr>
        </w:pPrChange>
      </w:pPr>
      <w:r w:rsidRPr="004F25AC">
        <w:rPr>
          <w:rFonts w:hint="eastAsia"/>
        </w:rPr>
        <w:t>参考文献</w:t>
      </w:r>
    </w:p>
    <w:p w14:paraId="3BAECBE1" w14:textId="3984B9DC" w:rsidR="004A3BE3" w:rsidRPr="004F25AC" w:rsidDel="000445C1" w:rsidRDefault="004A3BE3" w:rsidP="00AE51FB">
      <w:pPr>
        <w:pStyle w:val="a7"/>
        <w:rPr>
          <w:del w:id="3941" w:author="Fred Zhou" w:date="2024-03-10T11:42:00Z"/>
          <w:rPrChange w:id="3942" w:author="Fred Zhou" w:date="2024-03-10T14:00:00Z">
            <w:rPr>
              <w:del w:id="3943" w:author="Fred Zhou" w:date="2024-03-10T11:42:00Z"/>
              <w:highlight w:val="green"/>
            </w:rPr>
          </w:rPrChange>
        </w:rPr>
      </w:pPr>
      <w:del w:id="3944" w:author="Fred Zhou" w:date="2024-03-10T11:42:00Z">
        <w:r w:rsidRPr="004F25AC" w:rsidDel="000445C1">
          <w:rPr>
            <w:rPrChange w:id="3945" w:author="Fred Zhou" w:date="2024-03-10T14:00:00Z">
              <w:rPr>
                <w:highlight w:val="green"/>
              </w:rPr>
            </w:rPrChange>
          </w:rPr>
          <w:delText>黄晓军</w:delText>
        </w:r>
        <w:r w:rsidRPr="004F25AC" w:rsidDel="000445C1">
          <w:rPr>
            <w:rPrChange w:id="3946" w:author="Fred Zhou" w:date="2024-03-10T14:00:00Z">
              <w:rPr>
                <w:highlight w:val="green"/>
              </w:rPr>
            </w:rPrChange>
          </w:rPr>
          <w:delText xml:space="preserve">, </w:delText>
        </w:r>
        <w:r w:rsidRPr="004F25AC" w:rsidDel="000445C1">
          <w:rPr>
            <w:rPrChange w:id="3947" w:author="Fred Zhou" w:date="2024-03-10T14:00:00Z">
              <w:rPr>
                <w:highlight w:val="green"/>
              </w:rPr>
            </w:rPrChange>
          </w:rPr>
          <w:delText>王博</w:delText>
        </w:r>
        <w:r w:rsidRPr="004F25AC" w:rsidDel="000445C1">
          <w:rPr>
            <w:rPrChange w:id="3948" w:author="Fred Zhou" w:date="2024-03-10T14:00:00Z">
              <w:rPr>
                <w:highlight w:val="green"/>
              </w:rPr>
            </w:rPrChange>
          </w:rPr>
          <w:delText xml:space="preserve">, </w:delText>
        </w:r>
        <w:r w:rsidRPr="004F25AC" w:rsidDel="000445C1">
          <w:rPr>
            <w:rPrChange w:id="3949" w:author="Fred Zhou" w:date="2024-03-10T14:00:00Z">
              <w:rPr>
                <w:highlight w:val="green"/>
              </w:rPr>
            </w:rPrChange>
          </w:rPr>
          <w:delText>刘萌萌</w:delText>
        </w:r>
        <w:r w:rsidRPr="004F25AC" w:rsidDel="000445C1">
          <w:rPr>
            <w:rPrChange w:id="3950" w:author="Fred Zhou" w:date="2024-03-10T14:00:00Z">
              <w:rPr>
                <w:highlight w:val="green"/>
              </w:rPr>
            </w:rPrChange>
          </w:rPr>
          <w:delText xml:space="preserve">, </w:delText>
        </w:r>
        <w:r w:rsidRPr="004F25AC" w:rsidDel="000445C1">
          <w:rPr>
            <w:rPrChange w:id="3951" w:author="Fred Zhou" w:date="2024-03-10T14:00:00Z">
              <w:rPr>
                <w:highlight w:val="green"/>
              </w:rPr>
            </w:rPrChange>
          </w:rPr>
          <w:delText>郭禹慧</w:delText>
        </w:r>
        <w:r w:rsidRPr="004F25AC" w:rsidDel="000445C1">
          <w:rPr>
            <w:rPrChange w:id="3952" w:author="Fred Zhou" w:date="2024-03-10T14:00:00Z">
              <w:rPr>
                <w:highlight w:val="green"/>
              </w:rPr>
            </w:rPrChange>
          </w:rPr>
          <w:delText xml:space="preserve">, &amp; </w:delText>
        </w:r>
        <w:r w:rsidRPr="004F25AC" w:rsidDel="000445C1">
          <w:rPr>
            <w:rPrChange w:id="3953" w:author="Fred Zhou" w:date="2024-03-10T14:00:00Z">
              <w:rPr>
                <w:highlight w:val="green"/>
              </w:rPr>
            </w:rPrChange>
          </w:rPr>
          <w:delText>李艳雨</w:delText>
        </w:r>
        <w:r w:rsidRPr="004F25AC" w:rsidDel="000445C1">
          <w:rPr>
            <w:rPrChange w:id="3954" w:author="Fred Zhou" w:date="2024-03-10T14:00:00Z">
              <w:rPr>
                <w:highlight w:val="green"/>
              </w:rPr>
            </w:rPrChange>
          </w:rPr>
          <w:delText xml:space="preserve">. (2020). </w:delText>
        </w:r>
        <w:r w:rsidRPr="004F25AC" w:rsidDel="000445C1">
          <w:rPr>
            <w:rPrChange w:id="3955" w:author="Fred Zhou" w:date="2024-03-10T14:00:00Z">
              <w:rPr>
                <w:highlight w:val="green"/>
              </w:rPr>
            </w:rPrChange>
          </w:rPr>
          <w:delText>中国城市高温特征及社会脆弱性评价</w:delText>
        </w:r>
        <w:r w:rsidRPr="004F25AC" w:rsidDel="000445C1">
          <w:rPr>
            <w:rPrChange w:id="3956" w:author="Fred Zhou" w:date="2024-03-10T14:00:00Z">
              <w:rPr>
                <w:highlight w:val="green"/>
              </w:rPr>
            </w:rPrChange>
          </w:rPr>
          <w:delText xml:space="preserve">. </w:delText>
        </w:r>
        <w:r w:rsidRPr="004F25AC" w:rsidDel="000445C1">
          <w:rPr>
            <w:rFonts w:hint="eastAsia"/>
            <w:rPrChange w:id="3957" w:author="Fred Zhou" w:date="2024-03-10T14:00:00Z">
              <w:rPr>
                <w:rFonts w:hint="eastAsia"/>
                <w:highlight w:val="green"/>
              </w:rPr>
            </w:rPrChange>
          </w:rPr>
          <w:delText>地理研究</w:delText>
        </w:r>
        <w:r w:rsidRPr="004F25AC" w:rsidDel="000445C1">
          <w:rPr>
            <w:rPrChange w:id="3958" w:author="Fred Zhou" w:date="2024-03-10T14:00:00Z">
              <w:rPr>
                <w:highlight w:val="green"/>
              </w:rPr>
            </w:rPrChange>
          </w:rPr>
          <w:delText>, 39(7).</w:delText>
        </w:r>
      </w:del>
    </w:p>
    <w:p w14:paraId="1ADABD6A" w14:textId="557DD147" w:rsidR="00B75C3E" w:rsidRPr="004F25AC" w:rsidDel="000445C1" w:rsidRDefault="00B75C3E" w:rsidP="00B75C3E">
      <w:pPr>
        <w:pStyle w:val="a7"/>
        <w:rPr>
          <w:del w:id="3959" w:author="Fred Zhou" w:date="2024-03-10T11:42:00Z"/>
          <w:moveTo w:id="3960" w:author="Fred Zhou" w:date="2024-03-10T00:30:00Z"/>
          <w:rFonts w:hint="eastAsia"/>
        </w:rPr>
      </w:pPr>
      <w:moveToRangeStart w:id="3961" w:author="Fred Zhou" w:date="2024-03-10T00:30:00Z" w:name="move160923023"/>
      <w:moveTo w:id="3962" w:author="Fred Zhou" w:date="2024-03-10T00:30:00Z">
        <w:del w:id="3963" w:author="Fred Zhou" w:date="2024-03-10T11:42:00Z">
          <w:r w:rsidRPr="004F25AC" w:rsidDel="000445C1">
            <w:rPr>
              <w:rFonts w:eastAsia="楷体" w:hint="eastAsia"/>
              <w:rPrChange w:id="3964" w:author="Fred Zhou" w:date="2024-03-10T14:00:00Z">
                <w:rPr>
                  <w:rFonts w:ascii="宋体" w:hAnsi="宋体" w:cs="宋体" w:hint="eastAsia"/>
                  <w:highlight w:val="green"/>
                </w:rPr>
              </w:rPrChange>
            </w:rPr>
            <w:delText>任宇</w:delText>
          </w:r>
          <w:r w:rsidRPr="004F25AC" w:rsidDel="000445C1">
            <w:rPr>
              <w:rFonts w:eastAsia="楷体"/>
              <w:rPrChange w:id="3965" w:author="Fred Zhou" w:date="2024-03-10T14:00:00Z">
                <w:rPr>
                  <w:highlight w:val="green"/>
                </w:rPr>
              </w:rPrChange>
            </w:rPr>
            <w:delText>,</w:delText>
          </w:r>
          <w:r w:rsidRPr="004F25AC" w:rsidDel="000445C1">
            <w:rPr>
              <w:rFonts w:eastAsia="楷体" w:hint="eastAsia"/>
              <w:rPrChange w:id="3966" w:author="Fred Zhou" w:date="2024-03-10T14:00:00Z">
                <w:rPr>
                  <w:rFonts w:ascii="宋体" w:hAnsi="宋体" w:cs="宋体" w:hint="eastAsia"/>
                  <w:highlight w:val="green"/>
                </w:rPr>
              </w:rPrChange>
            </w:rPr>
            <w:delText>冯曦兮</w:delText>
          </w:r>
          <w:r w:rsidRPr="004F25AC" w:rsidDel="000445C1">
            <w:rPr>
              <w:rFonts w:eastAsia="楷体"/>
              <w:rPrChange w:id="3967" w:author="Fred Zhou" w:date="2024-03-10T14:00:00Z">
                <w:rPr>
                  <w:highlight w:val="green"/>
                </w:rPr>
              </w:rPrChange>
            </w:rPr>
            <w:delText>,</w:delText>
          </w:r>
          <w:r w:rsidRPr="004F25AC" w:rsidDel="000445C1">
            <w:rPr>
              <w:rFonts w:eastAsia="楷体" w:hint="eastAsia"/>
              <w:rPrChange w:id="3968" w:author="Fred Zhou" w:date="2024-03-10T14:00:00Z">
                <w:rPr>
                  <w:rFonts w:ascii="宋体" w:hAnsi="宋体" w:cs="宋体" w:hint="eastAsia"/>
                  <w:highlight w:val="green"/>
                </w:rPr>
              </w:rPrChange>
            </w:rPr>
            <w:delText>杨书</w:delText>
          </w:r>
          <w:r w:rsidRPr="004F25AC" w:rsidDel="000445C1">
            <w:rPr>
              <w:rFonts w:eastAsia="楷体"/>
              <w:rPrChange w:id="3969" w:author="Fred Zhou" w:date="2024-03-10T14:00:00Z">
                <w:rPr>
                  <w:highlight w:val="green"/>
                </w:rPr>
              </w:rPrChange>
            </w:rPr>
            <w:delText>,</w:delText>
          </w:r>
          <w:r w:rsidRPr="004F25AC" w:rsidDel="000445C1">
            <w:rPr>
              <w:rFonts w:eastAsia="楷体" w:hint="eastAsia"/>
              <w:rPrChange w:id="3970" w:author="Fred Zhou" w:date="2024-03-10T14:00:00Z">
                <w:rPr>
                  <w:rFonts w:ascii="宋体" w:hAnsi="宋体" w:cs="宋体" w:hint="eastAsia"/>
                  <w:highlight w:val="green"/>
                </w:rPr>
              </w:rPrChange>
            </w:rPr>
            <w:delText>唐景霞</w:delText>
          </w:r>
          <w:r w:rsidRPr="004F25AC" w:rsidDel="000445C1">
            <w:rPr>
              <w:rFonts w:eastAsia="楷体"/>
              <w:rPrChange w:id="3971" w:author="Fred Zhou" w:date="2024-03-10T14:00:00Z">
                <w:rPr>
                  <w:highlight w:val="green"/>
                </w:rPr>
              </w:rPrChange>
            </w:rPr>
            <w:delText>,</w:delText>
          </w:r>
          <w:r w:rsidRPr="004F25AC" w:rsidDel="000445C1">
            <w:rPr>
              <w:rFonts w:eastAsia="楷体" w:hint="eastAsia"/>
              <w:rPrChange w:id="3972" w:author="Fred Zhou" w:date="2024-03-10T14:00:00Z">
                <w:rPr>
                  <w:rFonts w:ascii="宋体" w:hAnsi="宋体" w:cs="宋体" w:hint="eastAsia"/>
                  <w:highlight w:val="green"/>
                </w:rPr>
              </w:rPrChange>
            </w:rPr>
            <w:delText>徐帆</w:delText>
          </w:r>
          <w:r w:rsidRPr="004F25AC" w:rsidDel="000445C1">
            <w:rPr>
              <w:rFonts w:eastAsia="楷体"/>
              <w:rPrChange w:id="3973" w:author="Fred Zhou" w:date="2024-03-10T14:00:00Z">
                <w:rPr>
                  <w:highlight w:val="green"/>
                </w:rPr>
              </w:rPrChange>
            </w:rPr>
            <w:delText>,</w:delText>
          </w:r>
          <w:r w:rsidRPr="004F25AC" w:rsidDel="000445C1">
            <w:rPr>
              <w:rFonts w:eastAsia="楷体" w:hint="eastAsia"/>
              <w:rPrChange w:id="3974" w:author="Fred Zhou" w:date="2024-03-10T14:00:00Z">
                <w:rPr>
                  <w:rFonts w:ascii="宋体" w:hAnsi="宋体" w:cs="宋体" w:hint="eastAsia"/>
                  <w:highlight w:val="green"/>
                </w:rPr>
              </w:rPrChange>
            </w:rPr>
            <w:delText>孔翔瑜</w:delText>
          </w:r>
          <w:r w:rsidRPr="004F25AC" w:rsidDel="000445C1">
            <w:rPr>
              <w:rFonts w:eastAsia="楷体"/>
              <w:rPrChange w:id="3975" w:author="Fred Zhou" w:date="2024-03-10T14:00:00Z">
                <w:rPr>
                  <w:highlight w:val="green"/>
                </w:rPr>
              </w:rPrChange>
            </w:rPr>
            <w:delText xml:space="preserve">... </w:delText>
          </w:r>
          <w:r w:rsidRPr="004F25AC" w:rsidDel="000445C1">
            <w:rPr>
              <w:rFonts w:eastAsia="楷体" w:hint="eastAsia"/>
              <w:rPrChange w:id="3976" w:author="Fred Zhou" w:date="2024-03-10T14:00:00Z">
                <w:rPr>
                  <w:rFonts w:ascii="宋体" w:hAnsi="宋体" w:cs="宋体" w:hint="eastAsia"/>
                  <w:highlight w:val="green"/>
                </w:rPr>
              </w:rPrChange>
            </w:rPr>
            <w:delText>潘琰</w:delText>
          </w:r>
          <w:r w:rsidRPr="004F25AC" w:rsidDel="000445C1">
            <w:rPr>
              <w:rFonts w:eastAsia="楷体"/>
              <w:rPrChange w:id="3977" w:author="Fred Zhou" w:date="2024-03-10T14:00:00Z">
                <w:rPr>
                  <w:highlight w:val="green"/>
                </w:rPr>
              </w:rPrChange>
            </w:rPr>
            <w:delText>.(2020).</w:delText>
          </w:r>
          <w:r w:rsidRPr="004F25AC" w:rsidDel="000445C1">
            <w:rPr>
              <w:rFonts w:eastAsia="楷体" w:hint="eastAsia"/>
              <w:rPrChange w:id="3978" w:author="Fred Zhou" w:date="2024-03-10T14:00:00Z">
                <w:rPr>
                  <w:rFonts w:ascii="宋体" w:hAnsi="宋体" w:cs="宋体" w:hint="eastAsia"/>
                  <w:highlight w:val="green"/>
                </w:rPr>
              </w:rPrChange>
            </w:rPr>
            <w:delText>绵阳市日平均气温与居民非意外死亡的时间序列分析</w:delText>
          </w:r>
          <w:r w:rsidRPr="004F25AC" w:rsidDel="000445C1">
            <w:rPr>
              <w:rFonts w:eastAsia="楷体"/>
              <w:rPrChange w:id="3979" w:author="Fred Zhou" w:date="2024-03-10T14:00:00Z">
                <w:rPr>
                  <w:highlight w:val="green"/>
                </w:rPr>
              </w:rPrChange>
            </w:rPr>
            <w:delText>.</w:delText>
          </w:r>
          <w:r w:rsidRPr="004F25AC" w:rsidDel="000445C1">
            <w:rPr>
              <w:rFonts w:eastAsia="楷体" w:hint="eastAsia"/>
              <w:rPrChange w:id="3980" w:author="Fred Zhou" w:date="2024-03-10T14:00:00Z">
                <w:rPr>
                  <w:rFonts w:ascii="宋体" w:hAnsi="宋体" w:cs="宋体" w:hint="eastAsia"/>
                  <w:highlight w:val="green"/>
                </w:rPr>
              </w:rPrChange>
            </w:rPr>
            <w:delText>中国卫生统计</w:delText>
          </w:r>
          <w:r w:rsidRPr="004F25AC" w:rsidDel="000445C1">
            <w:rPr>
              <w:rFonts w:eastAsia="楷体"/>
              <w:rPrChange w:id="3981" w:author="Fred Zhou" w:date="2024-03-10T14:00:00Z">
                <w:rPr>
                  <w:highlight w:val="green"/>
                </w:rPr>
              </w:rPrChange>
            </w:rPr>
            <w:delText>(02),239-242.</w:delText>
          </w:r>
        </w:del>
      </w:moveTo>
    </w:p>
    <w:moveToRangeEnd w:id="3961"/>
    <w:p w14:paraId="5F616397" w14:textId="03106440" w:rsidR="00B75C3E" w:rsidRPr="004F25AC" w:rsidDel="000445C1" w:rsidRDefault="004E1202" w:rsidP="00B75C3E">
      <w:pPr>
        <w:pStyle w:val="a7"/>
        <w:rPr>
          <w:del w:id="3982" w:author="Fred Zhou" w:date="2024-03-10T11:42:00Z"/>
          <w:moveTo w:id="3983" w:author="Fred Zhou" w:date="2024-03-10T00:29:00Z"/>
          <w:rPrChange w:id="3984" w:author="Fred Zhou" w:date="2024-03-10T14:00:00Z">
            <w:rPr>
              <w:del w:id="3985" w:author="Fred Zhou" w:date="2024-03-10T11:42:00Z"/>
              <w:moveTo w:id="3986" w:author="Fred Zhou" w:date="2024-03-10T00:29:00Z"/>
              <w:highlight w:val="green"/>
            </w:rPr>
          </w:rPrChange>
        </w:rPr>
      </w:pPr>
      <w:del w:id="3987" w:author="Fred Zhou" w:date="2024-03-10T11:42:00Z">
        <w:r w:rsidRPr="004F25AC" w:rsidDel="000445C1">
          <w:rPr>
            <w:rFonts w:eastAsia="楷体" w:hint="eastAsia"/>
            <w:rPrChange w:id="3988" w:author="Fred Zhou" w:date="2024-03-10T14:00:00Z">
              <w:rPr>
                <w:rFonts w:hint="eastAsia"/>
                <w:highlight w:val="green"/>
              </w:rPr>
            </w:rPrChange>
          </w:rPr>
          <w:delText>文慧</w:delText>
        </w:r>
        <w:r w:rsidRPr="004F25AC" w:rsidDel="000445C1">
          <w:rPr>
            <w:rPrChange w:id="3989" w:author="Fred Zhou" w:date="2024-03-10T14:00:00Z">
              <w:rPr>
                <w:highlight w:val="green"/>
              </w:rPr>
            </w:rPrChange>
          </w:rPr>
          <w:delText>,</w:delText>
        </w:r>
        <w:r w:rsidRPr="004F25AC" w:rsidDel="000445C1">
          <w:rPr>
            <w:rFonts w:eastAsia="楷体" w:hint="eastAsia"/>
            <w:rPrChange w:id="3990" w:author="Fred Zhou" w:date="2024-03-10T14:00:00Z">
              <w:rPr>
                <w:rFonts w:hint="eastAsia"/>
                <w:highlight w:val="green"/>
              </w:rPr>
            </w:rPrChange>
          </w:rPr>
          <w:delText>彭立华</w:delText>
        </w:r>
        <w:r w:rsidRPr="004F25AC" w:rsidDel="000445C1">
          <w:rPr>
            <w:rPrChange w:id="3991" w:author="Fred Zhou" w:date="2024-03-10T14:00:00Z">
              <w:rPr>
                <w:highlight w:val="green"/>
              </w:rPr>
            </w:rPrChange>
          </w:rPr>
          <w:delText>,</w:delText>
        </w:r>
        <w:r w:rsidRPr="004F25AC" w:rsidDel="000445C1">
          <w:rPr>
            <w:rFonts w:eastAsia="楷体" w:hint="eastAsia"/>
            <w:rPrChange w:id="3992" w:author="Fred Zhou" w:date="2024-03-10T14:00:00Z">
              <w:rPr>
                <w:rFonts w:hint="eastAsia"/>
                <w:highlight w:val="green"/>
              </w:rPr>
            </w:rPrChange>
          </w:rPr>
          <w:delText>殷实</w:delText>
        </w:r>
        <w:r w:rsidRPr="004F25AC" w:rsidDel="000445C1">
          <w:rPr>
            <w:rPrChange w:id="3993" w:author="Fred Zhou" w:date="2024-03-10T14:00:00Z">
              <w:rPr>
                <w:highlight w:val="green"/>
              </w:rPr>
            </w:rPrChange>
          </w:rPr>
          <w:delText>,</w:delText>
        </w:r>
        <w:r w:rsidRPr="004F25AC" w:rsidDel="000445C1">
          <w:rPr>
            <w:rFonts w:eastAsia="楷体" w:hint="eastAsia"/>
            <w:rPrChange w:id="3994" w:author="Fred Zhou" w:date="2024-03-10T14:00:00Z">
              <w:rPr>
                <w:rFonts w:hint="eastAsia"/>
                <w:highlight w:val="green"/>
              </w:rPr>
            </w:rPrChange>
          </w:rPr>
          <w:delText>冯宁叶</w:delText>
        </w:r>
        <w:r w:rsidRPr="004F25AC" w:rsidDel="000445C1">
          <w:rPr>
            <w:rPrChange w:id="3995" w:author="Fred Zhou" w:date="2024-03-10T14:00:00Z">
              <w:rPr>
                <w:highlight w:val="green"/>
              </w:rPr>
            </w:rPrChange>
          </w:rPr>
          <w:delText>, &amp;</w:delText>
        </w:r>
        <w:r w:rsidRPr="004F25AC" w:rsidDel="000445C1">
          <w:rPr>
            <w:rFonts w:eastAsia="楷体" w:hint="eastAsia"/>
            <w:rPrChange w:id="3996" w:author="Fred Zhou" w:date="2024-03-10T14:00:00Z">
              <w:rPr>
                <w:rFonts w:hint="eastAsia"/>
                <w:highlight w:val="green"/>
              </w:rPr>
            </w:rPrChange>
          </w:rPr>
          <w:delText>凌子尧</w:delText>
        </w:r>
        <w:r w:rsidRPr="004F25AC" w:rsidDel="000445C1">
          <w:rPr>
            <w:rPrChange w:id="3997" w:author="Fred Zhou" w:date="2024-03-10T14:00:00Z">
              <w:rPr>
                <w:highlight w:val="green"/>
              </w:rPr>
            </w:rPrChange>
          </w:rPr>
          <w:delText>. (202</w:delText>
        </w:r>
        <w:r w:rsidRPr="004F25AC" w:rsidDel="000445C1">
          <w:rPr>
            <w:rFonts w:eastAsia="楷体"/>
            <w:rPrChange w:id="3998" w:author="Fred Zhou" w:date="2024-03-10T14:00:00Z">
              <w:rPr>
                <w:highlight w:val="green"/>
              </w:rPr>
            </w:rPrChange>
          </w:rPr>
          <w:delText>3</w:delText>
        </w:r>
        <w:r w:rsidRPr="004F25AC" w:rsidDel="000445C1">
          <w:rPr>
            <w:rPrChange w:id="3999" w:author="Fred Zhou" w:date="2024-03-10T14:00:00Z">
              <w:rPr>
                <w:highlight w:val="green"/>
              </w:rPr>
            </w:rPrChange>
          </w:rPr>
          <w:delText>).</w:delText>
        </w:r>
        <w:r w:rsidRPr="004F25AC" w:rsidDel="000445C1">
          <w:rPr>
            <w:rFonts w:eastAsia="楷体" w:hint="eastAsia"/>
            <w:rPrChange w:id="4000" w:author="Fred Zhou" w:date="2024-03-10T14:00:00Z">
              <w:rPr>
                <w:rFonts w:hint="eastAsia"/>
                <w:highlight w:val="green"/>
              </w:rPr>
            </w:rPrChange>
          </w:rPr>
          <w:delText>城市绿地热效应全年变化特征及其与背景气象因子的关系</w:delText>
        </w:r>
        <w:r w:rsidRPr="004F25AC" w:rsidDel="000445C1">
          <w:rPr>
            <w:rPrChange w:id="4001" w:author="Fred Zhou" w:date="2024-03-10T14:00:00Z">
              <w:rPr>
                <w:highlight w:val="green"/>
              </w:rPr>
            </w:rPrChange>
          </w:rPr>
          <w:delText xml:space="preserve">. </w:delText>
        </w:r>
        <w:r w:rsidRPr="004F25AC" w:rsidDel="000445C1">
          <w:rPr>
            <w:rFonts w:eastAsia="楷体" w:hint="eastAsia"/>
            <w:rPrChange w:id="4002" w:author="Fred Zhou" w:date="2024-03-10T14:00:00Z">
              <w:rPr>
                <w:rFonts w:hint="eastAsia"/>
                <w:highlight w:val="green"/>
              </w:rPr>
            </w:rPrChange>
          </w:rPr>
          <w:delText>生态学报</w:delText>
        </w:r>
        <w:r w:rsidRPr="004F25AC" w:rsidDel="000445C1">
          <w:rPr>
            <w:rPrChange w:id="4003" w:author="Fred Zhou" w:date="2024-03-10T14:00:00Z">
              <w:rPr>
                <w:highlight w:val="green"/>
              </w:rPr>
            </w:rPrChange>
          </w:rPr>
          <w:delText xml:space="preserve">, </w:delText>
        </w:r>
        <w:r w:rsidRPr="004F25AC" w:rsidDel="000445C1">
          <w:rPr>
            <w:rFonts w:eastAsia="楷体"/>
            <w:rPrChange w:id="4004" w:author="Fred Zhou" w:date="2024-03-10T14:00:00Z">
              <w:rPr>
                <w:highlight w:val="green"/>
              </w:rPr>
            </w:rPrChange>
          </w:rPr>
          <w:delText>43</w:delText>
        </w:r>
        <w:r w:rsidRPr="004F25AC" w:rsidDel="000445C1">
          <w:rPr>
            <w:rPrChange w:id="4005" w:author="Fred Zhou" w:date="2024-03-10T14:00:00Z">
              <w:rPr>
                <w:highlight w:val="green"/>
              </w:rPr>
            </w:rPrChange>
          </w:rPr>
          <w:delText>(</w:delText>
        </w:r>
        <w:r w:rsidRPr="004F25AC" w:rsidDel="000445C1">
          <w:rPr>
            <w:rFonts w:eastAsia="楷体"/>
            <w:rPrChange w:id="4006" w:author="Fred Zhou" w:date="2024-03-10T14:00:00Z">
              <w:rPr>
                <w:highlight w:val="green"/>
              </w:rPr>
            </w:rPrChange>
          </w:rPr>
          <w:delText>19</w:delText>
        </w:r>
        <w:r w:rsidRPr="004F25AC" w:rsidDel="000445C1">
          <w:rPr>
            <w:rPrChange w:id="4007" w:author="Fred Zhou" w:date="2024-03-10T14:00:00Z">
              <w:rPr>
                <w:highlight w:val="green"/>
              </w:rPr>
            </w:rPrChange>
          </w:rPr>
          <w:delText>).</w:delText>
        </w:r>
      </w:del>
      <w:moveToRangeStart w:id="4008" w:author="Fred Zhou" w:date="2024-03-10T00:29:00Z" w:name="move160922994"/>
      <w:moveTo w:id="4009" w:author="Fred Zhou" w:date="2024-03-10T00:29:00Z">
        <w:del w:id="4010" w:author="Fred Zhou" w:date="2024-03-10T11:42:00Z">
          <w:r w:rsidR="00B75C3E" w:rsidRPr="004F25AC" w:rsidDel="000445C1">
            <w:rPr>
              <w:rPrChange w:id="4011" w:author="Fred Zhou" w:date="2024-03-10T14:00:00Z">
                <w:rPr>
                  <w:highlight w:val="green"/>
                </w:rPr>
              </w:rPrChange>
            </w:rPr>
            <w:delText>Bouketta, S. (2023). Urban Cool Island as a sustainable passive cooling strategy of urban spaces under summer conditions in Mediterranean climate. Sustainable Cities and Society, 99, 104956.</w:delText>
          </w:r>
        </w:del>
      </w:moveTo>
    </w:p>
    <w:p w14:paraId="3EAF524A" w14:textId="40F092D2" w:rsidR="00B75C3E" w:rsidRPr="004F25AC" w:rsidDel="000445C1" w:rsidRDefault="00B75C3E" w:rsidP="00B75C3E">
      <w:pPr>
        <w:pStyle w:val="a7"/>
        <w:rPr>
          <w:del w:id="4012" w:author="Fred Zhou" w:date="2024-03-10T11:42:00Z"/>
          <w:moveTo w:id="4013" w:author="Fred Zhou" w:date="2024-03-10T00:29:00Z"/>
        </w:rPr>
      </w:pPr>
      <w:moveToRangeStart w:id="4014" w:author="Fred Zhou" w:date="2024-03-10T00:29:00Z" w:name="move160923015"/>
      <w:moveToRangeEnd w:id="4008"/>
      <w:moveTo w:id="4015" w:author="Fred Zhou" w:date="2024-03-10T00:29:00Z">
        <w:del w:id="4016" w:author="Fred Zhou" w:date="2024-03-10T11:42:00Z">
          <w:r w:rsidRPr="004F25AC" w:rsidDel="000445C1">
            <w:rPr>
              <w:rPrChange w:id="4017" w:author="Fred Zhou" w:date="2024-03-10T14:00:00Z">
                <w:rPr>
                  <w:highlight w:val="green"/>
                </w:rPr>
              </w:rPrChange>
            </w:rPr>
            <w:delText>Coates, L., van Leeuwen, J., Browning, S., Gissing, A., Bratchell, J., &amp; Avci, A. (2022). Heatwave fatalities in Australia, 2001–2018: an analysis of coronial records. International Journal of Disaster Risk Reduction, 67, 102671.</w:delText>
          </w:r>
        </w:del>
      </w:moveTo>
    </w:p>
    <w:p w14:paraId="42A7173C" w14:textId="2001BCA7" w:rsidR="00B75C3E" w:rsidRPr="004F25AC" w:rsidDel="000445C1" w:rsidRDefault="00B75C3E" w:rsidP="00B75C3E">
      <w:pPr>
        <w:pStyle w:val="a7"/>
        <w:rPr>
          <w:del w:id="4018" w:author="Fred Zhou" w:date="2024-03-10T11:42:00Z"/>
          <w:moveTo w:id="4019" w:author="Fred Zhou" w:date="2024-03-10T00:29:00Z"/>
        </w:rPr>
      </w:pPr>
      <w:moveToRangeStart w:id="4020" w:author="Fred Zhou" w:date="2024-03-10T00:29:00Z" w:name="move160923005"/>
      <w:moveToRangeEnd w:id="4014"/>
      <w:moveTo w:id="4021" w:author="Fred Zhou" w:date="2024-03-10T00:29:00Z">
        <w:del w:id="4022" w:author="Fred Zhou" w:date="2024-03-10T11:42:00Z">
          <w:r w:rsidRPr="004F25AC" w:rsidDel="000445C1">
            <w:rPr>
              <w:rPrChange w:id="4023" w:author="Fred Zhou" w:date="2024-03-10T14:00:00Z">
                <w:rPr>
                  <w:highlight w:val="green"/>
                </w:rPr>
              </w:rPrChange>
            </w:rPr>
            <w:delText>Estoque, R. C., Ooba, M., Seposo, X. T., Togawa, T., Hijioka, Y., Takahashi, K., &amp; Nakamura, S. (2020). Heat health risk assessment in Philippine cities using remotely sensed data and social-ecological indicators. Nature communications, 11(1), 1581.</w:delText>
          </w:r>
          <w:r w:rsidRPr="004F25AC" w:rsidDel="000445C1">
            <w:delText xml:space="preserve"> </w:delText>
          </w:r>
        </w:del>
      </w:moveTo>
    </w:p>
    <w:p w14:paraId="37E9AD08" w14:textId="64EAFEEB" w:rsidR="00B75C3E" w:rsidRPr="004F25AC" w:rsidDel="000445C1" w:rsidRDefault="00B75C3E" w:rsidP="00B75C3E">
      <w:pPr>
        <w:pStyle w:val="a7"/>
        <w:rPr>
          <w:del w:id="4024" w:author="Fred Zhou" w:date="2024-03-10T11:42:00Z"/>
          <w:moveTo w:id="4025" w:author="Fred Zhou" w:date="2024-03-10T00:30:00Z"/>
        </w:rPr>
      </w:pPr>
      <w:moveToRangeStart w:id="4026" w:author="Fred Zhou" w:date="2024-03-10T00:30:00Z" w:name="move160923057"/>
      <w:moveToRangeEnd w:id="4020"/>
      <w:moveTo w:id="4027" w:author="Fred Zhou" w:date="2024-03-10T00:30:00Z">
        <w:del w:id="4028" w:author="Fred Zhou" w:date="2024-03-10T11:42:00Z">
          <w:r w:rsidRPr="004F25AC" w:rsidDel="000445C1">
            <w:rPr>
              <w:rFonts w:hint="eastAsia"/>
              <w:rPrChange w:id="4029" w:author="Fred Zhou" w:date="2024-03-10T14:00:00Z">
                <w:rPr>
                  <w:rFonts w:hint="eastAsia"/>
                  <w:highlight w:val="green"/>
                </w:rPr>
              </w:rPrChange>
            </w:rPr>
            <w:delText>Feng, L., Liu, Y., Zhou, Y., &amp; Yang, S. (2022). A UAV-derived thermal infrared remote sensing three-temperature model and estimation of various vegetation evapotranspiration in urban micro-environments. Urban Forestry &amp; Urban Greening, 69, 127495.</w:delText>
          </w:r>
        </w:del>
      </w:moveTo>
    </w:p>
    <w:p w14:paraId="435CC78F" w14:textId="6919557F" w:rsidR="00B75C3E" w:rsidRPr="004F25AC" w:rsidDel="000445C1" w:rsidRDefault="00B75C3E" w:rsidP="00B75C3E">
      <w:pPr>
        <w:pStyle w:val="a7"/>
        <w:rPr>
          <w:del w:id="4030" w:author="Fred Zhou" w:date="2024-03-10T11:42:00Z"/>
          <w:moveTo w:id="4031" w:author="Fred Zhou" w:date="2024-03-10T00:28:00Z"/>
        </w:rPr>
      </w:pPr>
      <w:moveToRangeStart w:id="4032" w:author="Fred Zhou" w:date="2024-03-10T00:28:00Z" w:name="move160922934"/>
      <w:moveToRangeEnd w:id="4026"/>
      <w:moveTo w:id="4033" w:author="Fred Zhou" w:date="2024-03-10T00:28:00Z">
        <w:del w:id="4034" w:author="Fred Zhou" w:date="2024-03-10T11:42:00Z">
          <w:r w:rsidRPr="004F25AC" w:rsidDel="000445C1">
            <w:rPr>
              <w:rPrChange w:id="4035" w:author="Fred Zhou" w:date="2024-03-10T14:00:00Z">
                <w:rPr>
                  <w:highlight w:val="green"/>
                </w:rPr>
              </w:rPrChange>
            </w:rPr>
            <w:delText>García, D. H., &amp; Rezapouraghdam, H. (2023). Climate change, heat stress and the analysis of its space-time variability in European metropolises. Journal of Cleaner Production, 425, 138892.</w:delText>
          </w:r>
        </w:del>
      </w:moveTo>
    </w:p>
    <w:p w14:paraId="08636949" w14:textId="51B9461B" w:rsidR="00B75C3E" w:rsidRPr="004F25AC" w:rsidDel="000445C1" w:rsidRDefault="00B75C3E" w:rsidP="00B75C3E">
      <w:pPr>
        <w:pStyle w:val="a7"/>
        <w:rPr>
          <w:del w:id="4036" w:author="Fred Zhou" w:date="2024-03-10T11:42:00Z"/>
          <w:moveTo w:id="4037" w:author="Fred Zhou" w:date="2024-03-10T00:28:00Z"/>
          <w:rPrChange w:id="4038" w:author="Fred Zhou" w:date="2024-03-10T14:00:00Z">
            <w:rPr>
              <w:del w:id="4039" w:author="Fred Zhou" w:date="2024-03-10T11:42:00Z"/>
              <w:moveTo w:id="4040" w:author="Fred Zhou" w:date="2024-03-10T00:28:00Z"/>
              <w:highlight w:val="green"/>
            </w:rPr>
          </w:rPrChange>
        </w:rPr>
      </w:pPr>
      <w:moveToRangeStart w:id="4041" w:author="Fred Zhou" w:date="2024-03-10T00:28:00Z" w:name="move160922947"/>
      <w:moveToRangeEnd w:id="4032"/>
      <w:moveTo w:id="4042" w:author="Fred Zhou" w:date="2024-03-10T00:28:00Z">
        <w:del w:id="4043" w:author="Fred Zhou" w:date="2024-03-10T11:42:00Z">
          <w:r w:rsidRPr="004F25AC" w:rsidDel="000445C1">
            <w:rPr>
              <w:rPrChange w:id="4044" w:author="Fred Zhou" w:date="2024-03-10T14:00:00Z">
                <w:rPr>
                  <w:highlight w:val="green"/>
                </w:rPr>
              </w:rPrChange>
            </w:rPr>
            <w:delText>Liu L., He H., Cai Y., Hang J., Liu J., Liu L., Jiang P., &amp; He H. (2023). Cooling effects of wetland parks in hot and humid areas based on remote sensing images and local climate zone scheme. Building and Environment, 243, 110660</w:delText>
          </w:r>
        </w:del>
      </w:moveTo>
    </w:p>
    <w:p w14:paraId="6D101287" w14:textId="224BF802" w:rsidR="001B4D22" w:rsidRPr="004F25AC" w:rsidDel="000445C1" w:rsidRDefault="001B4D22" w:rsidP="001B4D22">
      <w:pPr>
        <w:rPr>
          <w:del w:id="4045" w:author="Fred Zhou" w:date="2024-03-10T11:42:00Z"/>
          <w:moveTo w:id="4046" w:author="Fred Zhou" w:date="2024-03-10T00:33:00Z"/>
          <w:rFonts w:ascii="Arial" w:hAnsi="Arial" w:cs="Arial"/>
          <w:color w:val="222222"/>
          <w:sz w:val="20"/>
          <w:szCs w:val="20"/>
          <w:shd w:val="clear" w:color="auto" w:fill="FFFFFF"/>
        </w:rPr>
      </w:pPr>
      <w:moveToRangeStart w:id="4047" w:author="Fred Zhou" w:date="2024-03-10T00:33:00Z" w:name="move160923136"/>
      <w:moveToRangeEnd w:id="4041"/>
      <w:moveTo w:id="4048" w:author="Fred Zhou" w:date="2024-03-10T00:33:00Z">
        <w:del w:id="4049" w:author="Fred Zhou" w:date="2024-03-10T11:42:00Z">
          <w:r w:rsidRPr="004F25AC" w:rsidDel="000445C1">
            <w:rPr>
              <w:rFonts w:ascii="Arial" w:hAnsi="Arial" w:cs="Arial"/>
              <w:color w:val="222222"/>
              <w:sz w:val="20"/>
              <w:szCs w:val="20"/>
              <w:shd w:val="clear" w:color="auto" w:fill="FFFFFF"/>
              <w:rPrChange w:id="4050" w:author="Fred Zhou" w:date="2024-03-10T14:00:00Z">
                <w:rPr>
                  <w:rFonts w:ascii="Arial" w:hAnsi="Arial" w:cs="Arial"/>
                  <w:color w:val="222222"/>
                  <w:sz w:val="20"/>
                  <w:szCs w:val="20"/>
                  <w:highlight w:val="green"/>
                  <w:shd w:val="clear" w:color="auto" w:fill="FFFFFF"/>
                </w:rPr>
              </w:rPrChange>
            </w:rPr>
            <w:delText>Macintyre, H. L., Heaviside, C., Taylor, J., Picetti, R., Symonds, P., Cai, X. M., &amp; Vardoulakis, S. (2018). Assessing urban population vulnerability and environmental risks across an urban area during heatwaves–Implications for health protection. </w:delText>
          </w:r>
          <w:r w:rsidRPr="004F25AC" w:rsidDel="000445C1">
            <w:rPr>
              <w:rFonts w:ascii="Arial" w:hAnsi="Arial" w:cs="Arial"/>
              <w:i/>
              <w:iCs/>
              <w:color w:val="222222"/>
              <w:sz w:val="20"/>
              <w:szCs w:val="20"/>
              <w:shd w:val="clear" w:color="auto" w:fill="FFFFFF"/>
              <w:rPrChange w:id="4051" w:author="Fred Zhou" w:date="2024-03-10T14:00:00Z">
                <w:rPr>
                  <w:rFonts w:ascii="Arial" w:hAnsi="Arial" w:cs="Arial"/>
                  <w:i/>
                  <w:iCs/>
                  <w:color w:val="222222"/>
                  <w:sz w:val="20"/>
                  <w:szCs w:val="20"/>
                  <w:highlight w:val="green"/>
                  <w:shd w:val="clear" w:color="auto" w:fill="FFFFFF"/>
                </w:rPr>
              </w:rPrChange>
            </w:rPr>
            <w:delText>Science of the total environment</w:delText>
          </w:r>
          <w:r w:rsidRPr="004F25AC" w:rsidDel="000445C1">
            <w:rPr>
              <w:rFonts w:ascii="Arial" w:hAnsi="Arial" w:cs="Arial"/>
              <w:color w:val="222222"/>
              <w:sz w:val="20"/>
              <w:szCs w:val="20"/>
              <w:shd w:val="clear" w:color="auto" w:fill="FFFFFF"/>
              <w:rPrChange w:id="4052" w:author="Fred Zhou" w:date="2024-03-10T14:00:00Z">
                <w:rPr>
                  <w:rFonts w:ascii="Arial" w:hAnsi="Arial" w:cs="Arial"/>
                  <w:color w:val="222222"/>
                  <w:sz w:val="20"/>
                  <w:szCs w:val="20"/>
                  <w:highlight w:val="green"/>
                  <w:shd w:val="clear" w:color="auto" w:fill="FFFFFF"/>
                </w:rPr>
              </w:rPrChange>
            </w:rPr>
            <w:delText>, </w:delText>
          </w:r>
          <w:r w:rsidRPr="004F25AC" w:rsidDel="000445C1">
            <w:rPr>
              <w:rFonts w:ascii="Arial" w:hAnsi="Arial" w:cs="Arial"/>
              <w:i/>
              <w:iCs/>
              <w:color w:val="222222"/>
              <w:sz w:val="20"/>
              <w:szCs w:val="20"/>
              <w:shd w:val="clear" w:color="auto" w:fill="FFFFFF"/>
              <w:rPrChange w:id="4053" w:author="Fred Zhou" w:date="2024-03-10T14:00:00Z">
                <w:rPr>
                  <w:rFonts w:ascii="Arial" w:hAnsi="Arial" w:cs="Arial"/>
                  <w:i/>
                  <w:iCs/>
                  <w:color w:val="222222"/>
                  <w:sz w:val="20"/>
                  <w:szCs w:val="20"/>
                  <w:highlight w:val="green"/>
                  <w:shd w:val="clear" w:color="auto" w:fill="FFFFFF"/>
                </w:rPr>
              </w:rPrChange>
            </w:rPr>
            <w:delText>610</w:delText>
          </w:r>
          <w:r w:rsidRPr="004F25AC" w:rsidDel="000445C1">
            <w:rPr>
              <w:rFonts w:ascii="Arial" w:hAnsi="Arial" w:cs="Arial"/>
              <w:color w:val="222222"/>
              <w:sz w:val="20"/>
              <w:szCs w:val="20"/>
              <w:shd w:val="clear" w:color="auto" w:fill="FFFFFF"/>
              <w:rPrChange w:id="4054" w:author="Fred Zhou" w:date="2024-03-10T14:00:00Z">
                <w:rPr>
                  <w:rFonts w:ascii="Arial" w:hAnsi="Arial" w:cs="Arial"/>
                  <w:color w:val="222222"/>
                  <w:sz w:val="20"/>
                  <w:szCs w:val="20"/>
                  <w:highlight w:val="green"/>
                  <w:shd w:val="clear" w:color="auto" w:fill="FFFFFF"/>
                </w:rPr>
              </w:rPrChange>
            </w:rPr>
            <w:delText>, 678-690.</w:delText>
          </w:r>
        </w:del>
      </w:moveTo>
    </w:p>
    <w:p w14:paraId="4FE52824" w14:textId="6C5F8876" w:rsidR="001B4D22" w:rsidRPr="004F25AC" w:rsidDel="000445C1" w:rsidRDefault="001B4D22" w:rsidP="001B4D22">
      <w:pPr>
        <w:pStyle w:val="a7"/>
        <w:rPr>
          <w:del w:id="4055" w:author="Fred Zhou" w:date="2024-03-10T11:42:00Z"/>
          <w:moveTo w:id="4056" w:author="Fred Zhou" w:date="2024-03-10T00:33:00Z"/>
          <w:rPrChange w:id="4057" w:author="Fred Zhou" w:date="2024-03-10T14:00:00Z">
            <w:rPr>
              <w:del w:id="4058" w:author="Fred Zhou" w:date="2024-03-10T11:42:00Z"/>
              <w:moveTo w:id="4059" w:author="Fred Zhou" w:date="2024-03-10T00:33:00Z"/>
              <w:highlight w:val="green"/>
            </w:rPr>
          </w:rPrChange>
        </w:rPr>
      </w:pPr>
      <w:moveToRangeStart w:id="4060" w:author="Fred Zhou" w:date="2024-03-10T00:33:00Z" w:name="move160922942"/>
      <w:moveToRangeEnd w:id="4047"/>
      <w:moveTo w:id="4061" w:author="Fred Zhou" w:date="2024-03-10T00:33:00Z">
        <w:del w:id="4062" w:author="Fred Zhou" w:date="2024-03-10T11:42:00Z">
          <w:r w:rsidRPr="004F25AC" w:rsidDel="000445C1">
            <w:rPr>
              <w:rPrChange w:id="4063" w:author="Fred Zhou" w:date="2024-03-10T14:00:00Z">
                <w:rPr>
                  <w:highlight w:val="green"/>
                </w:rPr>
              </w:rPrChange>
            </w:rPr>
            <w:delText>Pascal, M., Goria, S., Wagner, V., Sabastia, M., Guillet, A., Cordeau, E., ... &amp; Host, S. (2021). Greening is a promising but likely insufficient adaptation strategy to limit the health impacts of extreme heat. Environment international, 151, 106441.</w:delText>
          </w:r>
        </w:del>
      </w:moveTo>
    </w:p>
    <w:p w14:paraId="2E734710" w14:textId="4CB64C15" w:rsidR="00B75C3E" w:rsidRPr="004F25AC" w:rsidDel="000445C1" w:rsidRDefault="00B75C3E" w:rsidP="00B75C3E">
      <w:pPr>
        <w:pStyle w:val="a7"/>
        <w:rPr>
          <w:del w:id="4064" w:author="Fred Zhou" w:date="2024-03-10T11:42:00Z"/>
          <w:moveTo w:id="4065" w:author="Fred Zhou" w:date="2024-03-10T00:31:00Z"/>
        </w:rPr>
      </w:pPr>
      <w:moveToRangeStart w:id="4066" w:author="Fred Zhou" w:date="2024-03-10T00:31:00Z" w:name="move160923114"/>
      <w:moveToRangeEnd w:id="4060"/>
      <w:moveTo w:id="4067" w:author="Fred Zhou" w:date="2024-03-10T00:31:00Z">
        <w:del w:id="4068" w:author="Fred Zhou" w:date="2024-03-10T11:42:00Z">
          <w:r w:rsidRPr="004F25AC" w:rsidDel="000445C1">
            <w:rPr>
              <w:rPrChange w:id="4069" w:author="Fred Zhou" w:date="2024-03-10T14:00:00Z">
                <w:rPr>
                  <w:highlight w:val="green"/>
                </w:rPr>
              </w:rPrChange>
            </w:rPr>
            <w:delText>Shi, M., Chen, M., Jia, W., Du, C., &amp; Wang, Y. (2023). Cooling effect and cooling accessibility of urban parks during hot summers in China's largest sustainability experiment. Sustainable Cities and Society, 93, 104519.</w:delText>
          </w:r>
        </w:del>
      </w:moveTo>
    </w:p>
    <w:p w14:paraId="36F28813" w14:textId="5B30709F" w:rsidR="00B75C3E" w:rsidRPr="004F25AC" w:rsidDel="000445C1" w:rsidRDefault="00B75C3E" w:rsidP="00B75C3E">
      <w:pPr>
        <w:pStyle w:val="a7"/>
        <w:rPr>
          <w:del w:id="4070" w:author="Fred Zhou" w:date="2024-03-10T11:42:00Z"/>
          <w:moveTo w:id="4071" w:author="Fred Zhou" w:date="2024-03-10T00:29:00Z"/>
        </w:rPr>
      </w:pPr>
      <w:moveToRangeStart w:id="4072" w:author="Fred Zhou" w:date="2024-03-10T00:29:00Z" w:name="move160922975"/>
      <w:moveToRangeEnd w:id="4066"/>
      <w:moveTo w:id="4073" w:author="Fred Zhou" w:date="2024-03-10T00:29:00Z">
        <w:del w:id="4074" w:author="Fred Zhou" w:date="2024-03-10T11:42:00Z">
          <w:r w:rsidRPr="004F25AC" w:rsidDel="000445C1">
            <w:rPr>
              <w:rPrChange w:id="4075" w:author="Fred Zhou" w:date="2024-03-10T14:00:00Z">
                <w:rPr>
                  <w:highlight w:val="green"/>
                </w:rPr>
              </w:rPrChange>
            </w:rPr>
            <w:delText>Shi, M., Wang, Y., Lv, H., &amp; Jia, W. (2023). Climate gentrification along with parks' cooling performance in one of China's tropical industrial cities. Science of The Total Environment, 164603.</w:delText>
          </w:r>
        </w:del>
      </w:moveTo>
    </w:p>
    <w:p w14:paraId="66C1EC32" w14:textId="678A2565" w:rsidR="00B75C3E" w:rsidRPr="004F25AC" w:rsidDel="000445C1" w:rsidRDefault="00B75C3E" w:rsidP="00B75C3E">
      <w:pPr>
        <w:pStyle w:val="a7"/>
        <w:rPr>
          <w:del w:id="4076" w:author="Fred Zhou" w:date="2024-03-10T11:42:00Z"/>
          <w:moveTo w:id="4077" w:author="Fred Zhou" w:date="2024-03-10T00:31:00Z"/>
          <w:rFonts w:hint="eastAsia"/>
        </w:rPr>
      </w:pPr>
      <w:moveToRangeStart w:id="4078" w:author="Fred Zhou" w:date="2024-03-10T00:31:00Z" w:name="move160923087"/>
      <w:moveToRangeEnd w:id="4072"/>
      <w:moveTo w:id="4079" w:author="Fred Zhou" w:date="2024-03-10T00:31:00Z">
        <w:del w:id="4080" w:author="Fred Zhou" w:date="2024-03-10T11:42:00Z">
          <w:r w:rsidRPr="004F25AC" w:rsidDel="000445C1">
            <w:rPr>
              <w:rPrChange w:id="4081" w:author="Fred Zhou" w:date="2024-03-10T14:00:00Z">
                <w:rPr>
                  <w:highlight w:val="green"/>
                </w:rPr>
              </w:rPrChange>
            </w:rPr>
            <w:delText>Tan, X., Sun, X., Huang, C., Yuan, Y., &amp; Hou, D. (2021). Comparison of cooling effect between green space and water body. Sustainable Cities and Society, 67, 102711.</w:delText>
          </w:r>
        </w:del>
      </w:moveTo>
    </w:p>
    <w:p w14:paraId="1FC50536" w14:textId="6F927E7F" w:rsidR="00B75C3E" w:rsidRPr="004F25AC" w:rsidDel="000445C1" w:rsidRDefault="00B75C3E" w:rsidP="00B75C3E">
      <w:pPr>
        <w:pStyle w:val="a7"/>
        <w:rPr>
          <w:del w:id="4082" w:author="Fred Zhou" w:date="2024-03-10T11:42:00Z"/>
          <w:moveTo w:id="4083" w:author="Fred Zhou" w:date="2024-03-10T00:30:00Z"/>
        </w:rPr>
      </w:pPr>
      <w:moveToRangeStart w:id="4084" w:author="Fred Zhou" w:date="2024-03-10T00:30:00Z" w:name="move160923064"/>
      <w:moveToRangeEnd w:id="4078"/>
      <w:moveTo w:id="4085" w:author="Fred Zhou" w:date="2024-03-10T00:30:00Z">
        <w:del w:id="4086" w:author="Fred Zhou" w:date="2024-03-10T11:42:00Z">
          <w:r w:rsidRPr="004F25AC" w:rsidDel="000445C1">
            <w:rPr>
              <w:rPrChange w:id="4087" w:author="Fred Zhou" w:date="2024-03-10T14:00:00Z">
                <w:rPr>
                  <w:highlight w:val="green"/>
                </w:rPr>
              </w:rPrChange>
            </w:rPr>
            <w:delText>Tian, P., Li, J., Pu, R., Cao, L., Liu, Y., &amp; Zhang, H. (2023). Assessing the cold island effect of urban parks in metropolitan cores: a case study of Hangzhou, China. Environmental Science and Pollution Research, 1-14.</w:delText>
          </w:r>
        </w:del>
      </w:moveTo>
    </w:p>
    <w:moveToRangeEnd w:id="4084"/>
    <w:p w14:paraId="3B0DE8B9" w14:textId="7C4F7F39" w:rsidR="00161E35" w:rsidRPr="004F25AC" w:rsidDel="00B75C3E" w:rsidRDefault="00161E35" w:rsidP="00161E35">
      <w:pPr>
        <w:rPr>
          <w:del w:id="4088" w:author="Fred Zhou" w:date="2024-03-10T00:28:00Z"/>
          <w:rFonts w:hint="eastAsia"/>
          <w:iCs/>
          <w:color w:val="404040" w:themeColor="text1" w:themeTint="BF"/>
          <w:sz w:val="20"/>
          <w:rPrChange w:id="4089" w:author="Fred Zhou" w:date="2024-03-10T14:00:00Z">
            <w:rPr>
              <w:del w:id="4090" w:author="Fred Zhou" w:date="2024-03-10T00:28:00Z"/>
              <w:rFonts w:hint="eastAsia"/>
              <w:highlight w:val="green"/>
            </w:rPr>
          </w:rPrChange>
        </w:rPr>
        <w:pPrChange w:id="4091" w:author="Fred Zhou" w:date="2024-03-09T11:56:00Z">
          <w:pPr>
            <w:pStyle w:val="a7"/>
          </w:pPr>
        </w:pPrChange>
      </w:pPr>
    </w:p>
    <w:p w14:paraId="3A8B46AD" w14:textId="2FF8E4D3" w:rsidR="00B75C3E" w:rsidRPr="004F25AC" w:rsidDel="000445C1" w:rsidRDefault="004A3BE3" w:rsidP="00B75C3E">
      <w:pPr>
        <w:pStyle w:val="a7"/>
        <w:rPr>
          <w:del w:id="4092" w:author="Fred Zhou" w:date="2024-03-10T11:42:00Z"/>
          <w:moveTo w:id="4093" w:author="Fred Zhou" w:date="2024-03-10T00:29:00Z"/>
        </w:rPr>
      </w:pPr>
      <w:del w:id="4094" w:author="Fred Zhou" w:date="2024-03-10T11:42:00Z">
        <w:r w:rsidRPr="004F25AC" w:rsidDel="000445C1">
          <w:rPr>
            <w:rPrChange w:id="4095" w:author="Fred Zhou" w:date="2024-03-10T14:00:00Z">
              <w:rPr>
                <w:highlight w:val="green"/>
              </w:rPr>
            </w:rPrChange>
          </w:rPr>
          <w:delText>Tuholske, C., Caylor, K., Funk, C., Verdin, A., Sweeney, S., Grace, K., ... &amp; Evans, T. (2021). Global urban population exposure to extreme heat. Proceedings of the National Academy of Sciences, 118(41), e2024792118.</w:delText>
        </w:r>
      </w:del>
      <w:moveToRangeStart w:id="4096" w:author="Fred Zhou" w:date="2024-03-10T00:29:00Z" w:name="move160922981"/>
      <w:moveTo w:id="4097" w:author="Fred Zhou" w:date="2024-03-10T00:29:00Z">
        <w:del w:id="4098" w:author="Fred Zhou" w:date="2024-03-10T11:42:00Z">
          <w:r w:rsidR="00B75C3E" w:rsidRPr="004F25AC" w:rsidDel="000445C1">
            <w:rPr>
              <w:rPrChange w:id="4099" w:author="Fred Zhou" w:date="2024-03-10T14:00:00Z">
                <w:rPr>
                  <w:highlight w:val="green"/>
                </w:rPr>
              </w:rPrChange>
            </w:rPr>
            <w:delText>Trigo, R. M., García</w:delText>
          </w:r>
          <w:r w:rsidR="00B75C3E" w:rsidRPr="004F25AC" w:rsidDel="000445C1">
            <w:rPr>
              <w:rFonts w:hint="eastAsia"/>
              <w:rPrChange w:id="4100" w:author="Fred Zhou" w:date="2024-03-10T14:00:00Z">
                <w:rPr>
                  <w:rFonts w:hint="eastAsia"/>
                  <w:highlight w:val="green"/>
                </w:rPr>
              </w:rPrChange>
            </w:rPr>
            <w:delText>‐</w:delText>
          </w:r>
          <w:r w:rsidR="00B75C3E" w:rsidRPr="004F25AC" w:rsidDel="000445C1">
            <w:rPr>
              <w:rPrChange w:id="4101" w:author="Fred Zhou" w:date="2024-03-10T14:00:00Z">
                <w:rPr>
                  <w:highlight w:val="green"/>
                </w:rPr>
              </w:rPrChange>
            </w:rPr>
            <w:delText>Herrera, R., Díaz, J., Trigo, I. F., &amp; Valente, M. A. (2005). How exceptional was the early August 2003 heatwave in France?. Geophysical research letters, 32(10).</w:delText>
          </w:r>
        </w:del>
      </w:moveTo>
    </w:p>
    <w:p w14:paraId="11CB9C2F" w14:textId="4EC15FA2" w:rsidR="00B75C3E" w:rsidRPr="004F25AC" w:rsidDel="000445C1" w:rsidRDefault="00B75C3E" w:rsidP="00B75C3E">
      <w:pPr>
        <w:pStyle w:val="a7"/>
        <w:rPr>
          <w:del w:id="4102" w:author="Fred Zhou" w:date="2024-03-10T11:42:00Z"/>
          <w:moveTo w:id="4103" w:author="Fred Zhou" w:date="2024-03-10T00:31:00Z"/>
        </w:rPr>
      </w:pPr>
      <w:moveToRangeStart w:id="4104" w:author="Fred Zhou" w:date="2024-03-10T00:31:00Z" w:name="move160923094"/>
      <w:moveToRangeEnd w:id="4096"/>
      <w:moveTo w:id="4105" w:author="Fred Zhou" w:date="2024-03-10T00:31:00Z">
        <w:del w:id="4106" w:author="Fred Zhou" w:date="2024-03-10T11:42:00Z">
          <w:r w:rsidRPr="004F25AC" w:rsidDel="000445C1">
            <w:rPr>
              <w:rFonts w:hint="eastAsia"/>
              <w:rPrChange w:id="4107" w:author="Fred Zhou" w:date="2024-03-10T14:00:00Z">
                <w:rPr>
                  <w:rFonts w:hint="eastAsia"/>
                  <w:highlight w:val="green"/>
                </w:rPr>
              </w:rPrChange>
            </w:rPr>
            <w:delText>Wei, J., &amp; Zhu, W. (2021). An operational parameterization scheme of surface temperature-vegetation index contextual model for large-scale temporally continuous evapotranspiration estimation: The case study of contiguous United States. Journal of Hydrology, 602, 126805.</w:delText>
          </w:r>
        </w:del>
      </w:moveTo>
    </w:p>
    <w:p w14:paraId="3F6C3FCF" w14:textId="14CC4175" w:rsidR="001B4D22" w:rsidRPr="004F25AC" w:rsidDel="000445C1" w:rsidRDefault="001B4D22" w:rsidP="001B4D22">
      <w:pPr>
        <w:pStyle w:val="a7"/>
        <w:rPr>
          <w:del w:id="4108" w:author="Fred Zhou" w:date="2024-03-10T11:42:00Z"/>
          <w:moveTo w:id="4109" w:author="Fred Zhou" w:date="2024-03-10T00:35:00Z"/>
          <w:rPrChange w:id="4110" w:author="Fred Zhou" w:date="2024-03-10T14:00:00Z">
            <w:rPr>
              <w:del w:id="4111" w:author="Fred Zhou" w:date="2024-03-10T11:42:00Z"/>
              <w:moveTo w:id="4112" w:author="Fred Zhou" w:date="2024-03-10T00:35:00Z"/>
              <w:highlight w:val="green"/>
            </w:rPr>
          </w:rPrChange>
        </w:rPr>
      </w:pPr>
      <w:moveToRangeStart w:id="4113" w:author="Fred Zhou" w:date="2024-03-10T00:35:00Z" w:name="move160922970"/>
      <w:moveToRangeEnd w:id="4104"/>
      <w:moveTo w:id="4114" w:author="Fred Zhou" w:date="2024-03-10T00:35:00Z">
        <w:del w:id="4115" w:author="Fred Zhou" w:date="2024-03-10T11:42:00Z">
          <w:r w:rsidRPr="004F25AC" w:rsidDel="000445C1">
            <w:rPr>
              <w:rPrChange w:id="4116" w:author="Fred Zhou" w:date="2024-03-10T14:00:00Z">
                <w:rPr>
                  <w:highlight w:val="green"/>
                </w:rPr>
              </w:rPrChange>
            </w:rPr>
            <w:delText>Yin, S., Peng, L. L., Feng, N., Wen, H., Ling, Z., Yang, X., &amp; Dong, L. (2022). Spatial-temporal pattern in the cooling effect of a large urban forest and the factors driving it. Building and Environment, 209, 108676.</w:delText>
          </w:r>
        </w:del>
      </w:moveTo>
    </w:p>
    <w:p w14:paraId="13DF7602" w14:textId="5339F83B" w:rsidR="001B4D22" w:rsidRPr="004F25AC" w:rsidDel="000445C1" w:rsidRDefault="001B4D22" w:rsidP="001B4D22">
      <w:pPr>
        <w:rPr>
          <w:del w:id="4117" w:author="Fred Zhou" w:date="2024-03-10T11:42:00Z"/>
          <w:moveTo w:id="4118" w:author="Fred Zhou" w:date="2024-03-10T00:35:00Z"/>
          <w:rFonts w:ascii="Arial" w:hAnsi="Arial" w:cs="Arial"/>
          <w:color w:val="222222"/>
          <w:sz w:val="20"/>
          <w:szCs w:val="20"/>
          <w:shd w:val="clear" w:color="auto" w:fill="FFFFFF"/>
        </w:rPr>
      </w:pPr>
      <w:moveToRangeStart w:id="4119" w:author="Fred Zhou" w:date="2024-03-10T00:35:00Z" w:name="move160923344"/>
      <w:moveToRangeEnd w:id="4113"/>
      <w:moveTo w:id="4120" w:author="Fred Zhou" w:date="2024-03-10T00:35:00Z">
        <w:del w:id="4121" w:author="Fred Zhou" w:date="2024-03-10T11:42:00Z">
          <w:r w:rsidRPr="004F25AC" w:rsidDel="000445C1">
            <w:rPr>
              <w:rFonts w:ascii="Arial" w:hAnsi="Arial" w:cs="Arial"/>
              <w:color w:val="222222"/>
              <w:sz w:val="20"/>
              <w:szCs w:val="20"/>
              <w:shd w:val="clear" w:color="auto" w:fill="FFFFFF"/>
              <w:rPrChange w:id="4122" w:author="Fred Zhou" w:date="2024-03-10T14:00:00Z">
                <w:rPr>
                  <w:rFonts w:ascii="Arial" w:hAnsi="Arial" w:cs="Arial"/>
                  <w:color w:val="222222"/>
                  <w:sz w:val="20"/>
                  <w:szCs w:val="20"/>
                  <w:highlight w:val="green"/>
                  <w:shd w:val="clear" w:color="auto" w:fill="FFFFFF"/>
                </w:rPr>
              </w:rPrChange>
            </w:rPr>
            <w:delText>Yuan, B., Zhou, L., Dang, X., Sun, D., Hu, F., &amp; Mu, H. (2021). Separate and combined effects of 3D building features and urban green space on land surface temperature. </w:delText>
          </w:r>
          <w:r w:rsidRPr="004F25AC" w:rsidDel="000445C1">
            <w:rPr>
              <w:rFonts w:ascii="Arial" w:hAnsi="Arial" w:cs="Arial"/>
              <w:i/>
              <w:iCs/>
              <w:color w:val="222222"/>
              <w:sz w:val="20"/>
              <w:szCs w:val="20"/>
              <w:shd w:val="clear" w:color="auto" w:fill="FFFFFF"/>
              <w:rPrChange w:id="4123" w:author="Fred Zhou" w:date="2024-03-10T14:00:00Z">
                <w:rPr>
                  <w:rFonts w:ascii="Arial" w:hAnsi="Arial" w:cs="Arial"/>
                  <w:i/>
                  <w:iCs/>
                  <w:color w:val="222222"/>
                  <w:sz w:val="20"/>
                  <w:szCs w:val="20"/>
                  <w:highlight w:val="green"/>
                  <w:shd w:val="clear" w:color="auto" w:fill="FFFFFF"/>
                </w:rPr>
              </w:rPrChange>
            </w:rPr>
            <w:delText>Journal of Environmental Management</w:delText>
          </w:r>
          <w:r w:rsidRPr="004F25AC" w:rsidDel="000445C1">
            <w:rPr>
              <w:rFonts w:ascii="Arial" w:hAnsi="Arial" w:cs="Arial"/>
              <w:color w:val="222222"/>
              <w:sz w:val="20"/>
              <w:szCs w:val="20"/>
              <w:shd w:val="clear" w:color="auto" w:fill="FFFFFF"/>
              <w:rPrChange w:id="4124" w:author="Fred Zhou" w:date="2024-03-10T14:00:00Z">
                <w:rPr>
                  <w:rFonts w:ascii="Arial" w:hAnsi="Arial" w:cs="Arial"/>
                  <w:color w:val="222222"/>
                  <w:sz w:val="20"/>
                  <w:szCs w:val="20"/>
                  <w:highlight w:val="green"/>
                  <w:shd w:val="clear" w:color="auto" w:fill="FFFFFF"/>
                </w:rPr>
              </w:rPrChange>
            </w:rPr>
            <w:delText>, </w:delText>
          </w:r>
          <w:r w:rsidRPr="004F25AC" w:rsidDel="000445C1">
            <w:rPr>
              <w:rFonts w:ascii="Arial" w:hAnsi="Arial" w:cs="Arial"/>
              <w:i/>
              <w:iCs/>
              <w:color w:val="222222"/>
              <w:sz w:val="20"/>
              <w:szCs w:val="20"/>
              <w:shd w:val="clear" w:color="auto" w:fill="FFFFFF"/>
              <w:rPrChange w:id="4125" w:author="Fred Zhou" w:date="2024-03-10T14:00:00Z">
                <w:rPr>
                  <w:rFonts w:ascii="Arial" w:hAnsi="Arial" w:cs="Arial"/>
                  <w:i/>
                  <w:iCs/>
                  <w:color w:val="222222"/>
                  <w:sz w:val="20"/>
                  <w:szCs w:val="20"/>
                  <w:highlight w:val="green"/>
                  <w:shd w:val="clear" w:color="auto" w:fill="FFFFFF"/>
                </w:rPr>
              </w:rPrChange>
            </w:rPr>
            <w:delText>295</w:delText>
          </w:r>
          <w:r w:rsidRPr="004F25AC" w:rsidDel="000445C1">
            <w:rPr>
              <w:rFonts w:ascii="Arial" w:hAnsi="Arial" w:cs="Arial"/>
              <w:color w:val="222222"/>
              <w:sz w:val="20"/>
              <w:szCs w:val="20"/>
              <w:shd w:val="clear" w:color="auto" w:fill="FFFFFF"/>
              <w:rPrChange w:id="4126" w:author="Fred Zhou" w:date="2024-03-10T14:00:00Z">
                <w:rPr>
                  <w:rFonts w:ascii="Arial" w:hAnsi="Arial" w:cs="Arial"/>
                  <w:color w:val="222222"/>
                  <w:sz w:val="20"/>
                  <w:szCs w:val="20"/>
                  <w:highlight w:val="green"/>
                  <w:shd w:val="clear" w:color="auto" w:fill="FFFFFF"/>
                </w:rPr>
              </w:rPrChange>
            </w:rPr>
            <w:delText>, 113116.</w:delText>
          </w:r>
        </w:del>
      </w:moveTo>
    </w:p>
    <w:p w14:paraId="202099EF" w14:textId="4AD3B506" w:rsidR="00B75C3E" w:rsidRPr="004F25AC" w:rsidDel="000445C1" w:rsidRDefault="00B75C3E" w:rsidP="00B75C3E">
      <w:pPr>
        <w:pStyle w:val="a7"/>
        <w:rPr>
          <w:del w:id="4127" w:author="Fred Zhou" w:date="2024-03-10T11:42:00Z"/>
          <w:moveTo w:id="4128" w:author="Fred Zhou" w:date="2024-03-10T00:30:00Z"/>
        </w:rPr>
      </w:pPr>
      <w:moveToRangeStart w:id="4129" w:author="Fred Zhou" w:date="2024-03-10T00:30:00Z" w:name="move160923073"/>
      <w:moveToRangeEnd w:id="4119"/>
      <w:moveTo w:id="4130" w:author="Fred Zhou" w:date="2024-03-10T00:30:00Z">
        <w:del w:id="4131" w:author="Fred Zhou" w:date="2024-03-10T11:42:00Z">
          <w:r w:rsidRPr="004F25AC" w:rsidDel="000445C1">
            <w:rPr>
              <w:rPrChange w:id="4132" w:author="Fred Zhou" w:date="2024-03-10T14:00:00Z">
                <w:rPr>
                  <w:highlight w:val="green"/>
                </w:rPr>
              </w:rPrChange>
            </w:rPr>
            <w:delText>Zhang, X., Lei, Y., Li, R., Ackerman, A., Guo, N., Li, Y., ... &amp; Liu, Y. (2022). Research on thermal comfort of underside of street tree based on LiDAR point cloud model. Forests, 13(7), 1086.</w:delText>
          </w:r>
        </w:del>
      </w:moveTo>
    </w:p>
    <w:p w14:paraId="1DBE2D02" w14:textId="21B62C7E" w:rsidR="00B75C3E" w:rsidRPr="004F25AC" w:rsidDel="00B75C3E" w:rsidRDefault="00B75C3E" w:rsidP="00B75C3E">
      <w:pPr>
        <w:pStyle w:val="a7"/>
        <w:rPr>
          <w:del w:id="4133" w:author="Fred Zhou" w:date="2024-03-10T00:31:00Z"/>
          <w:moveTo w:id="4134" w:author="Fred Zhou" w:date="2024-03-10T00:30:00Z"/>
        </w:rPr>
      </w:pPr>
      <w:moveTo w:id="4135" w:author="Fred Zhou" w:date="2024-03-10T00:30:00Z">
        <w:del w:id="4136" w:author="Fred Zhou" w:date="2024-03-10T00:31:00Z">
          <w:r w:rsidRPr="004F25AC" w:rsidDel="00B75C3E">
            <w:rPr>
              <w:rPrChange w:id="4137" w:author="Fred Zhou" w:date="2024-03-10T14:00:00Z">
                <w:rPr>
                  <w:highlight w:val="green"/>
                </w:rPr>
              </w:rPrChange>
            </w:rPr>
            <w:delText>Yu, Z., Yang, G., Zuo, S., Jørgensen, G., Koga, M., &amp; Vejre, H. (2020). Critical review on the cooling effect of urban blue-green space: A threshold-size perspective. Urban forestry &amp; urban greening, 49, 126630.</w:delText>
          </w:r>
        </w:del>
      </w:moveTo>
    </w:p>
    <w:moveToRangeEnd w:id="4129"/>
    <w:p w14:paraId="0A962F7E" w14:textId="0ED969DA" w:rsidR="00B75C3E" w:rsidRPr="004F25AC" w:rsidDel="00B75C3E" w:rsidRDefault="00B75C3E" w:rsidP="00B75C3E">
      <w:pPr>
        <w:rPr>
          <w:del w:id="4138" w:author="Fred Zhou" w:date="2024-03-10T00:28:00Z"/>
          <w:rFonts w:hint="eastAsia"/>
          <w:rPrChange w:id="4139" w:author="Fred Zhou" w:date="2024-03-10T14:00:00Z">
            <w:rPr>
              <w:del w:id="4140" w:author="Fred Zhou" w:date="2024-03-10T00:28:00Z"/>
              <w:rFonts w:hint="eastAsia"/>
              <w:highlight w:val="green"/>
            </w:rPr>
          </w:rPrChange>
        </w:rPr>
        <w:pPrChange w:id="4141" w:author="Fred Zhou" w:date="2024-03-10T00:27:00Z">
          <w:pPr>
            <w:pStyle w:val="a7"/>
          </w:pPr>
        </w:pPrChange>
      </w:pPr>
    </w:p>
    <w:p w14:paraId="7C464A75" w14:textId="18ADB3D2" w:rsidR="004A3BE3" w:rsidRPr="004F25AC" w:rsidDel="000445C1" w:rsidRDefault="004A3BE3" w:rsidP="008579AF">
      <w:pPr>
        <w:pStyle w:val="a7"/>
        <w:rPr>
          <w:del w:id="4142" w:author="Fred Zhou" w:date="2024-03-10T11:42:00Z"/>
          <w:moveFrom w:id="4143" w:author="Fred Zhou" w:date="2024-03-10T00:28:00Z"/>
        </w:rPr>
      </w:pPr>
      <w:moveFromRangeStart w:id="4144" w:author="Fred Zhou" w:date="2024-03-10T00:28:00Z" w:name="move160922934"/>
      <w:moveFrom w:id="4145" w:author="Fred Zhou" w:date="2024-03-10T00:28:00Z">
        <w:del w:id="4146" w:author="Fred Zhou" w:date="2024-03-10T11:42:00Z">
          <w:r w:rsidRPr="004F25AC" w:rsidDel="000445C1">
            <w:rPr>
              <w:rPrChange w:id="4147" w:author="Fred Zhou" w:date="2024-03-10T14:00:00Z">
                <w:rPr>
                  <w:highlight w:val="green"/>
                </w:rPr>
              </w:rPrChange>
            </w:rPr>
            <w:delText>García, D. H., &amp; Rezapouraghdam, H. (2023). Climate change, heat stress and the analysis of its space-time variability in European metropolises. Journal of Cleaner Production, 425, 138892.</w:delText>
          </w:r>
        </w:del>
      </w:moveFrom>
    </w:p>
    <w:p w14:paraId="2690A870" w14:textId="3200E7CF" w:rsidR="004A3BE3" w:rsidRPr="004F25AC" w:rsidDel="000445C1" w:rsidRDefault="004A3BE3" w:rsidP="00AE51FB">
      <w:pPr>
        <w:pStyle w:val="a7"/>
        <w:rPr>
          <w:del w:id="4148" w:author="Fred Zhou" w:date="2024-03-10T11:42:00Z"/>
          <w:moveFrom w:id="4149" w:author="Fred Zhou" w:date="2024-03-10T00:33:00Z"/>
          <w:rPrChange w:id="4150" w:author="Fred Zhou" w:date="2024-03-10T14:00:00Z">
            <w:rPr>
              <w:del w:id="4151" w:author="Fred Zhou" w:date="2024-03-10T11:42:00Z"/>
              <w:moveFrom w:id="4152" w:author="Fred Zhou" w:date="2024-03-10T00:33:00Z"/>
              <w:highlight w:val="green"/>
            </w:rPr>
          </w:rPrChange>
        </w:rPr>
      </w:pPr>
      <w:moveFromRangeStart w:id="4153" w:author="Fred Zhou" w:date="2024-03-10T00:33:00Z" w:name="move160922942"/>
      <w:moveFromRangeEnd w:id="4144"/>
      <w:moveFrom w:id="4154" w:author="Fred Zhou" w:date="2024-03-10T00:33:00Z">
        <w:del w:id="4155" w:author="Fred Zhou" w:date="2024-03-10T11:42:00Z">
          <w:r w:rsidRPr="004F25AC" w:rsidDel="000445C1">
            <w:rPr>
              <w:rPrChange w:id="4156" w:author="Fred Zhou" w:date="2024-03-10T14:00:00Z">
                <w:rPr>
                  <w:highlight w:val="green"/>
                </w:rPr>
              </w:rPrChange>
            </w:rPr>
            <w:delText>Pascal, M., Goria, S., Wagner, V., Sabastia, M., Guillet, A., Cordeau, E., ... &amp; Host, S. (2021). Greening is a promising but likely insufficient adaptation strategy to limit the health impacts of extreme heat. Environment international, 151, 106441.</w:delText>
          </w:r>
        </w:del>
      </w:moveFrom>
    </w:p>
    <w:p w14:paraId="07CB674B" w14:textId="4EE3FC2A" w:rsidR="007B3F3C" w:rsidRPr="004F25AC" w:rsidDel="00B75C3E" w:rsidRDefault="004A3BE3" w:rsidP="006916E9">
      <w:pPr>
        <w:rPr>
          <w:del w:id="4157" w:author="Fred Zhou" w:date="2024-03-10T00:29:00Z"/>
          <w:rFonts w:hint="eastAsia"/>
          <w:rPrChange w:id="4158" w:author="Fred Zhou" w:date="2024-03-10T14:00:00Z">
            <w:rPr>
              <w:del w:id="4159" w:author="Fred Zhou" w:date="2024-03-10T00:29:00Z"/>
              <w:rFonts w:hint="eastAsia"/>
              <w:highlight w:val="green"/>
            </w:rPr>
          </w:rPrChange>
        </w:rPr>
        <w:pPrChange w:id="4160" w:author="Fred Zhou" w:date="2024-03-09T23:56:00Z">
          <w:pPr>
            <w:pStyle w:val="a7"/>
          </w:pPr>
        </w:pPrChange>
      </w:pPr>
      <w:moveFromRangeStart w:id="4161" w:author="Fred Zhou" w:date="2024-03-10T00:28:00Z" w:name="move160922947"/>
      <w:moveFromRangeEnd w:id="4153"/>
      <w:moveFrom w:id="4162" w:author="Fred Zhou" w:date="2024-03-10T00:28:00Z">
        <w:del w:id="4163" w:author="Fred Zhou" w:date="2024-03-10T00:28:00Z">
          <w:r w:rsidRPr="004F25AC" w:rsidDel="00B75C3E">
            <w:rPr>
              <w:rPrChange w:id="4164" w:author="Fred Zhou" w:date="2024-03-10T14:00:00Z">
                <w:rPr>
                  <w:highlight w:val="green"/>
                </w:rPr>
              </w:rPrChange>
            </w:rPr>
            <w:delText>Liu L., He H., Cai Y., Hang J., Liu J., Liu L., Jiang P., &amp; He H. (2023). Cooling effects of wetland parks in hot and humid areas based on remote sensing images and local climate zone scheme. Building and Environment, 243, 110660</w:delText>
          </w:r>
        </w:del>
      </w:moveFrom>
      <w:moveFromRangeEnd w:id="4161"/>
    </w:p>
    <w:p w14:paraId="1AFA7B8E" w14:textId="4B27A662" w:rsidR="00615B9A" w:rsidRPr="004F25AC" w:rsidDel="000445C1" w:rsidRDefault="00615B9A" w:rsidP="008579AF">
      <w:pPr>
        <w:pStyle w:val="a7"/>
        <w:rPr>
          <w:del w:id="4165" w:author="Fred Zhou" w:date="2024-03-10T11:42:00Z"/>
          <w:moveFrom w:id="4166" w:author="Fred Zhou" w:date="2024-03-10T00:29:00Z"/>
        </w:rPr>
      </w:pPr>
      <w:moveFromRangeStart w:id="4167" w:author="Fred Zhou" w:date="2024-03-10T00:29:00Z" w:name="move160922975"/>
      <w:moveFrom w:id="4168" w:author="Fred Zhou" w:date="2024-03-10T00:29:00Z">
        <w:del w:id="4169" w:author="Fred Zhou" w:date="2024-03-10T11:42:00Z">
          <w:r w:rsidRPr="004F25AC" w:rsidDel="000445C1">
            <w:rPr>
              <w:rPrChange w:id="4170" w:author="Fred Zhou" w:date="2024-03-10T14:00:00Z">
                <w:rPr>
                  <w:highlight w:val="green"/>
                </w:rPr>
              </w:rPrChange>
            </w:rPr>
            <w:delText>Shi, M., Wang, Y., Lv, H., &amp; Jia, W. (2023). Climate gentrification along with parks' cooling performance in one of China's tropical industrial cities. Science of The Total Environment, 164603.</w:delText>
          </w:r>
        </w:del>
      </w:moveFrom>
    </w:p>
    <w:p w14:paraId="6B5CAC35" w14:textId="26F7891B" w:rsidR="00CB4D67" w:rsidRPr="004F25AC" w:rsidDel="000445C1" w:rsidRDefault="00CB4D67" w:rsidP="00AE51FB">
      <w:pPr>
        <w:pStyle w:val="a7"/>
        <w:rPr>
          <w:del w:id="4171" w:author="Fred Zhou" w:date="2024-03-10T11:42:00Z"/>
          <w:moveFrom w:id="4172" w:author="Fred Zhou" w:date="2024-03-10T00:29:00Z"/>
          <w:rPrChange w:id="4173" w:author="Fred Zhou" w:date="2024-03-10T14:00:00Z">
            <w:rPr>
              <w:del w:id="4174" w:author="Fred Zhou" w:date="2024-03-10T11:42:00Z"/>
              <w:moveFrom w:id="4175" w:author="Fred Zhou" w:date="2024-03-10T00:29:00Z"/>
              <w:highlight w:val="green"/>
            </w:rPr>
          </w:rPrChange>
        </w:rPr>
      </w:pPr>
      <w:moveFromRangeStart w:id="4176" w:author="Fred Zhou" w:date="2024-03-10T00:29:00Z" w:name="move160922994"/>
      <w:moveFromRangeEnd w:id="4167"/>
      <w:moveFrom w:id="4177" w:author="Fred Zhou" w:date="2024-03-10T00:29:00Z">
        <w:del w:id="4178" w:author="Fred Zhou" w:date="2024-03-10T11:42:00Z">
          <w:r w:rsidRPr="004F25AC" w:rsidDel="000445C1">
            <w:rPr>
              <w:rPrChange w:id="4179" w:author="Fred Zhou" w:date="2024-03-10T14:00:00Z">
                <w:rPr>
                  <w:highlight w:val="green"/>
                </w:rPr>
              </w:rPrChange>
            </w:rPr>
            <w:delText>Bouketta, S. (2023). Urban Cool Island as a sustainable passive cooling strategy of urban spaces under summer conditions in Mediterranean climate. Sustainable Cities and Society, 99, 104956.</w:delText>
          </w:r>
        </w:del>
      </w:moveFrom>
    </w:p>
    <w:p w14:paraId="04ED9131" w14:textId="63070D22" w:rsidR="005663A6" w:rsidRPr="004F25AC" w:rsidDel="000445C1" w:rsidRDefault="005663A6" w:rsidP="00AE51FB">
      <w:pPr>
        <w:pStyle w:val="a7"/>
        <w:rPr>
          <w:del w:id="4180" w:author="Fred Zhou" w:date="2024-03-10T11:42:00Z"/>
          <w:moveFrom w:id="4181" w:author="Fred Zhou" w:date="2024-03-10T00:35:00Z"/>
          <w:rPrChange w:id="4182" w:author="Fred Zhou" w:date="2024-03-10T14:00:00Z">
            <w:rPr>
              <w:del w:id="4183" w:author="Fred Zhou" w:date="2024-03-10T11:42:00Z"/>
              <w:moveFrom w:id="4184" w:author="Fred Zhou" w:date="2024-03-10T00:35:00Z"/>
              <w:highlight w:val="green"/>
            </w:rPr>
          </w:rPrChange>
        </w:rPr>
      </w:pPr>
      <w:moveFromRangeStart w:id="4185" w:author="Fred Zhou" w:date="2024-03-10T00:35:00Z" w:name="move160922970"/>
      <w:moveFromRangeEnd w:id="4176"/>
      <w:moveFrom w:id="4186" w:author="Fred Zhou" w:date="2024-03-10T00:35:00Z">
        <w:del w:id="4187" w:author="Fred Zhou" w:date="2024-03-10T11:42:00Z">
          <w:r w:rsidRPr="004F25AC" w:rsidDel="000445C1">
            <w:rPr>
              <w:rPrChange w:id="4188" w:author="Fred Zhou" w:date="2024-03-10T14:00:00Z">
                <w:rPr>
                  <w:highlight w:val="green"/>
                </w:rPr>
              </w:rPrChange>
            </w:rPr>
            <w:delText>Yin, S., Peng, L. L., Feng, N., Wen, H., Ling, Z., Yang, X., &amp; Dong, L. (2022). Spatial-temporal pattern in the cooling effect of a large urban forest and the factors driving it. Building and Environment, 209, 108676.</w:delText>
          </w:r>
        </w:del>
      </w:moveFrom>
    </w:p>
    <w:p w14:paraId="0D62BB7D" w14:textId="239DF111" w:rsidR="005663A6" w:rsidRPr="004F25AC" w:rsidDel="000445C1" w:rsidRDefault="005663A6" w:rsidP="00AE51FB">
      <w:pPr>
        <w:pStyle w:val="a7"/>
        <w:rPr>
          <w:del w:id="4189" w:author="Fred Zhou" w:date="2024-03-10T11:42:00Z"/>
          <w:moveFrom w:id="4190" w:author="Fred Zhou" w:date="2024-03-10T00:29:00Z"/>
        </w:rPr>
      </w:pPr>
      <w:moveFromRangeStart w:id="4191" w:author="Fred Zhou" w:date="2024-03-10T00:29:00Z" w:name="move160923005"/>
      <w:moveFromRangeEnd w:id="4185"/>
      <w:moveFrom w:id="4192" w:author="Fred Zhou" w:date="2024-03-10T00:29:00Z">
        <w:del w:id="4193" w:author="Fred Zhou" w:date="2024-03-10T11:42:00Z">
          <w:r w:rsidRPr="004F25AC" w:rsidDel="000445C1">
            <w:rPr>
              <w:rPrChange w:id="4194" w:author="Fred Zhou" w:date="2024-03-10T14:00:00Z">
                <w:rPr>
                  <w:highlight w:val="green"/>
                </w:rPr>
              </w:rPrChange>
            </w:rPr>
            <w:delText>Estoque, R. C., Ooba, M., Seposo, X. T., Togawa, T., Hijioka, Y., Takahashi, K., &amp; Nakamura, S. (2020). Heat health risk assessment in Philippine cities using remotely sensed data and social-ecological indicators. Nature communications, 11(1), 1581.</w:delText>
          </w:r>
          <w:r w:rsidRPr="004F25AC" w:rsidDel="000445C1">
            <w:delText xml:space="preserve"> </w:delText>
          </w:r>
        </w:del>
      </w:moveFrom>
    </w:p>
    <w:p w14:paraId="08CD76A0" w14:textId="288F2F89" w:rsidR="005663A6" w:rsidRPr="004F25AC" w:rsidDel="000445C1" w:rsidRDefault="005663A6" w:rsidP="008579AF">
      <w:pPr>
        <w:pStyle w:val="a7"/>
        <w:rPr>
          <w:del w:id="4195" w:author="Fred Zhou" w:date="2024-03-10T11:42:00Z"/>
          <w:moveFrom w:id="4196" w:author="Fred Zhou" w:date="2024-03-10T00:29:00Z"/>
        </w:rPr>
      </w:pPr>
      <w:moveFromRangeStart w:id="4197" w:author="Fred Zhou" w:date="2024-03-10T00:29:00Z" w:name="move160922981"/>
      <w:moveFromRangeEnd w:id="4191"/>
      <w:moveFrom w:id="4198" w:author="Fred Zhou" w:date="2024-03-10T00:29:00Z">
        <w:del w:id="4199" w:author="Fred Zhou" w:date="2024-03-10T11:42:00Z">
          <w:r w:rsidRPr="004F25AC" w:rsidDel="000445C1">
            <w:rPr>
              <w:rPrChange w:id="4200" w:author="Fred Zhou" w:date="2024-03-10T14:00:00Z">
                <w:rPr>
                  <w:highlight w:val="green"/>
                </w:rPr>
              </w:rPrChange>
            </w:rPr>
            <w:delText>Trigo, R. M., García</w:delText>
          </w:r>
          <w:r w:rsidRPr="004F25AC" w:rsidDel="000445C1">
            <w:rPr>
              <w:rFonts w:hint="eastAsia"/>
              <w:rPrChange w:id="4201" w:author="Fred Zhou" w:date="2024-03-10T14:00:00Z">
                <w:rPr>
                  <w:rFonts w:hint="eastAsia"/>
                  <w:highlight w:val="green"/>
                </w:rPr>
              </w:rPrChange>
            </w:rPr>
            <w:delText>‐</w:delText>
          </w:r>
          <w:r w:rsidRPr="004F25AC" w:rsidDel="000445C1">
            <w:rPr>
              <w:rPrChange w:id="4202" w:author="Fred Zhou" w:date="2024-03-10T14:00:00Z">
                <w:rPr>
                  <w:highlight w:val="green"/>
                </w:rPr>
              </w:rPrChange>
            </w:rPr>
            <w:delText>Herrera, R., Díaz, J., Trigo, I. F., &amp; Valente, M. A. (2005). How exceptional was the early August 2003 heatwave in France?. Geophysical research letters, 32(10).</w:delText>
          </w:r>
        </w:del>
      </w:moveFrom>
    </w:p>
    <w:p w14:paraId="1B79A1F1" w14:textId="16F8EDEC" w:rsidR="005663A6" w:rsidRPr="004F25AC" w:rsidDel="000445C1" w:rsidRDefault="005663A6" w:rsidP="00AE51FB">
      <w:pPr>
        <w:pStyle w:val="a7"/>
        <w:rPr>
          <w:del w:id="4203" w:author="Fred Zhou" w:date="2024-03-10T11:42:00Z"/>
          <w:moveFrom w:id="4204" w:author="Fred Zhou" w:date="2024-03-10T00:29:00Z"/>
        </w:rPr>
      </w:pPr>
      <w:moveFromRangeStart w:id="4205" w:author="Fred Zhou" w:date="2024-03-10T00:29:00Z" w:name="move160923015"/>
      <w:moveFromRangeEnd w:id="4197"/>
      <w:moveFrom w:id="4206" w:author="Fred Zhou" w:date="2024-03-10T00:29:00Z">
        <w:del w:id="4207" w:author="Fred Zhou" w:date="2024-03-10T11:42:00Z">
          <w:r w:rsidRPr="004F25AC" w:rsidDel="000445C1">
            <w:rPr>
              <w:rPrChange w:id="4208" w:author="Fred Zhou" w:date="2024-03-10T14:00:00Z">
                <w:rPr>
                  <w:highlight w:val="green"/>
                </w:rPr>
              </w:rPrChange>
            </w:rPr>
            <w:delText>Coates, L., van Leeuwen, J., Browning, S., Gissing, A., Bratchell, J., &amp; Avci, A. (2022). Heatwave fatalities in Australia, 2001–2018: an analysis of coronial records. International Journal of Disaster Risk Reduction, 67, 102671.</w:delText>
          </w:r>
        </w:del>
      </w:moveFrom>
    </w:p>
    <w:p w14:paraId="337E6127" w14:textId="26556D79" w:rsidR="005663A6" w:rsidRPr="004F25AC" w:rsidDel="000445C1" w:rsidRDefault="005663A6" w:rsidP="008579AF">
      <w:pPr>
        <w:pStyle w:val="a7"/>
        <w:rPr>
          <w:del w:id="4209" w:author="Fred Zhou" w:date="2024-03-10T11:42:00Z"/>
          <w:moveFrom w:id="4210" w:author="Fred Zhou" w:date="2024-03-10T00:30:00Z"/>
          <w:rFonts w:hint="eastAsia"/>
        </w:rPr>
      </w:pPr>
      <w:moveFromRangeStart w:id="4211" w:author="Fred Zhou" w:date="2024-03-10T00:30:00Z" w:name="move160923023"/>
      <w:moveFromRangeEnd w:id="4205"/>
      <w:moveFrom w:id="4212" w:author="Fred Zhou" w:date="2024-03-10T00:30:00Z">
        <w:del w:id="4213" w:author="Fred Zhou" w:date="2024-03-10T11:42:00Z">
          <w:r w:rsidRPr="004F25AC" w:rsidDel="000445C1">
            <w:rPr>
              <w:rFonts w:ascii="宋体" w:hAnsi="宋体" w:cs="宋体" w:hint="eastAsia"/>
              <w:rPrChange w:id="4214" w:author="Fred Zhou" w:date="2024-03-10T14:00:00Z">
                <w:rPr>
                  <w:rFonts w:ascii="宋体" w:hAnsi="宋体" w:cs="宋体" w:hint="eastAsia"/>
                  <w:highlight w:val="green"/>
                </w:rPr>
              </w:rPrChange>
            </w:rPr>
            <w:delText>任宇</w:delText>
          </w:r>
          <w:r w:rsidRPr="004F25AC" w:rsidDel="000445C1">
            <w:rPr>
              <w:rPrChange w:id="4215" w:author="Fred Zhou" w:date="2024-03-10T14:00:00Z">
                <w:rPr>
                  <w:highlight w:val="green"/>
                </w:rPr>
              </w:rPrChange>
            </w:rPr>
            <w:delText>,</w:delText>
          </w:r>
          <w:r w:rsidRPr="004F25AC" w:rsidDel="000445C1">
            <w:rPr>
              <w:rFonts w:ascii="宋体" w:hAnsi="宋体" w:cs="宋体" w:hint="eastAsia"/>
              <w:rPrChange w:id="4216" w:author="Fred Zhou" w:date="2024-03-10T14:00:00Z">
                <w:rPr>
                  <w:rFonts w:ascii="宋体" w:hAnsi="宋体" w:cs="宋体" w:hint="eastAsia"/>
                  <w:highlight w:val="green"/>
                </w:rPr>
              </w:rPrChange>
            </w:rPr>
            <w:delText>冯曦兮</w:delText>
          </w:r>
          <w:r w:rsidRPr="004F25AC" w:rsidDel="000445C1">
            <w:rPr>
              <w:rPrChange w:id="4217" w:author="Fred Zhou" w:date="2024-03-10T14:00:00Z">
                <w:rPr>
                  <w:highlight w:val="green"/>
                </w:rPr>
              </w:rPrChange>
            </w:rPr>
            <w:delText>,</w:delText>
          </w:r>
          <w:r w:rsidRPr="004F25AC" w:rsidDel="000445C1">
            <w:rPr>
              <w:rFonts w:ascii="宋体" w:hAnsi="宋体" w:cs="宋体" w:hint="eastAsia"/>
              <w:rPrChange w:id="4218" w:author="Fred Zhou" w:date="2024-03-10T14:00:00Z">
                <w:rPr>
                  <w:rFonts w:ascii="宋体" w:hAnsi="宋体" w:cs="宋体" w:hint="eastAsia"/>
                  <w:highlight w:val="green"/>
                </w:rPr>
              </w:rPrChange>
            </w:rPr>
            <w:delText>杨书</w:delText>
          </w:r>
          <w:r w:rsidRPr="004F25AC" w:rsidDel="000445C1">
            <w:rPr>
              <w:rPrChange w:id="4219" w:author="Fred Zhou" w:date="2024-03-10T14:00:00Z">
                <w:rPr>
                  <w:highlight w:val="green"/>
                </w:rPr>
              </w:rPrChange>
            </w:rPr>
            <w:delText>,</w:delText>
          </w:r>
          <w:r w:rsidRPr="004F25AC" w:rsidDel="000445C1">
            <w:rPr>
              <w:rFonts w:ascii="宋体" w:hAnsi="宋体" w:cs="宋体" w:hint="eastAsia"/>
              <w:rPrChange w:id="4220" w:author="Fred Zhou" w:date="2024-03-10T14:00:00Z">
                <w:rPr>
                  <w:rFonts w:ascii="宋体" w:hAnsi="宋体" w:cs="宋体" w:hint="eastAsia"/>
                  <w:highlight w:val="green"/>
                </w:rPr>
              </w:rPrChange>
            </w:rPr>
            <w:delText>唐景霞</w:delText>
          </w:r>
          <w:r w:rsidRPr="004F25AC" w:rsidDel="000445C1">
            <w:rPr>
              <w:rPrChange w:id="4221" w:author="Fred Zhou" w:date="2024-03-10T14:00:00Z">
                <w:rPr>
                  <w:highlight w:val="green"/>
                </w:rPr>
              </w:rPrChange>
            </w:rPr>
            <w:delText>,</w:delText>
          </w:r>
          <w:r w:rsidRPr="004F25AC" w:rsidDel="000445C1">
            <w:rPr>
              <w:rFonts w:ascii="宋体" w:hAnsi="宋体" w:cs="宋体" w:hint="eastAsia"/>
              <w:rPrChange w:id="4222" w:author="Fred Zhou" w:date="2024-03-10T14:00:00Z">
                <w:rPr>
                  <w:rFonts w:ascii="宋体" w:hAnsi="宋体" w:cs="宋体" w:hint="eastAsia"/>
                  <w:highlight w:val="green"/>
                </w:rPr>
              </w:rPrChange>
            </w:rPr>
            <w:delText>徐帆</w:delText>
          </w:r>
          <w:r w:rsidRPr="004F25AC" w:rsidDel="000445C1">
            <w:rPr>
              <w:rPrChange w:id="4223" w:author="Fred Zhou" w:date="2024-03-10T14:00:00Z">
                <w:rPr>
                  <w:highlight w:val="green"/>
                </w:rPr>
              </w:rPrChange>
            </w:rPr>
            <w:delText>,</w:delText>
          </w:r>
          <w:r w:rsidRPr="004F25AC" w:rsidDel="000445C1">
            <w:rPr>
              <w:rFonts w:ascii="宋体" w:hAnsi="宋体" w:cs="宋体" w:hint="eastAsia"/>
              <w:rPrChange w:id="4224" w:author="Fred Zhou" w:date="2024-03-10T14:00:00Z">
                <w:rPr>
                  <w:rFonts w:ascii="宋体" w:hAnsi="宋体" w:cs="宋体" w:hint="eastAsia"/>
                  <w:highlight w:val="green"/>
                </w:rPr>
              </w:rPrChange>
            </w:rPr>
            <w:delText>孔翔瑜</w:delText>
          </w:r>
          <w:r w:rsidRPr="004F25AC" w:rsidDel="000445C1">
            <w:rPr>
              <w:rPrChange w:id="4225" w:author="Fred Zhou" w:date="2024-03-10T14:00:00Z">
                <w:rPr>
                  <w:highlight w:val="green"/>
                </w:rPr>
              </w:rPrChange>
            </w:rPr>
            <w:delText xml:space="preserve">... </w:delText>
          </w:r>
          <w:r w:rsidRPr="004F25AC" w:rsidDel="000445C1">
            <w:rPr>
              <w:rFonts w:ascii="宋体" w:hAnsi="宋体" w:cs="宋体" w:hint="eastAsia"/>
              <w:rPrChange w:id="4226" w:author="Fred Zhou" w:date="2024-03-10T14:00:00Z">
                <w:rPr>
                  <w:rFonts w:ascii="宋体" w:hAnsi="宋体" w:cs="宋体" w:hint="eastAsia"/>
                  <w:highlight w:val="green"/>
                </w:rPr>
              </w:rPrChange>
            </w:rPr>
            <w:delText>潘琰</w:delText>
          </w:r>
          <w:r w:rsidRPr="004F25AC" w:rsidDel="000445C1">
            <w:rPr>
              <w:rPrChange w:id="4227" w:author="Fred Zhou" w:date="2024-03-10T14:00:00Z">
                <w:rPr>
                  <w:highlight w:val="green"/>
                </w:rPr>
              </w:rPrChange>
            </w:rPr>
            <w:delText>.(2020).</w:delText>
          </w:r>
          <w:r w:rsidRPr="004F25AC" w:rsidDel="000445C1">
            <w:rPr>
              <w:rFonts w:ascii="宋体" w:hAnsi="宋体" w:cs="宋体" w:hint="eastAsia"/>
              <w:rPrChange w:id="4228" w:author="Fred Zhou" w:date="2024-03-10T14:00:00Z">
                <w:rPr>
                  <w:rFonts w:ascii="宋体" w:hAnsi="宋体" w:cs="宋体" w:hint="eastAsia"/>
                  <w:highlight w:val="green"/>
                </w:rPr>
              </w:rPrChange>
            </w:rPr>
            <w:delText>绵阳市日平均气温与居民非意外死亡的时间序列分析</w:delText>
          </w:r>
          <w:r w:rsidRPr="004F25AC" w:rsidDel="000445C1">
            <w:rPr>
              <w:rPrChange w:id="4229" w:author="Fred Zhou" w:date="2024-03-10T14:00:00Z">
                <w:rPr>
                  <w:highlight w:val="green"/>
                </w:rPr>
              </w:rPrChange>
            </w:rPr>
            <w:delText>.</w:delText>
          </w:r>
          <w:r w:rsidRPr="004F25AC" w:rsidDel="000445C1">
            <w:rPr>
              <w:rFonts w:ascii="宋体" w:hAnsi="宋体" w:cs="宋体" w:hint="eastAsia"/>
              <w:rPrChange w:id="4230" w:author="Fred Zhou" w:date="2024-03-10T14:00:00Z">
                <w:rPr>
                  <w:rFonts w:ascii="宋体" w:hAnsi="宋体" w:cs="宋体" w:hint="eastAsia"/>
                  <w:highlight w:val="green"/>
                </w:rPr>
              </w:rPrChange>
            </w:rPr>
            <w:delText>中国卫生统计</w:delText>
          </w:r>
          <w:r w:rsidRPr="004F25AC" w:rsidDel="000445C1">
            <w:rPr>
              <w:rPrChange w:id="4231" w:author="Fred Zhou" w:date="2024-03-10T14:00:00Z">
                <w:rPr>
                  <w:highlight w:val="green"/>
                </w:rPr>
              </w:rPrChange>
            </w:rPr>
            <w:delText>(02),239-242.</w:delText>
          </w:r>
        </w:del>
      </w:moveFrom>
    </w:p>
    <w:moveFromRangeEnd w:id="4211"/>
    <w:p w14:paraId="16FDA1D0" w14:textId="1CAF2166" w:rsidR="0072525F" w:rsidRPr="004F25AC" w:rsidDel="00B75C3E" w:rsidRDefault="0072525F" w:rsidP="008579AF">
      <w:pPr>
        <w:pStyle w:val="a7"/>
        <w:rPr>
          <w:del w:id="4232" w:author="Fred Zhou" w:date="2024-03-10T00:30:00Z"/>
        </w:rPr>
      </w:pPr>
      <w:del w:id="4233" w:author="Fred Zhou" w:date="2024-03-10T00:30:00Z">
        <w:r w:rsidRPr="004F25AC" w:rsidDel="00B75C3E">
          <w:rPr>
            <w:rPrChange w:id="4234" w:author="Fred Zhou" w:date="2024-03-10T14:00:00Z">
              <w:rPr>
                <w:highlight w:val="green"/>
              </w:rPr>
            </w:rPrChange>
          </w:rPr>
          <w:delText>Yan, M., Chen, L., Leng, S., &amp; Sun, R. (2023). Effects of local background climate on urban vegetation cooling and humidification: Variations and thresholds. Urban Forestry &amp; Urban Greening, 80, 127840.</w:delText>
        </w:r>
      </w:del>
    </w:p>
    <w:p w14:paraId="60359F7B" w14:textId="10C0E937" w:rsidR="00A026E6" w:rsidRPr="004F25AC" w:rsidDel="000445C1" w:rsidRDefault="00A026E6" w:rsidP="00AE51FB">
      <w:pPr>
        <w:pStyle w:val="a7"/>
        <w:rPr>
          <w:del w:id="4235" w:author="Fred Zhou" w:date="2024-03-10T11:42:00Z"/>
          <w:moveFrom w:id="4236" w:author="Fred Zhou" w:date="2024-03-10T00:30:00Z"/>
        </w:rPr>
      </w:pPr>
      <w:moveFromRangeStart w:id="4237" w:author="Fred Zhou" w:date="2024-03-10T00:30:00Z" w:name="move160923057"/>
      <w:moveFrom w:id="4238" w:author="Fred Zhou" w:date="2024-03-10T00:30:00Z">
        <w:del w:id="4239" w:author="Fred Zhou" w:date="2024-03-10T11:42:00Z">
          <w:r w:rsidRPr="004F25AC" w:rsidDel="000445C1">
            <w:rPr>
              <w:rFonts w:hint="eastAsia"/>
              <w:rPrChange w:id="4240" w:author="Fred Zhou" w:date="2024-03-10T14:00:00Z">
                <w:rPr>
                  <w:rFonts w:hint="eastAsia"/>
                  <w:highlight w:val="green"/>
                </w:rPr>
              </w:rPrChange>
            </w:rPr>
            <w:delText>Feng, L., Liu, Y., Zhou, Y., &amp; Yang, S. (2022). A UAV-derived thermal infrared remote sensing three-temperature model and estimation of various vegetation evapotranspiration in urban micro-environments. Urban Forestry &amp; Urban Greening, 69, 127495.</w:delText>
          </w:r>
        </w:del>
      </w:moveFrom>
    </w:p>
    <w:p w14:paraId="55AAEFAB" w14:textId="1362D587" w:rsidR="00D9018F" w:rsidRPr="004F25AC" w:rsidDel="000445C1" w:rsidRDefault="00D9018F" w:rsidP="00AE51FB">
      <w:pPr>
        <w:pStyle w:val="a7"/>
        <w:rPr>
          <w:del w:id="4241" w:author="Fred Zhou" w:date="2024-03-10T11:42:00Z"/>
          <w:moveFrom w:id="4242" w:author="Fred Zhou" w:date="2024-03-10T00:31:00Z"/>
        </w:rPr>
      </w:pPr>
      <w:moveFromRangeStart w:id="4243" w:author="Fred Zhou" w:date="2024-03-10T00:31:00Z" w:name="move160923094"/>
      <w:moveFromRangeEnd w:id="4237"/>
      <w:moveFrom w:id="4244" w:author="Fred Zhou" w:date="2024-03-10T00:31:00Z">
        <w:del w:id="4245" w:author="Fred Zhou" w:date="2024-03-10T11:42:00Z">
          <w:r w:rsidRPr="004F25AC" w:rsidDel="000445C1">
            <w:rPr>
              <w:rFonts w:hint="eastAsia"/>
              <w:rPrChange w:id="4246" w:author="Fred Zhou" w:date="2024-03-10T14:00:00Z">
                <w:rPr>
                  <w:rFonts w:hint="eastAsia"/>
                  <w:highlight w:val="green"/>
                </w:rPr>
              </w:rPrChange>
            </w:rPr>
            <w:delText>Wei, J., &amp; Zhu, W. (2021). An operational parameterization scheme of surface temperature-vegetation index contextual model for large-scale temporally continuous evapotranspiration estimation: The case study of contiguous United States. Journal of Hydrology, 602, 126805.</w:delText>
          </w:r>
        </w:del>
      </w:moveFrom>
    </w:p>
    <w:moveFromRangeEnd w:id="4243"/>
    <w:p w14:paraId="2C13BA23" w14:textId="12876DAE" w:rsidR="00D9018F" w:rsidRPr="004F25AC" w:rsidDel="001B4D22" w:rsidRDefault="00D9018F" w:rsidP="00AE51FB">
      <w:pPr>
        <w:pStyle w:val="a7"/>
        <w:rPr>
          <w:del w:id="4247" w:author="Fred Zhou" w:date="2024-03-10T00:35:00Z"/>
        </w:rPr>
      </w:pPr>
      <w:del w:id="4248" w:author="Fred Zhou" w:date="2024-03-10T00:35:00Z">
        <w:r w:rsidRPr="004F25AC" w:rsidDel="001B4D22">
          <w:rPr>
            <w:rFonts w:hint="eastAsia"/>
            <w:rPrChange w:id="4249" w:author="Fred Zhou" w:date="2024-03-10T14:00:00Z">
              <w:rPr>
                <w:rFonts w:hint="eastAsia"/>
                <w:highlight w:val="green"/>
              </w:rPr>
            </w:rPrChange>
          </w:rPr>
          <w:delText>Costanza, R., d'Arge, R., De Groot, R., Farber, S., Grasso, M., Hannon, B., ... &amp; Van Den Belt, M. (1997). The value of the world's ecosystem services and natural capital. nature, 387(6630), 253-260.</w:delText>
        </w:r>
      </w:del>
    </w:p>
    <w:p w14:paraId="3F29640D" w14:textId="5FC81B94" w:rsidR="005663A6" w:rsidRPr="004F25AC" w:rsidDel="000445C1" w:rsidRDefault="00D9018F" w:rsidP="00AE51FB">
      <w:pPr>
        <w:pStyle w:val="a7"/>
        <w:rPr>
          <w:del w:id="4250" w:author="Fred Zhou" w:date="2024-03-10T11:42:00Z"/>
          <w:moveFrom w:id="4251" w:author="Fred Zhou" w:date="2024-03-10T00:30:00Z"/>
        </w:rPr>
      </w:pPr>
      <w:moveFromRangeStart w:id="4252" w:author="Fred Zhou" w:date="2024-03-10T00:30:00Z" w:name="move160923064"/>
      <w:moveFrom w:id="4253" w:author="Fred Zhou" w:date="2024-03-10T00:30:00Z">
        <w:del w:id="4254" w:author="Fred Zhou" w:date="2024-03-10T11:42:00Z">
          <w:r w:rsidRPr="004F25AC" w:rsidDel="000445C1">
            <w:rPr>
              <w:rPrChange w:id="4255" w:author="Fred Zhou" w:date="2024-03-10T14:00:00Z">
                <w:rPr>
                  <w:highlight w:val="green"/>
                </w:rPr>
              </w:rPrChange>
            </w:rPr>
            <w:delText>Tian, P., Li, J., Pu, R., Cao, L., Liu, Y., &amp; Zhang, H. (2023). Assessing the cold island effect of urban parks in metropolitan cores: a case study of Hangzhou, China. Environmental Science and Pollution Research, 1-14.</w:delText>
          </w:r>
        </w:del>
      </w:moveFrom>
    </w:p>
    <w:p w14:paraId="26CF8084" w14:textId="12854CA7" w:rsidR="00076D05" w:rsidRPr="004F25AC" w:rsidDel="000445C1" w:rsidRDefault="00076D05" w:rsidP="008579AF">
      <w:pPr>
        <w:pStyle w:val="a7"/>
        <w:rPr>
          <w:del w:id="4256" w:author="Fred Zhou" w:date="2024-03-10T11:42:00Z"/>
          <w:moveFrom w:id="4257" w:author="Fred Zhou" w:date="2024-03-10T00:31:00Z"/>
          <w:rFonts w:hint="eastAsia"/>
        </w:rPr>
      </w:pPr>
      <w:moveFromRangeStart w:id="4258" w:author="Fred Zhou" w:date="2024-03-10T00:31:00Z" w:name="move160923087"/>
      <w:moveFromRangeEnd w:id="4252"/>
      <w:moveFrom w:id="4259" w:author="Fred Zhou" w:date="2024-03-10T00:31:00Z">
        <w:del w:id="4260" w:author="Fred Zhou" w:date="2024-03-10T11:42:00Z">
          <w:r w:rsidRPr="004F25AC" w:rsidDel="000445C1">
            <w:rPr>
              <w:rPrChange w:id="4261" w:author="Fred Zhou" w:date="2024-03-10T14:00:00Z">
                <w:rPr>
                  <w:highlight w:val="green"/>
                </w:rPr>
              </w:rPrChange>
            </w:rPr>
            <w:delText>Tan, X., Sun, X., Huang, C., Yuan, Y., &amp; Hou, D. (2021). Comparison of cooling effect between green space and water body. Sustainable Cities and Society, 67, 102711.</w:delText>
          </w:r>
        </w:del>
      </w:moveFrom>
    </w:p>
    <w:p w14:paraId="48068EEC" w14:textId="18317BC6" w:rsidR="004E1202" w:rsidRPr="004F25AC" w:rsidDel="000445C1" w:rsidRDefault="00076D05" w:rsidP="008579AF">
      <w:pPr>
        <w:pStyle w:val="a7"/>
        <w:rPr>
          <w:del w:id="4262" w:author="Fred Zhou" w:date="2024-03-10T11:42:00Z"/>
          <w:moveFrom w:id="4263" w:author="Fred Zhou" w:date="2024-03-10T00:31:00Z"/>
        </w:rPr>
      </w:pPr>
      <w:moveFromRangeStart w:id="4264" w:author="Fred Zhou" w:date="2024-03-10T00:31:00Z" w:name="move160923114"/>
      <w:moveFromRangeEnd w:id="4258"/>
      <w:moveFrom w:id="4265" w:author="Fred Zhou" w:date="2024-03-10T00:31:00Z">
        <w:del w:id="4266" w:author="Fred Zhou" w:date="2024-03-10T11:42:00Z">
          <w:r w:rsidRPr="004F25AC" w:rsidDel="000445C1">
            <w:rPr>
              <w:rPrChange w:id="4267" w:author="Fred Zhou" w:date="2024-03-10T14:00:00Z">
                <w:rPr>
                  <w:highlight w:val="green"/>
                </w:rPr>
              </w:rPrChange>
            </w:rPr>
            <w:delText>Shi, M., Chen, M., Jia, W., Du, C., &amp; Wang, Y. (2023). Cooling effect and cooling accessibility of urban parks during hot summers in China's largest sustainability experiment. Sustainable Cities and Society, 93, 104519.</w:delText>
          </w:r>
        </w:del>
      </w:moveFrom>
    </w:p>
    <w:moveFromRangeEnd w:id="4264"/>
    <w:p w14:paraId="1EC22576" w14:textId="4E892247" w:rsidR="004E1202" w:rsidRPr="004F25AC" w:rsidDel="001B4D22" w:rsidRDefault="004E1202" w:rsidP="008579AF">
      <w:pPr>
        <w:pStyle w:val="a7"/>
        <w:rPr>
          <w:del w:id="4268" w:author="Fred Zhou" w:date="2024-03-10T00:34:00Z"/>
          <w:rFonts w:hint="eastAsia"/>
        </w:rPr>
      </w:pPr>
      <w:del w:id="4269" w:author="Fred Zhou" w:date="2024-03-10T00:34:00Z">
        <w:r w:rsidRPr="004F25AC" w:rsidDel="001B4D22">
          <w:rPr>
            <w:rPrChange w:id="4270" w:author="Fred Zhou" w:date="2024-03-10T14:00:00Z">
              <w:rPr>
                <w:highlight w:val="green"/>
              </w:rPr>
            </w:rPrChange>
          </w:rPr>
          <w:delText>Lan, T., Liu, Y., Huang, G., Corcoran, J., &amp; Peng, J. (2022). Urban green space and cooling services: Opposing changes of integrated accessibility and social equity along with urbanization. Sustainable Cities and Society, 84, 104005.</w:delText>
        </w:r>
      </w:del>
    </w:p>
    <w:p w14:paraId="566E07BC" w14:textId="6A5FDCA0" w:rsidR="00076D05" w:rsidRPr="004F25AC" w:rsidDel="001B4D22" w:rsidRDefault="006313C4" w:rsidP="00AE51FB">
      <w:pPr>
        <w:pStyle w:val="a7"/>
        <w:rPr>
          <w:del w:id="4271" w:author="Fred Zhou" w:date="2024-03-10T00:34:00Z"/>
          <w:moveFrom w:id="4272" w:author="Fred Zhou" w:date="2024-03-10T00:30:00Z"/>
        </w:rPr>
      </w:pPr>
      <w:moveFromRangeStart w:id="4273" w:author="Fred Zhou" w:date="2024-03-10T00:30:00Z" w:name="move160923073"/>
      <w:moveFrom w:id="4274" w:author="Fred Zhou" w:date="2024-03-10T00:30:00Z">
        <w:del w:id="4275" w:author="Fred Zhou" w:date="2024-03-10T00:34:00Z">
          <w:r w:rsidRPr="004F25AC" w:rsidDel="001B4D22">
            <w:rPr>
              <w:rPrChange w:id="4276" w:author="Fred Zhou" w:date="2024-03-10T14:00:00Z">
                <w:rPr>
                  <w:highlight w:val="green"/>
                </w:rPr>
              </w:rPrChange>
            </w:rPr>
            <w:delText>Zhang, X., Lei, Y., Li, R., Ackerman, A., Guo, N., Li, Y., ... &amp; Liu, Y. (2022). Research on thermal comfort of underside of street tree based on LiDAR point cloud model. Forests, 13(7), 1086.</w:delText>
          </w:r>
        </w:del>
      </w:moveFrom>
    </w:p>
    <w:p w14:paraId="4954935C" w14:textId="3051E45E" w:rsidR="008579AF" w:rsidRPr="004F25AC" w:rsidDel="001B4D22" w:rsidRDefault="008579AF" w:rsidP="00AE51FB">
      <w:pPr>
        <w:pStyle w:val="a7"/>
        <w:rPr>
          <w:del w:id="4277" w:author="Fred Zhou" w:date="2024-03-10T00:34:00Z"/>
          <w:moveFrom w:id="4278" w:author="Fred Zhou" w:date="2024-03-10T00:30:00Z"/>
        </w:rPr>
      </w:pPr>
      <w:moveFrom w:id="4279" w:author="Fred Zhou" w:date="2024-03-10T00:30:00Z">
        <w:del w:id="4280" w:author="Fred Zhou" w:date="2024-03-10T00:34:00Z">
          <w:r w:rsidRPr="004F25AC" w:rsidDel="001B4D22">
            <w:rPr>
              <w:rPrChange w:id="4281" w:author="Fred Zhou" w:date="2024-03-10T14:00:00Z">
                <w:rPr>
                  <w:highlight w:val="green"/>
                </w:rPr>
              </w:rPrChange>
            </w:rPr>
            <w:delText>Yu, Z., Yang, G., Zuo, S., Jørgensen, G., Koga, M., &amp; Vejre, H. (2020). Critical review on the cooling effect of urban blue-green space: A threshold-size perspective. Urban forestry &amp; urban greening, 49, 126630.</w:delText>
          </w:r>
        </w:del>
      </w:moveFrom>
    </w:p>
    <w:moveFromRangeEnd w:id="4273"/>
    <w:p w14:paraId="169FC11B" w14:textId="778EC188" w:rsidR="007B3F3C" w:rsidRPr="004F25AC" w:rsidDel="00B75C3E" w:rsidRDefault="00FD5BCC" w:rsidP="00076D05">
      <w:pPr>
        <w:rPr>
          <w:del w:id="4282" w:author="Fred Zhou" w:date="2024-03-10T00:31:00Z"/>
          <w:rFonts w:ascii="Arial" w:hAnsi="Arial" w:cs="Arial"/>
          <w:color w:val="222222"/>
          <w:sz w:val="20"/>
          <w:szCs w:val="20"/>
          <w:shd w:val="clear" w:color="auto" w:fill="FFFFFF"/>
          <w:rPrChange w:id="4283" w:author="Fred Zhou" w:date="2024-03-10T14:00:00Z">
            <w:rPr>
              <w:del w:id="4284" w:author="Fred Zhou" w:date="2024-03-10T00:31:00Z"/>
              <w:rFonts w:ascii="Arial" w:hAnsi="Arial" w:cs="Arial"/>
              <w:color w:val="222222"/>
              <w:sz w:val="20"/>
              <w:szCs w:val="20"/>
              <w:highlight w:val="green"/>
              <w:shd w:val="clear" w:color="auto" w:fill="FFFFFF"/>
            </w:rPr>
          </w:rPrChange>
        </w:rPr>
      </w:pPr>
      <w:del w:id="4285" w:author="Fred Zhou" w:date="2024-03-10T00:34:00Z">
        <w:r w:rsidRPr="004F25AC" w:rsidDel="001B4D22">
          <w:rPr>
            <w:rFonts w:ascii="Arial" w:hAnsi="Arial" w:cs="Arial"/>
            <w:color w:val="222222"/>
            <w:sz w:val="20"/>
            <w:szCs w:val="20"/>
            <w:shd w:val="clear" w:color="auto" w:fill="FFFFFF"/>
            <w:rPrChange w:id="4286" w:author="Fred Zhou" w:date="2024-03-10T14:00:00Z">
              <w:rPr>
                <w:rFonts w:ascii="Arial" w:hAnsi="Arial" w:cs="Arial"/>
                <w:color w:val="222222"/>
                <w:sz w:val="20"/>
                <w:szCs w:val="20"/>
                <w:highlight w:val="green"/>
                <w:shd w:val="clear" w:color="auto" w:fill="FFFFFF"/>
              </w:rPr>
            </w:rPrChange>
          </w:rPr>
          <w:delText>Chen, B., Xie, M., Feng, Q., Wu, R., &amp; Jiang, L. (2022). Diurnal heat exposure risk mapping and related governance zoning: A case study of Beijing, China. </w:delText>
        </w:r>
        <w:r w:rsidRPr="004F25AC" w:rsidDel="001B4D22">
          <w:rPr>
            <w:rFonts w:ascii="Arial" w:hAnsi="Arial" w:cs="Arial"/>
            <w:i/>
            <w:iCs/>
            <w:color w:val="222222"/>
            <w:sz w:val="20"/>
            <w:szCs w:val="20"/>
            <w:shd w:val="clear" w:color="auto" w:fill="FFFFFF"/>
            <w:rPrChange w:id="4287" w:author="Fred Zhou" w:date="2024-03-10T14:00:00Z">
              <w:rPr>
                <w:rFonts w:ascii="Arial" w:hAnsi="Arial" w:cs="Arial"/>
                <w:i/>
                <w:iCs/>
                <w:color w:val="222222"/>
                <w:sz w:val="20"/>
                <w:szCs w:val="20"/>
                <w:highlight w:val="green"/>
                <w:shd w:val="clear" w:color="auto" w:fill="FFFFFF"/>
              </w:rPr>
            </w:rPrChange>
          </w:rPr>
          <w:delText>Sustainable Cities and Society</w:delText>
        </w:r>
        <w:r w:rsidRPr="004F25AC" w:rsidDel="001B4D22">
          <w:rPr>
            <w:rFonts w:ascii="Arial" w:hAnsi="Arial" w:cs="Arial"/>
            <w:color w:val="222222"/>
            <w:sz w:val="20"/>
            <w:szCs w:val="20"/>
            <w:shd w:val="clear" w:color="auto" w:fill="FFFFFF"/>
            <w:rPrChange w:id="4288"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289" w:author="Fred Zhou" w:date="2024-03-10T14:00:00Z">
              <w:rPr>
                <w:rFonts w:ascii="Arial" w:hAnsi="Arial" w:cs="Arial"/>
                <w:i/>
                <w:iCs/>
                <w:color w:val="222222"/>
                <w:sz w:val="20"/>
                <w:szCs w:val="20"/>
                <w:highlight w:val="green"/>
                <w:shd w:val="clear" w:color="auto" w:fill="FFFFFF"/>
              </w:rPr>
            </w:rPrChange>
          </w:rPr>
          <w:delText>81</w:delText>
        </w:r>
        <w:r w:rsidRPr="004F25AC" w:rsidDel="001B4D22">
          <w:rPr>
            <w:rFonts w:ascii="Arial" w:hAnsi="Arial" w:cs="Arial"/>
            <w:color w:val="222222"/>
            <w:sz w:val="20"/>
            <w:szCs w:val="20"/>
            <w:shd w:val="clear" w:color="auto" w:fill="FFFFFF"/>
            <w:rPrChange w:id="4290" w:author="Fred Zhou" w:date="2024-03-10T14:00:00Z">
              <w:rPr>
                <w:rFonts w:ascii="Arial" w:hAnsi="Arial" w:cs="Arial"/>
                <w:color w:val="222222"/>
                <w:sz w:val="20"/>
                <w:szCs w:val="20"/>
                <w:highlight w:val="green"/>
                <w:shd w:val="clear" w:color="auto" w:fill="FFFFFF"/>
              </w:rPr>
            </w:rPrChange>
          </w:rPr>
          <w:delText>, 103831.</w:delText>
        </w:r>
      </w:del>
    </w:p>
    <w:p w14:paraId="21188B40" w14:textId="4C1DACD4" w:rsidR="00FD5BCC" w:rsidRPr="004F25AC" w:rsidDel="001B4D22" w:rsidRDefault="00A05CFA" w:rsidP="00076D05">
      <w:pPr>
        <w:rPr>
          <w:del w:id="4291" w:author="Fred Zhou" w:date="2024-03-10T00:34:00Z"/>
          <w:rFonts w:ascii="Arial" w:hAnsi="Arial" w:cs="Arial"/>
          <w:color w:val="222222"/>
          <w:sz w:val="20"/>
          <w:szCs w:val="20"/>
          <w:shd w:val="clear" w:color="auto" w:fill="FFFFFF"/>
        </w:rPr>
      </w:pPr>
      <w:del w:id="4292" w:author="Fred Zhou" w:date="2024-03-10T00:34:00Z">
        <w:r w:rsidRPr="004F25AC" w:rsidDel="001B4D22">
          <w:rPr>
            <w:rFonts w:ascii="Arial" w:hAnsi="Arial" w:cs="Arial"/>
            <w:color w:val="222222"/>
            <w:sz w:val="20"/>
            <w:szCs w:val="20"/>
            <w:shd w:val="clear" w:color="auto" w:fill="FFFFFF"/>
            <w:rPrChange w:id="4293" w:author="Fred Zhou" w:date="2024-03-10T14:00:00Z">
              <w:rPr>
                <w:rFonts w:ascii="Arial" w:hAnsi="Arial" w:cs="Arial"/>
                <w:color w:val="222222"/>
                <w:sz w:val="20"/>
                <w:szCs w:val="20"/>
                <w:highlight w:val="green"/>
                <w:shd w:val="clear" w:color="auto" w:fill="FFFFFF"/>
              </w:rPr>
            </w:rPrChange>
          </w:rPr>
          <w:delText>Ca, V. T., Asaeda, T., &amp; Abu, E. M. (1998). Reductions in air conditioning energy caused by a nearby park. </w:delText>
        </w:r>
        <w:r w:rsidRPr="004F25AC" w:rsidDel="001B4D22">
          <w:rPr>
            <w:rFonts w:ascii="Arial" w:hAnsi="Arial" w:cs="Arial"/>
            <w:i/>
            <w:iCs/>
            <w:color w:val="222222"/>
            <w:sz w:val="20"/>
            <w:szCs w:val="20"/>
            <w:shd w:val="clear" w:color="auto" w:fill="FFFFFF"/>
            <w:rPrChange w:id="4294" w:author="Fred Zhou" w:date="2024-03-10T14:00:00Z">
              <w:rPr>
                <w:rFonts w:ascii="Arial" w:hAnsi="Arial" w:cs="Arial"/>
                <w:i/>
                <w:iCs/>
                <w:color w:val="222222"/>
                <w:sz w:val="20"/>
                <w:szCs w:val="20"/>
                <w:highlight w:val="green"/>
                <w:shd w:val="clear" w:color="auto" w:fill="FFFFFF"/>
              </w:rPr>
            </w:rPrChange>
          </w:rPr>
          <w:delText>Energy and buildings</w:delText>
        </w:r>
        <w:r w:rsidRPr="004F25AC" w:rsidDel="001B4D22">
          <w:rPr>
            <w:rFonts w:ascii="Arial" w:hAnsi="Arial" w:cs="Arial"/>
            <w:color w:val="222222"/>
            <w:sz w:val="20"/>
            <w:szCs w:val="20"/>
            <w:shd w:val="clear" w:color="auto" w:fill="FFFFFF"/>
            <w:rPrChange w:id="4295"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296" w:author="Fred Zhou" w:date="2024-03-10T14:00:00Z">
              <w:rPr>
                <w:rFonts w:ascii="Arial" w:hAnsi="Arial" w:cs="Arial"/>
                <w:i/>
                <w:iCs/>
                <w:color w:val="222222"/>
                <w:sz w:val="20"/>
                <w:szCs w:val="20"/>
                <w:highlight w:val="green"/>
                <w:shd w:val="clear" w:color="auto" w:fill="FFFFFF"/>
              </w:rPr>
            </w:rPrChange>
          </w:rPr>
          <w:delText>29</w:delText>
        </w:r>
        <w:r w:rsidRPr="004F25AC" w:rsidDel="001B4D22">
          <w:rPr>
            <w:rFonts w:ascii="Arial" w:hAnsi="Arial" w:cs="Arial"/>
            <w:color w:val="222222"/>
            <w:sz w:val="20"/>
            <w:szCs w:val="20"/>
            <w:shd w:val="clear" w:color="auto" w:fill="FFFFFF"/>
            <w:rPrChange w:id="4297" w:author="Fred Zhou" w:date="2024-03-10T14:00:00Z">
              <w:rPr>
                <w:rFonts w:ascii="Arial" w:hAnsi="Arial" w:cs="Arial"/>
                <w:color w:val="222222"/>
                <w:sz w:val="20"/>
                <w:szCs w:val="20"/>
                <w:highlight w:val="green"/>
                <w:shd w:val="clear" w:color="auto" w:fill="FFFFFF"/>
              </w:rPr>
            </w:rPrChange>
          </w:rPr>
          <w:delText>(1), 83-92.</w:delText>
        </w:r>
      </w:del>
    </w:p>
    <w:p w14:paraId="2953917A" w14:textId="45C47034" w:rsidR="00A05CFA" w:rsidRPr="004F25AC" w:rsidDel="001B4D22" w:rsidRDefault="00C03ED2" w:rsidP="00076D05">
      <w:pPr>
        <w:rPr>
          <w:del w:id="4298" w:author="Fred Zhou" w:date="2024-03-10T00:34:00Z"/>
          <w:moveFrom w:id="4299" w:author="Fred Zhou" w:date="2024-03-10T00:33:00Z"/>
          <w:rFonts w:ascii="Arial" w:hAnsi="Arial" w:cs="Arial"/>
          <w:color w:val="222222"/>
          <w:sz w:val="20"/>
          <w:szCs w:val="20"/>
          <w:shd w:val="clear" w:color="auto" w:fill="FFFFFF"/>
        </w:rPr>
      </w:pPr>
      <w:moveFromRangeStart w:id="4300" w:author="Fred Zhou" w:date="2024-03-10T00:33:00Z" w:name="move160923136"/>
      <w:moveFrom w:id="4301" w:author="Fred Zhou" w:date="2024-03-10T00:33:00Z">
        <w:del w:id="4302" w:author="Fred Zhou" w:date="2024-03-10T00:34:00Z">
          <w:r w:rsidRPr="004F25AC" w:rsidDel="001B4D22">
            <w:rPr>
              <w:rFonts w:ascii="Arial" w:hAnsi="Arial" w:cs="Arial"/>
              <w:color w:val="222222"/>
              <w:sz w:val="20"/>
              <w:szCs w:val="20"/>
              <w:shd w:val="clear" w:color="auto" w:fill="FFFFFF"/>
              <w:rPrChange w:id="4303" w:author="Fred Zhou" w:date="2024-03-10T14:00:00Z">
                <w:rPr>
                  <w:rFonts w:ascii="Arial" w:hAnsi="Arial" w:cs="Arial"/>
                  <w:color w:val="222222"/>
                  <w:sz w:val="20"/>
                  <w:szCs w:val="20"/>
                  <w:highlight w:val="green"/>
                  <w:shd w:val="clear" w:color="auto" w:fill="FFFFFF"/>
                </w:rPr>
              </w:rPrChange>
            </w:rPr>
            <w:delText>Macintyre, H. L., Heaviside, C., Taylor, J., Picetti, R., Symonds, P., Cai, X. M., &amp; Vardoulakis, S. (2018). Assessing urban population vulnerability and environmental risks across an urban area during heatwaves–Implications for health protection. </w:delText>
          </w:r>
          <w:r w:rsidRPr="004F25AC" w:rsidDel="001B4D22">
            <w:rPr>
              <w:rFonts w:ascii="Arial" w:hAnsi="Arial" w:cs="Arial"/>
              <w:i/>
              <w:iCs/>
              <w:color w:val="222222"/>
              <w:sz w:val="20"/>
              <w:szCs w:val="20"/>
              <w:shd w:val="clear" w:color="auto" w:fill="FFFFFF"/>
              <w:rPrChange w:id="4304" w:author="Fred Zhou" w:date="2024-03-10T14:00:00Z">
                <w:rPr>
                  <w:rFonts w:ascii="Arial" w:hAnsi="Arial" w:cs="Arial"/>
                  <w:i/>
                  <w:iCs/>
                  <w:color w:val="222222"/>
                  <w:sz w:val="20"/>
                  <w:szCs w:val="20"/>
                  <w:highlight w:val="green"/>
                  <w:shd w:val="clear" w:color="auto" w:fill="FFFFFF"/>
                </w:rPr>
              </w:rPrChange>
            </w:rPr>
            <w:delText>Science of the total environment</w:delText>
          </w:r>
          <w:r w:rsidRPr="004F25AC" w:rsidDel="001B4D22">
            <w:rPr>
              <w:rFonts w:ascii="Arial" w:hAnsi="Arial" w:cs="Arial"/>
              <w:color w:val="222222"/>
              <w:sz w:val="20"/>
              <w:szCs w:val="20"/>
              <w:shd w:val="clear" w:color="auto" w:fill="FFFFFF"/>
              <w:rPrChange w:id="4305"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306" w:author="Fred Zhou" w:date="2024-03-10T14:00:00Z">
                <w:rPr>
                  <w:rFonts w:ascii="Arial" w:hAnsi="Arial" w:cs="Arial"/>
                  <w:i/>
                  <w:iCs/>
                  <w:color w:val="222222"/>
                  <w:sz w:val="20"/>
                  <w:szCs w:val="20"/>
                  <w:highlight w:val="green"/>
                  <w:shd w:val="clear" w:color="auto" w:fill="FFFFFF"/>
                </w:rPr>
              </w:rPrChange>
            </w:rPr>
            <w:delText>610</w:delText>
          </w:r>
          <w:r w:rsidRPr="004F25AC" w:rsidDel="001B4D22">
            <w:rPr>
              <w:rFonts w:ascii="Arial" w:hAnsi="Arial" w:cs="Arial"/>
              <w:color w:val="222222"/>
              <w:sz w:val="20"/>
              <w:szCs w:val="20"/>
              <w:shd w:val="clear" w:color="auto" w:fill="FFFFFF"/>
              <w:rPrChange w:id="4307" w:author="Fred Zhou" w:date="2024-03-10T14:00:00Z">
                <w:rPr>
                  <w:rFonts w:ascii="Arial" w:hAnsi="Arial" w:cs="Arial"/>
                  <w:color w:val="222222"/>
                  <w:sz w:val="20"/>
                  <w:szCs w:val="20"/>
                  <w:highlight w:val="green"/>
                  <w:shd w:val="clear" w:color="auto" w:fill="FFFFFF"/>
                </w:rPr>
              </w:rPrChange>
            </w:rPr>
            <w:delText>, 678-690.</w:delText>
          </w:r>
        </w:del>
      </w:moveFrom>
    </w:p>
    <w:moveFromRangeEnd w:id="4300"/>
    <w:p w14:paraId="1004641F" w14:textId="62E3928C" w:rsidR="00080D98" w:rsidRPr="004F25AC" w:rsidDel="001B4D22" w:rsidRDefault="00080D98" w:rsidP="00076D05">
      <w:pPr>
        <w:rPr>
          <w:del w:id="4308" w:author="Fred Zhou" w:date="2024-03-10T00:34:00Z"/>
          <w:rFonts w:ascii="Arial" w:hAnsi="Arial" w:cs="Arial"/>
          <w:color w:val="222222"/>
          <w:sz w:val="20"/>
          <w:szCs w:val="20"/>
          <w:shd w:val="clear" w:color="auto" w:fill="FFFFFF"/>
        </w:rPr>
      </w:pPr>
      <w:del w:id="4309" w:author="Fred Zhou" w:date="2024-03-10T00:34:00Z">
        <w:r w:rsidRPr="004F25AC" w:rsidDel="001B4D22">
          <w:rPr>
            <w:rFonts w:ascii="Arial" w:hAnsi="Arial" w:cs="Arial"/>
            <w:color w:val="222222"/>
            <w:sz w:val="20"/>
            <w:szCs w:val="20"/>
            <w:shd w:val="clear" w:color="auto" w:fill="FFFFFF"/>
            <w:rPrChange w:id="4310" w:author="Fred Zhou" w:date="2024-03-10T14:00:00Z">
              <w:rPr>
                <w:rFonts w:ascii="Arial" w:hAnsi="Arial" w:cs="Arial"/>
                <w:color w:val="222222"/>
                <w:sz w:val="20"/>
                <w:szCs w:val="20"/>
                <w:highlight w:val="green"/>
                <w:shd w:val="clear" w:color="auto" w:fill="FFFFFF"/>
              </w:rPr>
            </w:rPrChange>
          </w:rPr>
          <w:delText>Dronova, I., Friedman, M., McRae, I., Kong, F., &amp; Yin, H. (2018). Spatio-temporal non-uniformity of urban park greenness and thermal characteristics in a semi-arid region. </w:delText>
        </w:r>
        <w:r w:rsidRPr="004F25AC" w:rsidDel="001B4D22">
          <w:rPr>
            <w:rFonts w:ascii="Arial" w:hAnsi="Arial" w:cs="Arial"/>
            <w:i/>
            <w:iCs/>
            <w:color w:val="222222"/>
            <w:sz w:val="20"/>
            <w:szCs w:val="20"/>
            <w:shd w:val="clear" w:color="auto" w:fill="FFFFFF"/>
            <w:rPrChange w:id="4311" w:author="Fred Zhou" w:date="2024-03-10T14:00:00Z">
              <w:rPr>
                <w:rFonts w:ascii="Arial" w:hAnsi="Arial" w:cs="Arial"/>
                <w:i/>
                <w:iCs/>
                <w:color w:val="222222"/>
                <w:sz w:val="20"/>
                <w:szCs w:val="20"/>
                <w:highlight w:val="green"/>
                <w:shd w:val="clear" w:color="auto" w:fill="FFFFFF"/>
              </w:rPr>
            </w:rPrChange>
          </w:rPr>
          <w:delText>Urban forestry &amp; urban greening</w:delText>
        </w:r>
        <w:r w:rsidRPr="004F25AC" w:rsidDel="001B4D22">
          <w:rPr>
            <w:rFonts w:ascii="Arial" w:hAnsi="Arial" w:cs="Arial"/>
            <w:color w:val="222222"/>
            <w:sz w:val="20"/>
            <w:szCs w:val="20"/>
            <w:shd w:val="clear" w:color="auto" w:fill="FFFFFF"/>
            <w:rPrChange w:id="4312"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313" w:author="Fred Zhou" w:date="2024-03-10T14:00:00Z">
              <w:rPr>
                <w:rFonts w:ascii="Arial" w:hAnsi="Arial" w:cs="Arial"/>
                <w:i/>
                <w:iCs/>
                <w:color w:val="222222"/>
                <w:sz w:val="20"/>
                <w:szCs w:val="20"/>
                <w:highlight w:val="green"/>
                <w:shd w:val="clear" w:color="auto" w:fill="FFFFFF"/>
              </w:rPr>
            </w:rPrChange>
          </w:rPr>
          <w:delText>34</w:delText>
        </w:r>
        <w:r w:rsidRPr="004F25AC" w:rsidDel="001B4D22">
          <w:rPr>
            <w:rFonts w:ascii="Arial" w:hAnsi="Arial" w:cs="Arial"/>
            <w:color w:val="222222"/>
            <w:sz w:val="20"/>
            <w:szCs w:val="20"/>
            <w:shd w:val="clear" w:color="auto" w:fill="FFFFFF"/>
            <w:rPrChange w:id="4314" w:author="Fred Zhou" w:date="2024-03-10T14:00:00Z">
              <w:rPr>
                <w:rFonts w:ascii="Arial" w:hAnsi="Arial" w:cs="Arial"/>
                <w:color w:val="222222"/>
                <w:sz w:val="20"/>
                <w:szCs w:val="20"/>
                <w:highlight w:val="green"/>
                <w:shd w:val="clear" w:color="auto" w:fill="FFFFFF"/>
              </w:rPr>
            </w:rPrChange>
          </w:rPr>
          <w:delText>, 44-54.</w:delText>
        </w:r>
      </w:del>
    </w:p>
    <w:p w14:paraId="14A46634" w14:textId="48965FF1" w:rsidR="001B4D22" w:rsidRPr="004F25AC" w:rsidDel="001B4D22" w:rsidRDefault="004A1059" w:rsidP="001B4D22">
      <w:pPr>
        <w:rPr>
          <w:del w:id="4315" w:author="Fred Zhou" w:date="2024-03-10T00:34:00Z"/>
          <w:moveTo w:id="4316" w:author="Fred Zhou" w:date="2024-03-10T00:34:00Z"/>
        </w:rPr>
      </w:pPr>
      <w:del w:id="4317" w:author="Fred Zhou" w:date="2024-03-10T00:34:00Z">
        <w:r w:rsidRPr="004F25AC" w:rsidDel="001B4D22">
          <w:rPr>
            <w:rFonts w:ascii="Arial" w:hAnsi="Arial" w:cs="Arial"/>
            <w:color w:val="222222"/>
            <w:sz w:val="20"/>
            <w:szCs w:val="20"/>
            <w:shd w:val="clear" w:color="auto" w:fill="FFFFFF"/>
            <w:rPrChange w:id="4318" w:author="Fred Zhou" w:date="2024-03-10T14:00:00Z">
              <w:rPr>
                <w:rFonts w:ascii="Arial" w:hAnsi="Arial" w:cs="Arial"/>
                <w:color w:val="222222"/>
                <w:sz w:val="20"/>
                <w:szCs w:val="20"/>
                <w:highlight w:val="green"/>
                <w:shd w:val="clear" w:color="auto" w:fill="FFFFFF"/>
              </w:rPr>
            </w:rPrChange>
          </w:rPr>
          <w:delText>Liu, S., Zhao, J., Xu, M., &amp; Ahmadian, E. (2021). Effects of landscape patterns on the summer microclimate and human comfort in urban squares in China. </w:delText>
        </w:r>
        <w:r w:rsidRPr="004F25AC" w:rsidDel="001B4D22">
          <w:rPr>
            <w:rFonts w:ascii="Arial" w:hAnsi="Arial" w:cs="Arial"/>
            <w:i/>
            <w:iCs/>
            <w:color w:val="222222"/>
            <w:sz w:val="20"/>
            <w:szCs w:val="20"/>
            <w:shd w:val="clear" w:color="auto" w:fill="FFFFFF"/>
            <w:rPrChange w:id="4319" w:author="Fred Zhou" w:date="2024-03-10T14:00:00Z">
              <w:rPr>
                <w:rFonts w:ascii="Arial" w:hAnsi="Arial" w:cs="Arial"/>
                <w:i/>
                <w:iCs/>
                <w:color w:val="222222"/>
                <w:sz w:val="20"/>
                <w:szCs w:val="20"/>
                <w:highlight w:val="green"/>
                <w:shd w:val="clear" w:color="auto" w:fill="FFFFFF"/>
              </w:rPr>
            </w:rPrChange>
          </w:rPr>
          <w:delText>Sustainable Cities and Society</w:delText>
        </w:r>
        <w:r w:rsidRPr="004F25AC" w:rsidDel="001B4D22">
          <w:rPr>
            <w:rFonts w:ascii="Arial" w:hAnsi="Arial" w:cs="Arial"/>
            <w:color w:val="222222"/>
            <w:sz w:val="20"/>
            <w:szCs w:val="20"/>
            <w:shd w:val="clear" w:color="auto" w:fill="FFFFFF"/>
            <w:rPrChange w:id="4320"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321" w:author="Fred Zhou" w:date="2024-03-10T14:00:00Z">
              <w:rPr>
                <w:rFonts w:ascii="Arial" w:hAnsi="Arial" w:cs="Arial"/>
                <w:i/>
                <w:iCs/>
                <w:color w:val="222222"/>
                <w:sz w:val="20"/>
                <w:szCs w:val="20"/>
                <w:highlight w:val="green"/>
                <w:shd w:val="clear" w:color="auto" w:fill="FFFFFF"/>
              </w:rPr>
            </w:rPrChange>
          </w:rPr>
          <w:delText>73</w:delText>
        </w:r>
        <w:r w:rsidRPr="004F25AC" w:rsidDel="001B4D22">
          <w:rPr>
            <w:rFonts w:ascii="Arial" w:hAnsi="Arial" w:cs="Arial"/>
            <w:color w:val="222222"/>
            <w:sz w:val="20"/>
            <w:szCs w:val="20"/>
            <w:shd w:val="clear" w:color="auto" w:fill="FFFFFF"/>
            <w:rPrChange w:id="4322" w:author="Fred Zhou" w:date="2024-03-10T14:00:00Z">
              <w:rPr>
                <w:rFonts w:ascii="Arial" w:hAnsi="Arial" w:cs="Arial"/>
                <w:color w:val="222222"/>
                <w:sz w:val="20"/>
                <w:szCs w:val="20"/>
                <w:highlight w:val="green"/>
                <w:shd w:val="clear" w:color="auto" w:fill="FFFFFF"/>
              </w:rPr>
            </w:rPrChange>
          </w:rPr>
          <w:delText>, 103099.</w:delText>
        </w:r>
      </w:del>
      <w:moveToRangeStart w:id="4323" w:author="Fred Zhou" w:date="2024-03-10T00:34:00Z" w:name="move160923263"/>
      <w:moveTo w:id="4324" w:author="Fred Zhou" w:date="2024-03-10T00:34:00Z">
        <w:del w:id="4325" w:author="Fred Zhou" w:date="2024-03-10T00:34:00Z">
          <w:r w:rsidR="001B4D22" w:rsidRPr="004F25AC" w:rsidDel="001B4D22">
            <w:rPr>
              <w:rPrChange w:id="4326" w:author="Fred Zhou" w:date="2024-03-10T14:00:00Z">
                <w:rPr>
                  <w:highlight w:val="green"/>
                </w:rPr>
              </w:rPrChange>
            </w:rPr>
            <w:delText>Du, C., Jia, W., Chen, M., Yan, L., &amp; Wang, K. (2022). How can urban parks be planned to maximize cooling effect in hot extremes? Linking maximum and accumulative perspectives. Journal of environmental management, 317, 115346.</w:delText>
          </w:r>
        </w:del>
      </w:moveTo>
    </w:p>
    <w:moveToRangeEnd w:id="4323"/>
    <w:p w14:paraId="710D1B95" w14:textId="78C00131" w:rsidR="001B4D22" w:rsidRPr="004F25AC" w:rsidDel="001B4D22" w:rsidRDefault="001B4D22" w:rsidP="00076D05">
      <w:pPr>
        <w:rPr>
          <w:del w:id="4327" w:author="Fred Zhou" w:date="2024-03-10T00:34:00Z"/>
          <w:rFonts w:ascii="Arial" w:hAnsi="Arial" w:cs="Arial" w:hint="eastAsia"/>
          <w:color w:val="222222"/>
          <w:sz w:val="20"/>
          <w:szCs w:val="20"/>
          <w:shd w:val="clear" w:color="auto" w:fill="FFFFFF"/>
        </w:rPr>
      </w:pPr>
    </w:p>
    <w:p w14:paraId="5EA67E91" w14:textId="2048482A" w:rsidR="004A1059" w:rsidRPr="004F25AC" w:rsidDel="001B4D22" w:rsidRDefault="00D44F6E" w:rsidP="00076D05">
      <w:pPr>
        <w:rPr>
          <w:del w:id="4328" w:author="Fred Zhou" w:date="2024-03-10T00:34:00Z"/>
          <w:rFonts w:ascii="Arial" w:hAnsi="Arial" w:cs="Arial"/>
          <w:color w:val="222222"/>
          <w:sz w:val="20"/>
          <w:szCs w:val="20"/>
          <w:shd w:val="clear" w:color="auto" w:fill="FFFFFF"/>
        </w:rPr>
      </w:pPr>
      <w:del w:id="4329" w:author="Fred Zhou" w:date="2024-03-10T00:34:00Z">
        <w:r w:rsidRPr="004F25AC" w:rsidDel="001B4D22">
          <w:rPr>
            <w:rFonts w:ascii="Arial" w:hAnsi="Arial" w:cs="Arial"/>
            <w:color w:val="222222"/>
            <w:sz w:val="20"/>
            <w:szCs w:val="20"/>
            <w:shd w:val="clear" w:color="auto" w:fill="FFFFFF"/>
            <w:rPrChange w:id="4330" w:author="Fred Zhou" w:date="2024-03-10T14:00:00Z">
              <w:rPr>
                <w:rFonts w:ascii="Arial" w:hAnsi="Arial" w:cs="Arial"/>
                <w:color w:val="222222"/>
                <w:sz w:val="20"/>
                <w:szCs w:val="20"/>
                <w:highlight w:val="green"/>
                <w:shd w:val="clear" w:color="auto" w:fill="FFFFFF"/>
              </w:rPr>
            </w:rPrChange>
          </w:rPr>
          <w:delText>Fan, H., Yu, Z., Yang, G., Liu, T. Y., Liu, T. Y., Hung, C. H., &amp; Vejre, H. (2019). How to cool hot-humid (Asian) cities with urban trees? An optimal landscape size perspective. </w:delText>
        </w:r>
        <w:r w:rsidRPr="004F25AC" w:rsidDel="001B4D22">
          <w:rPr>
            <w:rFonts w:ascii="Arial" w:hAnsi="Arial" w:cs="Arial"/>
            <w:i/>
            <w:iCs/>
            <w:color w:val="222222"/>
            <w:sz w:val="20"/>
            <w:szCs w:val="20"/>
            <w:shd w:val="clear" w:color="auto" w:fill="FFFFFF"/>
            <w:rPrChange w:id="4331" w:author="Fred Zhou" w:date="2024-03-10T14:00:00Z">
              <w:rPr>
                <w:rFonts w:ascii="Arial" w:hAnsi="Arial" w:cs="Arial"/>
                <w:i/>
                <w:iCs/>
                <w:color w:val="222222"/>
                <w:sz w:val="20"/>
                <w:szCs w:val="20"/>
                <w:highlight w:val="green"/>
                <w:shd w:val="clear" w:color="auto" w:fill="FFFFFF"/>
              </w:rPr>
            </w:rPrChange>
          </w:rPr>
          <w:delText>Agricultural and Forest Meteorology</w:delText>
        </w:r>
        <w:r w:rsidRPr="004F25AC" w:rsidDel="001B4D22">
          <w:rPr>
            <w:rFonts w:ascii="Arial" w:hAnsi="Arial" w:cs="Arial"/>
            <w:color w:val="222222"/>
            <w:sz w:val="20"/>
            <w:szCs w:val="20"/>
            <w:shd w:val="clear" w:color="auto" w:fill="FFFFFF"/>
            <w:rPrChange w:id="4332"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333" w:author="Fred Zhou" w:date="2024-03-10T14:00:00Z">
              <w:rPr>
                <w:rFonts w:ascii="Arial" w:hAnsi="Arial" w:cs="Arial"/>
                <w:i/>
                <w:iCs/>
                <w:color w:val="222222"/>
                <w:sz w:val="20"/>
                <w:szCs w:val="20"/>
                <w:highlight w:val="green"/>
                <w:shd w:val="clear" w:color="auto" w:fill="FFFFFF"/>
              </w:rPr>
            </w:rPrChange>
          </w:rPr>
          <w:delText>265</w:delText>
        </w:r>
        <w:r w:rsidRPr="004F25AC" w:rsidDel="001B4D22">
          <w:rPr>
            <w:rFonts w:ascii="Arial" w:hAnsi="Arial" w:cs="Arial"/>
            <w:color w:val="222222"/>
            <w:sz w:val="20"/>
            <w:szCs w:val="20"/>
            <w:shd w:val="clear" w:color="auto" w:fill="FFFFFF"/>
            <w:rPrChange w:id="4334" w:author="Fred Zhou" w:date="2024-03-10T14:00:00Z">
              <w:rPr>
                <w:rFonts w:ascii="Arial" w:hAnsi="Arial" w:cs="Arial"/>
                <w:color w:val="222222"/>
                <w:sz w:val="20"/>
                <w:szCs w:val="20"/>
                <w:highlight w:val="green"/>
                <w:shd w:val="clear" w:color="auto" w:fill="FFFFFF"/>
              </w:rPr>
            </w:rPrChange>
          </w:rPr>
          <w:delText>, 338-348.</w:delText>
        </w:r>
      </w:del>
    </w:p>
    <w:p w14:paraId="517AE7D4" w14:textId="153D1BA7" w:rsidR="004A1059" w:rsidRPr="004F25AC" w:rsidDel="000445C1" w:rsidRDefault="009766B8" w:rsidP="00076D05">
      <w:pPr>
        <w:rPr>
          <w:del w:id="4335" w:author="Fred Zhou" w:date="2024-03-10T11:42:00Z"/>
          <w:moveFrom w:id="4336" w:author="Fred Zhou" w:date="2024-03-10T00:35:00Z"/>
          <w:rFonts w:ascii="Arial" w:hAnsi="Arial" w:cs="Arial"/>
          <w:color w:val="222222"/>
          <w:sz w:val="20"/>
          <w:szCs w:val="20"/>
          <w:shd w:val="clear" w:color="auto" w:fill="FFFFFF"/>
        </w:rPr>
      </w:pPr>
      <w:moveFromRangeStart w:id="4337" w:author="Fred Zhou" w:date="2024-03-10T00:35:00Z" w:name="move160923344"/>
      <w:moveFrom w:id="4338" w:author="Fred Zhou" w:date="2024-03-10T00:35:00Z">
        <w:del w:id="4339" w:author="Fred Zhou" w:date="2024-03-10T11:42:00Z">
          <w:r w:rsidRPr="004F25AC" w:rsidDel="000445C1">
            <w:rPr>
              <w:rFonts w:ascii="Arial" w:hAnsi="Arial" w:cs="Arial"/>
              <w:color w:val="222222"/>
              <w:sz w:val="20"/>
              <w:szCs w:val="20"/>
              <w:shd w:val="clear" w:color="auto" w:fill="FFFFFF"/>
              <w:rPrChange w:id="4340" w:author="Fred Zhou" w:date="2024-03-10T14:00:00Z">
                <w:rPr>
                  <w:rFonts w:ascii="Arial" w:hAnsi="Arial" w:cs="Arial"/>
                  <w:color w:val="222222"/>
                  <w:sz w:val="20"/>
                  <w:szCs w:val="20"/>
                  <w:highlight w:val="green"/>
                  <w:shd w:val="clear" w:color="auto" w:fill="FFFFFF"/>
                </w:rPr>
              </w:rPrChange>
            </w:rPr>
            <w:delText>Yuan, B., Zhou, L., Dang, X., Sun, D., Hu, F., &amp; Mu, H. (2021). Separate and combined effects of 3D building features and urban green space on land surface temperature. </w:delText>
          </w:r>
          <w:r w:rsidRPr="004F25AC" w:rsidDel="000445C1">
            <w:rPr>
              <w:rFonts w:ascii="Arial" w:hAnsi="Arial" w:cs="Arial"/>
              <w:i/>
              <w:iCs/>
              <w:color w:val="222222"/>
              <w:sz w:val="20"/>
              <w:szCs w:val="20"/>
              <w:shd w:val="clear" w:color="auto" w:fill="FFFFFF"/>
              <w:rPrChange w:id="4341" w:author="Fred Zhou" w:date="2024-03-10T14:00:00Z">
                <w:rPr>
                  <w:rFonts w:ascii="Arial" w:hAnsi="Arial" w:cs="Arial"/>
                  <w:i/>
                  <w:iCs/>
                  <w:color w:val="222222"/>
                  <w:sz w:val="20"/>
                  <w:szCs w:val="20"/>
                  <w:highlight w:val="green"/>
                  <w:shd w:val="clear" w:color="auto" w:fill="FFFFFF"/>
                </w:rPr>
              </w:rPrChange>
            </w:rPr>
            <w:delText>Journal of Environmental Management</w:delText>
          </w:r>
          <w:r w:rsidRPr="004F25AC" w:rsidDel="000445C1">
            <w:rPr>
              <w:rFonts w:ascii="Arial" w:hAnsi="Arial" w:cs="Arial"/>
              <w:color w:val="222222"/>
              <w:sz w:val="20"/>
              <w:szCs w:val="20"/>
              <w:shd w:val="clear" w:color="auto" w:fill="FFFFFF"/>
              <w:rPrChange w:id="4342" w:author="Fred Zhou" w:date="2024-03-10T14:00:00Z">
                <w:rPr>
                  <w:rFonts w:ascii="Arial" w:hAnsi="Arial" w:cs="Arial"/>
                  <w:color w:val="222222"/>
                  <w:sz w:val="20"/>
                  <w:szCs w:val="20"/>
                  <w:highlight w:val="green"/>
                  <w:shd w:val="clear" w:color="auto" w:fill="FFFFFF"/>
                </w:rPr>
              </w:rPrChange>
            </w:rPr>
            <w:delText>, </w:delText>
          </w:r>
          <w:r w:rsidRPr="004F25AC" w:rsidDel="000445C1">
            <w:rPr>
              <w:rFonts w:ascii="Arial" w:hAnsi="Arial" w:cs="Arial"/>
              <w:i/>
              <w:iCs/>
              <w:color w:val="222222"/>
              <w:sz w:val="20"/>
              <w:szCs w:val="20"/>
              <w:shd w:val="clear" w:color="auto" w:fill="FFFFFF"/>
              <w:rPrChange w:id="4343" w:author="Fred Zhou" w:date="2024-03-10T14:00:00Z">
                <w:rPr>
                  <w:rFonts w:ascii="Arial" w:hAnsi="Arial" w:cs="Arial"/>
                  <w:i/>
                  <w:iCs/>
                  <w:color w:val="222222"/>
                  <w:sz w:val="20"/>
                  <w:szCs w:val="20"/>
                  <w:highlight w:val="green"/>
                  <w:shd w:val="clear" w:color="auto" w:fill="FFFFFF"/>
                </w:rPr>
              </w:rPrChange>
            </w:rPr>
            <w:delText>295</w:delText>
          </w:r>
          <w:r w:rsidRPr="004F25AC" w:rsidDel="000445C1">
            <w:rPr>
              <w:rFonts w:ascii="Arial" w:hAnsi="Arial" w:cs="Arial"/>
              <w:color w:val="222222"/>
              <w:sz w:val="20"/>
              <w:szCs w:val="20"/>
              <w:shd w:val="clear" w:color="auto" w:fill="FFFFFF"/>
              <w:rPrChange w:id="4344" w:author="Fred Zhou" w:date="2024-03-10T14:00:00Z">
                <w:rPr>
                  <w:rFonts w:ascii="Arial" w:hAnsi="Arial" w:cs="Arial"/>
                  <w:color w:val="222222"/>
                  <w:sz w:val="20"/>
                  <w:szCs w:val="20"/>
                  <w:highlight w:val="green"/>
                  <w:shd w:val="clear" w:color="auto" w:fill="FFFFFF"/>
                </w:rPr>
              </w:rPrChange>
            </w:rPr>
            <w:delText>, 113116.</w:delText>
          </w:r>
        </w:del>
      </w:moveFrom>
    </w:p>
    <w:p w14:paraId="2C6F9700" w14:textId="01549638" w:rsidR="00E40508" w:rsidRPr="004F25AC" w:rsidDel="000445C1" w:rsidRDefault="00E40508" w:rsidP="00076D05">
      <w:pPr>
        <w:rPr>
          <w:del w:id="4345" w:author="Fred Zhou" w:date="2024-03-10T11:42:00Z"/>
          <w:moveFrom w:id="4346" w:author="Fred Zhou" w:date="2024-03-10T00:34:00Z"/>
        </w:rPr>
      </w:pPr>
      <w:moveFromRangeStart w:id="4347" w:author="Fred Zhou" w:date="2024-03-10T00:34:00Z" w:name="move160923263"/>
      <w:moveFromRangeEnd w:id="4337"/>
      <w:moveFrom w:id="4348" w:author="Fred Zhou" w:date="2024-03-10T00:34:00Z">
        <w:del w:id="4349" w:author="Fred Zhou" w:date="2024-03-10T11:42:00Z">
          <w:r w:rsidRPr="004F25AC" w:rsidDel="000445C1">
            <w:rPr>
              <w:rPrChange w:id="4350" w:author="Fred Zhou" w:date="2024-03-10T14:00:00Z">
                <w:rPr>
                  <w:highlight w:val="green"/>
                </w:rPr>
              </w:rPrChange>
            </w:rPr>
            <w:delText>Du, C., Jia, W., Chen, M., Yan, L., &amp; Wang, K. (2022). How can urban parks be planned to maximize cooling effect in hot extremes? Linking maximum and accumulative perspectives. Journal of environmental management, 317, 115346.</w:delText>
          </w:r>
        </w:del>
      </w:moveFrom>
    </w:p>
    <w:moveFromRangeEnd w:id="4347"/>
    <w:p w14:paraId="16869CB1" w14:textId="0F7F7A3B" w:rsidR="00E40508" w:rsidRPr="004F25AC" w:rsidDel="001B4D22" w:rsidRDefault="007B7037" w:rsidP="00076D05">
      <w:pPr>
        <w:rPr>
          <w:del w:id="4351" w:author="Fred Zhou" w:date="2024-03-10T00:32:00Z"/>
          <w:rFonts w:ascii="Arial" w:hAnsi="Arial" w:cs="Arial"/>
          <w:color w:val="222222"/>
          <w:sz w:val="20"/>
          <w:szCs w:val="20"/>
          <w:shd w:val="clear" w:color="auto" w:fill="FFFFFF"/>
        </w:rPr>
      </w:pPr>
      <w:del w:id="4352" w:author="Fred Zhou" w:date="2024-03-10T00:32:00Z">
        <w:r w:rsidRPr="004F25AC" w:rsidDel="001B4D22">
          <w:rPr>
            <w:rFonts w:ascii="Arial" w:hAnsi="Arial" w:cs="Arial"/>
            <w:color w:val="222222"/>
            <w:sz w:val="20"/>
            <w:szCs w:val="20"/>
            <w:shd w:val="clear" w:color="auto" w:fill="FFFFFF"/>
            <w:rPrChange w:id="4353" w:author="Fred Zhou" w:date="2024-03-10T14:00:00Z">
              <w:rPr>
                <w:rFonts w:ascii="Arial" w:hAnsi="Arial" w:cs="Arial"/>
                <w:color w:val="222222"/>
                <w:sz w:val="20"/>
                <w:szCs w:val="20"/>
                <w:highlight w:val="green"/>
                <w:shd w:val="clear" w:color="auto" w:fill="FFFFFF"/>
              </w:rPr>
            </w:rPrChange>
          </w:rPr>
          <w:delText>Li, Y., Ren, C., Ho, J. Y. E., &amp; Shi, Y. (2023). Landscape metrics in assessing how the configuration of urban green spaces affects their cooling effect: A systematic review of empirical studies. </w:delText>
        </w:r>
        <w:r w:rsidRPr="004F25AC" w:rsidDel="001B4D22">
          <w:rPr>
            <w:rFonts w:ascii="Arial" w:hAnsi="Arial" w:cs="Arial"/>
            <w:i/>
            <w:iCs/>
            <w:color w:val="222222"/>
            <w:sz w:val="20"/>
            <w:szCs w:val="20"/>
            <w:shd w:val="clear" w:color="auto" w:fill="FFFFFF"/>
            <w:rPrChange w:id="4354" w:author="Fred Zhou" w:date="2024-03-10T14:00:00Z">
              <w:rPr>
                <w:rFonts w:ascii="Arial" w:hAnsi="Arial" w:cs="Arial"/>
                <w:i/>
                <w:iCs/>
                <w:color w:val="222222"/>
                <w:sz w:val="20"/>
                <w:szCs w:val="20"/>
                <w:highlight w:val="green"/>
                <w:shd w:val="clear" w:color="auto" w:fill="FFFFFF"/>
              </w:rPr>
            </w:rPrChange>
          </w:rPr>
          <w:delText>Landscape and Urban Planning</w:delText>
        </w:r>
        <w:r w:rsidRPr="004F25AC" w:rsidDel="001B4D22">
          <w:rPr>
            <w:rFonts w:ascii="Arial" w:hAnsi="Arial" w:cs="Arial"/>
            <w:color w:val="222222"/>
            <w:sz w:val="20"/>
            <w:szCs w:val="20"/>
            <w:shd w:val="clear" w:color="auto" w:fill="FFFFFF"/>
            <w:rPrChange w:id="4355"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356" w:author="Fred Zhou" w:date="2024-03-10T14:00:00Z">
              <w:rPr>
                <w:rFonts w:ascii="Arial" w:hAnsi="Arial" w:cs="Arial"/>
                <w:i/>
                <w:iCs/>
                <w:color w:val="222222"/>
                <w:sz w:val="20"/>
                <w:szCs w:val="20"/>
                <w:highlight w:val="green"/>
                <w:shd w:val="clear" w:color="auto" w:fill="FFFFFF"/>
              </w:rPr>
            </w:rPrChange>
          </w:rPr>
          <w:delText>239</w:delText>
        </w:r>
        <w:r w:rsidRPr="004F25AC" w:rsidDel="001B4D22">
          <w:rPr>
            <w:rFonts w:ascii="Arial" w:hAnsi="Arial" w:cs="Arial"/>
            <w:color w:val="222222"/>
            <w:sz w:val="20"/>
            <w:szCs w:val="20"/>
            <w:shd w:val="clear" w:color="auto" w:fill="FFFFFF"/>
            <w:rPrChange w:id="4357" w:author="Fred Zhou" w:date="2024-03-10T14:00:00Z">
              <w:rPr>
                <w:rFonts w:ascii="Arial" w:hAnsi="Arial" w:cs="Arial"/>
                <w:color w:val="222222"/>
                <w:sz w:val="20"/>
                <w:szCs w:val="20"/>
                <w:highlight w:val="green"/>
                <w:shd w:val="clear" w:color="auto" w:fill="FFFFFF"/>
              </w:rPr>
            </w:rPrChange>
          </w:rPr>
          <w:delText>, 104842.</w:delText>
        </w:r>
      </w:del>
    </w:p>
    <w:p w14:paraId="3314C74E" w14:textId="032BD7E2" w:rsidR="00A742AC" w:rsidRPr="004F25AC" w:rsidDel="001B4D22" w:rsidRDefault="00A742AC" w:rsidP="00076D05">
      <w:pPr>
        <w:rPr>
          <w:del w:id="4358" w:author="Fred Zhou" w:date="2024-03-10T00:32:00Z"/>
          <w:rFonts w:ascii="Arial" w:hAnsi="Arial" w:cs="Arial"/>
          <w:color w:val="222222"/>
          <w:sz w:val="20"/>
          <w:szCs w:val="20"/>
          <w:shd w:val="clear" w:color="auto" w:fill="FFFFFF"/>
          <w:rPrChange w:id="4359" w:author="Fred Zhou" w:date="2024-03-10T14:00:00Z">
            <w:rPr>
              <w:del w:id="4360" w:author="Fred Zhou" w:date="2024-03-10T00:32:00Z"/>
              <w:rFonts w:ascii="Arial" w:hAnsi="Arial" w:cs="Arial"/>
              <w:color w:val="222222"/>
              <w:sz w:val="20"/>
              <w:szCs w:val="20"/>
              <w:highlight w:val="green"/>
              <w:shd w:val="clear" w:color="auto" w:fill="FFFFFF"/>
            </w:rPr>
          </w:rPrChange>
        </w:rPr>
      </w:pPr>
      <w:del w:id="4361" w:author="Fred Zhou" w:date="2024-03-10T00:32:00Z">
        <w:r w:rsidRPr="004F25AC" w:rsidDel="001B4D22">
          <w:rPr>
            <w:rFonts w:ascii="Arial" w:hAnsi="Arial" w:cs="Arial"/>
            <w:color w:val="222222"/>
            <w:sz w:val="20"/>
            <w:szCs w:val="20"/>
            <w:shd w:val="clear" w:color="auto" w:fill="FFFFFF"/>
            <w:rPrChange w:id="4362" w:author="Fred Zhou" w:date="2024-03-10T14:00:00Z">
              <w:rPr>
                <w:rFonts w:ascii="Arial" w:hAnsi="Arial" w:cs="Arial"/>
                <w:color w:val="222222"/>
                <w:sz w:val="20"/>
                <w:szCs w:val="20"/>
                <w:highlight w:val="green"/>
                <w:shd w:val="clear" w:color="auto" w:fill="FFFFFF"/>
              </w:rPr>
            </w:rPrChange>
          </w:rPr>
          <w:delText>Das, D. N., Chakraborti, S., Saha, G., Banerjee, A., &amp; Singh, D. (2020). Analysing the dynamic relationship of land surface temperature and landuse pattern: A city level analysis of two climatic regions in India. </w:delText>
        </w:r>
        <w:r w:rsidRPr="004F25AC" w:rsidDel="001B4D22">
          <w:rPr>
            <w:rFonts w:ascii="Arial" w:hAnsi="Arial" w:cs="Arial"/>
            <w:i/>
            <w:iCs/>
            <w:color w:val="222222"/>
            <w:sz w:val="20"/>
            <w:szCs w:val="20"/>
            <w:shd w:val="clear" w:color="auto" w:fill="FFFFFF"/>
            <w:rPrChange w:id="4363" w:author="Fred Zhou" w:date="2024-03-10T14:00:00Z">
              <w:rPr>
                <w:rFonts w:ascii="Arial" w:hAnsi="Arial" w:cs="Arial"/>
                <w:i/>
                <w:iCs/>
                <w:color w:val="222222"/>
                <w:sz w:val="20"/>
                <w:szCs w:val="20"/>
                <w:highlight w:val="green"/>
                <w:shd w:val="clear" w:color="auto" w:fill="FFFFFF"/>
              </w:rPr>
            </w:rPrChange>
          </w:rPr>
          <w:delText>City and Environment Interactions</w:delText>
        </w:r>
        <w:r w:rsidRPr="004F25AC" w:rsidDel="001B4D22">
          <w:rPr>
            <w:rFonts w:ascii="Arial" w:hAnsi="Arial" w:cs="Arial"/>
            <w:color w:val="222222"/>
            <w:sz w:val="20"/>
            <w:szCs w:val="20"/>
            <w:shd w:val="clear" w:color="auto" w:fill="FFFFFF"/>
            <w:rPrChange w:id="4364"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365" w:author="Fred Zhou" w:date="2024-03-10T14:00:00Z">
              <w:rPr>
                <w:rFonts w:ascii="Arial" w:hAnsi="Arial" w:cs="Arial"/>
                <w:i/>
                <w:iCs/>
                <w:color w:val="222222"/>
                <w:sz w:val="20"/>
                <w:szCs w:val="20"/>
                <w:highlight w:val="green"/>
                <w:shd w:val="clear" w:color="auto" w:fill="FFFFFF"/>
              </w:rPr>
            </w:rPrChange>
          </w:rPr>
          <w:delText>8</w:delText>
        </w:r>
        <w:r w:rsidRPr="004F25AC" w:rsidDel="001B4D22">
          <w:rPr>
            <w:rFonts w:ascii="Arial" w:hAnsi="Arial" w:cs="Arial"/>
            <w:color w:val="222222"/>
            <w:sz w:val="20"/>
            <w:szCs w:val="20"/>
            <w:shd w:val="clear" w:color="auto" w:fill="FFFFFF"/>
            <w:rPrChange w:id="4366" w:author="Fred Zhou" w:date="2024-03-10T14:00:00Z">
              <w:rPr>
                <w:rFonts w:ascii="Arial" w:hAnsi="Arial" w:cs="Arial"/>
                <w:color w:val="222222"/>
                <w:sz w:val="20"/>
                <w:szCs w:val="20"/>
                <w:highlight w:val="green"/>
                <w:shd w:val="clear" w:color="auto" w:fill="FFFFFF"/>
              </w:rPr>
            </w:rPrChange>
          </w:rPr>
          <w:delText>, 100046.</w:delText>
        </w:r>
      </w:del>
    </w:p>
    <w:p w14:paraId="0417C84F" w14:textId="633958D3" w:rsidR="00021CD4" w:rsidRPr="004F25AC" w:rsidDel="001B4D22" w:rsidRDefault="004E00A5" w:rsidP="00076D05">
      <w:pPr>
        <w:rPr>
          <w:del w:id="4367" w:author="Fred Zhou" w:date="2024-03-10T00:32:00Z"/>
          <w:rFonts w:ascii="Arial" w:hAnsi="Arial" w:cs="Arial"/>
          <w:color w:val="222222"/>
          <w:sz w:val="20"/>
          <w:szCs w:val="20"/>
          <w:shd w:val="clear" w:color="auto" w:fill="FFFFFF"/>
        </w:rPr>
      </w:pPr>
      <w:del w:id="4368" w:author="Fred Zhou" w:date="2024-03-10T00:32:00Z">
        <w:r w:rsidRPr="004F25AC" w:rsidDel="001B4D22">
          <w:rPr>
            <w:rFonts w:ascii="Arial" w:hAnsi="Arial" w:cs="Arial"/>
            <w:color w:val="222222"/>
            <w:sz w:val="20"/>
            <w:szCs w:val="20"/>
            <w:shd w:val="clear" w:color="auto" w:fill="FFFFFF"/>
            <w:rPrChange w:id="4369" w:author="Fred Zhou" w:date="2024-03-10T14:00:00Z">
              <w:rPr>
                <w:rFonts w:ascii="Arial" w:hAnsi="Arial" w:cs="Arial"/>
                <w:color w:val="222222"/>
                <w:sz w:val="20"/>
                <w:szCs w:val="20"/>
                <w:highlight w:val="green"/>
                <w:shd w:val="clear" w:color="auto" w:fill="FFFFFF"/>
              </w:rPr>
            </w:rPrChange>
          </w:rPr>
          <w:delText>Li, Y., Fan, S., Li, K., Zhang, Y., Kong, L., Xie, Y., &amp; Dong, L. (2021). Large urban parks summertime cool and wet island intensity and its influencing factors in Beijing, China. </w:delText>
        </w:r>
        <w:r w:rsidRPr="004F25AC" w:rsidDel="001B4D22">
          <w:rPr>
            <w:rFonts w:ascii="Arial" w:hAnsi="Arial" w:cs="Arial"/>
            <w:i/>
            <w:iCs/>
            <w:color w:val="222222"/>
            <w:sz w:val="20"/>
            <w:szCs w:val="20"/>
            <w:shd w:val="clear" w:color="auto" w:fill="FFFFFF"/>
            <w:rPrChange w:id="4370" w:author="Fred Zhou" w:date="2024-03-10T14:00:00Z">
              <w:rPr>
                <w:rFonts w:ascii="Arial" w:hAnsi="Arial" w:cs="Arial"/>
                <w:i/>
                <w:iCs/>
                <w:color w:val="222222"/>
                <w:sz w:val="20"/>
                <w:szCs w:val="20"/>
                <w:highlight w:val="green"/>
                <w:shd w:val="clear" w:color="auto" w:fill="FFFFFF"/>
              </w:rPr>
            </w:rPrChange>
          </w:rPr>
          <w:delText>Urban Forestry &amp; Urban Greening</w:delText>
        </w:r>
        <w:r w:rsidRPr="004F25AC" w:rsidDel="001B4D22">
          <w:rPr>
            <w:rFonts w:ascii="Arial" w:hAnsi="Arial" w:cs="Arial"/>
            <w:color w:val="222222"/>
            <w:sz w:val="20"/>
            <w:szCs w:val="20"/>
            <w:shd w:val="clear" w:color="auto" w:fill="FFFFFF"/>
            <w:rPrChange w:id="4371"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372" w:author="Fred Zhou" w:date="2024-03-10T14:00:00Z">
              <w:rPr>
                <w:rFonts w:ascii="Arial" w:hAnsi="Arial" w:cs="Arial"/>
                <w:i/>
                <w:iCs/>
                <w:color w:val="222222"/>
                <w:sz w:val="20"/>
                <w:szCs w:val="20"/>
                <w:highlight w:val="green"/>
                <w:shd w:val="clear" w:color="auto" w:fill="FFFFFF"/>
              </w:rPr>
            </w:rPrChange>
          </w:rPr>
          <w:delText>65</w:delText>
        </w:r>
        <w:r w:rsidRPr="004F25AC" w:rsidDel="001B4D22">
          <w:rPr>
            <w:rFonts w:ascii="Arial" w:hAnsi="Arial" w:cs="Arial"/>
            <w:color w:val="222222"/>
            <w:sz w:val="20"/>
            <w:szCs w:val="20"/>
            <w:shd w:val="clear" w:color="auto" w:fill="FFFFFF"/>
            <w:rPrChange w:id="4373" w:author="Fred Zhou" w:date="2024-03-10T14:00:00Z">
              <w:rPr>
                <w:rFonts w:ascii="Arial" w:hAnsi="Arial" w:cs="Arial"/>
                <w:color w:val="222222"/>
                <w:sz w:val="20"/>
                <w:szCs w:val="20"/>
                <w:highlight w:val="green"/>
                <w:shd w:val="clear" w:color="auto" w:fill="FFFFFF"/>
              </w:rPr>
            </w:rPrChange>
          </w:rPr>
          <w:delText>, 127375.</w:delText>
        </w:r>
      </w:del>
    </w:p>
    <w:p w14:paraId="0B329B45" w14:textId="155142C6" w:rsidR="00226ED6" w:rsidRPr="004F25AC" w:rsidDel="001B4D22" w:rsidRDefault="00226ED6" w:rsidP="00076D05">
      <w:pPr>
        <w:rPr>
          <w:del w:id="4374" w:author="Fred Zhou" w:date="2024-03-10T00:32:00Z"/>
          <w:rFonts w:ascii="Arial" w:hAnsi="Arial" w:cs="Arial"/>
          <w:color w:val="222222"/>
          <w:sz w:val="20"/>
          <w:szCs w:val="20"/>
          <w:shd w:val="clear" w:color="auto" w:fill="FFFFFF"/>
        </w:rPr>
      </w:pPr>
      <w:del w:id="4375" w:author="Fred Zhou" w:date="2024-03-10T00:32:00Z">
        <w:r w:rsidRPr="004F25AC" w:rsidDel="001B4D22">
          <w:rPr>
            <w:rFonts w:ascii="Arial" w:hAnsi="Arial" w:cs="Arial"/>
            <w:color w:val="222222"/>
            <w:sz w:val="20"/>
            <w:szCs w:val="20"/>
            <w:shd w:val="clear" w:color="auto" w:fill="FFFFFF"/>
            <w:rPrChange w:id="4376" w:author="Fred Zhou" w:date="2024-03-10T14:00:00Z">
              <w:rPr>
                <w:rFonts w:ascii="Arial" w:hAnsi="Arial" w:cs="Arial"/>
                <w:color w:val="222222"/>
                <w:sz w:val="20"/>
                <w:szCs w:val="20"/>
                <w:highlight w:val="green"/>
                <w:shd w:val="clear" w:color="auto" w:fill="FFFFFF"/>
              </w:rPr>
            </w:rPrChange>
          </w:rPr>
          <w:delText>Cumming, G. S., Buerkert, A., Hoffmann, E. M., Schlecht, E., von Cramon-Taubadel, S., &amp; Tscharntke, T. (2014). Implications of agricultural transitions and urbanization for ecosystem services. </w:delText>
        </w:r>
        <w:r w:rsidRPr="004F25AC" w:rsidDel="001B4D22">
          <w:rPr>
            <w:rFonts w:ascii="Arial" w:hAnsi="Arial" w:cs="Arial"/>
            <w:i/>
            <w:iCs/>
            <w:color w:val="222222"/>
            <w:sz w:val="20"/>
            <w:szCs w:val="20"/>
            <w:shd w:val="clear" w:color="auto" w:fill="FFFFFF"/>
            <w:rPrChange w:id="4377" w:author="Fred Zhou" w:date="2024-03-10T14:00:00Z">
              <w:rPr>
                <w:rFonts w:ascii="Arial" w:hAnsi="Arial" w:cs="Arial"/>
                <w:i/>
                <w:iCs/>
                <w:color w:val="222222"/>
                <w:sz w:val="20"/>
                <w:szCs w:val="20"/>
                <w:highlight w:val="green"/>
                <w:shd w:val="clear" w:color="auto" w:fill="FFFFFF"/>
              </w:rPr>
            </w:rPrChange>
          </w:rPr>
          <w:delText>Nature</w:delText>
        </w:r>
        <w:r w:rsidRPr="004F25AC" w:rsidDel="001B4D22">
          <w:rPr>
            <w:rFonts w:ascii="Arial" w:hAnsi="Arial" w:cs="Arial"/>
            <w:color w:val="222222"/>
            <w:sz w:val="20"/>
            <w:szCs w:val="20"/>
            <w:shd w:val="clear" w:color="auto" w:fill="FFFFFF"/>
            <w:rPrChange w:id="4378"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379" w:author="Fred Zhou" w:date="2024-03-10T14:00:00Z">
              <w:rPr>
                <w:rFonts w:ascii="Arial" w:hAnsi="Arial" w:cs="Arial"/>
                <w:i/>
                <w:iCs/>
                <w:color w:val="222222"/>
                <w:sz w:val="20"/>
                <w:szCs w:val="20"/>
                <w:highlight w:val="green"/>
                <w:shd w:val="clear" w:color="auto" w:fill="FFFFFF"/>
              </w:rPr>
            </w:rPrChange>
          </w:rPr>
          <w:delText>515</w:delText>
        </w:r>
        <w:r w:rsidRPr="004F25AC" w:rsidDel="001B4D22">
          <w:rPr>
            <w:rFonts w:ascii="Arial" w:hAnsi="Arial" w:cs="Arial"/>
            <w:color w:val="222222"/>
            <w:sz w:val="20"/>
            <w:szCs w:val="20"/>
            <w:shd w:val="clear" w:color="auto" w:fill="FFFFFF"/>
            <w:rPrChange w:id="4380" w:author="Fred Zhou" w:date="2024-03-10T14:00:00Z">
              <w:rPr>
                <w:rFonts w:ascii="Arial" w:hAnsi="Arial" w:cs="Arial"/>
                <w:color w:val="222222"/>
                <w:sz w:val="20"/>
                <w:szCs w:val="20"/>
                <w:highlight w:val="green"/>
                <w:shd w:val="clear" w:color="auto" w:fill="FFFFFF"/>
              </w:rPr>
            </w:rPrChange>
          </w:rPr>
          <w:delText>(7525), 50-57.</w:delText>
        </w:r>
      </w:del>
    </w:p>
    <w:p w14:paraId="7E44F8A1" w14:textId="43990537" w:rsidR="006916E9" w:rsidRPr="004F25AC" w:rsidDel="000445C1" w:rsidRDefault="004652A4" w:rsidP="00076D05">
      <w:pPr>
        <w:rPr>
          <w:del w:id="4381" w:author="Fred Zhou" w:date="2024-03-10T11:42:00Z"/>
          <w:rFonts w:ascii="Arial" w:hAnsi="Arial" w:cs="Arial" w:hint="eastAsia"/>
          <w:color w:val="222222"/>
          <w:sz w:val="20"/>
          <w:szCs w:val="20"/>
          <w:shd w:val="clear" w:color="auto" w:fill="FFFFFF"/>
          <w:rPrChange w:id="4382" w:author="Fred Zhou" w:date="2024-03-10T14:00:00Z">
            <w:rPr>
              <w:del w:id="4383" w:author="Fred Zhou" w:date="2024-03-10T11:42:00Z"/>
              <w:rFonts w:hint="eastAsia"/>
            </w:rPr>
          </w:rPrChange>
        </w:rPr>
      </w:pPr>
      <w:del w:id="4384" w:author="Fred Zhou" w:date="2024-03-10T00:32:00Z">
        <w:r w:rsidRPr="004F25AC" w:rsidDel="001B4D22">
          <w:rPr>
            <w:rFonts w:ascii="Arial" w:hAnsi="Arial" w:cs="Arial"/>
            <w:color w:val="222222"/>
            <w:sz w:val="20"/>
            <w:szCs w:val="20"/>
            <w:shd w:val="clear" w:color="auto" w:fill="FFFFFF"/>
            <w:rPrChange w:id="4385" w:author="Fred Zhou" w:date="2024-03-10T14:00:00Z">
              <w:rPr>
                <w:rFonts w:ascii="Arial" w:hAnsi="Arial" w:cs="Arial"/>
                <w:color w:val="222222"/>
                <w:sz w:val="20"/>
                <w:szCs w:val="20"/>
                <w:highlight w:val="green"/>
                <w:shd w:val="clear" w:color="auto" w:fill="FFFFFF"/>
              </w:rPr>
            </w:rPrChange>
          </w:rPr>
          <w:delText>Huang, Y., Ma, R., Zhou, W., Yuan, Y., Ren, J., &amp; Cao, Y. (2023). Risk assessment and regulation between the supply and demand of ecological products: A comprehensive framework and case study. </w:delText>
        </w:r>
        <w:r w:rsidRPr="004F25AC" w:rsidDel="001B4D22">
          <w:rPr>
            <w:rFonts w:ascii="Arial" w:hAnsi="Arial" w:cs="Arial"/>
            <w:i/>
            <w:iCs/>
            <w:color w:val="222222"/>
            <w:sz w:val="20"/>
            <w:szCs w:val="20"/>
            <w:shd w:val="clear" w:color="auto" w:fill="FFFFFF"/>
            <w:rPrChange w:id="4386" w:author="Fred Zhou" w:date="2024-03-10T14:00:00Z">
              <w:rPr>
                <w:rFonts w:ascii="Arial" w:hAnsi="Arial" w:cs="Arial"/>
                <w:i/>
                <w:iCs/>
                <w:color w:val="222222"/>
                <w:sz w:val="20"/>
                <w:szCs w:val="20"/>
                <w:highlight w:val="green"/>
                <w:shd w:val="clear" w:color="auto" w:fill="FFFFFF"/>
              </w:rPr>
            </w:rPrChange>
          </w:rPr>
          <w:delText>Ecological Indicators</w:delText>
        </w:r>
        <w:r w:rsidRPr="004F25AC" w:rsidDel="001B4D22">
          <w:rPr>
            <w:rFonts w:ascii="Arial" w:hAnsi="Arial" w:cs="Arial"/>
            <w:color w:val="222222"/>
            <w:sz w:val="20"/>
            <w:szCs w:val="20"/>
            <w:shd w:val="clear" w:color="auto" w:fill="FFFFFF"/>
            <w:rPrChange w:id="4387" w:author="Fred Zhou" w:date="2024-03-10T14:00:00Z">
              <w:rPr>
                <w:rFonts w:ascii="Arial" w:hAnsi="Arial" w:cs="Arial"/>
                <w:color w:val="222222"/>
                <w:sz w:val="20"/>
                <w:szCs w:val="20"/>
                <w:highlight w:val="green"/>
                <w:shd w:val="clear" w:color="auto" w:fill="FFFFFF"/>
              </w:rPr>
            </w:rPrChange>
          </w:rPr>
          <w:delText>, </w:delText>
        </w:r>
        <w:r w:rsidRPr="004F25AC" w:rsidDel="001B4D22">
          <w:rPr>
            <w:rFonts w:ascii="Arial" w:hAnsi="Arial" w:cs="Arial"/>
            <w:i/>
            <w:iCs/>
            <w:color w:val="222222"/>
            <w:sz w:val="20"/>
            <w:szCs w:val="20"/>
            <w:shd w:val="clear" w:color="auto" w:fill="FFFFFF"/>
            <w:rPrChange w:id="4388" w:author="Fred Zhou" w:date="2024-03-10T14:00:00Z">
              <w:rPr>
                <w:rFonts w:ascii="Arial" w:hAnsi="Arial" w:cs="Arial"/>
                <w:i/>
                <w:iCs/>
                <w:color w:val="222222"/>
                <w:sz w:val="20"/>
                <w:szCs w:val="20"/>
                <w:highlight w:val="green"/>
                <w:shd w:val="clear" w:color="auto" w:fill="FFFFFF"/>
              </w:rPr>
            </w:rPrChange>
          </w:rPr>
          <w:delText>154</w:delText>
        </w:r>
        <w:r w:rsidRPr="004F25AC" w:rsidDel="001B4D22">
          <w:rPr>
            <w:rFonts w:ascii="Arial" w:hAnsi="Arial" w:cs="Arial"/>
            <w:color w:val="222222"/>
            <w:sz w:val="20"/>
            <w:szCs w:val="20"/>
            <w:shd w:val="clear" w:color="auto" w:fill="FFFFFF"/>
            <w:rPrChange w:id="4389" w:author="Fred Zhou" w:date="2024-03-10T14:00:00Z">
              <w:rPr>
                <w:rFonts w:ascii="Arial" w:hAnsi="Arial" w:cs="Arial"/>
                <w:color w:val="222222"/>
                <w:sz w:val="20"/>
                <w:szCs w:val="20"/>
                <w:highlight w:val="green"/>
                <w:shd w:val="clear" w:color="auto" w:fill="FFFFFF"/>
              </w:rPr>
            </w:rPrChange>
          </w:rPr>
          <w:delText>, 110617.</w:delText>
        </w:r>
      </w:del>
    </w:p>
    <w:p w14:paraId="426843E4" w14:textId="09C2D3AB" w:rsidR="004C7193" w:rsidRPr="004F25AC" w:rsidDel="0043681B" w:rsidRDefault="00C35758" w:rsidP="00AE51FB">
      <w:pPr>
        <w:pStyle w:val="a7"/>
        <w:rPr>
          <w:moveFrom w:id="4390" w:author="Fred Zhou" w:date="2024-03-10T14:35:00Z"/>
        </w:rPr>
      </w:pPr>
      <w:moveFromRangeStart w:id="4391" w:author="Fred Zhou" w:date="2024-03-10T14:35:00Z" w:name="move160973726"/>
      <w:moveFrom w:id="4392" w:author="Fred Zhou" w:date="2024-03-10T14:35:00Z">
        <w:r w:rsidRPr="004F25AC" w:rsidDel="0043681B">
          <w:t>Thom, E. C. (1959). The discomfort index. </w:t>
        </w:r>
        <w:r w:rsidRPr="004F25AC" w:rsidDel="0043681B">
          <w:rPr>
            <w:i/>
            <w:iCs w:val="0"/>
            <w:rPrChange w:id="4393" w:author="Fred Zhou" w:date="2024-03-10T14:00:00Z">
              <w:rPr/>
            </w:rPrChange>
          </w:rPr>
          <w:t>Weatherwise,</w:t>
        </w:r>
        <w:r w:rsidRPr="004F25AC" w:rsidDel="0043681B">
          <w:t> 12(2), 57-61.</w:t>
        </w:r>
      </w:moveFrom>
    </w:p>
    <w:p w14:paraId="44235AFF" w14:textId="63435615" w:rsidR="003C2291" w:rsidRPr="004F25AC" w:rsidDel="0043681B" w:rsidRDefault="003C2291" w:rsidP="00AE51FB">
      <w:pPr>
        <w:pStyle w:val="a7"/>
        <w:rPr>
          <w:moveFrom w:id="4394" w:author="Fred Zhou" w:date="2024-03-10T14:35:00Z"/>
        </w:rPr>
      </w:pPr>
      <w:moveFromRangeStart w:id="4395" w:author="Fred Zhou" w:date="2024-03-10T14:35:00Z" w:name="move160973730"/>
      <w:moveFromRangeEnd w:id="4391"/>
      <w:moveFrom w:id="4396" w:author="Fred Zhou" w:date="2024-03-10T14:35:00Z">
        <w:r w:rsidRPr="004F25AC" w:rsidDel="0043681B">
          <w:t>Feng, L., Zhao, M., Zhou, Y., Zhu, L., &amp; Tian, H. (2020). The seasonal and annual impacts of landscape patterns on the urban thermal comfort using Landsat. </w:t>
        </w:r>
        <w:r w:rsidRPr="004F25AC" w:rsidDel="0043681B">
          <w:rPr>
            <w:i/>
            <w:iCs w:val="0"/>
            <w:rPrChange w:id="4397" w:author="Fred Zhou" w:date="2024-03-10T14:00:00Z">
              <w:rPr/>
            </w:rPrChange>
          </w:rPr>
          <w:t>Ecological Indicators,</w:t>
        </w:r>
        <w:r w:rsidRPr="004F25AC" w:rsidDel="0043681B">
          <w:t> 110, 105798.</w:t>
        </w:r>
      </w:moveFrom>
    </w:p>
    <w:moveFromRangeEnd w:id="4395"/>
    <w:p w14:paraId="44E2FA1A" w14:textId="77777777" w:rsidR="00B94CE6" w:rsidRPr="004F25AC" w:rsidRDefault="00B94CE6" w:rsidP="00B94CE6">
      <w:pPr>
        <w:pStyle w:val="a7"/>
        <w:rPr>
          <w:ins w:id="4398" w:author="Fred Zhou" w:date="2024-03-10T11:51:00Z"/>
        </w:rPr>
      </w:pPr>
      <w:ins w:id="4399" w:author="Fred Zhou" w:date="2024-03-10T11:51:00Z">
        <w:r w:rsidRPr="004F25AC">
          <w:rPr>
            <w:rPrChange w:id="4400" w:author="Fred Zhou" w:date="2024-03-10T14:00:00Z">
              <w:rPr>
                <w:highlight w:val="green"/>
              </w:rPr>
            </w:rPrChange>
          </w:rPr>
          <w:t xml:space="preserve">Coates, L., van Leeuwen, J., Browning, S., Gissing, A., </w:t>
        </w:r>
        <w:proofErr w:type="spellStart"/>
        <w:r w:rsidRPr="004F25AC">
          <w:rPr>
            <w:rPrChange w:id="4401" w:author="Fred Zhou" w:date="2024-03-10T14:00:00Z">
              <w:rPr>
                <w:highlight w:val="green"/>
              </w:rPr>
            </w:rPrChange>
          </w:rPr>
          <w:t>Bratchell</w:t>
        </w:r>
        <w:proofErr w:type="spellEnd"/>
        <w:r w:rsidRPr="004F25AC">
          <w:rPr>
            <w:rPrChange w:id="4402" w:author="Fred Zhou" w:date="2024-03-10T14:00:00Z">
              <w:rPr>
                <w:highlight w:val="green"/>
              </w:rPr>
            </w:rPrChange>
          </w:rPr>
          <w:t xml:space="preserve">, J., &amp; Avci, A. (2022). Heatwave fatalities in Australia, 2001–2018: an analysis of coronial records. </w:t>
        </w:r>
        <w:r w:rsidRPr="004F25AC">
          <w:rPr>
            <w:i/>
            <w:iCs w:val="0"/>
            <w:rPrChange w:id="4403" w:author="Fred Zhou" w:date="2024-03-10T14:00:00Z">
              <w:rPr>
                <w:i/>
                <w:iCs w:val="0"/>
                <w:highlight w:val="green"/>
              </w:rPr>
            </w:rPrChange>
          </w:rPr>
          <w:t>International Journal of Disaster Risk Reduction</w:t>
        </w:r>
        <w:r w:rsidRPr="004F25AC">
          <w:rPr>
            <w:rPrChange w:id="4404" w:author="Fred Zhou" w:date="2024-03-10T14:00:00Z">
              <w:rPr>
                <w:highlight w:val="green"/>
              </w:rPr>
            </w:rPrChange>
          </w:rPr>
          <w:t>, 67, 102671.</w:t>
        </w:r>
      </w:ins>
    </w:p>
    <w:p w14:paraId="10A3CC61" w14:textId="77777777" w:rsidR="0043681B" w:rsidRPr="004F25AC" w:rsidRDefault="0043681B" w:rsidP="0043681B">
      <w:pPr>
        <w:pStyle w:val="a7"/>
        <w:rPr>
          <w:moveTo w:id="4405" w:author="Fred Zhou" w:date="2024-03-10T14:35:00Z"/>
        </w:rPr>
      </w:pPr>
      <w:moveToRangeStart w:id="4406" w:author="Fred Zhou" w:date="2024-03-10T14:35:00Z" w:name="move160973730"/>
      <w:moveTo w:id="4407" w:author="Fred Zhou" w:date="2024-03-10T14:35:00Z">
        <w:r w:rsidRPr="004F25AC">
          <w:t>Feng, L., Zhao, M., Zhou, Y., Zhu, L., &amp; Tian, H. (2020). The seasonal and annual impacts of landscape patterns on the urban thermal comfort using Landsat. </w:t>
        </w:r>
        <w:r w:rsidRPr="006D27A3">
          <w:rPr>
            <w:i/>
            <w:iCs w:val="0"/>
          </w:rPr>
          <w:t>Ecological Indicators,</w:t>
        </w:r>
        <w:r w:rsidRPr="004F25AC">
          <w:t> 110, 105798.</w:t>
        </w:r>
      </w:moveTo>
    </w:p>
    <w:p w14:paraId="0BA96B80" w14:textId="77777777" w:rsidR="0043681B" w:rsidRPr="004F25AC" w:rsidRDefault="0043681B" w:rsidP="0043681B">
      <w:pPr>
        <w:pStyle w:val="a7"/>
        <w:rPr>
          <w:moveTo w:id="4408" w:author="Fred Zhou" w:date="2024-03-10T14:35:00Z"/>
        </w:rPr>
      </w:pPr>
      <w:moveToRangeStart w:id="4409" w:author="Fred Zhou" w:date="2024-03-10T14:35:00Z" w:name="move160973726"/>
      <w:moveToRangeEnd w:id="4406"/>
      <w:moveTo w:id="4410" w:author="Fred Zhou" w:date="2024-03-10T14:35:00Z">
        <w:r w:rsidRPr="004F25AC">
          <w:t xml:space="preserve">Thom, E. C. (1959). The discomfort </w:t>
        </w:r>
        <w:proofErr w:type="gramStart"/>
        <w:r w:rsidRPr="004F25AC">
          <w:t>index</w:t>
        </w:r>
        <w:proofErr w:type="gramEnd"/>
        <w:r w:rsidRPr="004F25AC">
          <w:t>. </w:t>
        </w:r>
        <w:r w:rsidRPr="006D27A3">
          <w:rPr>
            <w:i/>
            <w:iCs w:val="0"/>
          </w:rPr>
          <w:t>Weatherwise,</w:t>
        </w:r>
        <w:r w:rsidRPr="004F25AC">
          <w:t> 12(2), 57-61.</w:t>
        </w:r>
      </w:moveTo>
    </w:p>
    <w:moveToRangeEnd w:id="4409"/>
    <w:p w14:paraId="6E5B6C00" w14:textId="6A635750" w:rsidR="00990728" w:rsidRPr="004F25AC" w:rsidDel="00E91302" w:rsidRDefault="00DF176D" w:rsidP="00AE51FB">
      <w:pPr>
        <w:rPr>
          <w:del w:id="4411" w:author="Fred Zhou" w:date="2024-03-10T11:52:00Z"/>
          <w:rFonts w:eastAsia="宋体"/>
          <w:iCs/>
          <w:color w:val="404040" w:themeColor="text1" w:themeTint="BF"/>
          <w:sz w:val="20"/>
          <w:rPrChange w:id="4412" w:author="Fred Zhou" w:date="2024-03-10T14:00:00Z">
            <w:rPr>
              <w:del w:id="4413" w:author="Fred Zhou" w:date="2024-03-10T11:52:00Z"/>
              <w:rFonts w:eastAsia="宋体"/>
              <w:iCs/>
              <w:color w:val="404040" w:themeColor="text1" w:themeTint="BF"/>
              <w:sz w:val="20"/>
              <w:highlight w:val="green"/>
            </w:rPr>
          </w:rPrChange>
        </w:rPr>
      </w:pPr>
      <w:ins w:id="4414" w:author="Fred Zhou" w:date="2024-03-10T11:55:00Z">
        <w:r w:rsidRPr="004F25AC">
          <w:rPr>
            <w:rFonts w:eastAsia="宋体"/>
            <w:iCs/>
            <w:color w:val="404040" w:themeColor="text1" w:themeTint="BF"/>
            <w:sz w:val="20"/>
            <w:rPrChange w:id="4415" w:author="Fred Zhou" w:date="2024-03-10T14:00:00Z">
              <w:rPr>
                <w:rFonts w:ascii="Arial" w:hAnsi="Arial" w:cs="Arial"/>
                <w:color w:val="222222"/>
                <w:sz w:val="20"/>
                <w:szCs w:val="20"/>
                <w:shd w:val="clear" w:color="auto" w:fill="FFFFFF"/>
              </w:rPr>
            </w:rPrChange>
          </w:rPr>
          <w:t>Zhang, L., Zhang, Z., Ye, T., Zhou, M., Wang, C., Yin, P., &amp; Hou, B. (2018). Mortality effects of heat waves vary by age and area: a multi-area study in China. </w:t>
        </w:r>
        <w:r w:rsidRPr="004F25AC">
          <w:rPr>
            <w:rFonts w:eastAsia="宋体"/>
            <w:i/>
            <w:color w:val="404040" w:themeColor="text1" w:themeTint="BF"/>
            <w:sz w:val="20"/>
            <w:rPrChange w:id="4416" w:author="Fred Zhou" w:date="2024-03-10T14:00:00Z">
              <w:rPr>
                <w:rFonts w:ascii="Arial" w:hAnsi="Arial" w:cs="Arial"/>
                <w:i/>
                <w:iCs/>
                <w:color w:val="222222"/>
                <w:sz w:val="20"/>
                <w:szCs w:val="20"/>
                <w:shd w:val="clear" w:color="auto" w:fill="FFFFFF"/>
              </w:rPr>
            </w:rPrChange>
          </w:rPr>
          <w:t>Environmental Health</w:t>
        </w:r>
        <w:r w:rsidRPr="004F25AC">
          <w:rPr>
            <w:rFonts w:eastAsia="宋体"/>
            <w:iCs/>
            <w:color w:val="404040" w:themeColor="text1" w:themeTint="BF"/>
            <w:sz w:val="20"/>
            <w:rPrChange w:id="4417" w:author="Fred Zhou" w:date="2024-03-10T14:00:00Z">
              <w:rPr>
                <w:rFonts w:ascii="Arial" w:hAnsi="Arial" w:cs="Arial"/>
                <w:color w:val="222222"/>
                <w:sz w:val="20"/>
                <w:szCs w:val="20"/>
                <w:shd w:val="clear" w:color="auto" w:fill="FFFFFF"/>
              </w:rPr>
            </w:rPrChange>
          </w:rPr>
          <w:t>, </w:t>
        </w:r>
        <w:r w:rsidRPr="004F25AC">
          <w:rPr>
            <w:rFonts w:eastAsia="宋体"/>
            <w:iCs/>
            <w:color w:val="404040" w:themeColor="text1" w:themeTint="BF"/>
            <w:sz w:val="20"/>
            <w:rPrChange w:id="4418" w:author="Fred Zhou" w:date="2024-03-10T14:00:00Z">
              <w:rPr>
                <w:rFonts w:ascii="Arial" w:hAnsi="Arial" w:cs="Arial"/>
                <w:i/>
                <w:iCs/>
                <w:color w:val="222222"/>
                <w:sz w:val="20"/>
                <w:szCs w:val="20"/>
                <w:shd w:val="clear" w:color="auto" w:fill="FFFFFF"/>
              </w:rPr>
            </w:rPrChange>
          </w:rPr>
          <w:t>17</w:t>
        </w:r>
        <w:r w:rsidRPr="004F25AC">
          <w:rPr>
            <w:rFonts w:eastAsia="宋体"/>
            <w:iCs/>
            <w:color w:val="404040" w:themeColor="text1" w:themeTint="BF"/>
            <w:sz w:val="20"/>
            <w:rPrChange w:id="4419" w:author="Fred Zhou" w:date="2024-03-10T14:00:00Z">
              <w:rPr>
                <w:rFonts w:ascii="Arial" w:hAnsi="Arial" w:cs="Arial"/>
                <w:color w:val="222222"/>
                <w:sz w:val="20"/>
                <w:szCs w:val="20"/>
                <w:shd w:val="clear" w:color="auto" w:fill="FFFFFF"/>
              </w:rPr>
            </w:rPrChange>
          </w:rPr>
          <w:t>, 1-12.</w:t>
        </w:r>
      </w:ins>
      <w:del w:id="4420" w:author="Fred Zhou" w:date="2024-03-10T11:51:00Z">
        <w:r w:rsidR="00990728" w:rsidRPr="004F25AC" w:rsidDel="00B94CE6">
          <w:rPr>
            <w:rFonts w:eastAsia="宋体"/>
            <w:iCs/>
            <w:color w:val="404040" w:themeColor="text1" w:themeTint="BF"/>
            <w:sz w:val="20"/>
          </w:rPr>
          <w:delText xml:space="preserve">Yao, L., </w:delText>
        </w:r>
      </w:del>
      <w:del w:id="4421" w:author="Fred Zhou" w:date="2024-03-10T11:52:00Z">
        <w:r w:rsidR="00990728" w:rsidRPr="004F25AC" w:rsidDel="00DF176D">
          <w:rPr>
            <w:rFonts w:eastAsia="宋体"/>
            <w:iCs/>
            <w:color w:val="404040" w:themeColor="text1" w:themeTint="BF"/>
            <w:sz w:val="20"/>
          </w:rPr>
          <w:delText>Sailor, D. J., Yang, X., Xu, G., &amp; Zhao, L. (2023). Are water bodies effective for urban heat mitigation? Evidence from field studies of urban lakes in two humid subtropical cities. Building and Environment, 245, 110860.</w:delText>
        </w:r>
      </w:del>
    </w:p>
    <w:p w14:paraId="505613FF" w14:textId="77777777" w:rsidR="00E91302" w:rsidRPr="004F25AC" w:rsidRDefault="00E91302" w:rsidP="00990728">
      <w:pPr>
        <w:pStyle w:val="a7"/>
        <w:rPr>
          <w:ins w:id="4422" w:author="Fred Zhou" w:date="2024-03-10T13:58:00Z"/>
          <w:rPrChange w:id="4423" w:author="Fred Zhou" w:date="2024-03-10T14:00:00Z">
            <w:rPr>
              <w:ins w:id="4424" w:author="Fred Zhou" w:date="2024-03-10T13:58:00Z"/>
              <w:highlight w:val="green"/>
            </w:rPr>
          </w:rPrChange>
        </w:rPr>
      </w:pPr>
    </w:p>
    <w:p w14:paraId="2151FAE9" w14:textId="77777777" w:rsidR="00E91302" w:rsidRPr="004F25AC" w:rsidRDefault="00E91302" w:rsidP="00E91302">
      <w:pPr>
        <w:pStyle w:val="3"/>
        <w:rPr>
          <w:ins w:id="4425" w:author="Fred Zhou" w:date="2024-03-10T13:59:00Z"/>
          <w:rFonts w:eastAsia="黑体"/>
        </w:rPr>
      </w:pPr>
      <w:ins w:id="4426" w:author="Fred Zhou" w:date="2024-03-10T13:59:00Z">
        <w:r w:rsidRPr="004F25AC">
          <w:rPr>
            <w:rFonts w:hint="eastAsia"/>
          </w:rPr>
          <w:t xml:space="preserve">3.2. </w:t>
        </w:r>
        <w:r w:rsidRPr="004F25AC">
          <w:rPr>
            <w:rFonts w:ascii="黑体" w:hAnsi="黑体" w:hint="eastAsia"/>
          </w:rPr>
          <w:t>可行性分析</w:t>
        </w:r>
      </w:ins>
    </w:p>
    <w:p w14:paraId="61138EB0" w14:textId="77777777" w:rsidR="00E91302" w:rsidRPr="004F25AC" w:rsidRDefault="00E91302" w:rsidP="00E91302">
      <w:pPr>
        <w:rPr>
          <w:ins w:id="4427" w:author="Fred Zhou" w:date="2024-03-10T13:59:00Z"/>
          <w:rFonts w:hint="eastAsia"/>
          <w:color w:val="000000"/>
        </w:rPr>
      </w:pPr>
      <w:ins w:id="4428" w:author="Fred Zhou" w:date="2024-03-10T13:59:00Z">
        <w:r w:rsidRPr="004F25AC">
          <w:rPr>
            <w:rFonts w:ascii="楷体" w:hAnsi="楷体" w:hint="eastAsia"/>
            <w:color w:val="000000"/>
          </w:rPr>
          <w:t>（</w:t>
        </w:r>
        <w:r w:rsidRPr="004F25AC">
          <w:rPr>
            <w:color w:val="000000"/>
          </w:rPr>
          <w:t>1</w:t>
        </w:r>
        <w:r w:rsidRPr="004F25AC">
          <w:rPr>
            <w:rFonts w:ascii="楷体" w:hAnsi="楷体" w:hint="eastAsia"/>
            <w:color w:val="000000"/>
          </w:rPr>
          <w:t>）前期研究基础方面：</w:t>
        </w:r>
      </w:ins>
    </w:p>
    <w:p w14:paraId="3F068F8F" w14:textId="648581BD" w:rsidR="00E91302" w:rsidRPr="004F25AC" w:rsidRDefault="00E91302" w:rsidP="006C6159">
      <w:pPr>
        <w:ind w:firstLine="420"/>
        <w:rPr>
          <w:ins w:id="4429" w:author="Fred Zhou" w:date="2024-03-10T13:59:00Z"/>
          <w:rFonts w:hint="eastAsia"/>
        </w:rPr>
      </w:pPr>
      <w:ins w:id="4430" w:author="Fred Zhou" w:date="2024-03-10T13:59:00Z">
        <w:r w:rsidRPr="004F25AC">
          <w:rPr>
            <w:rFonts w:ascii="楷体" w:hAnsi="楷体" w:hint="eastAsia"/>
          </w:rPr>
          <w:t>申请人在</w:t>
        </w:r>
        <w:r w:rsidRPr="004F25AC">
          <w:rPr>
            <w:rFonts w:ascii="楷体" w:hAnsi="楷体" w:hint="eastAsia"/>
            <w:rPrChange w:id="4431" w:author="Fred Zhou" w:date="2024-03-10T14:00:00Z">
              <w:rPr>
                <w:rFonts w:ascii="楷体" w:hAnsi="楷体" w:hint="eastAsia"/>
                <w:highlight w:val="cyan"/>
              </w:rPr>
            </w:rPrChange>
          </w:rPr>
          <w:t>攻读博士学位</w:t>
        </w:r>
        <w:r w:rsidRPr="004F25AC">
          <w:rPr>
            <w:rFonts w:ascii="楷体" w:hAnsi="楷体" w:hint="eastAsia"/>
          </w:rPr>
          <w:t>期间，以</w:t>
        </w:r>
        <w:r w:rsidRPr="004F25AC">
          <w:rPr>
            <w:rFonts w:ascii="楷体" w:hAnsi="楷体" w:hint="eastAsia"/>
            <w:rPrChange w:id="4432" w:author="Fred Zhou" w:date="2024-03-10T14:00:00Z">
              <w:rPr>
                <w:rFonts w:ascii="楷体" w:hAnsi="楷体" w:hint="eastAsia"/>
                <w:highlight w:val="cyan"/>
              </w:rPr>
            </w:rPrChange>
          </w:rPr>
          <w:t>澳大利亚沿海城市</w:t>
        </w:r>
        <w:r w:rsidRPr="004F25AC">
          <w:rPr>
            <w:rFonts w:ascii="楷体" w:hAnsi="楷体" w:hint="eastAsia"/>
          </w:rPr>
          <w:t>阿德莱德为例，对海风对</w:t>
        </w:r>
        <w:r w:rsidRPr="004F25AC">
          <w:rPr>
            <w:rFonts w:ascii="楷体" w:hAnsi="楷体" w:hint="eastAsia"/>
            <w:rPrChange w:id="4433" w:author="Fred Zhou" w:date="2024-03-10T14:00:00Z">
              <w:rPr>
                <w:rFonts w:ascii="楷体" w:hAnsi="楷体" w:hint="eastAsia"/>
                <w:highlight w:val="cyan"/>
              </w:rPr>
            </w:rPrChange>
          </w:rPr>
          <w:t>城市的降温作用</w:t>
        </w:r>
        <w:r w:rsidRPr="004F25AC">
          <w:rPr>
            <w:rFonts w:ascii="楷体" w:hAnsi="楷体" w:hint="eastAsia"/>
          </w:rPr>
          <w:t>进行了</w:t>
        </w:r>
        <w:r w:rsidRPr="004F25AC">
          <w:rPr>
            <w:rFonts w:ascii="楷体" w:hAnsi="楷体" w:hint="eastAsia"/>
            <w:rPrChange w:id="4434" w:author="Fred Zhou" w:date="2024-03-10T14:00:00Z">
              <w:rPr>
                <w:rFonts w:ascii="楷体" w:hAnsi="楷体" w:hint="eastAsia"/>
                <w:highlight w:val="cyan"/>
              </w:rPr>
            </w:rPrChange>
          </w:rPr>
          <w:t>深入研究</w:t>
        </w:r>
        <w:r w:rsidRPr="004F25AC">
          <w:rPr>
            <w:rFonts w:ascii="楷体" w:hAnsi="楷体" w:hint="eastAsia"/>
          </w:rPr>
          <w:t>。通过多尺度的</w:t>
        </w:r>
        <w:r w:rsidRPr="004F25AC">
          <w:rPr>
            <w:rFonts w:ascii="楷体" w:hAnsi="楷体" w:hint="eastAsia"/>
            <w:rPrChange w:id="4435" w:author="Fred Zhou" w:date="2024-03-10T14:00:00Z">
              <w:rPr>
                <w:rFonts w:ascii="楷体" w:hAnsi="楷体" w:hint="eastAsia"/>
                <w:highlight w:val="cyan"/>
              </w:rPr>
            </w:rPrChange>
          </w:rPr>
          <w:t>量化分析</w:t>
        </w:r>
        <w:r w:rsidRPr="004F25AC">
          <w:rPr>
            <w:rFonts w:ascii="楷体" w:hAnsi="楷体" w:hint="eastAsia"/>
          </w:rPr>
          <w:t>，揭示了</w:t>
        </w:r>
        <w:r w:rsidRPr="004F25AC">
          <w:rPr>
            <w:rFonts w:ascii="楷体" w:hAnsi="楷体" w:hint="eastAsia"/>
            <w:rPrChange w:id="4436" w:author="Fred Zhou" w:date="2024-03-10T14:00:00Z">
              <w:rPr>
                <w:rFonts w:ascii="楷体" w:hAnsi="楷体" w:hint="eastAsia"/>
                <w:highlight w:val="cyan"/>
              </w:rPr>
            </w:rPrChange>
          </w:rPr>
          <w:t>海风降温能力</w:t>
        </w:r>
        <w:r w:rsidRPr="004F25AC">
          <w:rPr>
            <w:rFonts w:ascii="楷体" w:hAnsi="楷体" w:hint="eastAsia"/>
          </w:rPr>
          <w:t>的时空格局，并阐明了其与</w:t>
        </w:r>
        <w:r w:rsidRPr="004F25AC">
          <w:rPr>
            <w:rFonts w:ascii="楷体" w:hAnsi="楷体" w:hint="eastAsia"/>
            <w:rPrChange w:id="4437" w:author="Fred Zhou" w:date="2024-03-10T14:00:00Z">
              <w:rPr>
                <w:rFonts w:ascii="楷体" w:hAnsi="楷体" w:hint="eastAsia"/>
                <w:highlight w:val="cyan"/>
              </w:rPr>
            </w:rPrChange>
          </w:rPr>
          <w:t>关键环境因素</w:t>
        </w:r>
        <w:r w:rsidRPr="004F25AC">
          <w:rPr>
            <w:rFonts w:ascii="楷体" w:hAnsi="楷体" w:hint="eastAsia"/>
          </w:rPr>
          <w:t>的</w:t>
        </w:r>
        <w:r w:rsidRPr="004F25AC">
          <w:rPr>
            <w:rFonts w:ascii="楷体" w:hAnsi="楷体" w:hint="eastAsia"/>
            <w:rPrChange w:id="4438" w:author="Fred Zhou" w:date="2024-03-10T14:00:00Z">
              <w:rPr>
                <w:rFonts w:ascii="楷体" w:hAnsi="楷体" w:hint="eastAsia"/>
                <w:highlight w:val="cyan"/>
              </w:rPr>
            </w:rPrChange>
          </w:rPr>
          <w:t>相互作用机制</w:t>
        </w:r>
        <w:r w:rsidRPr="004F25AC">
          <w:rPr>
            <w:rFonts w:ascii="楷体" w:hAnsi="楷体" w:hint="eastAsia"/>
          </w:rPr>
          <w:t>。这一研究体现了</w:t>
        </w:r>
        <w:r w:rsidRPr="004F25AC">
          <w:rPr>
            <w:rFonts w:ascii="楷体" w:hAnsi="楷体" w:hint="eastAsia"/>
            <w:rPrChange w:id="4439" w:author="Fred Zhou" w:date="2024-03-10T14:00:00Z">
              <w:rPr>
                <w:rFonts w:ascii="楷体" w:hAnsi="楷体" w:hint="eastAsia"/>
                <w:highlight w:val="cyan"/>
              </w:rPr>
            </w:rPrChange>
          </w:rPr>
          <w:t>申请人</w:t>
        </w:r>
        <w:r w:rsidRPr="004F25AC">
          <w:rPr>
            <w:rFonts w:ascii="楷体" w:hAnsi="楷体" w:hint="eastAsia"/>
          </w:rPr>
          <w:t>在</w:t>
        </w:r>
        <w:r w:rsidRPr="004F25AC">
          <w:rPr>
            <w:rFonts w:ascii="楷体" w:hAnsi="楷体" w:hint="eastAsia"/>
            <w:rPrChange w:id="4440" w:author="Fred Zhou" w:date="2024-03-10T14:00:00Z">
              <w:rPr>
                <w:rFonts w:ascii="楷体" w:hAnsi="楷体" w:hint="eastAsia"/>
                <w:highlight w:val="cyan"/>
              </w:rPr>
            </w:rPrChange>
          </w:rPr>
          <w:t>自然和社会因素</w:t>
        </w:r>
        <w:r w:rsidRPr="004F25AC">
          <w:rPr>
            <w:rFonts w:ascii="楷体" w:hAnsi="楷体" w:hint="eastAsia"/>
          </w:rPr>
          <w:t>对</w:t>
        </w:r>
        <w:r w:rsidRPr="004F25AC">
          <w:rPr>
            <w:rFonts w:ascii="楷体" w:hAnsi="楷体" w:hint="eastAsia"/>
            <w:rPrChange w:id="4441" w:author="Fred Zhou" w:date="2024-03-10T14:00:00Z">
              <w:rPr>
                <w:rFonts w:ascii="楷体" w:hAnsi="楷体" w:hint="eastAsia"/>
                <w:highlight w:val="cyan"/>
              </w:rPr>
            </w:rPrChange>
          </w:rPr>
          <w:t>城市气候影响</w:t>
        </w:r>
        <w:r w:rsidRPr="004F25AC">
          <w:rPr>
            <w:rFonts w:ascii="楷体" w:hAnsi="楷体" w:hint="eastAsia"/>
          </w:rPr>
          <w:t>方面的</w:t>
        </w:r>
        <w:r w:rsidRPr="004F25AC">
          <w:rPr>
            <w:rFonts w:ascii="楷体" w:hAnsi="楷体" w:hint="eastAsia"/>
            <w:rPrChange w:id="4442" w:author="Fred Zhou" w:date="2024-03-10T14:00:00Z">
              <w:rPr>
                <w:rFonts w:ascii="楷体" w:hAnsi="楷体" w:hint="eastAsia"/>
                <w:highlight w:val="cyan"/>
              </w:rPr>
            </w:rPrChange>
          </w:rPr>
          <w:t>理论基础</w:t>
        </w:r>
        <w:r w:rsidRPr="004F25AC">
          <w:rPr>
            <w:rFonts w:ascii="楷体" w:hAnsi="楷体" w:hint="eastAsia"/>
          </w:rPr>
          <w:t>。</w:t>
        </w:r>
        <w:r w:rsidRPr="000D315F">
          <w:rPr>
            <w:rFonts w:ascii="楷体" w:hAnsi="楷体" w:hint="eastAsia"/>
            <w:b/>
            <w:bCs/>
            <w:rPrChange w:id="4443" w:author="Fred Zhou" w:date="2024-03-10T14:24:00Z">
              <w:rPr>
                <w:rFonts w:ascii="楷体" w:hAnsi="楷体" w:hint="eastAsia"/>
              </w:rPr>
            </w:rPrChange>
          </w:rPr>
          <w:t>在</w:t>
        </w:r>
        <w:r w:rsidRPr="000D315F">
          <w:rPr>
            <w:rFonts w:ascii="楷体" w:hAnsi="楷体" w:hint="eastAsia"/>
            <w:b/>
            <w:bCs/>
            <w:rPrChange w:id="4444" w:author="Fred Zhou" w:date="2024-03-10T14:24:00Z">
              <w:rPr>
                <w:rFonts w:ascii="楷体" w:hAnsi="楷体" w:hint="eastAsia"/>
                <w:highlight w:val="cyan"/>
              </w:rPr>
            </w:rPrChange>
          </w:rPr>
          <w:t>博士后</w:t>
        </w:r>
        <w:r w:rsidRPr="000D315F">
          <w:rPr>
            <w:rFonts w:ascii="楷体" w:hAnsi="楷体" w:hint="eastAsia"/>
            <w:b/>
            <w:bCs/>
            <w:rPrChange w:id="4445" w:author="Fred Zhou" w:date="2024-03-10T14:24:00Z">
              <w:rPr>
                <w:rFonts w:ascii="楷体" w:hAnsi="楷体" w:hint="eastAsia"/>
              </w:rPr>
            </w:rPrChange>
          </w:rPr>
          <w:t>研究阶段，申请人</w:t>
        </w:r>
        <w:r w:rsidRPr="000D315F">
          <w:rPr>
            <w:rFonts w:ascii="楷体" w:hAnsi="楷体" w:hint="eastAsia"/>
            <w:b/>
            <w:bCs/>
            <w:rPrChange w:id="4446" w:author="Fred Zhou" w:date="2024-03-10T14:24:00Z">
              <w:rPr>
                <w:rFonts w:ascii="楷体" w:hAnsi="楷体" w:hint="eastAsia"/>
                <w:highlight w:val="cyan"/>
              </w:rPr>
            </w:rPrChange>
          </w:rPr>
          <w:t>进一步拓展了</w:t>
        </w:r>
        <w:r w:rsidRPr="000D315F">
          <w:rPr>
            <w:rFonts w:ascii="楷体" w:hAnsi="楷体" w:hint="eastAsia"/>
            <w:b/>
            <w:bCs/>
            <w:rPrChange w:id="4447" w:author="Fred Zhou" w:date="2024-03-10T14:24:00Z">
              <w:rPr>
                <w:rFonts w:ascii="楷体" w:hAnsi="楷体" w:hint="eastAsia"/>
              </w:rPr>
            </w:rPrChange>
          </w:rPr>
          <w:t>研究领域，开展了</w:t>
        </w:r>
        <w:r w:rsidRPr="000D315F">
          <w:rPr>
            <w:rFonts w:ascii="楷体" w:hAnsi="楷体" w:hint="eastAsia"/>
            <w:b/>
            <w:bCs/>
            <w:rPrChange w:id="4448" w:author="Fred Zhou" w:date="2024-03-10T14:24:00Z">
              <w:rPr>
                <w:rFonts w:ascii="楷体" w:hAnsi="楷体" w:hint="eastAsia"/>
                <w:highlight w:val="cyan"/>
              </w:rPr>
            </w:rPrChange>
          </w:rPr>
          <w:t>城市绿地降温</w:t>
        </w:r>
        <w:r w:rsidRPr="000D315F">
          <w:rPr>
            <w:rFonts w:ascii="楷体" w:hAnsi="楷体" w:hint="eastAsia"/>
            <w:b/>
            <w:bCs/>
            <w:rPrChange w:id="4449" w:author="Fred Zhou" w:date="2024-03-10T14:24:00Z">
              <w:rPr>
                <w:rFonts w:ascii="楷体" w:hAnsi="楷体" w:hint="eastAsia"/>
              </w:rPr>
            </w:rPrChange>
          </w:rPr>
          <w:t>溢出效应的</w:t>
        </w:r>
        <w:r w:rsidRPr="000D315F">
          <w:rPr>
            <w:rFonts w:ascii="楷体" w:hAnsi="楷体" w:hint="eastAsia"/>
            <w:b/>
            <w:bCs/>
            <w:rPrChange w:id="4450" w:author="Fred Zhou" w:date="2024-03-10T14:24:00Z">
              <w:rPr>
                <w:rFonts w:ascii="楷体" w:hAnsi="楷体" w:hint="eastAsia"/>
                <w:highlight w:val="cyan"/>
              </w:rPr>
            </w:rPrChange>
          </w:rPr>
          <w:t>实测分析</w:t>
        </w:r>
        <w:r w:rsidRPr="000D315F">
          <w:rPr>
            <w:rFonts w:ascii="楷体" w:hAnsi="楷体" w:hint="eastAsia"/>
            <w:b/>
            <w:bCs/>
            <w:rPrChange w:id="4451" w:author="Fred Zhou" w:date="2024-03-10T14:24:00Z">
              <w:rPr>
                <w:rFonts w:ascii="楷体" w:hAnsi="楷体" w:hint="eastAsia"/>
              </w:rPr>
            </w:rPrChange>
          </w:rPr>
          <w:t>，以及</w:t>
        </w:r>
        <w:r w:rsidRPr="000D315F">
          <w:rPr>
            <w:rFonts w:ascii="楷体" w:hAnsi="楷体" w:hint="eastAsia"/>
            <w:b/>
            <w:bCs/>
            <w:rPrChange w:id="4452" w:author="Fred Zhou" w:date="2024-03-10T14:24:00Z">
              <w:rPr>
                <w:rFonts w:ascii="楷体" w:hAnsi="楷体" w:hint="eastAsia"/>
                <w:highlight w:val="cyan"/>
              </w:rPr>
            </w:rPrChange>
          </w:rPr>
          <w:t>基于</w:t>
        </w:r>
        <w:r w:rsidRPr="000D315F">
          <w:rPr>
            <w:rFonts w:ascii="楷体" w:hAnsi="楷体" w:hint="eastAsia"/>
            <w:b/>
            <w:bCs/>
            <w:rPrChange w:id="4453" w:author="Fred Zhou" w:date="2024-03-10T14:24:00Z">
              <w:rPr>
                <w:rFonts w:ascii="楷体" w:hAnsi="楷体" w:hint="eastAsia"/>
                <w:highlight w:val="cyan"/>
              </w:rPr>
            </w:rPrChange>
          </w:rPr>
          <w:lastRenderedPageBreak/>
          <w:t>遥感数据</w:t>
        </w:r>
        <w:r w:rsidRPr="000D315F">
          <w:rPr>
            <w:rFonts w:ascii="楷体" w:hAnsi="楷体" w:hint="eastAsia"/>
            <w:b/>
            <w:bCs/>
            <w:rPrChange w:id="4454" w:author="Fred Zhou" w:date="2024-03-10T14:24:00Z">
              <w:rPr>
                <w:rFonts w:ascii="楷体" w:hAnsi="楷体" w:hint="eastAsia"/>
              </w:rPr>
            </w:rPrChange>
          </w:rPr>
          <w:t>的</w:t>
        </w:r>
        <w:r w:rsidRPr="000D315F">
          <w:rPr>
            <w:rFonts w:ascii="楷体" w:hAnsi="楷体" w:hint="eastAsia"/>
            <w:b/>
            <w:bCs/>
            <w:rPrChange w:id="4455" w:author="Fred Zhou" w:date="2024-03-10T14:24:00Z">
              <w:rPr>
                <w:rFonts w:ascii="楷体" w:hAnsi="楷体" w:hint="eastAsia"/>
                <w:highlight w:val="cyan"/>
              </w:rPr>
            </w:rPrChange>
          </w:rPr>
          <w:t>城市水体热环境</w:t>
        </w:r>
        <w:r w:rsidRPr="000D315F">
          <w:rPr>
            <w:rFonts w:ascii="楷体" w:hAnsi="楷体" w:hint="eastAsia"/>
            <w:b/>
            <w:bCs/>
            <w:rPrChange w:id="4456" w:author="Fred Zhou" w:date="2024-03-10T14:24:00Z">
              <w:rPr>
                <w:rFonts w:ascii="楷体" w:hAnsi="楷体" w:hint="eastAsia"/>
              </w:rPr>
            </w:rPrChange>
          </w:rPr>
          <w:t>效应研究，</w:t>
        </w:r>
        <w:r w:rsidRPr="000D315F">
          <w:rPr>
            <w:rFonts w:ascii="楷体" w:hAnsi="楷体" w:hint="eastAsia"/>
            <w:b/>
            <w:bCs/>
            <w:rPrChange w:id="4457" w:author="Fred Zhou" w:date="2024-03-10T14:24:00Z">
              <w:rPr>
                <w:rFonts w:ascii="楷体" w:hAnsi="楷体" w:hint="eastAsia"/>
                <w:highlight w:val="cyan"/>
              </w:rPr>
            </w:rPrChange>
          </w:rPr>
          <w:t>进一步深化了</w:t>
        </w:r>
        <w:r w:rsidRPr="000D315F">
          <w:rPr>
            <w:rFonts w:ascii="楷体" w:hAnsi="楷体" w:hint="eastAsia"/>
            <w:b/>
            <w:bCs/>
            <w:rPrChange w:id="4458" w:author="Fred Zhou" w:date="2024-03-10T14:24:00Z">
              <w:rPr>
                <w:rFonts w:ascii="楷体" w:hAnsi="楷体" w:hint="eastAsia"/>
              </w:rPr>
            </w:rPrChange>
          </w:rPr>
          <w:t>对</w:t>
        </w:r>
        <w:r w:rsidRPr="000D315F">
          <w:rPr>
            <w:rFonts w:ascii="楷体" w:hAnsi="楷体" w:hint="eastAsia"/>
            <w:b/>
            <w:bCs/>
            <w:rPrChange w:id="4459" w:author="Fred Zhou" w:date="2024-03-10T14:24:00Z">
              <w:rPr>
                <w:rFonts w:ascii="楷体" w:hAnsi="楷体" w:hint="eastAsia"/>
                <w:highlight w:val="cyan"/>
              </w:rPr>
            </w:rPrChange>
          </w:rPr>
          <w:t>城市微气候</w:t>
        </w:r>
        <w:r w:rsidRPr="000D315F">
          <w:rPr>
            <w:rFonts w:ascii="楷体" w:hAnsi="楷体" w:hint="eastAsia"/>
            <w:b/>
            <w:bCs/>
            <w:rPrChange w:id="4460" w:author="Fred Zhou" w:date="2024-03-10T14:24:00Z">
              <w:rPr>
                <w:rFonts w:ascii="楷体" w:hAnsi="楷体" w:hint="eastAsia"/>
              </w:rPr>
            </w:rPrChange>
          </w:rPr>
          <w:t>的理解。</w:t>
        </w:r>
        <w:r w:rsidRPr="004F25AC">
          <w:rPr>
            <w:rFonts w:ascii="楷体" w:hAnsi="楷体" w:hint="eastAsia"/>
          </w:rPr>
          <w:t>作为</w:t>
        </w:r>
        <w:r w:rsidRPr="004F25AC">
          <w:rPr>
            <w:rFonts w:ascii="楷体" w:hAnsi="楷体" w:hint="eastAsia"/>
            <w:rPrChange w:id="4461" w:author="Fred Zhou" w:date="2024-03-10T14:00:00Z">
              <w:rPr>
                <w:rFonts w:ascii="楷体" w:hAnsi="楷体" w:hint="eastAsia"/>
                <w:highlight w:val="cyan"/>
              </w:rPr>
            </w:rPrChange>
          </w:rPr>
          <w:t>以往研究</w:t>
        </w:r>
        <w:r w:rsidRPr="004F25AC">
          <w:rPr>
            <w:rFonts w:ascii="楷体" w:hAnsi="楷体" w:hint="eastAsia"/>
          </w:rPr>
          <w:t>的</w:t>
        </w:r>
        <w:r w:rsidRPr="004F25AC">
          <w:rPr>
            <w:rFonts w:ascii="楷体" w:hAnsi="楷体" w:hint="eastAsia"/>
            <w:rPrChange w:id="4462" w:author="Fred Zhou" w:date="2024-03-10T14:00:00Z">
              <w:rPr>
                <w:rFonts w:ascii="楷体" w:hAnsi="楷体" w:hint="eastAsia"/>
                <w:highlight w:val="cyan"/>
              </w:rPr>
            </w:rPrChange>
          </w:rPr>
          <w:t>延续和深化</w:t>
        </w:r>
        <w:r w:rsidRPr="004F25AC">
          <w:rPr>
            <w:rFonts w:ascii="楷体" w:hAnsi="楷体" w:hint="eastAsia"/>
          </w:rPr>
          <w:t>，本研究将关注</w:t>
        </w:r>
        <w:r w:rsidRPr="004F25AC">
          <w:rPr>
            <w:rFonts w:ascii="楷体" w:hAnsi="楷体" w:hint="eastAsia"/>
            <w:rPrChange w:id="4463" w:author="Fred Zhou" w:date="2024-03-10T14:00:00Z">
              <w:rPr>
                <w:rFonts w:ascii="楷体" w:hAnsi="楷体" w:hint="eastAsia"/>
                <w:highlight w:val="cyan"/>
              </w:rPr>
            </w:rPrChange>
          </w:rPr>
          <w:t>城市微气候</w:t>
        </w:r>
        <w:r w:rsidRPr="004F25AC">
          <w:rPr>
            <w:rFonts w:ascii="楷体" w:hAnsi="楷体" w:hint="eastAsia"/>
          </w:rPr>
          <w:t>及其对</w:t>
        </w:r>
        <w:r w:rsidRPr="004F25AC">
          <w:rPr>
            <w:rFonts w:ascii="楷体" w:hAnsi="楷体" w:hint="eastAsia"/>
            <w:rPrChange w:id="4464" w:author="Fred Zhou" w:date="2024-03-10T14:00:00Z">
              <w:rPr>
                <w:rFonts w:ascii="楷体" w:hAnsi="楷体" w:hint="eastAsia"/>
                <w:highlight w:val="cyan"/>
              </w:rPr>
            </w:rPrChange>
          </w:rPr>
          <w:t>社会经济</w:t>
        </w:r>
        <w:r w:rsidRPr="004F25AC">
          <w:rPr>
            <w:rFonts w:ascii="楷体" w:hAnsi="楷体" w:hint="eastAsia"/>
          </w:rPr>
          <w:t>的影响。</w:t>
        </w:r>
      </w:ins>
    </w:p>
    <w:p w14:paraId="79BE2787" w14:textId="77777777" w:rsidR="00E91302" w:rsidRPr="004F25AC" w:rsidRDefault="00E91302" w:rsidP="00E91302">
      <w:pPr>
        <w:rPr>
          <w:ins w:id="4465" w:author="Fred Zhou" w:date="2024-03-10T13:59:00Z"/>
          <w:color w:val="000000"/>
        </w:rPr>
      </w:pPr>
      <w:ins w:id="4466" w:author="Fred Zhou" w:date="2024-03-10T13:59:00Z">
        <w:r w:rsidRPr="004F25AC">
          <w:rPr>
            <w:color w:val="000000"/>
          </w:rPr>
          <w:t xml:space="preserve"> </w:t>
        </w:r>
        <w:r w:rsidRPr="004F25AC">
          <w:rPr>
            <w:rFonts w:ascii="楷体" w:hAnsi="楷体" w:hint="eastAsia"/>
            <w:color w:val="000000"/>
          </w:rPr>
          <w:t>（</w:t>
        </w:r>
        <w:r w:rsidRPr="004F25AC">
          <w:rPr>
            <w:color w:val="000000"/>
          </w:rPr>
          <w:t>2</w:t>
        </w:r>
        <w:r w:rsidRPr="004F25AC">
          <w:rPr>
            <w:rFonts w:ascii="楷体" w:hAnsi="楷体" w:hint="eastAsia"/>
            <w:color w:val="000000"/>
          </w:rPr>
          <w:t>）研究条件方面：</w:t>
        </w:r>
      </w:ins>
    </w:p>
    <w:p w14:paraId="779D89A6" w14:textId="77777777" w:rsidR="00E91302" w:rsidRPr="004F25AC" w:rsidRDefault="00E91302" w:rsidP="00E91302">
      <w:pPr>
        <w:ind w:firstLine="420"/>
        <w:rPr>
          <w:ins w:id="4467" w:author="Fred Zhou" w:date="2024-03-10T13:59:00Z"/>
          <w:rFonts w:hint="eastAsia"/>
          <w:color w:val="000000"/>
        </w:rPr>
      </w:pPr>
      <w:ins w:id="4468" w:author="Fred Zhou" w:date="2024-03-10T13:59:00Z">
        <w:r w:rsidRPr="004F25AC">
          <w:rPr>
            <w:rFonts w:ascii="楷体" w:hAnsi="楷体" w:hint="eastAsia"/>
            <w:color w:val="000000"/>
          </w:rPr>
          <w:t>申请人依托单位</w:t>
        </w:r>
        <w:r w:rsidRPr="004F25AC">
          <w:rPr>
            <w:rFonts w:ascii="楷体" w:hAnsi="楷体" w:hint="eastAsia"/>
            <w:color w:val="000000"/>
            <w:rPrChange w:id="4469" w:author="Fred Zhou" w:date="2024-03-10T14:00:00Z">
              <w:rPr>
                <w:rFonts w:ascii="楷体" w:hAnsi="楷体" w:hint="eastAsia"/>
                <w:color w:val="000000"/>
                <w:highlight w:val="cyan"/>
              </w:rPr>
            </w:rPrChange>
          </w:rPr>
          <w:t>重庆大学</w:t>
        </w:r>
        <w:r w:rsidRPr="004F25AC">
          <w:rPr>
            <w:rFonts w:ascii="楷体" w:hAnsi="楷体" w:hint="eastAsia"/>
            <w:color w:val="000000"/>
          </w:rPr>
          <w:t>拥有</w:t>
        </w:r>
        <w:r w:rsidRPr="004F25AC">
          <w:rPr>
            <w:rFonts w:ascii="楷体" w:hAnsi="楷体" w:hint="eastAsia"/>
            <w:color w:val="000000"/>
            <w:rPrChange w:id="4470" w:author="Fred Zhou" w:date="2024-03-10T14:00:00Z">
              <w:rPr>
                <w:rFonts w:ascii="楷体" w:hAnsi="楷体" w:hint="eastAsia"/>
                <w:color w:val="000000"/>
                <w:highlight w:val="cyan"/>
              </w:rPr>
            </w:rPrChange>
          </w:rPr>
          <w:t>三峡库区生态环境教育部重点实验室</w:t>
        </w:r>
        <w:r w:rsidRPr="004F25AC">
          <w:rPr>
            <w:rFonts w:ascii="楷体" w:hAnsi="楷体" w:hint="eastAsia"/>
            <w:color w:val="000000"/>
          </w:rPr>
          <w:t>和</w:t>
        </w:r>
        <w:r w:rsidRPr="004F25AC">
          <w:rPr>
            <w:rFonts w:ascii="楷体" w:hAnsi="楷体" w:hint="eastAsia"/>
            <w:color w:val="000000"/>
            <w:rPrChange w:id="4471" w:author="Fred Zhou" w:date="2024-03-10T14:00:00Z">
              <w:rPr>
                <w:rFonts w:ascii="楷体" w:hAnsi="楷体" w:hint="eastAsia"/>
                <w:color w:val="000000"/>
                <w:highlight w:val="cyan"/>
              </w:rPr>
            </w:rPrChange>
          </w:rPr>
          <w:t>山地城镇建设与新技术教育部重点实验室</w:t>
        </w:r>
        <w:r w:rsidRPr="004F25AC">
          <w:rPr>
            <w:rFonts w:ascii="楷体" w:hAnsi="楷体" w:hint="eastAsia"/>
            <w:color w:val="000000"/>
          </w:rPr>
          <w:t>，</w:t>
        </w:r>
        <w:r w:rsidRPr="004F25AC">
          <w:rPr>
            <w:rFonts w:ascii="楷体" w:hAnsi="楷体" w:hint="eastAsia"/>
            <w:b/>
            <w:bCs/>
            <w:color w:val="000000"/>
          </w:rPr>
          <w:t>配备有</w:t>
        </w:r>
        <w:r w:rsidRPr="004F25AC">
          <w:rPr>
            <w:rFonts w:ascii="楷体" w:hAnsi="楷体" w:hint="eastAsia"/>
            <w:b/>
            <w:bCs/>
            <w:color w:val="000000"/>
            <w:rPrChange w:id="4472" w:author="Fred Zhou" w:date="2024-03-10T14:00:00Z">
              <w:rPr>
                <w:rFonts w:ascii="楷体" w:hAnsi="楷体" w:hint="eastAsia"/>
                <w:b/>
                <w:bCs/>
                <w:color w:val="000000"/>
                <w:highlight w:val="cyan"/>
              </w:rPr>
            </w:rPrChange>
          </w:rPr>
          <w:t>城市气候研究</w:t>
        </w:r>
        <w:r w:rsidRPr="004F25AC">
          <w:rPr>
            <w:rFonts w:ascii="楷体" w:hAnsi="楷体" w:hint="eastAsia"/>
            <w:b/>
            <w:bCs/>
            <w:color w:val="000000"/>
          </w:rPr>
          <w:t>的</w:t>
        </w:r>
        <w:r w:rsidRPr="004F25AC">
          <w:rPr>
            <w:rFonts w:ascii="楷体" w:hAnsi="楷体" w:hint="eastAsia"/>
            <w:b/>
            <w:bCs/>
            <w:color w:val="000000"/>
            <w:rPrChange w:id="4473" w:author="Fred Zhou" w:date="2024-03-10T14:00:00Z">
              <w:rPr>
                <w:rFonts w:ascii="楷体" w:hAnsi="楷体" w:hint="eastAsia"/>
                <w:b/>
                <w:bCs/>
                <w:color w:val="000000"/>
                <w:highlight w:val="cyan"/>
              </w:rPr>
            </w:rPrChange>
          </w:rPr>
          <w:t>相关测量设备</w:t>
        </w:r>
        <w:r w:rsidRPr="004F25AC">
          <w:rPr>
            <w:rFonts w:ascii="楷体" w:hAnsi="楷体" w:hint="eastAsia"/>
            <w:b/>
            <w:bCs/>
            <w:color w:val="000000"/>
          </w:rPr>
          <w:t>。申请人</w:t>
        </w:r>
        <w:r w:rsidRPr="004F25AC">
          <w:rPr>
            <w:rFonts w:ascii="楷体" w:hAnsi="楷体" w:hint="eastAsia"/>
            <w:b/>
            <w:bCs/>
            <w:color w:val="000000"/>
            <w:rPrChange w:id="4474" w:author="Fred Zhou" w:date="2024-03-10T14:00:00Z">
              <w:rPr>
                <w:rFonts w:ascii="楷体" w:hAnsi="楷体" w:hint="eastAsia"/>
                <w:b/>
                <w:bCs/>
                <w:color w:val="000000"/>
                <w:highlight w:val="cyan"/>
              </w:rPr>
            </w:rPrChange>
          </w:rPr>
          <w:t>所在团队</w:t>
        </w:r>
        <w:r w:rsidRPr="004F25AC">
          <w:rPr>
            <w:rFonts w:ascii="楷体" w:hAnsi="楷体" w:hint="eastAsia"/>
            <w:b/>
            <w:bCs/>
            <w:color w:val="000000"/>
          </w:rPr>
          <w:t>主要从事</w:t>
        </w:r>
        <w:r w:rsidRPr="004F25AC">
          <w:rPr>
            <w:rFonts w:ascii="楷体" w:hAnsi="楷体" w:hint="eastAsia"/>
            <w:b/>
            <w:bCs/>
            <w:color w:val="000000"/>
            <w:rPrChange w:id="4475" w:author="Fred Zhou" w:date="2024-03-10T14:00:00Z">
              <w:rPr>
                <w:rFonts w:ascii="楷体" w:hAnsi="楷体" w:hint="eastAsia"/>
                <w:b/>
                <w:bCs/>
                <w:color w:val="000000"/>
                <w:highlight w:val="cyan"/>
              </w:rPr>
            </w:rPrChange>
          </w:rPr>
          <w:t>城市高温风险应对</w:t>
        </w:r>
        <w:r w:rsidRPr="004F25AC">
          <w:rPr>
            <w:rFonts w:ascii="楷体" w:hAnsi="楷体" w:hint="eastAsia"/>
            <w:b/>
            <w:bCs/>
            <w:color w:val="000000"/>
          </w:rPr>
          <w:t>等相关领域</w:t>
        </w:r>
        <w:r w:rsidRPr="004F25AC">
          <w:rPr>
            <w:rFonts w:ascii="楷体" w:hAnsi="楷体" w:hint="eastAsia"/>
            <w:b/>
            <w:bCs/>
            <w:color w:val="000000"/>
            <w:rPrChange w:id="4476" w:author="Fred Zhou" w:date="2024-03-10T14:00:00Z">
              <w:rPr>
                <w:rFonts w:ascii="楷体" w:hAnsi="楷体" w:hint="eastAsia"/>
                <w:b/>
                <w:bCs/>
                <w:color w:val="000000"/>
                <w:highlight w:val="cyan"/>
              </w:rPr>
            </w:rPrChange>
          </w:rPr>
          <w:t>的研究</w:t>
        </w:r>
        <w:r w:rsidRPr="004F25AC">
          <w:rPr>
            <w:rFonts w:ascii="楷体" w:hAnsi="楷体" w:hint="eastAsia"/>
            <w:b/>
            <w:bCs/>
            <w:color w:val="000000"/>
          </w:rPr>
          <w:t>，</w:t>
        </w:r>
        <w:r w:rsidRPr="004F25AC">
          <w:rPr>
            <w:rFonts w:ascii="楷体" w:hAnsi="楷体" w:hint="eastAsia"/>
            <w:color w:val="000000"/>
          </w:rPr>
          <w:t>具有扎实的</w:t>
        </w:r>
        <w:r w:rsidRPr="004F25AC">
          <w:rPr>
            <w:rFonts w:ascii="楷体" w:hAnsi="楷体" w:hint="eastAsia"/>
            <w:color w:val="000000"/>
            <w:rPrChange w:id="4477" w:author="Fred Zhou" w:date="2024-03-10T14:00:00Z">
              <w:rPr>
                <w:rFonts w:ascii="楷体" w:hAnsi="楷体" w:hint="eastAsia"/>
                <w:color w:val="000000"/>
                <w:highlight w:val="cyan"/>
              </w:rPr>
            </w:rPrChange>
          </w:rPr>
          <w:t>城市气候学</w:t>
        </w:r>
        <w:r w:rsidRPr="004F25AC">
          <w:rPr>
            <w:rFonts w:ascii="楷体" w:hAnsi="楷体" w:hint="eastAsia"/>
            <w:color w:val="000000"/>
          </w:rPr>
          <w:t>理论基础，为本项目的</w:t>
        </w:r>
        <w:r w:rsidRPr="004F25AC">
          <w:rPr>
            <w:rFonts w:ascii="楷体" w:hAnsi="楷体" w:hint="eastAsia"/>
            <w:color w:val="000000"/>
            <w:rPrChange w:id="4478" w:author="Fred Zhou" w:date="2024-03-10T14:00:00Z">
              <w:rPr>
                <w:rFonts w:ascii="楷体" w:hAnsi="楷体" w:hint="eastAsia"/>
                <w:color w:val="000000"/>
                <w:highlight w:val="cyan"/>
              </w:rPr>
            </w:rPrChange>
          </w:rPr>
          <w:t>选题和开展</w:t>
        </w:r>
        <w:r w:rsidRPr="004F25AC">
          <w:rPr>
            <w:rFonts w:ascii="楷体" w:hAnsi="楷体" w:hint="eastAsia"/>
            <w:color w:val="000000"/>
          </w:rPr>
          <w:t>提供了保障。</w:t>
        </w:r>
      </w:ins>
    </w:p>
    <w:p w14:paraId="71B68D4D" w14:textId="77777777" w:rsidR="00E91302" w:rsidRPr="004F25AC" w:rsidRDefault="00E91302" w:rsidP="00E91302">
      <w:pPr>
        <w:rPr>
          <w:ins w:id="4479" w:author="Fred Zhou" w:date="2024-03-10T13:59:00Z"/>
          <w:rFonts w:hint="eastAsia"/>
          <w:color w:val="000000"/>
        </w:rPr>
      </w:pPr>
      <w:ins w:id="4480" w:author="Fred Zhou" w:date="2024-03-10T13:59:00Z">
        <w:r w:rsidRPr="004F25AC">
          <w:rPr>
            <w:rFonts w:ascii="楷体" w:hAnsi="楷体" w:hint="eastAsia"/>
            <w:color w:val="000000"/>
          </w:rPr>
          <w:t>（</w:t>
        </w:r>
        <w:r w:rsidRPr="004F25AC">
          <w:rPr>
            <w:color w:val="000000"/>
          </w:rPr>
          <w:t>3</w:t>
        </w:r>
        <w:r w:rsidRPr="004F25AC">
          <w:rPr>
            <w:rFonts w:ascii="楷体" w:hAnsi="楷体" w:hint="eastAsia"/>
            <w:color w:val="000000"/>
          </w:rPr>
          <w:t>）研究方案的可行性方面：</w:t>
        </w:r>
      </w:ins>
    </w:p>
    <w:p w14:paraId="5993DF55" w14:textId="77777777" w:rsidR="00E91302" w:rsidRPr="004F25AC" w:rsidRDefault="00E91302" w:rsidP="00E91302">
      <w:pPr>
        <w:ind w:firstLine="420"/>
        <w:rPr>
          <w:ins w:id="4481" w:author="Fred Zhou" w:date="2024-03-10T13:59:00Z"/>
          <w:rFonts w:ascii="微软雅黑 Light" w:eastAsia="微软雅黑 Light" w:hAnsi="微软雅黑 Light" w:cs="楷体" w:hint="eastAsia"/>
        </w:rPr>
      </w:pPr>
      <w:ins w:id="4482" w:author="Fred Zhou" w:date="2024-03-10T13:59:00Z">
        <w:r w:rsidRPr="004F25AC">
          <w:rPr>
            <w:rFonts w:ascii="楷体" w:hAnsi="楷体" w:hint="eastAsia"/>
          </w:rPr>
          <w:t>本项目拟以</w:t>
        </w:r>
        <w:r w:rsidRPr="004F25AC">
          <w:rPr>
            <w:rFonts w:ascii="楷体" w:hAnsi="楷体" w:hint="eastAsia"/>
            <w:rPrChange w:id="4483" w:author="Fred Zhou" w:date="2024-03-10T14:00:00Z">
              <w:rPr>
                <w:rFonts w:ascii="楷体" w:hAnsi="楷体" w:hint="eastAsia"/>
                <w:highlight w:val="cyan"/>
              </w:rPr>
            </w:rPrChange>
          </w:rPr>
          <w:t>绿地热缓解溢出效应</w:t>
        </w:r>
        <w:r w:rsidRPr="004F25AC">
          <w:rPr>
            <w:rFonts w:ascii="楷体" w:hAnsi="楷体" w:hint="eastAsia"/>
          </w:rPr>
          <w:t>的</w:t>
        </w:r>
        <w:r w:rsidRPr="004F25AC">
          <w:rPr>
            <w:rFonts w:ascii="楷体" w:hAnsi="楷体" w:hint="eastAsia"/>
            <w:rPrChange w:id="4484" w:author="Fred Zhou" w:date="2024-03-10T14:00:00Z">
              <w:rPr>
                <w:rFonts w:ascii="楷体" w:hAnsi="楷体" w:hint="eastAsia"/>
                <w:highlight w:val="cyan"/>
              </w:rPr>
            </w:rPrChange>
          </w:rPr>
          <w:t>供需关系</w:t>
        </w:r>
        <w:r w:rsidRPr="004F25AC">
          <w:rPr>
            <w:rFonts w:ascii="楷体" w:hAnsi="楷体" w:hint="eastAsia"/>
          </w:rPr>
          <w:t>作为核心</w:t>
        </w:r>
        <w:r w:rsidRPr="004F25AC">
          <w:rPr>
            <w:rFonts w:ascii="楷体" w:hAnsi="楷体" w:hint="eastAsia"/>
            <w:rPrChange w:id="4485" w:author="Fred Zhou" w:date="2024-03-10T14:00:00Z">
              <w:rPr>
                <w:rFonts w:ascii="楷体" w:hAnsi="楷体" w:hint="eastAsia"/>
                <w:highlight w:val="cyan"/>
              </w:rPr>
            </w:rPrChange>
          </w:rPr>
          <w:t>研究内容</w:t>
        </w:r>
        <w:r w:rsidRPr="004F25AC">
          <w:rPr>
            <w:rFonts w:ascii="楷体" w:hAnsi="楷体" w:hint="eastAsia"/>
          </w:rPr>
          <w:t>，以成都市区为例，以</w:t>
        </w:r>
        <w:r w:rsidRPr="004F25AC">
          <w:rPr>
            <w:rFonts w:ascii="楷体" w:hAnsi="楷体" w:hint="eastAsia"/>
            <w:rPrChange w:id="4486" w:author="Fred Zhou" w:date="2024-03-10T14:00:00Z">
              <w:rPr>
                <w:rFonts w:ascii="楷体" w:hAnsi="楷体" w:hint="eastAsia"/>
                <w:highlight w:val="cyan"/>
              </w:rPr>
            </w:rPrChange>
          </w:rPr>
          <w:t>遥感数据为基础</w:t>
        </w:r>
        <w:r w:rsidRPr="004F25AC">
          <w:rPr>
            <w:rFonts w:ascii="楷体" w:hAnsi="楷体" w:hint="eastAsia"/>
          </w:rPr>
          <w:t>，建立新的</w:t>
        </w:r>
        <w:r w:rsidRPr="004F25AC">
          <w:rPr>
            <w:rFonts w:ascii="楷体" w:hAnsi="楷体" w:hint="eastAsia"/>
            <w:rPrChange w:id="4487" w:author="Fred Zhou" w:date="2024-03-10T14:00:00Z">
              <w:rPr>
                <w:rFonts w:ascii="楷体" w:hAnsi="楷体" w:hint="eastAsia"/>
                <w:highlight w:val="cyan"/>
              </w:rPr>
            </w:rPrChange>
          </w:rPr>
          <w:t>指标体系</w:t>
        </w:r>
        <w:r w:rsidRPr="004F25AC">
          <w:rPr>
            <w:rFonts w:ascii="楷体" w:hAnsi="楷体" w:hint="eastAsia"/>
          </w:rPr>
          <w:t>，揭示</w:t>
        </w:r>
        <w:r w:rsidRPr="004F25AC">
          <w:rPr>
            <w:rFonts w:ascii="楷体" w:hAnsi="楷体" w:hint="eastAsia"/>
            <w:rPrChange w:id="4488" w:author="Fred Zhou" w:date="2024-03-10T14:00:00Z">
              <w:rPr>
                <w:rFonts w:ascii="楷体" w:hAnsi="楷体" w:hint="eastAsia"/>
                <w:highlight w:val="cyan"/>
              </w:rPr>
            </w:rPrChange>
          </w:rPr>
          <w:t>绿地热缓解溢出效应</w:t>
        </w:r>
        <w:r w:rsidRPr="004F25AC">
          <w:rPr>
            <w:rFonts w:ascii="楷体" w:hAnsi="楷体" w:hint="eastAsia"/>
          </w:rPr>
          <w:t>对</w:t>
        </w:r>
        <w:r w:rsidRPr="004F25AC">
          <w:rPr>
            <w:rFonts w:ascii="楷体" w:hAnsi="楷体" w:hint="eastAsia"/>
            <w:rPrChange w:id="4489" w:author="Fred Zhou" w:date="2024-03-10T14:00:00Z">
              <w:rPr>
                <w:rFonts w:ascii="楷体" w:hAnsi="楷体" w:hint="eastAsia"/>
                <w:highlight w:val="cyan"/>
              </w:rPr>
            </w:rPrChange>
          </w:rPr>
          <w:t>城市热缓解需求</w:t>
        </w:r>
        <w:r w:rsidRPr="004F25AC">
          <w:rPr>
            <w:rFonts w:ascii="楷体" w:hAnsi="楷体" w:hint="eastAsia"/>
          </w:rPr>
          <w:t>的</w:t>
        </w:r>
        <w:r w:rsidRPr="004F25AC">
          <w:rPr>
            <w:rFonts w:ascii="楷体" w:hAnsi="楷体" w:hint="eastAsia"/>
            <w:rPrChange w:id="4490" w:author="Fred Zhou" w:date="2024-03-10T14:00:00Z">
              <w:rPr>
                <w:rFonts w:ascii="楷体" w:hAnsi="楷体" w:hint="eastAsia"/>
                <w:highlight w:val="cyan"/>
              </w:rPr>
            </w:rPrChange>
          </w:rPr>
          <w:t>供给水平</w:t>
        </w:r>
        <w:r w:rsidRPr="004F25AC">
          <w:rPr>
            <w:rFonts w:ascii="楷体" w:hAnsi="楷体" w:hint="eastAsia"/>
          </w:rPr>
          <w:t>并探讨相应的</w:t>
        </w:r>
        <w:r w:rsidRPr="004F25AC">
          <w:rPr>
            <w:rFonts w:ascii="楷体" w:hAnsi="楷体" w:hint="eastAsia"/>
            <w:rPrChange w:id="4491" w:author="Fred Zhou" w:date="2024-03-10T14:00:00Z">
              <w:rPr>
                <w:rFonts w:ascii="楷体" w:hAnsi="楷体" w:hint="eastAsia"/>
                <w:highlight w:val="cyan"/>
              </w:rPr>
            </w:rPrChange>
          </w:rPr>
          <w:t>调控机制</w:t>
        </w:r>
        <w:r w:rsidRPr="004F25AC">
          <w:rPr>
            <w:rFonts w:ascii="楷体" w:hAnsi="楷体" w:hint="eastAsia"/>
          </w:rPr>
          <w:t>，总体思路清晰。申请人</w:t>
        </w:r>
        <w:r w:rsidRPr="004F25AC">
          <w:rPr>
            <w:rFonts w:ascii="楷体" w:hAnsi="楷体" w:hint="eastAsia"/>
            <w:rPrChange w:id="4492" w:author="Fred Zhou" w:date="2024-03-10T14:00:00Z">
              <w:rPr>
                <w:rFonts w:ascii="楷体" w:hAnsi="楷体" w:hint="eastAsia"/>
                <w:highlight w:val="cyan"/>
              </w:rPr>
            </w:rPrChange>
          </w:rPr>
          <w:t>所在团队</w:t>
        </w:r>
        <w:r w:rsidRPr="004F25AC">
          <w:rPr>
            <w:rFonts w:ascii="楷体" w:hAnsi="楷体" w:hint="eastAsia"/>
          </w:rPr>
          <w:t>已经积累了</w:t>
        </w:r>
        <w:r w:rsidRPr="004F25AC">
          <w:rPr>
            <w:rFonts w:ascii="楷体" w:hAnsi="楷体" w:hint="eastAsia"/>
            <w:rPrChange w:id="4493" w:author="Fred Zhou" w:date="2024-03-10T14:00:00Z">
              <w:rPr>
                <w:rFonts w:ascii="楷体" w:hAnsi="楷体" w:hint="eastAsia"/>
                <w:highlight w:val="cyan"/>
              </w:rPr>
            </w:rPrChange>
          </w:rPr>
          <w:t>关于成都市</w:t>
        </w:r>
        <w:r w:rsidRPr="004F25AC">
          <w:rPr>
            <w:rFonts w:ascii="楷体" w:hAnsi="楷体" w:hint="eastAsia"/>
          </w:rPr>
          <w:t>的土地覆盖、气象环境、人口密度等数据集，为本项目的开展</w:t>
        </w:r>
        <w:r w:rsidRPr="004F25AC">
          <w:rPr>
            <w:rFonts w:ascii="楷体" w:hAnsi="楷体" w:hint="eastAsia"/>
            <w:rPrChange w:id="4494" w:author="Fred Zhou" w:date="2024-03-10T14:00:00Z">
              <w:rPr>
                <w:rFonts w:ascii="楷体" w:hAnsi="楷体" w:hint="eastAsia"/>
                <w:highlight w:val="cyan"/>
              </w:rPr>
            </w:rPrChange>
          </w:rPr>
          <w:t>提供了重要的</w:t>
        </w:r>
        <w:r w:rsidRPr="004F25AC">
          <w:rPr>
            <w:rFonts w:ascii="楷体" w:hAnsi="楷体" w:hint="eastAsia"/>
          </w:rPr>
          <w:t>基础数据。本项目</w:t>
        </w:r>
        <w:r w:rsidRPr="004F25AC">
          <w:rPr>
            <w:rFonts w:ascii="楷体" w:hAnsi="楷体" w:hint="eastAsia"/>
            <w:rPrChange w:id="4495" w:author="Fred Zhou" w:date="2024-03-10T14:00:00Z">
              <w:rPr>
                <w:rFonts w:ascii="楷体" w:hAnsi="楷体" w:hint="eastAsia"/>
                <w:highlight w:val="cyan"/>
              </w:rPr>
            </w:rPrChange>
          </w:rPr>
          <w:t>拟使用的</w:t>
        </w:r>
        <w:r w:rsidRPr="004F25AC">
          <w:rPr>
            <w:rFonts w:ascii="楷体" w:hAnsi="楷体" w:hint="eastAsia"/>
          </w:rPr>
          <w:t>遥感图像分析、</w:t>
        </w:r>
        <w:r w:rsidRPr="004F25AC">
          <w:rPr>
            <w:rFonts w:ascii="楷体" w:hAnsi="楷体" w:hint="eastAsia"/>
            <w:rPrChange w:id="4496" w:author="Fred Zhou" w:date="2024-03-10T14:00:00Z">
              <w:rPr>
                <w:rFonts w:ascii="楷体" w:hAnsi="楷体" w:hint="eastAsia"/>
                <w:highlight w:val="cyan"/>
              </w:rPr>
            </w:rPrChange>
          </w:rPr>
          <w:t>数据统计</w:t>
        </w:r>
        <w:r w:rsidRPr="004F25AC">
          <w:rPr>
            <w:rFonts w:ascii="楷体" w:hAnsi="楷体" w:hint="eastAsia"/>
          </w:rPr>
          <w:t>等方法通过</w:t>
        </w:r>
        <w:r w:rsidRPr="004F25AC">
          <w:rPr>
            <w:rPrChange w:id="4497" w:author="Fred Zhou" w:date="2024-03-10T14:00:00Z">
              <w:rPr>
                <w:highlight w:val="cyan"/>
              </w:rPr>
            </w:rPrChange>
          </w:rPr>
          <w:t>ENVI</w:t>
        </w:r>
        <w:r w:rsidRPr="004F25AC">
          <w:rPr>
            <w:rFonts w:ascii="楷体" w:hAnsi="楷体" w:hint="eastAsia"/>
            <w:rPrChange w:id="4498" w:author="Fred Zhou" w:date="2024-03-10T14:00:00Z">
              <w:rPr>
                <w:rFonts w:ascii="楷体" w:hAnsi="楷体" w:hint="eastAsia"/>
                <w:highlight w:val="cyan"/>
              </w:rPr>
            </w:rPrChange>
          </w:rPr>
          <w:t>软件、</w:t>
        </w:r>
        <w:r w:rsidRPr="004F25AC">
          <w:rPr>
            <w:rPrChange w:id="4499" w:author="Fred Zhou" w:date="2024-03-10T14:00:00Z">
              <w:rPr>
                <w:highlight w:val="cyan"/>
              </w:rPr>
            </w:rPrChange>
          </w:rPr>
          <w:t>R</w:t>
        </w:r>
        <w:r w:rsidRPr="004F25AC">
          <w:rPr>
            <w:rFonts w:ascii="楷体" w:hAnsi="楷体" w:hint="eastAsia"/>
            <w:rPrChange w:id="4500" w:author="Fred Zhou" w:date="2024-03-10T14:00:00Z">
              <w:rPr>
                <w:rFonts w:ascii="楷体" w:hAnsi="楷体" w:hint="eastAsia"/>
                <w:highlight w:val="cyan"/>
              </w:rPr>
            </w:rPrChange>
          </w:rPr>
          <w:t>编程语言</w:t>
        </w:r>
        <w:r w:rsidRPr="004F25AC">
          <w:rPr>
            <w:rFonts w:ascii="楷体" w:hAnsi="楷体"/>
          </w:rPr>
          <w:t>及</w:t>
        </w:r>
        <w:r w:rsidRPr="004F25AC">
          <w:rPr>
            <w:rFonts w:ascii="楷体" w:hAnsi="楷体" w:hint="eastAsia"/>
          </w:rPr>
          <w:t>其</w:t>
        </w:r>
        <w:r w:rsidRPr="004F25AC">
          <w:rPr>
            <w:rFonts w:ascii="楷体" w:hAnsi="楷体" w:hint="eastAsia"/>
            <w:rPrChange w:id="4501" w:author="Fred Zhou" w:date="2024-03-10T14:00:00Z">
              <w:rPr>
                <w:rFonts w:ascii="楷体" w:hAnsi="楷体" w:hint="eastAsia"/>
                <w:highlight w:val="cyan"/>
              </w:rPr>
            </w:rPrChange>
          </w:rPr>
          <w:t>相应模块</w:t>
        </w:r>
        <w:r w:rsidRPr="004F25AC">
          <w:rPr>
            <w:rFonts w:ascii="楷体" w:hAnsi="楷体"/>
          </w:rPr>
          <w:t>实现。</w:t>
        </w:r>
        <w:r w:rsidRPr="004F25AC">
          <w:rPr>
            <w:rFonts w:ascii="楷体" w:hAnsi="楷体" w:hint="eastAsia"/>
          </w:rPr>
          <w:t>申请人已经熟练</w:t>
        </w:r>
        <w:r w:rsidRPr="004F25AC">
          <w:rPr>
            <w:rFonts w:ascii="楷体" w:hAnsi="楷体" w:hint="eastAsia"/>
            <w:rPrChange w:id="4502" w:author="Fred Zhou" w:date="2024-03-10T14:00:00Z">
              <w:rPr>
                <w:rFonts w:ascii="楷体" w:hAnsi="楷体" w:hint="eastAsia"/>
                <w:highlight w:val="cyan"/>
              </w:rPr>
            </w:rPrChange>
          </w:rPr>
          <w:t>掌握相关软件</w:t>
        </w:r>
        <w:r w:rsidRPr="004F25AC">
          <w:rPr>
            <w:rFonts w:ascii="楷体" w:hAnsi="楷体" w:hint="eastAsia"/>
          </w:rPr>
          <w:t>的使用和</w:t>
        </w:r>
        <w:r w:rsidRPr="004F25AC">
          <w:rPr>
            <w:rFonts w:ascii="楷体" w:hAnsi="楷体" w:hint="eastAsia"/>
            <w:rPrChange w:id="4503" w:author="Fred Zhou" w:date="2024-03-10T14:00:00Z">
              <w:rPr>
                <w:rFonts w:ascii="楷体" w:hAnsi="楷体" w:hint="eastAsia"/>
                <w:highlight w:val="cyan"/>
              </w:rPr>
            </w:rPrChange>
          </w:rPr>
          <w:t>代码</w:t>
        </w:r>
        <w:r w:rsidRPr="004F25AC">
          <w:rPr>
            <w:rFonts w:ascii="楷体" w:hAnsi="楷体" w:hint="eastAsia"/>
          </w:rPr>
          <w:t>的编写，为</w:t>
        </w:r>
        <w:r w:rsidRPr="004F25AC">
          <w:rPr>
            <w:rFonts w:ascii="楷体" w:hAnsi="楷体" w:hint="eastAsia"/>
            <w:rPrChange w:id="4504" w:author="Fred Zhou" w:date="2024-03-10T14:00:00Z">
              <w:rPr>
                <w:rFonts w:ascii="楷体" w:hAnsi="楷体" w:hint="eastAsia"/>
                <w:highlight w:val="cyan"/>
              </w:rPr>
            </w:rPrChange>
          </w:rPr>
          <w:t>本项目</w:t>
        </w:r>
        <w:r w:rsidRPr="004F25AC">
          <w:rPr>
            <w:rFonts w:ascii="楷体" w:hAnsi="楷体" w:hint="eastAsia"/>
          </w:rPr>
          <w:t>的分析</w:t>
        </w:r>
        <w:r w:rsidRPr="004F25AC">
          <w:rPr>
            <w:rFonts w:ascii="楷体" w:hAnsi="楷体" w:hint="eastAsia"/>
            <w:rPrChange w:id="4505" w:author="Fred Zhou" w:date="2024-03-10T14:00:00Z">
              <w:rPr>
                <w:rFonts w:ascii="楷体" w:hAnsi="楷体" w:hint="eastAsia"/>
                <w:highlight w:val="cyan"/>
              </w:rPr>
            </w:rPrChange>
          </w:rPr>
          <w:t>提供了基础</w:t>
        </w:r>
        <w:r w:rsidRPr="004F25AC">
          <w:rPr>
            <w:rFonts w:ascii="楷体" w:hAnsi="楷体" w:hint="eastAsia"/>
          </w:rPr>
          <w:t>。</w:t>
        </w:r>
      </w:ins>
    </w:p>
    <w:p w14:paraId="18EBB585" w14:textId="77777777" w:rsidR="00E91302" w:rsidRPr="004F25AC" w:rsidRDefault="00E91302" w:rsidP="00E91302">
      <w:pPr>
        <w:rPr>
          <w:ins w:id="4506" w:author="Fred Zhou" w:date="2024-03-10T13:59:00Z"/>
          <w:rFonts w:hint="eastAsia"/>
        </w:rPr>
      </w:pPr>
      <w:ins w:id="4507" w:author="Fred Zhou" w:date="2024-03-10T13:59:00Z">
        <w:r w:rsidRPr="004F25AC">
          <w:t xml:space="preserve"> </w:t>
        </w:r>
      </w:ins>
    </w:p>
    <w:p w14:paraId="259F698A" w14:textId="69ED4444" w:rsidR="00E91302" w:rsidRPr="000955B6" w:rsidRDefault="000955B6" w:rsidP="000955B6">
      <w:pPr>
        <w:snapToGrid w:val="0"/>
        <w:spacing w:line="440" w:lineRule="exact"/>
        <w:ind w:firstLine="420"/>
        <w:rPr>
          <w:ins w:id="4508" w:author="Fred Zhou" w:date="2024-03-10T13:59:00Z"/>
          <w:rFonts w:ascii="楷体" w:hAnsi="楷体" w:cs="楷体_GB2312"/>
          <w:b/>
          <w:bCs/>
          <w:color w:val="0070C0"/>
          <w:sz w:val="28"/>
          <w:szCs w:val="28"/>
          <w:rPrChange w:id="4509" w:author="Fred Zhou" w:date="2024-03-10T14:28:00Z">
            <w:rPr>
              <w:ins w:id="4510" w:author="Fred Zhou" w:date="2024-03-10T13:59:00Z"/>
            </w:rPr>
          </w:rPrChange>
        </w:rPr>
        <w:pPrChange w:id="4511" w:author="Fred Zhou" w:date="2024-03-10T14:29:00Z">
          <w:pPr>
            <w:pStyle w:val="2"/>
          </w:pPr>
        </w:pPrChange>
      </w:pPr>
      <w:ins w:id="4512" w:author="Fred Zhou" w:date="2024-03-10T14:28:00Z">
        <w:r>
          <w:rPr>
            <w:rFonts w:ascii="楷体" w:hAnsi="楷体" w:hint="eastAsia"/>
            <w:bCs/>
            <w:color w:val="0070C0"/>
            <w:sz w:val="28"/>
            <w:szCs w:val="28"/>
          </w:rPr>
          <w:t xml:space="preserve">4. </w:t>
        </w:r>
        <w:r>
          <w:rPr>
            <w:rFonts w:ascii="楷体" w:hAnsi="楷体" w:cs="楷体_GB2312" w:hint="eastAsia"/>
            <w:b/>
            <w:bCs/>
            <w:color w:val="0070C0"/>
            <w:sz w:val="28"/>
            <w:szCs w:val="28"/>
          </w:rPr>
          <w:t>本项目的特色与创新之处；</w:t>
        </w:r>
      </w:ins>
    </w:p>
    <w:p w14:paraId="6FA08BC7" w14:textId="77777777" w:rsidR="00E91302" w:rsidRPr="004F25AC" w:rsidRDefault="00E91302" w:rsidP="00E91302">
      <w:pPr>
        <w:pStyle w:val="3"/>
        <w:rPr>
          <w:ins w:id="4513" w:author="Fred Zhou" w:date="2024-03-10T13:59:00Z"/>
          <w:rFonts w:hint="eastAsia"/>
          <w:sz w:val="26"/>
          <w:szCs w:val="26"/>
        </w:rPr>
      </w:pPr>
      <w:ins w:id="4514" w:author="Fred Zhou" w:date="2024-03-10T13:59:00Z">
        <w:r w:rsidRPr="004F25AC">
          <w:rPr>
            <w:rFonts w:hint="eastAsia"/>
          </w:rPr>
          <w:t xml:space="preserve">4.1. </w:t>
        </w:r>
        <w:r w:rsidRPr="004F25AC">
          <w:rPr>
            <w:rFonts w:ascii="黑体" w:hAnsi="黑体" w:hint="eastAsia"/>
          </w:rPr>
          <w:t>本项目的特色</w:t>
        </w:r>
      </w:ins>
    </w:p>
    <w:p w14:paraId="319DF3E4" w14:textId="77777777" w:rsidR="00E91302" w:rsidRPr="004F25AC" w:rsidRDefault="00E91302" w:rsidP="00E91302">
      <w:pPr>
        <w:ind w:firstLine="420"/>
        <w:rPr>
          <w:ins w:id="4515" w:author="Fred Zhou" w:date="2024-03-10T13:59:00Z"/>
          <w:rFonts w:hint="eastAsia"/>
        </w:rPr>
      </w:pPr>
      <w:ins w:id="4516" w:author="Fred Zhou" w:date="2024-03-10T13:59:00Z">
        <w:r w:rsidRPr="004F25AC">
          <w:rPr>
            <w:rFonts w:ascii="楷体" w:hAnsi="楷体" w:hint="eastAsia"/>
            <w:color w:val="000000"/>
          </w:rPr>
          <w:t>成都所在的</w:t>
        </w:r>
        <w:r w:rsidRPr="004F25AC">
          <w:rPr>
            <w:rFonts w:ascii="楷体" w:hAnsi="楷体" w:hint="eastAsia"/>
            <w:color w:val="333333"/>
            <w:shd w:val="clear" w:color="auto" w:fill="FFFFFF"/>
            <w:rPrChange w:id="4517" w:author="Fred Zhou" w:date="2024-03-10T14:00:00Z">
              <w:rPr>
                <w:rFonts w:ascii="楷体" w:hAnsi="楷体" w:hint="eastAsia"/>
                <w:color w:val="333333"/>
                <w:highlight w:val="cyan"/>
                <w:shd w:val="clear" w:color="auto" w:fill="FFFFFF"/>
              </w:rPr>
            </w:rPrChange>
          </w:rPr>
          <w:t>成渝地区双城经济圈</w:t>
        </w:r>
        <w:r w:rsidRPr="004F25AC">
          <w:rPr>
            <w:rFonts w:ascii="楷体" w:hAnsi="楷体" w:hint="eastAsia"/>
            <w:color w:val="000000"/>
          </w:rPr>
          <w:t>为我国重要的</w:t>
        </w:r>
        <w:r w:rsidRPr="004F25AC">
          <w:rPr>
            <w:rFonts w:ascii="楷体" w:hAnsi="楷体" w:hint="eastAsia"/>
            <w:rPrChange w:id="4518" w:author="Fred Zhou" w:date="2024-03-10T14:00:00Z">
              <w:rPr>
                <w:rFonts w:ascii="楷体" w:hAnsi="楷体" w:hint="eastAsia"/>
                <w:highlight w:val="cyan"/>
              </w:rPr>
            </w:rPrChange>
          </w:rPr>
          <w:t>人口聚集区</w:t>
        </w:r>
        <w:r w:rsidRPr="004F25AC">
          <w:rPr>
            <w:rFonts w:ascii="楷体" w:hAnsi="楷体" w:hint="eastAsia"/>
          </w:rPr>
          <w:t>。</w:t>
        </w:r>
        <w:r w:rsidRPr="004F25AC">
          <w:rPr>
            <w:rFonts w:ascii="楷体" w:hAnsi="楷体"/>
            <w:rPrChange w:id="4519" w:author="Fred Zhou" w:date="2024-03-10T14:00:00Z">
              <w:rPr>
                <w:rFonts w:ascii="楷体" w:hAnsi="楷体"/>
                <w:highlight w:val="cyan"/>
              </w:rPr>
            </w:rPrChange>
          </w:rPr>
          <w:t>成都市</w:t>
        </w:r>
        <w:r w:rsidRPr="004F25AC">
          <w:rPr>
            <w:rFonts w:ascii="楷体" w:hAnsi="楷体"/>
          </w:rPr>
          <w:t>内部</w:t>
        </w:r>
        <w:r w:rsidRPr="004F25AC">
          <w:rPr>
            <w:rFonts w:ascii="楷体" w:hAnsi="楷体"/>
            <w:rPrChange w:id="4520" w:author="Fred Zhou" w:date="2024-03-10T14:00:00Z">
              <w:rPr>
                <w:rFonts w:ascii="楷体" w:hAnsi="楷体"/>
                <w:highlight w:val="cyan"/>
              </w:rPr>
            </w:rPrChange>
          </w:rPr>
          <w:t>不同城区</w:t>
        </w:r>
        <w:r w:rsidRPr="004F25AC">
          <w:rPr>
            <w:rFonts w:ascii="楷体" w:hAnsi="楷体"/>
          </w:rPr>
          <w:t>之间的</w:t>
        </w:r>
        <w:r w:rsidRPr="004F25AC">
          <w:rPr>
            <w:rFonts w:ascii="楷体" w:hAnsi="楷体"/>
            <w:rPrChange w:id="4521" w:author="Fred Zhou" w:date="2024-03-10T14:00:00Z">
              <w:rPr>
                <w:rFonts w:ascii="楷体" w:hAnsi="楷体"/>
                <w:highlight w:val="cyan"/>
              </w:rPr>
            </w:rPrChange>
          </w:rPr>
          <w:t>经济发展水平</w:t>
        </w:r>
        <w:r w:rsidRPr="004F25AC">
          <w:rPr>
            <w:rFonts w:ascii="楷体" w:hAnsi="楷体"/>
          </w:rPr>
          <w:t>呈现出</w:t>
        </w:r>
        <w:r w:rsidRPr="004F25AC">
          <w:rPr>
            <w:rFonts w:ascii="楷体" w:hAnsi="楷体"/>
            <w:rPrChange w:id="4522" w:author="Fred Zhou" w:date="2024-03-10T14:00:00Z">
              <w:rPr>
                <w:rFonts w:ascii="楷体" w:hAnsi="楷体"/>
                <w:highlight w:val="cyan"/>
              </w:rPr>
            </w:rPrChange>
          </w:rPr>
          <w:t>显著的差异性</w:t>
        </w:r>
        <w:r w:rsidRPr="004F25AC">
          <w:rPr>
            <w:rFonts w:ascii="楷体" w:hAnsi="楷体"/>
          </w:rPr>
          <w:t>。同时，成都市</w:t>
        </w:r>
        <w:r w:rsidRPr="004F25AC">
          <w:rPr>
            <w:rFonts w:ascii="楷体" w:hAnsi="楷体"/>
            <w:rPrChange w:id="4523" w:author="Fred Zhou" w:date="2024-03-10T14:00:00Z">
              <w:rPr>
                <w:rFonts w:ascii="楷体" w:hAnsi="楷体"/>
                <w:highlight w:val="cyan"/>
              </w:rPr>
            </w:rPrChange>
          </w:rPr>
          <w:t>夏季高温天气</w:t>
        </w:r>
        <w:r w:rsidRPr="004F25AC">
          <w:rPr>
            <w:rFonts w:ascii="楷体" w:hAnsi="楷体"/>
          </w:rPr>
          <w:t>频发，使得</w:t>
        </w:r>
        <w:r w:rsidRPr="004F25AC">
          <w:rPr>
            <w:rFonts w:ascii="楷体" w:hAnsi="楷体"/>
            <w:rPrChange w:id="4524" w:author="Fred Zhou" w:date="2024-03-10T14:00:00Z">
              <w:rPr>
                <w:rFonts w:ascii="楷体" w:hAnsi="楷体"/>
                <w:highlight w:val="cyan"/>
              </w:rPr>
            </w:rPrChange>
          </w:rPr>
          <w:t>绿地</w:t>
        </w:r>
        <w:r w:rsidRPr="004F25AC">
          <w:rPr>
            <w:rFonts w:ascii="楷体" w:hAnsi="楷体" w:hint="eastAsia"/>
            <w:rPrChange w:id="4525" w:author="Fred Zhou" w:date="2024-03-10T14:00:00Z">
              <w:rPr>
                <w:rFonts w:ascii="楷体" w:hAnsi="楷体" w:hint="eastAsia"/>
                <w:highlight w:val="cyan"/>
              </w:rPr>
            </w:rPrChange>
          </w:rPr>
          <w:t>热缓解</w:t>
        </w:r>
        <w:r w:rsidRPr="004F25AC">
          <w:rPr>
            <w:rFonts w:ascii="楷体" w:hAnsi="楷体"/>
            <w:rPrChange w:id="4526" w:author="Fred Zhou" w:date="2024-03-10T14:00:00Z">
              <w:rPr>
                <w:rFonts w:ascii="楷体" w:hAnsi="楷体"/>
                <w:highlight w:val="cyan"/>
              </w:rPr>
            </w:rPrChange>
          </w:rPr>
          <w:t>溢出效应</w:t>
        </w:r>
        <w:r w:rsidRPr="004F25AC">
          <w:rPr>
            <w:rFonts w:ascii="楷体" w:hAnsi="楷体"/>
          </w:rPr>
          <w:t>展现出</w:t>
        </w:r>
        <w:r w:rsidRPr="004F25AC">
          <w:rPr>
            <w:rFonts w:ascii="楷体" w:hAnsi="楷体"/>
            <w:rPrChange w:id="4527" w:author="Fred Zhou" w:date="2024-03-10T14:00:00Z">
              <w:rPr>
                <w:rFonts w:ascii="楷体" w:hAnsi="楷体"/>
                <w:highlight w:val="cyan"/>
              </w:rPr>
            </w:rPrChange>
          </w:rPr>
          <w:t>重要的应用价值</w:t>
        </w:r>
        <w:r w:rsidRPr="004F25AC">
          <w:rPr>
            <w:rFonts w:ascii="楷体" w:hAnsi="楷体"/>
          </w:rPr>
          <w:t>。成都市</w:t>
        </w:r>
        <w:r w:rsidRPr="004F25AC">
          <w:rPr>
            <w:rFonts w:ascii="楷体" w:hAnsi="楷体"/>
            <w:rPrChange w:id="4528" w:author="Fred Zhou" w:date="2024-03-10T14:00:00Z">
              <w:rPr>
                <w:rFonts w:ascii="楷体" w:hAnsi="楷体"/>
                <w:highlight w:val="cyan"/>
              </w:rPr>
            </w:rPrChange>
          </w:rPr>
          <w:t>内部人口分布</w:t>
        </w:r>
        <w:r w:rsidRPr="004F25AC">
          <w:rPr>
            <w:rFonts w:ascii="楷体" w:hAnsi="楷体"/>
          </w:rPr>
          <w:t>与</w:t>
        </w:r>
        <w:r w:rsidRPr="004F25AC">
          <w:rPr>
            <w:rFonts w:ascii="楷体" w:hAnsi="楷体"/>
            <w:rPrChange w:id="4529" w:author="Fred Zhou" w:date="2024-03-10T14:00:00Z">
              <w:rPr>
                <w:rFonts w:ascii="楷体" w:hAnsi="楷体"/>
                <w:highlight w:val="cyan"/>
              </w:rPr>
            </w:rPrChange>
          </w:rPr>
          <w:t>经济发展水平</w:t>
        </w:r>
        <w:r w:rsidRPr="004F25AC">
          <w:rPr>
            <w:rFonts w:ascii="楷体" w:hAnsi="楷体"/>
          </w:rPr>
          <w:t>的</w:t>
        </w:r>
        <w:proofErr w:type="gramStart"/>
        <w:r w:rsidRPr="004F25AC">
          <w:rPr>
            <w:rFonts w:ascii="楷体" w:hAnsi="楷体"/>
            <w:rPrChange w:id="4530" w:author="Fred Zhou" w:date="2024-03-10T14:00:00Z">
              <w:rPr>
                <w:rFonts w:ascii="楷体" w:hAnsi="楷体"/>
                <w:highlight w:val="cyan"/>
              </w:rPr>
            </w:rPrChange>
          </w:rPr>
          <w:t>不</w:t>
        </w:r>
        <w:proofErr w:type="gramEnd"/>
        <w:r w:rsidRPr="004F25AC">
          <w:rPr>
            <w:rFonts w:ascii="楷体" w:hAnsi="楷体"/>
            <w:rPrChange w:id="4531" w:author="Fred Zhou" w:date="2024-03-10T14:00:00Z">
              <w:rPr>
                <w:rFonts w:ascii="楷体" w:hAnsi="楷体"/>
                <w:highlight w:val="cyan"/>
              </w:rPr>
            </w:rPrChange>
          </w:rPr>
          <w:t>均衡性</w:t>
        </w:r>
        <w:r w:rsidRPr="004F25AC">
          <w:rPr>
            <w:rFonts w:ascii="楷体" w:hAnsi="楷体"/>
          </w:rPr>
          <w:t>尤为突出。以</w:t>
        </w:r>
        <w:r w:rsidRPr="004F25AC">
          <w:t>2022</w:t>
        </w:r>
        <w:r w:rsidRPr="004F25AC">
          <w:rPr>
            <w:rFonts w:ascii="楷体" w:hAnsi="楷体"/>
          </w:rPr>
          <w:t>年为例，高新区的</w:t>
        </w:r>
        <w:r w:rsidRPr="004F25AC">
          <w:rPr>
            <w:rFonts w:ascii="楷体" w:hAnsi="楷体"/>
            <w:rPrChange w:id="4532" w:author="Fred Zhou" w:date="2024-03-10T14:00:00Z">
              <w:rPr>
                <w:rFonts w:ascii="楷体" w:hAnsi="楷体"/>
                <w:highlight w:val="cyan"/>
              </w:rPr>
            </w:rPrChange>
          </w:rPr>
          <w:t>人均</w:t>
        </w:r>
        <w:r w:rsidRPr="004F25AC">
          <w:rPr>
            <w:rPrChange w:id="4533" w:author="Fred Zhou" w:date="2024-03-10T14:00:00Z">
              <w:rPr>
                <w:highlight w:val="cyan"/>
              </w:rPr>
            </w:rPrChange>
          </w:rPr>
          <w:t>GDP</w:t>
        </w:r>
        <w:r w:rsidRPr="004F25AC">
          <w:rPr>
            <w:rFonts w:ascii="楷体" w:hAnsi="楷体" w:hint="eastAsia"/>
          </w:rPr>
          <w:t>约为</w:t>
        </w:r>
        <w:proofErr w:type="gramStart"/>
        <w:r w:rsidRPr="004F25AC">
          <w:rPr>
            <w:rFonts w:ascii="楷体" w:hAnsi="楷体"/>
            <w:rPrChange w:id="4534" w:author="Fred Zhou" w:date="2024-03-10T14:00:00Z">
              <w:rPr>
                <w:rFonts w:ascii="楷体" w:hAnsi="楷体"/>
                <w:highlight w:val="cyan"/>
              </w:rPr>
            </w:rPrChange>
          </w:rPr>
          <w:t>郫</w:t>
        </w:r>
        <w:proofErr w:type="gramEnd"/>
        <w:r w:rsidRPr="004F25AC">
          <w:rPr>
            <w:rFonts w:ascii="楷体" w:hAnsi="楷体"/>
            <w:rPrChange w:id="4535" w:author="Fred Zhou" w:date="2024-03-10T14:00:00Z">
              <w:rPr>
                <w:rFonts w:ascii="楷体" w:hAnsi="楷体"/>
                <w:highlight w:val="cyan"/>
              </w:rPr>
            </w:rPrChange>
          </w:rPr>
          <w:t>都区的四倍</w:t>
        </w:r>
        <w:r w:rsidRPr="004F25AC">
          <w:rPr>
            <w:rFonts w:ascii="楷体" w:hAnsi="楷体"/>
          </w:rPr>
          <w:t>。因此，</w:t>
        </w:r>
        <w:r w:rsidRPr="004F25AC">
          <w:rPr>
            <w:rFonts w:ascii="楷体" w:hAnsi="楷体"/>
            <w:rPrChange w:id="4536" w:author="Fred Zhou" w:date="2024-03-10T14:00:00Z">
              <w:rPr>
                <w:rFonts w:ascii="楷体" w:hAnsi="楷体"/>
                <w:highlight w:val="cyan"/>
              </w:rPr>
            </w:rPrChange>
          </w:rPr>
          <w:t>成都市区内部</w:t>
        </w:r>
        <w:r w:rsidRPr="004F25AC">
          <w:rPr>
            <w:rFonts w:ascii="楷体" w:hAnsi="楷体"/>
          </w:rPr>
          <w:t>的</w:t>
        </w:r>
        <w:r w:rsidRPr="004F25AC">
          <w:rPr>
            <w:rFonts w:ascii="楷体" w:hAnsi="楷体" w:hint="eastAsia"/>
          </w:rPr>
          <w:t>热缓解</w:t>
        </w:r>
        <w:r w:rsidRPr="004F25AC">
          <w:rPr>
            <w:rFonts w:ascii="楷体" w:hAnsi="楷体"/>
          </w:rPr>
          <w:t>需求具有</w:t>
        </w:r>
        <w:r w:rsidRPr="004F25AC">
          <w:rPr>
            <w:rFonts w:ascii="楷体" w:hAnsi="楷体"/>
            <w:rPrChange w:id="4537" w:author="Fred Zhou" w:date="2024-03-10T14:00:00Z">
              <w:rPr>
                <w:rFonts w:ascii="楷体" w:hAnsi="楷体"/>
                <w:highlight w:val="cyan"/>
              </w:rPr>
            </w:rPrChange>
          </w:rPr>
          <w:t>较大</w:t>
        </w:r>
        <w:r w:rsidRPr="004F25AC">
          <w:rPr>
            <w:rFonts w:ascii="楷体" w:hAnsi="楷体" w:hint="eastAsia"/>
            <w:rPrChange w:id="4538" w:author="Fred Zhou" w:date="2024-03-10T14:00:00Z">
              <w:rPr>
                <w:rFonts w:ascii="楷体" w:hAnsi="楷体" w:hint="eastAsia"/>
                <w:highlight w:val="cyan"/>
              </w:rPr>
            </w:rPrChange>
          </w:rPr>
          <w:t>的</w:t>
        </w:r>
        <w:r w:rsidRPr="004F25AC">
          <w:rPr>
            <w:rFonts w:ascii="楷体" w:hAnsi="楷体"/>
            <w:rPrChange w:id="4539" w:author="Fred Zhou" w:date="2024-03-10T14:00:00Z">
              <w:rPr>
                <w:rFonts w:ascii="楷体" w:hAnsi="楷体"/>
                <w:highlight w:val="cyan"/>
              </w:rPr>
            </w:rPrChange>
          </w:rPr>
          <w:t>空间</w:t>
        </w:r>
        <w:r w:rsidRPr="004F25AC">
          <w:rPr>
            <w:rFonts w:ascii="楷体" w:hAnsi="楷体" w:hint="eastAsia"/>
            <w:rPrChange w:id="4540" w:author="Fred Zhou" w:date="2024-03-10T14:00:00Z">
              <w:rPr>
                <w:rFonts w:ascii="楷体" w:hAnsi="楷体" w:hint="eastAsia"/>
                <w:highlight w:val="cyan"/>
              </w:rPr>
            </w:rPrChange>
          </w:rPr>
          <w:t>分</w:t>
        </w:r>
        <w:r w:rsidRPr="004F25AC">
          <w:rPr>
            <w:rFonts w:ascii="楷体" w:hAnsi="楷体"/>
            <w:rPrChange w:id="4541" w:author="Fred Zhou" w:date="2024-03-10T14:00:00Z">
              <w:rPr>
                <w:rFonts w:ascii="楷体" w:hAnsi="楷体"/>
                <w:highlight w:val="cyan"/>
              </w:rPr>
            </w:rPrChange>
          </w:rPr>
          <w:t>异</w:t>
        </w:r>
        <w:r w:rsidRPr="004F25AC">
          <w:rPr>
            <w:rFonts w:ascii="楷体" w:hAnsi="楷体"/>
          </w:rPr>
          <w:t>。</w:t>
        </w:r>
        <w:r w:rsidRPr="004F25AC">
          <w:rPr>
            <w:rFonts w:ascii="楷体" w:hAnsi="楷体" w:hint="eastAsia"/>
          </w:rPr>
          <w:t>本项目具有典型的</w:t>
        </w:r>
        <w:r w:rsidRPr="004F25AC">
          <w:rPr>
            <w:rFonts w:ascii="楷体" w:hAnsi="楷体" w:hint="eastAsia"/>
            <w:rPrChange w:id="4542" w:author="Fred Zhou" w:date="2024-03-10T14:00:00Z">
              <w:rPr>
                <w:rFonts w:ascii="楷体" w:hAnsi="楷体" w:hint="eastAsia"/>
                <w:highlight w:val="cyan"/>
              </w:rPr>
            </w:rPrChange>
          </w:rPr>
          <w:t>区域特色</w:t>
        </w:r>
        <w:r w:rsidRPr="004F25AC">
          <w:rPr>
            <w:rFonts w:ascii="楷体" w:hAnsi="楷体" w:hint="eastAsia"/>
          </w:rPr>
          <w:t>。</w:t>
        </w:r>
      </w:ins>
    </w:p>
    <w:p w14:paraId="13A23A96" w14:textId="77777777" w:rsidR="00E91302" w:rsidRPr="004F25AC" w:rsidRDefault="00E91302" w:rsidP="00E91302">
      <w:pPr>
        <w:rPr>
          <w:ins w:id="4543" w:author="Fred Zhou" w:date="2024-03-10T13:59:00Z"/>
          <w:color w:val="000000"/>
        </w:rPr>
      </w:pPr>
      <w:ins w:id="4544" w:author="Fred Zhou" w:date="2024-03-10T13:59:00Z">
        <w:r w:rsidRPr="004F25AC">
          <w:rPr>
            <w:rFonts w:hint="eastAsia"/>
            <w:color w:val="000000"/>
          </w:rPr>
          <w:t xml:space="preserve"> </w:t>
        </w:r>
      </w:ins>
    </w:p>
    <w:p w14:paraId="51AE4E47" w14:textId="77777777" w:rsidR="00E91302" w:rsidRPr="004F25AC" w:rsidRDefault="00E91302" w:rsidP="00E91302">
      <w:pPr>
        <w:pStyle w:val="3"/>
        <w:rPr>
          <w:ins w:id="4545" w:author="Fred Zhou" w:date="2024-03-10T13:59:00Z"/>
          <w:sz w:val="26"/>
          <w:szCs w:val="26"/>
        </w:rPr>
      </w:pPr>
      <w:ins w:id="4546" w:author="Fred Zhou" w:date="2024-03-10T13:59:00Z">
        <w:r w:rsidRPr="004F25AC">
          <w:rPr>
            <w:rFonts w:hint="eastAsia"/>
          </w:rPr>
          <w:lastRenderedPageBreak/>
          <w:t xml:space="preserve">4.2. </w:t>
        </w:r>
        <w:r w:rsidRPr="004F25AC">
          <w:rPr>
            <w:rFonts w:ascii="黑体" w:hAnsi="黑体" w:hint="eastAsia"/>
          </w:rPr>
          <w:t>创新之处</w:t>
        </w:r>
      </w:ins>
    </w:p>
    <w:p w14:paraId="756FDFB5" w14:textId="77777777" w:rsidR="00E91302" w:rsidRPr="004F25AC" w:rsidRDefault="00E91302" w:rsidP="00C4443C">
      <w:pPr>
        <w:ind w:firstLine="420"/>
        <w:rPr>
          <w:ins w:id="4547" w:author="Fred Zhou" w:date="2024-03-10T13:59:00Z"/>
          <w:rFonts w:hint="eastAsia"/>
        </w:rPr>
        <w:pPrChange w:id="4548" w:author="Fred Zhou" w:date="2024-03-10T14:06:00Z">
          <w:pPr/>
        </w:pPrChange>
      </w:pPr>
      <w:ins w:id="4549" w:author="Fred Zhou" w:date="2024-03-10T13:59:00Z">
        <w:r w:rsidRPr="004F25AC">
          <w:rPr>
            <w:rFonts w:ascii="楷体" w:hAnsi="楷体" w:hint="eastAsia"/>
          </w:rPr>
          <w:t>以往关于</w:t>
        </w:r>
        <w:r w:rsidRPr="004F25AC">
          <w:rPr>
            <w:rFonts w:ascii="楷体" w:hAnsi="楷体" w:hint="eastAsia"/>
            <w:rPrChange w:id="4550" w:author="Fred Zhou" w:date="2024-03-10T14:00:00Z">
              <w:rPr>
                <w:rFonts w:ascii="楷体" w:hAnsi="楷体" w:hint="eastAsia"/>
                <w:highlight w:val="cyan"/>
              </w:rPr>
            </w:rPrChange>
          </w:rPr>
          <w:t>绿地热缓解溢出效应</w:t>
        </w:r>
        <w:r w:rsidRPr="004F25AC">
          <w:rPr>
            <w:rFonts w:ascii="楷体" w:hAnsi="楷体" w:hint="eastAsia"/>
          </w:rPr>
          <w:t>的研究</w:t>
        </w:r>
        <w:r w:rsidRPr="004F25AC">
          <w:rPr>
            <w:rFonts w:ascii="楷体" w:hAnsi="楷体" w:hint="eastAsia"/>
            <w:rPrChange w:id="4551" w:author="Fred Zhou" w:date="2024-03-10T14:00:00Z">
              <w:rPr>
                <w:rFonts w:ascii="楷体" w:hAnsi="楷体" w:hint="eastAsia"/>
                <w:highlight w:val="cyan"/>
              </w:rPr>
            </w:rPrChange>
          </w:rPr>
          <w:t>多聚焦于</w:t>
        </w:r>
        <w:r w:rsidRPr="004F25AC">
          <w:rPr>
            <w:rFonts w:ascii="楷体" w:hAnsi="楷体" w:hint="eastAsia"/>
          </w:rPr>
          <w:t>气象变量，而对于</w:t>
        </w:r>
        <w:r w:rsidRPr="004F25AC">
          <w:rPr>
            <w:rFonts w:ascii="楷体" w:hAnsi="楷体" w:hint="eastAsia"/>
            <w:rPrChange w:id="4552" w:author="Fred Zhou" w:date="2024-03-10T14:00:00Z">
              <w:rPr>
                <w:rFonts w:ascii="楷体" w:hAnsi="楷体" w:hint="eastAsia"/>
                <w:highlight w:val="cyan"/>
              </w:rPr>
            </w:rPrChange>
          </w:rPr>
          <w:t>人口特征</w:t>
        </w:r>
        <w:r w:rsidRPr="004F25AC">
          <w:rPr>
            <w:rFonts w:ascii="楷体" w:hAnsi="楷体" w:hint="eastAsia"/>
          </w:rPr>
          <w:t>等</w:t>
        </w:r>
        <w:r w:rsidRPr="004F25AC">
          <w:rPr>
            <w:rFonts w:ascii="楷体" w:hAnsi="楷体" w:hint="eastAsia"/>
            <w:rPrChange w:id="4553" w:author="Fred Zhou" w:date="2024-03-10T14:00:00Z">
              <w:rPr>
                <w:rFonts w:ascii="楷体" w:hAnsi="楷体" w:hint="eastAsia"/>
                <w:highlight w:val="cyan"/>
              </w:rPr>
            </w:rPrChange>
          </w:rPr>
          <w:t>社会经济因素</w:t>
        </w:r>
        <w:r w:rsidRPr="004F25AC">
          <w:rPr>
            <w:rFonts w:ascii="楷体" w:hAnsi="楷体" w:hint="eastAsia"/>
          </w:rPr>
          <w:t>的</w:t>
        </w:r>
        <w:proofErr w:type="gramStart"/>
        <w:r w:rsidRPr="004F25AC">
          <w:rPr>
            <w:rFonts w:ascii="楷体" w:hAnsi="楷体" w:hint="eastAsia"/>
          </w:rPr>
          <w:t>考量</w:t>
        </w:r>
        <w:proofErr w:type="gramEnd"/>
        <w:r w:rsidRPr="004F25AC">
          <w:rPr>
            <w:rFonts w:ascii="楷体" w:hAnsi="楷体" w:hint="eastAsia"/>
          </w:rPr>
          <w:t>则相对匮乏。</w:t>
        </w:r>
        <w:r w:rsidRPr="00D42975">
          <w:rPr>
            <w:rFonts w:ascii="楷体" w:hAnsi="楷体" w:hint="eastAsia"/>
            <w:b/>
            <w:bCs/>
            <w:rPrChange w:id="4554" w:author="Fred Zhou" w:date="2024-03-10T14:25:00Z">
              <w:rPr>
                <w:rFonts w:ascii="楷体" w:hAnsi="楷体" w:hint="eastAsia"/>
              </w:rPr>
            </w:rPrChange>
          </w:rPr>
          <w:t>为了弥补</w:t>
        </w:r>
        <w:r w:rsidRPr="00D42975">
          <w:rPr>
            <w:rFonts w:ascii="楷体" w:hAnsi="楷体" w:hint="eastAsia"/>
            <w:b/>
            <w:bCs/>
            <w:rPrChange w:id="4555" w:author="Fred Zhou" w:date="2024-03-10T14:25:00Z">
              <w:rPr>
                <w:rFonts w:ascii="楷体" w:hAnsi="楷体" w:hint="eastAsia"/>
                <w:highlight w:val="cyan"/>
              </w:rPr>
            </w:rPrChange>
          </w:rPr>
          <w:t>该局限性</w:t>
        </w:r>
        <w:r w:rsidRPr="00D42975">
          <w:rPr>
            <w:rFonts w:ascii="楷体" w:hAnsi="楷体" w:hint="eastAsia"/>
            <w:b/>
            <w:bCs/>
            <w:rPrChange w:id="4556" w:author="Fred Zhou" w:date="2024-03-10T14:25:00Z">
              <w:rPr>
                <w:rFonts w:ascii="楷体" w:hAnsi="楷体" w:hint="eastAsia"/>
              </w:rPr>
            </w:rPrChange>
          </w:rPr>
          <w:t>，本项目致力于</w:t>
        </w:r>
        <w:r w:rsidRPr="00D42975">
          <w:rPr>
            <w:rFonts w:ascii="楷体" w:hAnsi="楷体" w:hint="eastAsia"/>
            <w:b/>
            <w:bCs/>
            <w:rPrChange w:id="4557" w:author="Fred Zhou" w:date="2024-03-10T14:25:00Z">
              <w:rPr>
                <w:rFonts w:ascii="楷体" w:hAnsi="楷体" w:hint="eastAsia"/>
                <w:highlight w:val="cyan"/>
              </w:rPr>
            </w:rPrChange>
          </w:rPr>
          <w:t>构建一个</w:t>
        </w:r>
        <w:r w:rsidRPr="00D42975">
          <w:rPr>
            <w:rFonts w:ascii="楷体" w:hAnsi="楷体" w:hint="eastAsia"/>
            <w:b/>
            <w:bCs/>
            <w:rPrChange w:id="4558" w:author="Fred Zhou" w:date="2024-03-10T14:25:00Z">
              <w:rPr>
                <w:rFonts w:ascii="楷体" w:hAnsi="楷体" w:hint="eastAsia"/>
              </w:rPr>
            </w:rPrChange>
          </w:rPr>
          <w:t>更为综合的指标体系，以成都市为例，将</w:t>
        </w:r>
        <w:r w:rsidRPr="00D42975">
          <w:rPr>
            <w:rFonts w:ascii="楷体" w:hAnsi="楷体" w:hint="eastAsia"/>
            <w:b/>
            <w:bCs/>
            <w:rPrChange w:id="4559" w:author="Fred Zhou" w:date="2024-03-10T14:25:00Z">
              <w:rPr>
                <w:rFonts w:ascii="楷体" w:hAnsi="楷体" w:hint="eastAsia"/>
                <w:highlight w:val="cyan"/>
              </w:rPr>
            </w:rPrChange>
          </w:rPr>
          <w:t>区域人口密度</w:t>
        </w:r>
        <w:r w:rsidRPr="00D42975">
          <w:rPr>
            <w:rFonts w:ascii="楷体" w:hAnsi="楷体" w:hint="eastAsia"/>
            <w:b/>
            <w:bCs/>
            <w:rPrChange w:id="4560" w:author="Fred Zhou" w:date="2024-03-10T14:25:00Z">
              <w:rPr>
                <w:rFonts w:ascii="楷体" w:hAnsi="楷体" w:hint="eastAsia"/>
              </w:rPr>
            </w:rPrChange>
          </w:rPr>
          <w:t>及其结构特征</w:t>
        </w:r>
        <w:r w:rsidRPr="00D42975">
          <w:rPr>
            <w:rFonts w:ascii="楷体" w:hAnsi="楷体" w:hint="eastAsia"/>
            <w:b/>
            <w:bCs/>
            <w:rPrChange w:id="4561" w:author="Fred Zhou" w:date="2024-03-10T14:25:00Z">
              <w:rPr>
                <w:rFonts w:ascii="楷体" w:hAnsi="楷体" w:hint="eastAsia"/>
                <w:highlight w:val="cyan"/>
              </w:rPr>
            </w:rPrChange>
          </w:rPr>
          <w:t>纳入分析范畴</w:t>
        </w:r>
        <w:r w:rsidRPr="004F25AC">
          <w:rPr>
            <w:rFonts w:ascii="楷体" w:hAnsi="楷体" w:hint="eastAsia"/>
          </w:rPr>
          <w:t>，以期在</w:t>
        </w:r>
        <w:r w:rsidRPr="004F25AC">
          <w:rPr>
            <w:rFonts w:ascii="楷体" w:hAnsi="楷体" w:hint="eastAsia"/>
            <w:rPrChange w:id="4562" w:author="Fred Zhou" w:date="2024-03-10T14:00:00Z">
              <w:rPr>
                <w:rFonts w:ascii="楷体" w:hAnsi="楷体" w:hint="eastAsia"/>
                <w:highlight w:val="cyan"/>
              </w:rPr>
            </w:rPrChange>
          </w:rPr>
          <w:t>气象与社会经济因素</w:t>
        </w:r>
        <w:r w:rsidRPr="004F25AC">
          <w:rPr>
            <w:rFonts w:ascii="楷体" w:hAnsi="楷体" w:hint="eastAsia"/>
          </w:rPr>
          <w:t>的交织中，更准确地揭示</w:t>
        </w:r>
        <w:r w:rsidRPr="004F25AC">
          <w:rPr>
            <w:rFonts w:ascii="楷体" w:hAnsi="楷体" w:hint="eastAsia"/>
            <w:rPrChange w:id="4563" w:author="Fred Zhou" w:date="2024-03-10T14:00:00Z">
              <w:rPr>
                <w:rFonts w:ascii="楷体" w:hAnsi="楷体" w:hint="eastAsia"/>
                <w:highlight w:val="cyan"/>
              </w:rPr>
            </w:rPrChange>
          </w:rPr>
          <w:t>绿地热缓解溢出效应</w:t>
        </w:r>
        <w:r w:rsidRPr="004F25AC">
          <w:rPr>
            <w:rFonts w:ascii="楷体" w:hAnsi="楷体" w:hint="eastAsia"/>
          </w:rPr>
          <w:t>的实际意义。</w:t>
        </w:r>
      </w:ins>
    </w:p>
    <w:p w14:paraId="69861899" w14:textId="6460181B" w:rsidR="00E91302" w:rsidRDefault="00E91302" w:rsidP="00C4443C">
      <w:pPr>
        <w:ind w:firstLine="420"/>
        <w:rPr>
          <w:ins w:id="4564" w:author="Fred Zhou" w:date="2024-03-10T14:40:00Z"/>
          <w:rFonts w:ascii="楷体" w:hAnsi="楷体"/>
        </w:rPr>
      </w:pPr>
      <w:ins w:id="4565" w:author="Fred Zhou" w:date="2024-03-10T13:59:00Z">
        <w:r w:rsidRPr="004F25AC">
          <w:rPr>
            <w:rFonts w:ascii="楷体" w:hAnsi="楷体"/>
          </w:rPr>
          <w:t>在探讨与</w:t>
        </w:r>
        <w:r w:rsidRPr="004F25AC">
          <w:rPr>
            <w:rFonts w:ascii="楷体" w:hAnsi="楷体"/>
            <w:rPrChange w:id="4566" w:author="Fred Zhou" w:date="2024-03-10T14:00:00Z">
              <w:rPr>
                <w:rFonts w:ascii="楷体" w:hAnsi="楷体"/>
                <w:highlight w:val="cyan"/>
              </w:rPr>
            </w:rPrChange>
          </w:rPr>
          <w:t>绿地</w:t>
        </w:r>
        <w:r w:rsidRPr="004F25AC">
          <w:rPr>
            <w:rFonts w:ascii="楷体" w:hAnsi="楷体" w:hint="eastAsia"/>
            <w:rPrChange w:id="4567" w:author="Fred Zhou" w:date="2024-03-10T14:00:00Z">
              <w:rPr>
                <w:rFonts w:ascii="楷体" w:hAnsi="楷体" w:hint="eastAsia"/>
                <w:highlight w:val="cyan"/>
              </w:rPr>
            </w:rPrChange>
          </w:rPr>
          <w:t>热缓解</w:t>
        </w:r>
        <w:r w:rsidRPr="004F25AC">
          <w:rPr>
            <w:rFonts w:ascii="楷体" w:hAnsi="楷体"/>
            <w:rPrChange w:id="4568" w:author="Fred Zhou" w:date="2024-03-10T14:00:00Z">
              <w:rPr>
                <w:rFonts w:ascii="楷体" w:hAnsi="楷体"/>
                <w:highlight w:val="cyan"/>
              </w:rPr>
            </w:rPrChange>
          </w:rPr>
          <w:t>相关</w:t>
        </w:r>
        <w:r w:rsidRPr="004F25AC">
          <w:rPr>
            <w:rFonts w:ascii="楷体" w:hAnsi="楷体"/>
          </w:rPr>
          <w:t>的</w:t>
        </w:r>
        <w:r w:rsidRPr="004F25AC">
          <w:rPr>
            <w:rFonts w:ascii="楷体" w:hAnsi="楷体"/>
            <w:rPrChange w:id="4569" w:author="Fred Zhou" w:date="2024-03-10T14:00:00Z">
              <w:rPr>
                <w:rFonts w:ascii="楷体" w:hAnsi="楷体"/>
                <w:highlight w:val="cyan"/>
              </w:rPr>
            </w:rPrChange>
          </w:rPr>
          <w:t>城市生态系统服务供需关系</w:t>
        </w:r>
        <w:r w:rsidRPr="004F25AC">
          <w:rPr>
            <w:rFonts w:ascii="楷体" w:hAnsi="楷体"/>
          </w:rPr>
          <w:t>时，</w:t>
        </w:r>
        <w:r w:rsidRPr="004F25AC">
          <w:rPr>
            <w:rFonts w:ascii="楷体" w:hAnsi="楷体" w:hint="eastAsia"/>
          </w:rPr>
          <w:t>以往</w:t>
        </w:r>
        <w:r w:rsidRPr="004F25AC">
          <w:rPr>
            <w:rFonts w:ascii="楷体" w:hAnsi="楷体"/>
          </w:rPr>
          <w:t>的研究</w:t>
        </w:r>
        <w:r w:rsidRPr="004F25AC">
          <w:rPr>
            <w:rFonts w:ascii="楷体" w:hAnsi="楷体"/>
            <w:rPrChange w:id="4570" w:author="Fred Zhou" w:date="2024-03-10T14:00:00Z">
              <w:rPr>
                <w:rFonts w:ascii="楷体" w:hAnsi="楷体"/>
                <w:highlight w:val="cyan"/>
              </w:rPr>
            </w:rPrChange>
          </w:rPr>
          <w:t>常</w:t>
        </w:r>
        <w:r w:rsidRPr="004F25AC">
          <w:rPr>
            <w:rFonts w:ascii="楷体" w:hAnsi="楷体" w:hint="eastAsia"/>
            <w:rPrChange w:id="4571" w:author="Fred Zhou" w:date="2024-03-10T14:00:00Z">
              <w:rPr>
                <w:rFonts w:ascii="楷体" w:hAnsi="楷体" w:hint="eastAsia"/>
                <w:highlight w:val="cyan"/>
              </w:rPr>
            </w:rPrChange>
          </w:rPr>
          <w:t>局限于</w:t>
        </w:r>
        <w:r w:rsidRPr="004F25AC">
          <w:rPr>
            <w:rFonts w:ascii="楷体" w:hAnsi="楷体"/>
          </w:rPr>
          <w:t>基于分数计算的</w:t>
        </w:r>
        <w:r w:rsidRPr="004F25AC">
          <w:rPr>
            <w:rFonts w:ascii="楷体" w:hAnsi="楷体"/>
            <w:rPrChange w:id="4572" w:author="Fred Zhou" w:date="2024-03-10T14:00:00Z">
              <w:rPr>
                <w:rFonts w:ascii="楷体" w:hAnsi="楷体"/>
                <w:highlight w:val="cyan"/>
              </w:rPr>
            </w:rPrChange>
          </w:rPr>
          <w:t>定性评估</w:t>
        </w:r>
        <w:r w:rsidRPr="004F25AC">
          <w:rPr>
            <w:rFonts w:ascii="楷体" w:hAnsi="楷体" w:hint="eastAsia"/>
            <w:rPrChange w:id="4573" w:author="Fred Zhou" w:date="2024-03-10T14:00:00Z">
              <w:rPr>
                <w:rFonts w:ascii="楷体" w:hAnsi="楷体" w:hint="eastAsia"/>
                <w:highlight w:val="cyan"/>
              </w:rPr>
            </w:rPrChange>
          </w:rPr>
          <w:t>方法</w:t>
        </w:r>
        <w:r w:rsidRPr="004F25AC">
          <w:rPr>
            <w:rFonts w:ascii="楷体" w:hAnsi="楷体"/>
          </w:rPr>
          <w:t>。然而，面对</w:t>
        </w:r>
        <w:r w:rsidRPr="004F25AC">
          <w:rPr>
            <w:rFonts w:ascii="楷体" w:hAnsi="楷体"/>
            <w:rPrChange w:id="4574" w:author="Fred Zhou" w:date="2024-03-10T14:00:00Z">
              <w:rPr>
                <w:rFonts w:ascii="楷体" w:hAnsi="楷体"/>
                <w:highlight w:val="cyan"/>
              </w:rPr>
            </w:rPrChange>
          </w:rPr>
          <w:t>复杂多变</w:t>
        </w:r>
        <w:r w:rsidRPr="004F25AC">
          <w:rPr>
            <w:rFonts w:ascii="楷体" w:hAnsi="楷体"/>
          </w:rPr>
          <w:t>的城市环境，此类方法往往难以</w:t>
        </w:r>
        <w:r w:rsidRPr="004F25AC">
          <w:rPr>
            <w:rFonts w:ascii="楷体" w:hAnsi="楷体"/>
            <w:rPrChange w:id="4575" w:author="Fred Zhou" w:date="2024-03-10T14:00:00Z">
              <w:rPr>
                <w:rFonts w:ascii="楷体" w:hAnsi="楷体"/>
                <w:highlight w:val="cyan"/>
              </w:rPr>
            </w:rPrChange>
          </w:rPr>
          <w:t>提供精确</w:t>
        </w:r>
        <w:r w:rsidRPr="004F25AC">
          <w:rPr>
            <w:rFonts w:ascii="楷体" w:hAnsi="楷体"/>
          </w:rPr>
          <w:t>且</w:t>
        </w:r>
        <w:r w:rsidRPr="004F25AC">
          <w:rPr>
            <w:rFonts w:ascii="楷体" w:hAnsi="楷体"/>
            <w:rPrChange w:id="4576" w:author="Fred Zhou" w:date="2024-03-10T14:00:00Z">
              <w:rPr>
                <w:rFonts w:ascii="楷体" w:hAnsi="楷体"/>
                <w:highlight w:val="cyan"/>
              </w:rPr>
            </w:rPrChange>
          </w:rPr>
          <w:t>具有可比性的</w:t>
        </w:r>
        <w:r w:rsidRPr="004F25AC">
          <w:rPr>
            <w:rFonts w:ascii="楷体" w:hAnsi="楷体"/>
          </w:rPr>
          <w:t>研究结果。</w:t>
        </w:r>
        <w:r w:rsidRPr="00D42975">
          <w:rPr>
            <w:rFonts w:ascii="楷体" w:hAnsi="楷体"/>
            <w:b/>
            <w:bCs/>
            <w:rPrChange w:id="4577" w:author="Fred Zhou" w:date="2024-03-10T14:25:00Z">
              <w:rPr>
                <w:rFonts w:ascii="楷体" w:hAnsi="楷体"/>
              </w:rPr>
            </w:rPrChange>
          </w:rPr>
          <w:t>为了克服</w:t>
        </w:r>
        <w:r w:rsidRPr="00D42975">
          <w:rPr>
            <w:rFonts w:ascii="楷体" w:hAnsi="楷体"/>
            <w:b/>
            <w:bCs/>
            <w:rPrChange w:id="4578" w:author="Fred Zhou" w:date="2024-03-10T14:25:00Z">
              <w:rPr>
                <w:rFonts w:ascii="楷体" w:hAnsi="楷体"/>
                <w:highlight w:val="cyan"/>
              </w:rPr>
            </w:rPrChange>
          </w:rPr>
          <w:t>这一局限性</w:t>
        </w:r>
        <w:r w:rsidRPr="00D42975">
          <w:rPr>
            <w:rFonts w:ascii="楷体" w:hAnsi="楷体"/>
            <w:b/>
            <w:bCs/>
            <w:rPrChange w:id="4579" w:author="Fred Zhou" w:date="2024-03-10T14:25:00Z">
              <w:rPr>
                <w:rFonts w:ascii="楷体" w:hAnsi="楷体"/>
              </w:rPr>
            </w:rPrChange>
          </w:rPr>
          <w:t>，本研究</w:t>
        </w:r>
        <w:r w:rsidRPr="00D42975">
          <w:rPr>
            <w:rFonts w:ascii="楷体" w:hAnsi="楷体" w:hint="eastAsia"/>
            <w:b/>
            <w:bCs/>
            <w:rPrChange w:id="4580" w:author="Fred Zhou" w:date="2024-03-10T14:25:00Z">
              <w:rPr>
                <w:rFonts w:ascii="楷体" w:hAnsi="楷体" w:hint="eastAsia"/>
              </w:rPr>
            </w:rPrChange>
          </w:rPr>
          <w:t>拟提出</w:t>
        </w:r>
        <w:r w:rsidRPr="00D42975">
          <w:rPr>
            <w:rFonts w:ascii="楷体" w:hAnsi="楷体"/>
            <w:b/>
            <w:bCs/>
            <w:rPrChange w:id="4581" w:author="Fred Zhou" w:date="2024-03-10T14:25:00Z">
              <w:rPr>
                <w:rFonts w:ascii="楷体" w:hAnsi="楷体"/>
                <w:highlight w:val="cyan"/>
              </w:rPr>
            </w:rPrChange>
          </w:rPr>
          <w:t>一种</w:t>
        </w:r>
        <w:r w:rsidRPr="00D42975">
          <w:rPr>
            <w:rFonts w:ascii="楷体" w:hAnsi="楷体"/>
            <w:b/>
            <w:bCs/>
            <w:rPrChange w:id="4582" w:author="Fred Zhou" w:date="2024-03-10T14:25:00Z">
              <w:rPr>
                <w:rFonts w:ascii="楷体" w:hAnsi="楷体"/>
              </w:rPr>
            </w:rPrChange>
          </w:rPr>
          <w:t>基于</w:t>
        </w:r>
        <w:r w:rsidRPr="00D42975">
          <w:rPr>
            <w:rFonts w:ascii="楷体" w:hAnsi="楷体"/>
            <w:b/>
            <w:bCs/>
            <w:rPrChange w:id="4583" w:author="Fred Zhou" w:date="2024-03-10T14:25:00Z">
              <w:rPr>
                <w:rFonts w:ascii="楷体" w:hAnsi="楷体"/>
                <w:highlight w:val="cyan"/>
              </w:rPr>
            </w:rPrChange>
          </w:rPr>
          <w:t>量化分析的</w:t>
        </w:r>
        <w:r w:rsidRPr="00D42975">
          <w:rPr>
            <w:rFonts w:ascii="楷体" w:hAnsi="楷体"/>
            <w:b/>
            <w:bCs/>
            <w:rPrChange w:id="4584" w:author="Fred Zhou" w:date="2024-03-10T14:25:00Z">
              <w:rPr>
                <w:rFonts w:ascii="楷体" w:hAnsi="楷体"/>
              </w:rPr>
            </w:rPrChange>
          </w:rPr>
          <w:t>数值比较方法，以期</w:t>
        </w:r>
        <w:r w:rsidRPr="00D42975">
          <w:rPr>
            <w:rFonts w:ascii="楷体" w:hAnsi="楷体"/>
            <w:b/>
            <w:bCs/>
            <w:rPrChange w:id="4585" w:author="Fred Zhou" w:date="2024-03-10T14:25:00Z">
              <w:rPr>
                <w:rFonts w:ascii="楷体" w:hAnsi="楷体"/>
                <w:highlight w:val="cyan"/>
              </w:rPr>
            </w:rPrChange>
          </w:rPr>
          <w:t>更准确地</w:t>
        </w:r>
        <w:r w:rsidRPr="00D42975">
          <w:rPr>
            <w:rFonts w:ascii="楷体" w:hAnsi="楷体"/>
            <w:b/>
            <w:bCs/>
            <w:rPrChange w:id="4586" w:author="Fred Zhou" w:date="2024-03-10T14:25:00Z">
              <w:rPr>
                <w:rFonts w:ascii="楷体" w:hAnsi="楷体"/>
              </w:rPr>
            </w:rPrChange>
          </w:rPr>
          <w:t>揭示</w:t>
        </w:r>
        <w:r w:rsidRPr="00D42975">
          <w:rPr>
            <w:rFonts w:ascii="楷体" w:hAnsi="楷体"/>
            <w:b/>
            <w:bCs/>
            <w:rPrChange w:id="4587" w:author="Fred Zhou" w:date="2024-03-10T14:25:00Z">
              <w:rPr>
                <w:rFonts w:ascii="楷体" w:hAnsi="楷体"/>
                <w:highlight w:val="cyan"/>
              </w:rPr>
            </w:rPrChange>
          </w:rPr>
          <w:t>绿地</w:t>
        </w:r>
        <w:r w:rsidRPr="00D42975">
          <w:rPr>
            <w:rFonts w:ascii="楷体" w:hAnsi="楷体" w:hint="eastAsia"/>
            <w:b/>
            <w:bCs/>
            <w:rPrChange w:id="4588" w:author="Fred Zhou" w:date="2024-03-10T14:25:00Z">
              <w:rPr>
                <w:rFonts w:ascii="楷体" w:hAnsi="楷体" w:hint="eastAsia"/>
                <w:highlight w:val="cyan"/>
              </w:rPr>
            </w:rPrChange>
          </w:rPr>
          <w:t>热缓解</w:t>
        </w:r>
        <w:r w:rsidRPr="00D42975">
          <w:rPr>
            <w:rFonts w:ascii="楷体" w:hAnsi="楷体"/>
            <w:b/>
            <w:bCs/>
            <w:rPrChange w:id="4589" w:author="Fred Zhou" w:date="2024-03-10T14:25:00Z">
              <w:rPr>
                <w:rFonts w:ascii="楷体" w:hAnsi="楷体"/>
                <w:highlight w:val="cyan"/>
              </w:rPr>
            </w:rPrChange>
          </w:rPr>
          <w:t>服务</w:t>
        </w:r>
        <w:r w:rsidRPr="00D42975">
          <w:rPr>
            <w:rFonts w:ascii="楷体" w:hAnsi="楷体"/>
            <w:b/>
            <w:bCs/>
            <w:rPrChange w:id="4590" w:author="Fred Zhou" w:date="2024-03-10T14:25:00Z">
              <w:rPr>
                <w:rFonts w:ascii="楷体" w:hAnsi="楷体"/>
              </w:rPr>
            </w:rPrChange>
          </w:rPr>
          <w:t>的供需动态</w:t>
        </w:r>
        <w:r w:rsidRPr="004F25AC">
          <w:rPr>
            <w:rFonts w:ascii="楷体" w:hAnsi="楷体"/>
          </w:rPr>
          <w:t>。</w:t>
        </w:r>
        <w:r w:rsidRPr="004F25AC">
          <w:rPr>
            <w:rFonts w:ascii="楷体" w:hAnsi="楷体" w:hint="eastAsia"/>
            <w:rPrChange w:id="4591" w:author="Fred Zhou" w:date="2024-03-10T14:00:00Z">
              <w:rPr>
                <w:rFonts w:ascii="楷体" w:hAnsi="楷体" w:hint="eastAsia"/>
                <w:highlight w:val="cyan"/>
              </w:rPr>
            </w:rPrChange>
          </w:rPr>
          <w:t>相关</w:t>
        </w:r>
        <w:r w:rsidRPr="004F25AC">
          <w:rPr>
            <w:rFonts w:ascii="楷体" w:hAnsi="楷体"/>
            <w:rPrChange w:id="4592" w:author="Fred Zhou" w:date="2024-03-10T14:00:00Z">
              <w:rPr>
                <w:rFonts w:ascii="楷体" w:hAnsi="楷体"/>
                <w:highlight w:val="cyan"/>
              </w:rPr>
            </w:rPrChange>
          </w:rPr>
          <w:t>研究成果</w:t>
        </w:r>
        <w:r w:rsidRPr="004F25AC">
          <w:rPr>
            <w:rFonts w:ascii="楷体" w:hAnsi="楷体"/>
          </w:rPr>
          <w:t>将为</w:t>
        </w:r>
        <w:r w:rsidRPr="004F25AC">
          <w:rPr>
            <w:rFonts w:ascii="楷体" w:hAnsi="楷体"/>
            <w:rPrChange w:id="4593" w:author="Fred Zhou" w:date="2024-03-10T14:00:00Z">
              <w:rPr>
                <w:rFonts w:ascii="楷体" w:hAnsi="楷体"/>
                <w:highlight w:val="cyan"/>
              </w:rPr>
            </w:rPrChange>
          </w:rPr>
          <w:t>城市绿地</w:t>
        </w:r>
        <w:r w:rsidRPr="004F25AC">
          <w:rPr>
            <w:rFonts w:ascii="楷体" w:hAnsi="楷体"/>
          </w:rPr>
          <w:t>的</w:t>
        </w:r>
        <w:r w:rsidRPr="004F25AC">
          <w:rPr>
            <w:rFonts w:ascii="楷体" w:hAnsi="楷体"/>
            <w:rPrChange w:id="4594" w:author="Fred Zhou" w:date="2024-03-10T14:00:00Z">
              <w:rPr>
                <w:rFonts w:ascii="楷体" w:hAnsi="楷体"/>
                <w:highlight w:val="cyan"/>
              </w:rPr>
            </w:rPrChange>
          </w:rPr>
          <w:t>规划与管理</w:t>
        </w:r>
        <w:r w:rsidRPr="004F25AC">
          <w:rPr>
            <w:rFonts w:ascii="楷体" w:hAnsi="楷体"/>
          </w:rPr>
          <w:t>提供</w:t>
        </w:r>
        <w:r w:rsidRPr="004F25AC">
          <w:rPr>
            <w:rFonts w:ascii="楷体" w:hAnsi="楷体"/>
            <w:rPrChange w:id="4595" w:author="Fred Zhou" w:date="2024-03-10T14:00:00Z">
              <w:rPr>
                <w:rFonts w:ascii="楷体" w:hAnsi="楷体"/>
                <w:highlight w:val="cyan"/>
              </w:rPr>
            </w:rPrChange>
          </w:rPr>
          <w:t>更具操作性</w:t>
        </w:r>
        <w:r w:rsidRPr="004F25AC">
          <w:rPr>
            <w:rFonts w:ascii="楷体" w:hAnsi="楷体"/>
          </w:rPr>
          <w:t>的实践参考</w:t>
        </w:r>
        <w:r w:rsidRPr="004F25AC">
          <w:rPr>
            <w:rFonts w:ascii="楷体" w:hAnsi="楷体" w:hint="eastAsia"/>
          </w:rPr>
          <w:t>。</w:t>
        </w:r>
      </w:ins>
    </w:p>
    <w:p w14:paraId="5226847B" w14:textId="77777777" w:rsidR="00315F9A" w:rsidRPr="004F25AC" w:rsidRDefault="00315F9A" w:rsidP="00C4443C">
      <w:pPr>
        <w:ind w:firstLine="420"/>
        <w:rPr>
          <w:ins w:id="4596" w:author="Fred Zhou" w:date="2024-03-10T13:59:00Z"/>
          <w:rFonts w:hint="eastAsia"/>
        </w:rPr>
        <w:pPrChange w:id="4597" w:author="Fred Zhou" w:date="2024-03-10T14:06:00Z">
          <w:pPr/>
        </w:pPrChange>
      </w:pPr>
    </w:p>
    <w:p w14:paraId="3AE11B0D" w14:textId="77777777" w:rsidR="000955B6" w:rsidRDefault="000955B6" w:rsidP="000955B6">
      <w:pPr>
        <w:snapToGrid w:val="0"/>
        <w:spacing w:line="440" w:lineRule="exact"/>
        <w:ind w:firstLine="420"/>
        <w:rPr>
          <w:ins w:id="4598" w:author="Fred Zhou" w:date="2024-03-10T14:28:00Z"/>
          <w:rFonts w:ascii="楷体" w:hAnsi="楷体" w:cs="楷体_GB2312"/>
          <w:color w:val="0070C0"/>
          <w:sz w:val="28"/>
          <w:szCs w:val="28"/>
        </w:rPr>
        <w:pPrChange w:id="4599" w:author="Fred Zhou" w:date="2024-03-10T14:29:00Z">
          <w:pPr>
            <w:snapToGrid w:val="0"/>
            <w:spacing w:line="440" w:lineRule="exact"/>
            <w:ind w:firstLineChars="198" w:firstLine="554"/>
          </w:pPr>
        </w:pPrChange>
      </w:pPr>
      <w:ins w:id="4600" w:author="Fred Zhou" w:date="2024-03-10T14:28:00Z">
        <w:r>
          <w:rPr>
            <w:rFonts w:ascii="楷体" w:hAnsi="楷体" w:hint="eastAsia"/>
            <w:bCs/>
            <w:color w:val="0070C0"/>
            <w:sz w:val="28"/>
            <w:szCs w:val="28"/>
          </w:rPr>
          <w:t xml:space="preserve">5. </w:t>
        </w:r>
        <w:r>
          <w:rPr>
            <w:rFonts w:ascii="楷体" w:hAnsi="楷体" w:cs="楷体_GB2312" w:hint="eastAsia"/>
            <w:b/>
            <w:bCs/>
            <w:color w:val="0070C0"/>
            <w:sz w:val="28"/>
            <w:szCs w:val="28"/>
          </w:rPr>
          <w:t>年度研究计划及预期研究结果</w:t>
        </w:r>
        <w:r>
          <w:rPr>
            <w:rFonts w:ascii="楷体" w:hAnsi="楷体" w:cs="楷体_GB2312" w:hint="eastAsia"/>
            <w:color w:val="0070C0"/>
            <w:sz w:val="28"/>
            <w:szCs w:val="28"/>
          </w:rPr>
          <w:t>（包括拟组织的重要学术交流活动、国际合作与交流计划等）。</w:t>
        </w:r>
      </w:ins>
    </w:p>
    <w:p w14:paraId="0AF74945" w14:textId="77777777" w:rsidR="00E91302" w:rsidRPr="004F25AC" w:rsidRDefault="00E91302" w:rsidP="00E91302">
      <w:pPr>
        <w:pStyle w:val="3"/>
        <w:rPr>
          <w:ins w:id="4601" w:author="Fred Zhou" w:date="2024-03-10T13:59:00Z"/>
          <w:rFonts w:ascii="楷体" w:eastAsia="黑体" w:hAnsi="楷体" w:hint="eastAsia"/>
        </w:rPr>
      </w:pPr>
      <w:ins w:id="4602" w:author="Fred Zhou" w:date="2024-03-10T13:59:00Z">
        <w:r w:rsidRPr="004F25AC">
          <w:rPr>
            <w:rFonts w:hint="eastAsia"/>
          </w:rPr>
          <w:t xml:space="preserve">5.1. </w:t>
        </w:r>
        <w:r w:rsidRPr="004F25AC">
          <w:rPr>
            <w:rFonts w:ascii="黑体" w:hAnsi="黑体" w:hint="eastAsia"/>
          </w:rPr>
          <w:t>年度研究计划</w:t>
        </w:r>
      </w:ins>
    </w:p>
    <w:p w14:paraId="28FBADD5" w14:textId="0C8F7CB0" w:rsidR="00E91302" w:rsidRDefault="00E91302" w:rsidP="006C6159">
      <w:pPr>
        <w:ind w:firstLine="420"/>
        <w:rPr>
          <w:ins w:id="4603" w:author="Fred Zhou" w:date="2024-03-10T14:40:00Z"/>
          <w:rFonts w:ascii="楷体" w:hAnsi="楷体"/>
          <w:color w:val="000000"/>
        </w:rPr>
      </w:pPr>
      <w:ins w:id="4604" w:author="Fred Zhou" w:date="2024-03-10T13:59:00Z">
        <w:r w:rsidRPr="004F25AC">
          <w:rPr>
            <w:rFonts w:ascii="楷体" w:hAnsi="楷体" w:hint="eastAsia"/>
            <w:color w:val="000000"/>
          </w:rPr>
          <w:t>本项目计划</w:t>
        </w:r>
        <w:r w:rsidRPr="004F25AC">
          <w:rPr>
            <w:color w:val="000000"/>
          </w:rPr>
          <w:t>3</w:t>
        </w:r>
        <w:r w:rsidRPr="004F25AC">
          <w:rPr>
            <w:rFonts w:ascii="楷体" w:hAnsi="楷体" w:hint="eastAsia"/>
            <w:color w:val="000000"/>
          </w:rPr>
          <w:t>年（</w:t>
        </w:r>
        <w:r w:rsidRPr="004F25AC">
          <w:rPr>
            <w:color w:val="000000"/>
          </w:rPr>
          <w:t>2025.01-2027.12</w:t>
        </w:r>
        <w:r w:rsidRPr="004F25AC">
          <w:rPr>
            <w:rFonts w:ascii="楷体" w:hAnsi="楷体" w:hint="eastAsia"/>
            <w:color w:val="000000"/>
          </w:rPr>
          <w:t>）完成，具体研究计划见下表：</w:t>
        </w:r>
      </w:ins>
    </w:p>
    <w:p w14:paraId="3917C513" w14:textId="77777777" w:rsidR="00315F9A" w:rsidRDefault="00315F9A" w:rsidP="006C6159">
      <w:pPr>
        <w:ind w:firstLine="420"/>
        <w:rPr>
          <w:ins w:id="4605" w:author="Fred Zhou" w:date="2024-03-10T14:40:00Z"/>
          <w:rFonts w:ascii="楷体" w:hAnsi="楷体"/>
          <w:color w:val="000000"/>
        </w:rPr>
      </w:pPr>
    </w:p>
    <w:p w14:paraId="0466B17E" w14:textId="77777777" w:rsidR="00315F9A" w:rsidRDefault="00315F9A" w:rsidP="006C6159">
      <w:pPr>
        <w:ind w:firstLine="420"/>
        <w:rPr>
          <w:ins w:id="4606" w:author="Fred Zhou" w:date="2024-03-10T14:40:00Z"/>
          <w:rFonts w:ascii="楷体" w:hAnsi="楷体"/>
          <w:color w:val="000000"/>
        </w:rPr>
      </w:pPr>
    </w:p>
    <w:p w14:paraId="35E7A7A7" w14:textId="77777777" w:rsidR="00315F9A" w:rsidRDefault="00315F9A" w:rsidP="006C6159">
      <w:pPr>
        <w:ind w:firstLine="420"/>
        <w:rPr>
          <w:ins w:id="4607" w:author="Fred Zhou" w:date="2024-03-10T14:40:00Z"/>
          <w:rFonts w:ascii="楷体" w:hAnsi="楷体"/>
          <w:color w:val="000000"/>
        </w:rPr>
      </w:pPr>
    </w:p>
    <w:p w14:paraId="2216503E" w14:textId="77777777" w:rsidR="00315F9A" w:rsidRDefault="00315F9A" w:rsidP="006C6159">
      <w:pPr>
        <w:ind w:firstLine="420"/>
        <w:rPr>
          <w:ins w:id="4608" w:author="Fred Zhou" w:date="2024-03-10T14:40:00Z"/>
          <w:rFonts w:ascii="楷体" w:hAnsi="楷体"/>
          <w:color w:val="000000"/>
        </w:rPr>
      </w:pPr>
    </w:p>
    <w:p w14:paraId="0AC8700D" w14:textId="77777777" w:rsidR="00315F9A" w:rsidRDefault="00315F9A" w:rsidP="006C6159">
      <w:pPr>
        <w:ind w:firstLine="420"/>
        <w:rPr>
          <w:ins w:id="4609" w:author="Fred Zhou" w:date="2024-03-10T14:40:00Z"/>
          <w:rFonts w:ascii="楷体" w:hAnsi="楷体"/>
          <w:color w:val="000000"/>
        </w:rPr>
      </w:pPr>
    </w:p>
    <w:p w14:paraId="6F324134" w14:textId="77777777" w:rsidR="00315F9A" w:rsidRDefault="00315F9A" w:rsidP="006C6159">
      <w:pPr>
        <w:ind w:firstLine="420"/>
        <w:rPr>
          <w:ins w:id="4610" w:author="Fred Zhou" w:date="2024-03-10T14:40:00Z"/>
          <w:rFonts w:ascii="楷体" w:hAnsi="楷体"/>
          <w:color w:val="000000"/>
        </w:rPr>
      </w:pPr>
    </w:p>
    <w:p w14:paraId="41DBDF35" w14:textId="77777777" w:rsidR="00315F9A" w:rsidRDefault="00315F9A" w:rsidP="006C6159">
      <w:pPr>
        <w:ind w:firstLine="420"/>
        <w:rPr>
          <w:ins w:id="4611" w:author="Fred Zhou" w:date="2024-03-10T14:40:00Z"/>
          <w:rFonts w:ascii="楷体" w:hAnsi="楷体"/>
          <w:color w:val="000000"/>
        </w:rPr>
      </w:pPr>
    </w:p>
    <w:p w14:paraId="23FC7BE3" w14:textId="77777777" w:rsidR="00315F9A" w:rsidRPr="004F25AC" w:rsidRDefault="00315F9A" w:rsidP="006C6159">
      <w:pPr>
        <w:ind w:firstLine="420"/>
        <w:rPr>
          <w:ins w:id="4612" w:author="Fred Zhou" w:date="2024-03-10T13:59:00Z"/>
          <w:rFonts w:ascii="楷体" w:hAnsi="楷体" w:hint="eastAsia"/>
          <w:color w:val="000000"/>
        </w:rPr>
        <w:pPrChange w:id="4613" w:author="Fred Zhou" w:date="2024-03-10T14:13:00Z">
          <w:pPr/>
        </w:pPrChange>
      </w:pPr>
    </w:p>
    <w:tbl>
      <w:tblPr>
        <w:tblStyle w:val="GridTable6ColorfulAccent5"/>
        <w:tblW w:w="8384" w:type="dxa"/>
        <w:tblInd w:w="0" w:type="dxa"/>
        <w:tblLayout w:type="fixed"/>
        <w:tblLook w:val="04A0" w:firstRow="1" w:lastRow="0" w:firstColumn="1" w:lastColumn="0" w:noHBand="0" w:noVBand="1"/>
      </w:tblPr>
      <w:tblGrid>
        <w:gridCol w:w="439"/>
        <w:gridCol w:w="2489"/>
        <w:gridCol w:w="889"/>
        <w:gridCol w:w="889"/>
        <w:gridCol w:w="922"/>
        <w:gridCol w:w="945"/>
        <w:gridCol w:w="922"/>
        <w:gridCol w:w="889"/>
      </w:tblGrid>
      <w:tr w:rsidR="00E91302" w:rsidRPr="004F25AC" w14:paraId="7B96D43F" w14:textId="77777777" w:rsidTr="00E91302">
        <w:trPr>
          <w:cnfStyle w:val="100000000000" w:firstRow="1" w:lastRow="0" w:firstColumn="0" w:lastColumn="0" w:oddVBand="0" w:evenVBand="0" w:oddHBand="0" w:evenHBand="0" w:firstRowFirstColumn="0" w:firstRowLastColumn="0" w:lastRowFirstColumn="0" w:lastRowLastColumn="0"/>
          <w:trHeight w:val="713"/>
          <w:ins w:id="4614"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tcBorders>
              <w:top w:val="single" w:sz="4" w:space="0" w:color="E97132"/>
              <w:left w:val="single" w:sz="4" w:space="0" w:color="E97132"/>
              <w:bottom w:val="single" w:sz="4" w:space="0" w:color="E97132"/>
              <w:right w:val="single" w:sz="4" w:space="0" w:color="E97132"/>
            </w:tcBorders>
            <w:shd w:val="clear" w:color="auto" w:fill="FFFFFF"/>
          </w:tcPr>
          <w:p w14:paraId="5A489DFE" w14:textId="77777777" w:rsidR="00E91302" w:rsidRPr="004F25AC" w:rsidRDefault="00E91302">
            <w:pPr>
              <w:spacing w:line="240" w:lineRule="atLeast"/>
              <w:rPr>
                <w:ins w:id="4615" w:author="Fred Zhou" w:date="2024-03-10T13:59:00Z"/>
                <w:rFonts w:hint="eastAsia"/>
                <w:bCs/>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2EE1FC68" w14:textId="77777777" w:rsidR="00E91302" w:rsidRPr="004F25AC" w:rsidRDefault="00E91302">
            <w:pPr>
              <w:spacing w:line="240" w:lineRule="atLeast"/>
              <w:cnfStyle w:val="100000000000" w:firstRow="1" w:lastRow="0" w:firstColumn="0" w:lastColumn="0" w:oddVBand="0" w:evenVBand="0" w:oddHBand="0" w:evenHBand="0" w:firstRowFirstColumn="0" w:firstRowLastColumn="0" w:lastRowFirstColumn="0" w:lastRowLastColumn="0"/>
              <w:rPr>
                <w:ins w:id="4616" w:author="Fred Zhou" w:date="2024-03-10T13:59:00Z"/>
                <w:bCs w:val="0"/>
                <w:color w:val="000000"/>
                <w:sz w:val="18"/>
                <w:szCs w:val="18"/>
              </w:rPr>
            </w:pPr>
            <w:ins w:id="4617" w:author="Fred Zhou" w:date="2024-03-10T13:59:00Z">
              <w:r w:rsidRPr="004F25AC">
                <w:rPr>
                  <w:rFonts w:ascii="楷体" w:hAnsi="楷体"/>
                  <w:bCs w:val="0"/>
                  <w:color w:val="000000"/>
                  <w:sz w:val="18"/>
                  <w:szCs w:val="18"/>
                </w:rPr>
                <w:t>工作内容</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2E9CE12C" w14:textId="77777777" w:rsidR="00E91302" w:rsidRPr="004F25AC" w:rsidRDefault="00E91302">
            <w:pPr>
              <w:spacing w:line="240" w:lineRule="atLeast"/>
              <w:cnfStyle w:val="100000000000" w:firstRow="1" w:lastRow="0" w:firstColumn="0" w:lastColumn="0" w:oddVBand="0" w:evenVBand="0" w:oddHBand="0" w:evenHBand="0" w:firstRowFirstColumn="0" w:firstRowLastColumn="0" w:lastRowFirstColumn="0" w:lastRowLastColumn="0"/>
              <w:rPr>
                <w:ins w:id="4618" w:author="Fred Zhou" w:date="2024-03-10T13:59:00Z"/>
                <w:bCs w:val="0"/>
                <w:color w:val="000000"/>
                <w:sz w:val="18"/>
                <w:szCs w:val="18"/>
              </w:rPr>
            </w:pPr>
            <w:ins w:id="4619" w:author="Fred Zhou" w:date="2024-03-10T13:59:00Z">
              <w:r w:rsidRPr="004F25AC">
                <w:rPr>
                  <w:bCs w:val="0"/>
                  <w:color w:val="000000"/>
                  <w:sz w:val="18"/>
                  <w:szCs w:val="18"/>
                </w:rPr>
                <w:t>2025.01-2025.06</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53772216" w14:textId="77777777" w:rsidR="00E91302" w:rsidRPr="004F25AC" w:rsidRDefault="00E91302">
            <w:pPr>
              <w:spacing w:line="240" w:lineRule="atLeast"/>
              <w:cnfStyle w:val="100000000000" w:firstRow="1" w:lastRow="0" w:firstColumn="0" w:lastColumn="0" w:oddVBand="0" w:evenVBand="0" w:oddHBand="0" w:evenHBand="0" w:firstRowFirstColumn="0" w:firstRowLastColumn="0" w:lastRowFirstColumn="0" w:lastRowLastColumn="0"/>
              <w:rPr>
                <w:ins w:id="4620" w:author="Fred Zhou" w:date="2024-03-10T13:59:00Z"/>
                <w:bCs w:val="0"/>
                <w:color w:val="000000"/>
                <w:sz w:val="18"/>
                <w:szCs w:val="18"/>
              </w:rPr>
            </w:pPr>
            <w:ins w:id="4621" w:author="Fred Zhou" w:date="2024-03-10T13:59:00Z">
              <w:r w:rsidRPr="004F25AC">
                <w:rPr>
                  <w:bCs w:val="0"/>
                  <w:color w:val="000000"/>
                  <w:sz w:val="18"/>
                  <w:szCs w:val="18"/>
                </w:rPr>
                <w:t>2025.07-2025.12</w:t>
              </w:r>
            </w:ins>
          </w:p>
        </w:tc>
        <w:tc>
          <w:tcPr>
            <w:tcW w:w="922" w:type="dxa"/>
            <w:tcBorders>
              <w:top w:val="single" w:sz="4" w:space="0" w:color="E97132"/>
              <w:left w:val="nil"/>
              <w:bottom w:val="single" w:sz="4" w:space="0" w:color="E97132"/>
              <w:right w:val="single" w:sz="4" w:space="0" w:color="E97132"/>
            </w:tcBorders>
            <w:shd w:val="clear" w:color="auto" w:fill="FFFFFF"/>
            <w:hideMark/>
          </w:tcPr>
          <w:p w14:paraId="1C637C50" w14:textId="77777777" w:rsidR="00E91302" w:rsidRPr="004F25AC" w:rsidRDefault="00E91302">
            <w:pPr>
              <w:spacing w:line="240" w:lineRule="atLeast"/>
              <w:cnfStyle w:val="100000000000" w:firstRow="1" w:lastRow="0" w:firstColumn="0" w:lastColumn="0" w:oddVBand="0" w:evenVBand="0" w:oddHBand="0" w:evenHBand="0" w:firstRowFirstColumn="0" w:firstRowLastColumn="0" w:lastRowFirstColumn="0" w:lastRowLastColumn="0"/>
              <w:rPr>
                <w:ins w:id="4622" w:author="Fred Zhou" w:date="2024-03-10T13:59:00Z"/>
                <w:bCs w:val="0"/>
                <w:color w:val="000000"/>
                <w:sz w:val="18"/>
                <w:szCs w:val="18"/>
              </w:rPr>
            </w:pPr>
            <w:ins w:id="4623" w:author="Fred Zhou" w:date="2024-03-10T13:59:00Z">
              <w:r w:rsidRPr="004F25AC">
                <w:rPr>
                  <w:bCs w:val="0"/>
                  <w:color w:val="000000"/>
                  <w:sz w:val="18"/>
                  <w:szCs w:val="18"/>
                </w:rPr>
                <w:t>2026.01-2026.06</w:t>
              </w:r>
            </w:ins>
          </w:p>
        </w:tc>
        <w:tc>
          <w:tcPr>
            <w:tcW w:w="945" w:type="dxa"/>
            <w:tcBorders>
              <w:top w:val="single" w:sz="4" w:space="0" w:color="E97132"/>
              <w:left w:val="nil"/>
              <w:bottom w:val="single" w:sz="4" w:space="0" w:color="E97132"/>
              <w:right w:val="single" w:sz="4" w:space="0" w:color="E97132"/>
            </w:tcBorders>
            <w:shd w:val="clear" w:color="auto" w:fill="FFFFFF"/>
            <w:hideMark/>
          </w:tcPr>
          <w:p w14:paraId="2FA4C621" w14:textId="77777777" w:rsidR="00E91302" w:rsidRPr="004F25AC" w:rsidRDefault="00E91302">
            <w:pPr>
              <w:spacing w:line="240" w:lineRule="atLeast"/>
              <w:cnfStyle w:val="100000000000" w:firstRow="1" w:lastRow="0" w:firstColumn="0" w:lastColumn="0" w:oddVBand="0" w:evenVBand="0" w:oddHBand="0" w:evenHBand="0" w:firstRowFirstColumn="0" w:firstRowLastColumn="0" w:lastRowFirstColumn="0" w:lastRowLastColumn="0"/>
              <w:rPr>
                <w:ins w:id="4624" w:author="Fred Zhou" w:date="2024-03-10T13:59:00Z"/>
                <w:bCs w:val="0"/>
                <w:color w:val="000000"/>
                <w:sz w:val="18"/>
                <w:szCs w:val="18"/>
              </w:rPr>
            </w:pPr>
            <w:ins w:id="4625" w:author="Fred Zhou" w:date="2024-03-10T13:59:00Z">
              <w:r w:rsidRPr="004F25AC">
                <w:rPr>
                  <w:bCs w:val="0"/>
                  <w:color w:val="000000"/>
                  <w:sz w:val="18"/>
                  <w:szCs w:val="18"/>
                </w:rPr>
                <w:t>2026.07-2026.12</w:t>
              </w:r>
            </w:ins>
          </w:p>
        </w:tc>
        <w:tc>
          <w:tcPr>
            <w:tcW w:w="922" w:type="dxa"/>
            <w:tcBorders>
              <w:top w:val="single" w:sz="4" w:space="0" w:color="E97132"/>
              <w:left w:val="nil"/>
              <w:bottom w:val="single" w:sz="4" w:space="0" w:color="E97132"/>
              <w:right w:val="single" w:sz="4" w:space="0" w:color="E97132"/>
            </w:tcBorders>
            <w:shd w:val="clear" w:color="auto" w:fill="FFFFFF"/>
            <w:hideMark/>
          </w:tcPr>
          <w:p w14:paraId="5F51BB40" w14:textId="77777777" w:rsidR="00E91302" w:rsidRPr="004F25AC" w:rsidRDefault="00E91302">
            <w:pPr>
              <w:spacing w:line="240" w:lineRule="atLeast"/>
              <w:cnfStyle w:val="100000000000" w:firstRow="1" w:lastRow="0" w:firstColumn="0" w:lastColumn="0" w:oddVBand="0" w:evenVBand="0" w:oddHBand="0" w:evenHBand="0" w:firstRowFirstColumn="0" w:firstRowLastColumn="0" w:lastRowFirstColumn="0" w:lastRowLastColumn="0"/>
              <w:rPr>
                <w:ins w:id="4626" w:author="Fred Zhou" w:date="2024-03-10T13:59:00Z"/>
                <w:bCs w:val="0"/>
                <w:color w:val="000000"/>
                <w:sz w:val="18"/>
                <w:szCs w:val="18"/>
              </w:rPr>
            </w:pPr>
            <w:ins w:id="4627" w:author="Fred Zhou" w:date="2024-03-10T13:59:00Z">
              <w:r w:rsidRPr="004F25AC">
                <w:rPr>
                  <w:bCs w:val="0"/>
                  <w:color w:val="000000"/>
                  <w:sz w:val="18"/>
                  <w:szCs w:val="18"/>
                </w:rPr>
                <w:t>2027.01-2027.06</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5D89693B" w14:textId="77777777" w:rsidR="00E91302" w:rsidRPr="004F25AC" w:rsidRDefault="00E91302">
            <w:pPr>
              <w:spacing w:line="240" w:lineRule="atLeast"/>
              <w:cnfStyle w:val="100000000000" w:firstRow="1" w:lastRow="0" w:firstColumn="0" w:lastColumn="0" w:oddVBand="0" w:evenVBand="0" w:oddHBand="0" w:evenHBand="0" w:firstRowFirstColumn="0" w:firstRowLastColumn="0" w:lastRowFirstColumn="0" w:lastRowLastColumn="0"/>
              <w:rPr>
                <w:ins w:id="4628" w:author="Fred Zhou" w:date="2024-03-10T13:59:00Z"/>
                <w:bCs w:val="0"/>
                <w:color w:val="000000"/>
                <w:sz w:val="18"/>
                <w:szCs w:val="18"/>
              </w:rPr>
            </w:pPr>
            <w:ins w:id="4629" w:author="Fred Zhou" w:date="2024-03-10T13:59:00Z">
              <w:r w:rsidRPr="004F25AC">
                <w:rPr>
                  <w:bCs w:val="0"/>
                  <w:color w:val="000000"/>
                  <w:sz w:val="18"/>
                  <w:szCs w:val="18"/>
                </w:rPr>
                <w:t>2027.07-2027.12</w:t>
              </w:r>
            </w:ins>
          </w:p>
        </w:tc>
      </w:tr>
      <w:tr w:rsidR="00E91302" w:rsidRPr="004F25AC" w14:paraId="186760B0" w14:textId="77777777" w:rsidTr="00E91302">
        <w:trPr>
          <w:ins w:id="4630"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val="restart"/>
            <w:tcBorders>
              <w:top w:val="nil"/>
              <w:left w:val="single" w:sz="4" w:space="0" w:color="E97132"/>
              <w:bottom w:val="single" w:sz="4" w:space="0" w:color="E97132"/>
              <w:right w:val="single" w:sz="4" w:space="0" w:color="E97132"/>
            </w:tcBorders>
            <w:shd w:val="clear" w:color="auto" w:fill="FFFFFF"/>
            <w:hideMark/>
          </w:tcPr>
          <w:p w14:paraId="64597097" w14:textId="77777777" w:rsidR="00E91302" w:rsidRPr="004F25AC" w:rsidRDefault="00E91302">
            <w:pPr>
              <w:spacing w:line="240" w:lineRule="atLeast"/>
              <w:rPr>
                <w:ins w:id="4631" w:author="Fred Zhou" w:date="2024-03-10T13:59:00Z"/>
                <w:bCs w:val="0"/>
                <w:color w:val="000000"/>
                <w:sz w:val="20"/>
                <w:szCs w:val="20"/>
              </w:rPr>
            </w:pPr>
            <w:ins w:id="4632" w:author="Fred Zhou" w:date="2024-03-10T13:59:00Z">
              <w:r w:rsidRPr="004F25AC">
                <w:rPr>
                  <w:rFonts w:ascii="楷体" w:hAnsi="楷体"/>
                  <w:bCs w:val="0"/>
                  <w:color w:val="000000"/>
                  <w:sz w:val="20"/>
                  <w:szCs w:val="20"/>
                </w:rPr>
                <w:t>准备工作</w:t>
              </w:r>
            </w:ins>
          </w:p>
        </w:tc>
        <w:tc>
          <w:tcPr>
            <w:tcW w:w="2489" w:type="dxa"/>
            <w:tcBorders>
              <w:top w:val="single" w:sz="4" w:space="0" w:color="E97132"/>
              <w:left w:val="nil"/>
              <w:bottom w:val="single" w:sz="4" w:space="0" w:color="E97132"/>
              <w:right w:val="single" w:sz="4" w:space="0" w:color="E97132"/>
            </w:tcBorders>
            <w:shd w:val="clear" w:color="auto" w:fill="FFFFFF"/>
            <w:hideMark/>
          </w:tcPr>
          <w:p w14:paraId="56414CDC"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33" w:author="Fred Zhou" w:date="2024-03-10T13:59:00Z"/>
                <w:color w:val="000000"/>
                <w:sz w:val="20"/>
                <w:szCs w:val="20"/>
                <w:rPrChange w:id="4634" w:author="Fred Zhou" w:date="2024-03-10T14:00:00Z">
                  <w:rPr>
                    <w:ins w:id="4635" w:author="Fred Zhou" w:date="2024-03-10T13:59:00Z"/>
                    <w:color w:val="000000"/>
                    <w:sz w:val="20"/>
                    <w:szCs w:val="20"/>
                    <w:highlight w:val="lightGray"/>
                  </w:rPr>
                </w:rPrChange>
              </w:rPr>
            </w:pPr>
            <w:ins w:id="4636" w:author="Fred Zhou" w:date="2024-03-10T13:59:00Z">
              <w:r w:rsidRPr="004F25AC">
                <w:rPr>
                  <w:rFonts w:ascii="楷体" w:hAnsi="楷体"/>
                  <w:color w:val="000000"/>
                  <w:sz w:val="20"/>
                  <w:szCs w:val="20"/>
                </w:rPr>
                <w:t>收集</w:t>
              </w:r>
              <w:r w:rsidRPr="004F25AC">
                <w:rPr>
                  <w:rFonts w:ascii="楷体" w:hAnsi="楷体"/>
                  <w:color w:val="000000"/>
                  <w:sz w:val="20"/>
                  <w:szCs w:val="20"/>
                  <w:rPrChange w:id="4637" w:author="Fred Zhou" w:date="2024-03-10T14:00:00Z">
                    <w:rPr>
                      <w:rFonts w:ascii="楷体" w:hAnsi="楷体"/>
                      <w:color w:val="000000"/>
                      <w:sz w:val="20"/>
                      <w:szCs w:val="20"/>
                      <w:highlight w:val="cyan"/>
                    </w:rPr>
                  </w:rPrChange>
                </w:rPr>
                <w:t>相关文献</w:t>
              </w:r>
              <w:r w:rsidRPr="004F25AC">
                <w:rPr>
                  <w:rFonts w:ascii="楷体" w:hAnsi="楷体"/>
                  <w:color w:val="000000"/>
                  <w:sz w:val="20"/>
                  <w:szCs w:val="20"/>
                </w:rPr>
                <w:t>，总结并完善</w:t>
              </w:r>
              <w:r w:rsidRPr="004F25AC">
                <w:rPr>
                  <w:rFonts w:ascii="楷体" w:hAnsi="楷体"/>
                  <w:color w:val="000000"/>
                  <w:sz w:val="20"/>
                  <w:szCs w:val="20"/>
                  <w:rPrChange w:id="4638" w:author="Fred Zhou" w:date="2024-03-10T14:00:00Z">
                    <w:rPr>
                      <w:rFonts w:ascii="楷体" w:hAnsi="楷体"/>
                      <w:color w:val="000000"/>
                      <w:sz w:val="20"/>
                      <w:szCs w:val="20"/>
                      <w:highlight w:val="cyan"/>
                    </w:rPr>
                  </w:rPrChange>
                </w:rPr>
                <w:t>研究方案</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222E855E"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39" w:author="Fred Zhou" w:date="2024-03-10T13:59:00Z"/>
                <w:rFonts w:eastAsia="等线"/>
                <w:color w:val="000000"/>
                <w:sz w:val="20"/>
                <w:szCs w:val="20"/>
                <w:rPrChange w:id="4640" w:author="Fred Zhou" w:date="2024-03-10T14:00:00Z">
                  <w:rPr>
                    <w:ins w:id="4641" w:author="Fred Zhou" w:date="2024-03-10T13:59:00Z"/>
                    <w:rFonts w:eastAsia="等线"/>
                    <w:color w:val="000000"/>
                    <w:sz w:val="20"/>
                    <w:szCs w:val="20"/>
                    <w:highlight w:val="lightGray"/>
                  </w:rPr>
                </w:rPrChange>
              </w:rPr>
            </w:pPr>
            <w:ins w:id="4642" w:author="Fred Zhou" w:date="2024-03-10T13:59:00Z">
              <w:r w:rsidRPr="004F25AC">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tcPr>
          <w:p w14:paraId="6DBF1AC6"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43" w:author="Fred Zhou" w:date="2024-03-10T13:59:00Z"/>
                <w:color w:val="000000"/>
                <w:sz w:val="20"/>
                <w:szCs w:val="20"/>
                <w:rPrChange w:id="4644" w:author="Fred Zhou" w:date="2024-03-10T14:00:00Z">
                  <w:rPr>
                    <w:ins w:id="4645" w:author="Fred Zhou" w:date="2024-03-10T13:59:00Z"/>
                    <w:color w:val="000000"/>
                    <w:sz w:val="20"/>
                    <w:szCs w:val="20"/>
                    <w:highlight w:val="lightGray"/>
                  </w:rPr>
                </w:rPrChange>
              </w:rPr>
            </w:pPr>
          </w:p>
        </w:tc>
        <w:tc>
          <w:tcPr>
            <w:tcW w:w="922" w:type="dxa"/>
            <w:tcBorders>
              <w:top w:val="single" w:sz="4" w:space="0" w:color="E97132"/>
              <w:left w:val="nil"/>
              <w:bottom w:val="single" w:sz="4" w:space="0" w:color="E97132"/>
              <w:right w:val="single" w:sz="4" w:space="0" w:color="E97132"/>
            </w:tcBorders>
            <w:shd w:val="clear" w:color="auto" w:fill="FFFFFF"/>
          </w:tcPr>
          <w:p w14:paraId="5772FD8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46" w:author="Fred Zhou" w:date="2024-03-10T13:59:00Z"/>
                <w:color w:val="000000"/>
                <w:sz w:val="20"/>
                <w:szCs w:val="20"/>
                <w:rPrChange w:id="4647" w:author="Fred Zhou" w:date="2024-03-10T14:00:00Z">
                  <w:rPr>
                    <w:ins w:id="4648" w:author="Fred Zhou" w:date="2024-03-10T13:59:00Z"/>
                    <w:color w:val="000000"/>
                    <w:sz w:val="20"/>
                    <w:szCs w:val="20"/>
                    <w:highlight w:val="lightGray"/>
                  </w:rPr>
                </w:rPrChange>
              </w:rPr>
            </w:pPr>
          </w:p>
        </w:tc>
        <w:tc>
          <w:tcPr>
            <w:tcW w:w="945" w:type="dxa"/>
            <w:tcBorders>
              <w:top w:val="single" w:sz="4" w:space="0" w:color="E97132"/>
              <w:left w:val="nil"/>
              <w:bottom w:val="single" w:sz="4" w:space="0" w:color="E97132"/>
              <w:right w:val="single" w:sz="4" w:space="0" w:color="E97132"/>
            </w:tcBorders>
            <w:shd w:val="clear" w:color="auto" w:fill="FFFFFF"/>
          </w:tcPr>
          <w:p w14:paraId="71756847"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49"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402E6122"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50"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4E511A36"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51" w:author="Fred Zhou" w:date="2024-03-10T13:59:00Z"/>
                <w:color w:val="000000"/>
                <w:sz w:val="20"/>
                <w:szCs w:val="20"/>
              </w:rPr>
            </w:pPr>
          </w:p>
        </w:tc>
      </w:tr>
      <w:tr w:rsidR="00E91302" w:rsidRPr="004F25AC" w14:paraId="37A9CF37" w14:textId="77777777" w:rsidTr="00E91302">
        <w:trPr>
          <w:ins w:id="4652"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50F4F5F6" w14:textId="77777777" w:rsidR="00E91302" w:rsidRPr="004F25AC" w:rsidRDefault="00E91302">
            <w:pPr>
              <w:spacing w:before="0" w:after="0" w:line="240" w:lineRule="auto"/>
              <w:rPr>
                <w:ins w:id="4653"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608CB6C8"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54" w:author="Fred Zhou" w:date="2024-03-10T13:59:00Z"/>
                <w:color w:val="000000"/>
                <w:sz w:val="20"/>
                <w:szCs w:val="20"/>
              </w:rPr>
            </w:pPr>
            <w:ins w:id="4655" w:author="Fred Zhou" w:date="2024-03-10T13:59:00Z">
              <w:r w:rsidRPr="004F25AC">
                <w:rPr>
                  <w:rFonts w:ascii="楷体" w:hAnsi="楷体"/>
                  <w:color w:val="000000"/>
                  <w:sz w:val="20"/>
                  <w:szCs w:val="20"/>
                </w:rPr>
                <w:t>收集、整理</w:t>
              </w:r>
              <w:r w:rsidRPr="004F25AC">
                <w:rPr>
                  <w:rFonts w:ascii="楷体" w:hAnsi="楷体"/>
                  <w:color w:val="000000"/>
                  <w:sz w:val="20"/>
                  <w:szCs w:val="20"/>
                  <w:rPrChange w:id="4656" w:author="Fred Zhou" w:date="2024-03-10T14:00:00Z">
                    <w:rPr>
                      <w:rFonts w:ascii="楷体" w:hAnsi="楷体"/>
                      <w:color w:val="000000"/>
                      <w:sz w:val="20"/>
                      <w:szCs w:val="20"/>
                      <w:highlight w:val="cyan"/>
                    </w:rPr>
                  </w:rPrChange>
                </w:rPr>
                <w:t>研究区域</w:t>
              </w:r>
              <w:r w:rsidRPr="004F25AC">
                <w:rPr>
                  <w:rFonts w:ascii="楷体" w:hAnsi="楷体"/>
                  <w:color w:val="000000"/>
                  <w:sz w:val="20"/>
                  <w:szCs w:val="20"/>
                </w:rPr>
                <w:t>数据</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114CFD63"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57" w:author="Fred Zhou" w:date="2024-03-10T13:59:00Z"/>
                <w:color w:val="000000"/>
                <w:sz w:val="20"/>
                <w:szCs w:val="20"/>
              </w:rPr>
            </w:pPr>
            <w:ins w:id="4658" w:author="Fred Zhou" w:date="2024-03-10T13:59:00Z">
              <w:r w:rsidRPr="004F25AC">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tcPr>
          <w:p w14:paraId="51A17390"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59"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39DB48C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60"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2C8408F5"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61"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605872D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62"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3C3AD27D"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63" w:author="Fred Zhou" w:date="2024-03-10T13:59:00Z"/>
                <w:color w:val="000000"/>
                <w:sz w:val="20"/>
                <w:szCs w:val="20"/>
              </w:rPr>
            </w:pPr>
          </w:p>
        </w:tc>
      </w:tr>
      <w:tr w:rsidR="00E91302" w:rsidRPr="004F25AC" w14:paraId="06A16944" w14:textId="77777777" w:rsidTr="00E91302">
        <w:trPr>
          <w:ins w:id="4664"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val="restart"/>
            <w:tcBorders>
              <w:top w:val="nil"/>
              <w:left w:val="single" w:sz="4" w:space="0" w:color="E97132"/>
              <w:bottom w:val="single" w:sz="4" w:space="0" w:color="E97132"/>
              <w:right w:val="single" w:sz="4" w:space="0" w:color="E97132"/>
            </w:tcBorders>
            <w:shd w:val="clear" w:color="auto" w:fill="FFFFFF"/>
            <w:hideMark/>
          </w:tcPr>
          <w:p w14:paraId="087F479A" w14:textId="77777777" w:rsidR="00E91302" w:rsidRPr="004F25AC" w:rsidRDefault="00E91302">
            <w:pPr>
              <w:spacing w:line="240" w:lineRule="atLeast"/>
              <w:rPr>
                <w:ins w:id="4665" w:author="Fred Zhou" w:date="2024-03-10T13:59:00Z"/>
                <w:color w:val="000000"/>
                <w:sz w:val="20"/>
                <w:szCs w:val="20"/>
              </w:rPr>
            </w:pPr>
            <w:ins w:id="4666" w:author="Fred Zhou" w:date="2024-03-10T13:59:00Z">
              <w:r w:rsidRPr="004F25AC">
                <w:rPr>
                  <w:rFonts w:ascii="楷体" w:hAnsi="楷体"/>
                  <w:bCs w:val="0"/>
                  <w:color w:val="000000"/>
                  <w:sz w:val="20"/>
                  <w:szCs w:val="20"/>
                </w:rPr>
                <w:t>研究内容</w:t>
              </w:r>
              <w:r w:rsidRPr="004F25AC">
                <w:rPr>
                  <w:bCs w:val="0"/>
                  <w:color w:val="000000"/>
                  <w:sz w:val="20"/>
                  <w:szCs w:val="20"/>
                </w:rPr>
                <w:t>1</w:t>
              </w:r>
            </w:ins>
          </w:p>
        </w:tc>
        <w:tc>
          <w:tcPr>
            <w:tcW w:w="2489" w:type="dxa"/>
            <w:tcBorders>
              <w:top w:val="single" w:sz="4" w:space="0" w:color="E97132"/>
              <w:left w:val="nil"/>
              <w:bottom w:val="single" w:sz="4" w:space="0" w:color="E97132"/>
              <w:right w:val="single" w:sz="4" w:space="0" w:color="E97132"/>
            </w:tcBorders>
            <w:shd w:val="clear" w:color="auto" w:fill="FFFFFF"/>
            <w:hideMark/>
          </w:tcPr>
          <w:p w14:paraId="15EA9186"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67" w:author="Fred Zhou" w:date="2024-03-10T13:59:00Z"/>
                <w:color w:val="000000"/>
                <w:sz w:val="20"/>
                <w:szCs w:val="20"/>
              </w:rPr>
            </w:pPr>
            <w:ins w:id="4668" w:author="Fred Zhou" w:date="2024-03-10T13:59:00Z">
              <w:r w:rsidRPr="004F25AC">
                <w:rPr>
                  <w:rFonts w:ascii="楷体" w:hAnsi="楷体"/>
                  <w:color w:val="000000"/>
                  <w:sz w:val="20"/>
                  <w:szCs w:val="20"/>
                </w:rPr>
                <w:t>城市公园的</w:t>
              </w:r>
              <w:r w:rsidRPr="004F25AC">
                <w:rPr>
                  <w:rFonts w:ascii="楷体" w:hAnsi="楷体"/>
                  <w:color w:val="000000"/>
                  <w:sz w:val="20"/>
                  <w:szCs w:val="20"/>
                  <w:rPrChange w:id="4669" w:author="Fred Zhou" w:date="2024-03-10T14:00:00Z">
                    <w:rPr>
                      <w:rFonts w:ascii="楷体" w:hAnsi="楷体"/>
                      <w:color w:val="000000"/>
                      <w:sz w:val="20"/>
                      <w:szCs w:val="20"/>
                      <w:highlight w:val="cyan"/>
                    </w:rPr>
                  </w:rPrChange>
                </w:rPr>
                <w:t>提取与分类</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62DD8C75"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70" w:author="Fred Zhou" w:date="2024-03-10T13:59:00Z"/>
                <w:color w:val="000000"/>
                <w:sz w:val="20"/>
                <w:szCs w:val="20"/>
              </w:rPr>
            </w:pPr>
            <w:ins w:id="4671" w:author="Fred Zhou" w:date="2024-03-10T13:59:00Z">
              <w:r w:rsidRPr="004F25AC">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686248FB"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72" w:author="Fred Zhou" w:date="2024-03-10T13:59:00Z"/>
                <w:color w:val="000000"/>
                <w:sz w:val="20"/>
                <w:szCs w:val="20"/>
              </w:rPr>
            </w:pPr>
            <w:ins w:id="4673" w:author="Fred Zhou" w:date="2024-03-10T13:59:00Z">
              <w:r w:rsidRPr="004F25AC">
                <w:rPr>
                  <w:rFonts w:eastAsia="MS Gothic"/>
                  <w:color w:val="000000"/>
                  <w:sz w:val="20"/>
                  <w:szCs w:val="20"/>
                  <w:shd w:val="clear" w:color="auto" w:fill="FFFFFF"/>
                </w:rPr>
                <w:t>●</w:t>
              </w:r>
            </w:ins>
          </w:p>
        </w:tc>
        <w:tc>
          <w:tcPr>
            <w:tcW w:w="922" w:type="dxa"/>
            <w:tcBorders>
              <w:top w:val="single" w:sz="4" w:space="0" w:color="E97132"/>
              <w:left w:val="nil"/>
              <w:bottom w:val="single" w:sz="4" w:space="0" w:color="E97132"/>
              <w:right w:val="single" w:sz="4" w:space="0" w:color="E97132"/>
            </w:tcBorders>
            <w:shd w:val="clear" w:color="auto" w:fill="FFFFFF"/>
          </w:tcPr>
          <w:p w14:paraId="1D96B547"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74"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39B53471"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75"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77A9B01C"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76"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43D612F0"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77" w:author="Fred Zhou" w:date="2024-03-10T13:59:00Z"/>
                <w:color w:val="000000"/>
                <w:sz w:val="20"/>
                <w:szCs w:val="20"/>
              </w:rPr>
            </w:pPr>
          </w:p>
        </w:tc>
      </w:tr>
      <w:tr w:rsidR="00E91302" w:rsidRPr="004F25AC" w14:paraId="1203C1C8" w14:textId="77777777" w:rsidTr="00E91302">
        <w:trPr>
          <w:ins w:id="4678"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795014A4" w14:textId="77777777" w:rsidR="00E91302" w:rsidRPr="004F25AC" w:rsidRDefault="00E91302">
            <w:pPr>
              <w:spacing w:before="0" w:after="0" w:line="240" w:lineRule="auto"/>
              <w:rPr>
                <w:ins w:id="4679"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1034C79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80" w:author="Fred Zhou" w:date="2024-03-10T13:59:00Z"/>
                <w:color w:val="000000"/>
                <w:sz w:val="20"/>
                <w:szCs w:val="20"/>
              </w:rPr>
            </w:pPr>
            <w:ins w:id="4681" w:author="Fred Zhou" w:date="2024-03-10T13:59:00Z">
              <w:r w:rsidRPr="004F25AC">
                <w:rPr>
                  <w:rFonts w:ascii="楷体" w:hAnsi="楷体"/>
                  <w:color w:val="000000"/>
                  <w:sz w:val="20"/>
                  <w:szCs w:val="20"/>
                </w:rPr>
                <w:t>计算</w:t>
              </w:r>
              <w:r w:rsidRPr="004F25AC">
                <w:rPr>
                  <w:rFonts w:ascii="楷体" w:hAnsi="楷体"/>
                  <w:color w:val="000000"/>
                  <w:sz w:val="20"/>
                  <w:szCs w:val="20"/>
                  <w:rPrChange w:id="4682" w:author="Fred Zhou" w:date="2024-03-10T14:00:00Z">
                    <w:rPr>
                      <w:rFonts w:ascii="楷体" w:hAnsi="楷体"/>
                      <w:color w:val="000000"/>
                      <w:sz w:val="20"/>
                      <w:szCs w:val="20"/>
                      <w:highlight w:val="cyan"/>
                    </w:rPr>
                  </w:rPrChange>
                </w:rPr>
                <w:t>暴露性因子</w:t>
              </w:r>
              <w:r w:rsidRPr="004F25AC">
                <w:rPr>
                  <w:rFonts w:ascii="楷体" w:hAnsi="楷体"/>
                  <w:color w:val="000000"/>
                  <w:sz w:val="20"/>
                  <w:szCs w:val="20"/>
                </w:rPr>
                <w:t>和</w:t>
              </w:r>
              <w:r w:rsidRPr="004F25AC">
                <w:rPr>
                  <w:rFonts w:ascii="楷体" w:hAnsi="楷体"/>
                  <w:color w:val="000000"/>
                  <w:sz w:val="20"/>
                  <w:szCs w:val="20"/>
                  <w:rPrChange w:id="4683" w:author="Fred Zhou" w:date="2024-03-10T14:00:00Z">
                    <w:rPr>
                      <w:rFonts w:ascii="楷体" w:hAnsi="楷体"/>
                      <w:color w:val="000000"/>
                      <w:sz w:val="20"/>
                      <w:szCs w:val="20"/>
                      <w:highlight w:val="cyan"/>
                    </w:rPr>
                  </w:rPrChange>
                </w:rPr>
                <w:t>脆弱性因子</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53DA0156"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84" w:author="Fred Zhou" w:date="2024-03-10T13:59:00Z"/>
                <w:color w:val="000000"/>
                <w:sz w:val="20"/>
                <w:szCs w:val="20"/>
              </w:rPr>
            </w:pPr>
            <w:ins w:id="4685" w:author="Fred Zhou" w:date="2024-03-10T13:59:00Z">
              <w:r w:rsidRPr="004F25AC">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6D722864"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86" w:author="Fred Zhou" w:date="2024-03-10T13:59:00Z"/>
                <w:color w:val="000000"/>
                <w:sz w:val="20"/>
                <w:szCs w:val="20"/>
              </w:rPr>
            </w:pPr>
            <w:ins w:id="4687" w:author="Fred Zhou" w:date="2024-03-10T13:59:00Z">
              <w:r w:rsidRPr="004F25AC">
                <w:rPr>
                  <w:rFonts w:eastAsia="MS Gothic"/>
                  <w:color w:val="000000"/>
                  <w:sz w:val="20"/>
                  <w:szCs w:val="20"/>
                  <w:shd w:val="clear" w:color="auto" w:fill="FFFFFF"/>
                </w:rPr>
                <w:t>●</w:t>
              </w:r>
            </w:ins>
          </w:p>
        </w:tc>
        <w:tc>
          <w:tcPr>
            <w:tcW w:w="922" w:type="dxa"/>
            <w:tcBorders>
              <w:top w:val="single" w:sz="4" w:space="0" w:color="E97132"/>
              <w:left w:val="nil"/>
              <w:bottom w:val="single" w:sz="4" w:space="0" w:color="E97132"/>
              <w:right w:val="single" w:sz="4" w:space="0" w:color="E97132"/>
            </w:tcBorders>
            <w:shd w:val="clear" w:color="auto" w:fill="FFFFFF"/>
          </w:tcPr>
          <w:p w14:paraId="4F84709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88"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26E0898E"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89"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0F09DC9D"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90"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08612637"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91" w:author="Fred Zhou" w:date="2024-03-10T13:59:00Z"/>
                <w:color w:val="000000"/>
                <w:sz w:val="20"/>
                <w:szCs w:val="20"/>
              </w:rPr>
            </w:pPr>
          </w:p>
        </w:tc>
      </w:tr>
      <w:tr w:rsidR="00E91302" w:rsidRPr="004F25AC" w14:paraId="6A050B8A" w14:textId="77777777" w:rsidTr="00E91302">
        <w:trPr>
          <w:ins w:id="4692"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352DD92B" w14:textId="77777777" w:rsidR="00E91302" w:rsidRPr="004F25AC" w:rsidRDefault="00E91302">
            <w:pPr>
              <w:spacing w:before="0" w:after="0" w:line="240" w:lineRule="auto"/>
              <w:rPr>
                <w:ins w:id="4693"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3AF1135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94" w:author="Fred Zhou" w:date="2024-03-10T13:59:00Z"/>
                <w:color w:val="000000"/>
                <w:sz w:val="20"/>
                <w:szCs w:val="20"/>
              </w:rPr>
            </w:pPr>
            <w:ins w:id="4695" w:author="Fred Zhou" w:date="2024-03-10T13:59:00Z">
              <w:r w:rsidRPr="004F25AC">
                <w:rPr>
                  <w:rFonts w:ascii="楷体" w:hAnsi="楷体"/>
                  <w:color w:val="000000"/>
                  <w:sz w:val="20"/>
                  <w:szCs w:val="20"/>
                </w:rPr>
                <w:t>计算修正温湿度指数（</w:t>
              </w:r>
              <w:r w:rsidRPr="004F25AC">
                <w:rPr>
                  <w:color w:val="000000"/>
                  <w:sz w:val="20"/>
                  <w:szCs w:val="20"/>
                </w:rPr>
                <w:t>MTHI</w:t>
              </w:r>
              <w:r w:rsidRPr="004F25AC">
                <w:rPr>
                  <w:rFonts w:ascii="楷体" w:hAnsi="楷体"/>
                  <w:color w:val="000000"/>
                  <w:sz w:val="20"/>
                  <w:szCs w:val="20"/>
                </w:rPr>
                <w:t>）</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4D80172C"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96" w:author="Fred Zhou" w:date="2024-03-10T13:59:00Z"/>
                <w:color w:val="000000"/>
                <w:sz w:val="20"/>
                <w:szCs w:val="20"/>
              </w:rPr>
            </w:pPr>
            <w:ins w:id="4697" w:author="Fred Zhou" w:date="2024-03-10T13:59:00Z">
              <w:r w:rsidRPr="004F25AC">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4605C4A8"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698" w:author="Fred Zhou" w:date="2024-03-10T13:59:00Z"/>
                <w:color w:val="000000"/>
                <w:sz w:val="20"/>
                <w:szCs w:val="20"/>
              </w:rPr>
            </w:pPr>
            <w:ins w:id="4699" w:author="Fred Zhou" w:date="2024-03-10T13:59:00Z">
              <w:r w:rsidRPr="004F25AC">
                <w:rPr>
                  <w:rFonts w:eastAsia="MS Gothic"/>
                  <w:color w:val="000000"/>
                  <w:sz w:val="20"/>
                  <w:szCs w:val="20"/>
                  <w:shd w:val="clear" w:color="auto" w:fill="FFFFFF"/>
                </w:rPr>
                <w:t>●</w:t>
              </w:r>
            </w:ins>
          </w:p>
        </w:tc>
        <w:tc>
          <w:tcPr>
            <w:tcW w:w="922" w:type="dxa"/>
            <w:tcBorders>
              <w:top w:val="single" w:sz="4" w:space="0" w:color="E97132"/>
              <w:left w:val="nil"/>
              <w:bottom w:val="single" w:sz="4" w:space="0" w:color="E97132"/>
              <w:right w:val="single" w:sz="4" w:space="0" w:color="E97132"/>
            </w:tcBorders>
            <w:shd w:val="clear" w:color="auto" w:fill="FFFFFF"/>
          </w:tcPr>
          <w:p w14:paraId="66563A6B"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00"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150C0F76"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01"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0AB9EDA0"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02"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19DDB8BE"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03" w:author="Fred Zhou" w:date="2024-03-10T13:59:00Z"/>
                <w:color w:val="000000"/>
                <w:sz w:val="20"/>
                <w:szCs w:val="20"/>
              </w:rPr>
            </w:pPr>
          </w:p>
        </w:tc>
      </w:tr>
      <w:tr w:rsidR="00E91302" w:rsidRPr="004F25AC" w14:paraId="29729BDE" w14:textId="77777777" w:rsidTr="00E91302">
        <w:trPr>
          <w:ins w:id="4704"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5E98A803" w14:textId="77777777" w:rsidR="00E91302" w:rsidRPr="004F25AC" w:rsidRDefault="00E91302">
            <w:pPr>
              <w:spacing w:before="0" w:after="0" w:line="240" w:lineRule="auto"/>
              <w:rPr>
                <w:ins w:id="4705"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2172771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06" w:author="Fred Zhou" w:date="2024-03-10T13:59:00Z"/>
                <w:color w:val="000000"/>
                <w:sz w:val="20"/>
                <w:szCs w:val="20"/>
              </w:rPr>
            </w:pPr>
            <w:ins w:id="4707" w:author="Fred Zhou" w:date="2024-03-10T13:59:00Z">
              <w:r w:rsidRPr="004F25AC">
                <w:rPr>
                  <w:rFonts w:ascii="楷体" w:hAnsi="楷体"/>
                  <w:color w:val="000000"/>
                  <w:sz w:val="20"/>
                  <w:szCs w:val="20"/>
                </w:rPr>
                <w:t>估算公园</w:t>
              </w:r>
              <w:r w:rsidRPr="004F25AC">
                <w:rPr>
                  <w:rFonts w:ascii="楷体" w:hAnsi="楷体"/>
                  <w:color w:val="000000"/>
                  <w:sz w:val="20"/>
                  <w:szCs w:val="20"/>
                  <w:rPrChange w:id="4708" w:author="Fred Zhou" w:date="2024-03-10T14:00:00Z">
                    <w:rPr>
                      <w:rFonts w:ascii="楷体" w:hAnsi="楷体"/>
                      <w:color w:val="000000"/>
                      <w:sz w:val="20"/>
                      <w:szCs w:val="20"/>
                      <w:highlight w:val="cyan"/>
                    </w:rPr>
                  </w:rPrChange>
                </w:rPr>
                <w:t>热缓解需求</w:t>
              </w:r>
              <w:r w:rsidRPr="004F25AC">
                <w:rPr>
                  <w:rFonts w:ascii="楷体" w:hAnsi="楷体"/>
                  <w:color w:val="000000"/>
                  <w:sz w:val="20"/>
                  <w:szCs w:val="20"/>
                </w:rPr>
                <w:t>溢出供给</w:t>
              </w:r>
              <w:r w:rsidRPr="004F25AC">
                <w:rPr>
                  <w:rFonts w:ascii="楷体" w:hAnsi="楷体" w:hint="eastAsia"/>
                  <w:color w:val="000000"/>
                  <w:sz w:val="20"/>
                  <w:szCs w:val="20"/>
                </w:rPr>
                <w:t>，</w:t>
              </w:r>
              <w:r w:rsidRPr="004F25AC">
                <w:rPr>
                  <w:rFonts w:ascii="楷体" w:hAnsi="楷体"/>
                  <w:color w:val="000000"/>
                  <w:sz w:val="20"/>
                  <w:szCs w:val="20"/>
                </w:rPr>
                <w:t>分析</w:t>
              </w:r>
              <w:r w:rsidRPr="004F25AC">
                <w:rPr>
                  <w:rFonts w:ascii="楷体" w:hAnsi="楷体"/>
                  <w:color w:val="000000"/>
                  <w:sz w:val="20"/>
                  <w:szCs w:val="20"/>
                  <w:rPrChange w:id="4709" w:author="Fred Zhou" w:date="2024-03-10T14:00:00Z">
                    <w:rPr>
                      <w:rFonts w:ascii="楷体" w:hAnsi="楷体"/>
                      <w:color w:val="000000"/>
                      <w:sz w:val="20"/>
                      <w:szCs w:val="20"/>
                      <w:highlight w:val="cyan"/>
                    </w:rPr>
                  </w:rPrChange>
                </w:rPr>
                <w:t>相对贡献</w:t>
              </w:r>
            </w:ins>
          </w:p>
        </w:tc>
        <w:tc>
          <w:tcPr>
            <w:tcW w:w="889" w:type="dxa"/>
            <w:tcBorders>
              <w:top w:val="single" w:sz="4" w:space="0" w:color="E97132"/>
              <w:left w:val="nil"/>
              <w:bottom w:val="single" w:sz="4" w:space="0" w:color="E97132"/>
              <w:right w:val="single" w:sz="4" w:space="0" w:color="E97132"/>
            </w:tcBorders>
            <w:shd w:val="clear" w:color="auto" w:fill="FFFFFF"/>
          </w:tcPr>
          <w:p w14:paraId="3F4FC52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10"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724B8FE1"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11"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hideMark/>
          </w:tcPr>
          <w:p w14:paraId="57DBB0B5"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12" w:author="Fred Zhou" w:date="2024-03-10T13:59:00Z"/>
                <w:color w:val="000000"/>
                <w:sz w:val="20"/>
                <w:szCs w:val="20"/>
              </w:rPr>
            </w:pPr>
            <w:ins w:id="4713" w:author="Fred Zhou" w:date="2024-03-10T13:59:00Z">
              <w:r w:rsidRPr="004F25AC">
                <w:rPr>
                  <w:rFonts w:eastAsia="MS Gothic"/>
                  <w:color w:val="000000"/>
                  <w:sz w:val="20"/>
                  <w:szCs w:val="20"/>
                  <w:shd w:val="clear" w:color="auto" w:fill="FFFFFF"/>
                </w:rPr>
                <w:t>●</w:t>
              </w:r>
            </w:ins>
          </w:p>
        </w:tc>
        <w:tc>
          <w:tcPr>
            <w:tcW w:w="945" w:type="dxa"/>
            <w:tcBorders>
              <w:top w:val="single" w:sz="4" w:space="0" w:color="E97132"/>
              <w:left w:val="nil"/>
              <w:bottom w:val="single" w:sz="4" w:space="0" w:color="E97132"/>
              <w:right w:val="single" w:sz="4" w:space="0" w:color="E97132"/>
            </w:tcBorders>
            <w:shd w:val="clear" w:color="auto" w:fill="FFFFFF"/>
            <w:hideMark/>
          </w:tcPr>
          <w:p w14:paraId="22170744"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14" w:author="Fred Zhou" w:date="2024-03-10T13:59:00Z"/>
                <w:color w:val="000000"/>
                <w:sz w:val="20"/>
                <w:szCs w:val="20"/>
              </w:rPr>
            </w:pPr>
            <w:ins w:id="4715" w:author="Fred Zhou" w:date="2024-03-10T13:59:00Z">
              <w:r w:rsidRPr="004F25AC">
                <w:rPr>
                  <w:rFonts w:eastAsia="MS Gothic"/>
                  <w:color w:val="000000"/>
                  <w:sz w:val="20"/>
                  <w:szCs w:val="20"/>
                  <w:shd w:val="clear" w:color="auto" w:fill="FFFFFF"/>
                </w:rPr>
                <w:t>●</w:t>
              </w:r>
            </w:ins>
          </w:p>
        </w:tc>
        <w:tc>
          <w:tcPr>
            <w:tcW w:w="922" w:type="dxa"/>
            <w:tcBorders>
              <w:top w:val="single" w:sz="4" w:space="0" w:color="E97132"/>
              <w:left w:val="nil"/>
              <w:bottom w:val="single" w:sz="4" w:space="0" w:color="E97132"/>
              <w:right w:val="single" w:sz="4" w:space="0" w:color="E97132"/>
            </w:tcBorders>
            <w:shd w:val="clear" w:color="auto" w:fill="FFFFFF"/>
          </w:tcPr>
          <w:p w14:paraId="687E8AAD"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16"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599AF9EB"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17" w:author="Fred Zhou" w:date="2024-03-10T13:59:00Z"/>
                <w:color w:val="000000"/>
                <w:sz w:val="20"/>
                <w:szCs w:val="20"/>
              </w:rPr>
            </w:pPr>
          </w:p>
        </w:tc>
      </w:tr>
      <w:tr w:rsidR="00E91302" w:rsidRPr="004F25AC" w14:paraId="5DB4BEB9" w14:textId="77777777" w:rsidTr="00E91302">
        <w:trPr>
          <w:ins w:id="4718"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val="restart"/>
            <w:tcBorders>
              <w:top w:val="nil"/>
              <w:left w:val="single" w:sz="4" w:space="0" w:color="E97132"/>
              <w:bottom w:val="single" w:sz="4" w:space="0" w:color="E97132"/>
              <w:right w:val="single" w:sz="4" w:space="0" w:color="E97132"/>
            </w:tcBorders>
            <w:shd w:val="clear" w:color="auto" w:fill="FFFFFF"/>
            <w:hideMark/>
          </w:tcPr>
          <w:p w14:paraId="2CD251EA" w14:textId="77777777" w:rsidR="00E91302" w:rsidRPr="004F25AC" w:rsidRDefault="00E91302">
            <w:pPr>
              <w:spacing w:line="240" w:lineRule="atLeast"/>
              <w:rPr>
                <w:ins w:id="4719" w:author="Fred Zhou" w:date="2024-03-10T13:59:00Z"/>
                <w:color w:val="000000"/>
                <w:sz w:val="20"/>
                <w:szCs w:val="20"/>
              </w:rPr>
            </w:pPr>
            <w:ins w:id="4720" w:author="Fred Zhou" w:date="2024-03-10T13:59:00Z">
              <w:r w:rsidRPr="004F25AC">
                <w:rPr>
                  <w:rFonts w:ascii="楷体" w:hAnsi="楷体"/>
                  <w:bCs w:val="0"/>
                  <w:color w:val="000000"/>
                  <w:sz w:val="20"/>
                  <w:szCs w:val="20"/>
                </w:rPr>
                <w:t>研究内容</w:t>
              </w:r>
              <w:r w:rsidRPr="004F25AC">
                <w:rPr>
                  <w:bCs w:val="0"/>
                  <w:color w:val="000000"/>
                  <w:sz w:val="20"/>
                  <w:szCs w:val="20"/>
                </w:rPr>
                <w:t>2</w:t>
              </w:r>
            </w:ins>
          </w:p>
        </w:tc>
        <w:tc>
          <w:tcPr>
            <w:tcW w:w="2489" w:type="dxa"/>
            <w:tcBorders>
              <w:top w:val="single" w:sz="4" w:space="0" w:color="E97132"/>
              <w:left w:val="nil"/>
              <w:bottom w:val="single" w:sz="4" w:space="0" w:color="E97132"/>
              <w:right w:val="single" w:sz="4" w:space="0" w:color="E97132"/>
            </w:tcBorders>
            <w:shd w:val="clear" w:color="auto" w:fill="FFFFFF"/>
            <w:hideMark/>
          </w:tcPr>
          <w:p w14:paraId="1B9D55AD"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21" w:author="Fred Zhou" w:date="2024-03-10T13:59:00Z"/>
                <w:color w:val="000000"/>
                <w:sz w:val="20"/>
                <w:szCs w:val="20"/>
              </w:rPr>
            </w:pPr>
            <w:ins w:id="4722" w:author="Fred Zhou" w:date="2024-03-10T13:59:00Z">
              <w:r w:rsidRPr="004F25AC">
                <w:rPr>
                  <w:rFonts w:ascii="楷体" w:hAnsi="楷体" w:hint="eastAsia"/>
                  <w:color w:val="000000"/>
                  <w:sz w:val="20"/>
                  <w:szCs w:val="20"/>
                  <w:rPrChange w:id="4723" w:author="Fred Zhou" w:date="2024-03-10T14:00:00Z">
                    <w:rPr>
                      <w:rFonts w:ascii="楷体" w:hAnsi="楷体" w:hint="eastAsia"/>
                      <w:color w:val="000000"/>
                      <w:sz w:val="20"/>
                      <w:szCs w:val="20"/>
                      <w:highlight w:val="cyan"/>
                    </w:rPr>
                  </w:rPrChange>
                </w:rPr>
                <w:t>计算</w:t>
              </w:r>
              <w:r w:rsidRPr="004F25AC">
                <w:rPr>
                  <w:rFonts w:ascii="楷体" w:hAnsi="楷体"/>
                  <w:color w:val="000000"/>
                  <w:sz w:val="20"/>
                  <w:szCs w:val="20"/>
                  <w:rPrChange w:id="4724" w:author="Fred Zhou" w:date="2024-03-10T14:00:00Z">
                    <w:rPr>
                      <w:rFonts w:ascii="楷体" w:hAnsi="楷体"/>
                      <w:color w:val="000000"/>
                      <w:sz w:val="20"/>
                      <w:szCs w:val="20"/>
                      <w:highlight w:val="cyan"/>
                    </w:rPr>
                  </w:rPrChange>
                </w:rPr>
                <w:t>灾害性因子</w:t>
              </w:r>
            </w:ins>
          </w:p>
        </w:tc>
        <w:tc>
          <w:tcPr>
            <w:tcW w:w="889" w:type="dxa"/>
            <w:tcBorders>
              <w:top w:val="single" w:sz="4" w:space="0" w:color="E97132"/>
              <w:left w:val="nil"/>
              <w:bottom w:val="single" w:sz="4" w:space="0" w:color="E97132"/>
              <w:right w:val="single" w:sz="4" w:space="0" w:color="E97132"/>
            </w:tcBorders>
            <w:shd w:val="clear" w:color="auto" w:fill="FFFFFF"/>
          </w:tcPr>
          <w:p w14:paraId="7DEC9540"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25"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hideMark/>
          </w:tcPr>
          <w:p w14:paraId="7826BC6C"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26" w:author="Fred Zhou" w:date="2024-03-10T13:59:00Z"/>
                <w:color w:val="000000"/>
                <w:sz w:val="20"/>
                <w:szCs w:val="20"/>
              </w:rPr>
            </w:pPr>
            <w:ins w:id="4727" w:author="Fred Zhou" w:date="2024-03-10T13:59:00Z">
              <w:r w:rsidRPr="004F25AC">
                <w:rPr>
                  <w:rFonts w:eastAsia="MS Gothic"/>
                  <w:color w:val="000000"/>
                  <w:sz w:val="20"/>
                  <w:szCs w:val="20"/>
                  <w:shd w:val="clear" w:color="auto" w:fill="FFFFFF"/>
                </w:rPr>
                <w:t>●</w:t>
              </w:r>
            </w:ins>
          </w:p>
        </w:tc>
        <w:tc>
          <w:tcPr>
            <w:tcW w:w="922" w:type="dxa"/>
            <w:tcBorders>
              <w:top w:val="single" w:sz="4" w:space="0" w:color="E97132"/>
              <w:left w:val="nil"/>
              <w:bottom w:val="single" w:sz="4" w:space="0" w:color="E97132"/>
              <w:right w:val="single" w:sz="4" w:space="0" w:color="E97132"/>
            </w:tcBorders>
            <w:shd w:val="clear" w:color="auto" w:fill="FFFFFF"/>
          </w:tcPr>
          <w:p w14:paraId="011764F6"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28"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7988F03B"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29"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1574F07D"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30"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423A9D63"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31" w:author="Fred Zhou" w:date="2024-03-10T13:59:00Z"/>
                <w:color w:val="000000"/>
                <w:sz w:val="20"/>
                <w:szCs w:val="20"/>
              </w:rPr>
            </w:pPr>
          </w:p>
        </w:tc>
      </w:tr>
      <w:tr w:rsidR="00E91302" w:rsidRPr="004F25AC" w14:paraId="3744FAD2" w14:textId="77777777" w:rsidTr="00E91302">
        <w:trPr>
          <w:trHeight w:val="1186"/>
          <w:ins w:id="4732"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7A059E4A" w14:textId="77777777" w:rsidR="00E91302" w:rsidRPr="004F25AC" w:rsidRDefault="00E91302">
            <w:pPr>
              <w:spacing w:before="0" w:after="0" w:line="240" w:lineRule="auto"/>
              <w:rPr>
                <w:ins w:id="4733"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449669FA"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34" w:author="Fred Zhou" w:date="2024-03-10T13:59:00Z"/>
                <w:color w:val="000000"/>
                <w:sz w:val="20"/>
                <w:szCs w:val="20"/>
              </w:rPr>
            </w:pPr>
            <w:ins w:id="4735" w:author="Fred Zhou" w:date="2024-03-10T13:59:00Z">
              <w:r w:rsidRPr="004F25AC">
                <w:rPr>
                  <w:rFonts w:ascii="楷体" w:hAnsi="楷体"/>
                  <w:color w:val="000000"/>
                  <w:sz w:val="20"/>
                  <w:szCs w:val="20"/>
                </w:rPr>
                <w:t>估算</w:t>
              </w:r>
              <w:r w:rsidRPr="004F25AC">
                <w:rPr>
                  <w:rFonts w:ascii="楷体" w:hAnsi="楷体"/>
                  <w:color w:val="000000"/>
                  <w:sz w:val="20"/>
                  <w:szCs w:val="20"/>
                  <w:rPrChange w:id="4736" w:author="Fred Zhou" w:date="2024-03-10T14:00:00Z">
                    <w:rPr>
                      <w:rFonts w:ascii="楷体" w:hAnsi="楷体"/>
                      <w:color w:val="000000"/>
                      <w:sz w:val="20"/>
                      <w:szCs w:val="20"/>
                      <w:highlight w:val="cyan"/>
                    </w:rPr>
                  </w:rPrChange>
                </w:rPr>
                <w:t>城市热缓解需求</w:t>
              </w:r>
              <w:r w:rsidRPr="004F25AC">
                <w:rPr>
                  <w:rFonts w:ascii="楷体" w:hAnsi="楷体" w:hint="eastAsia"/>
                  <w:color w:val="000000"/>
                  <w:sz w:val="20"/>
                  <w:szCs w:val="20"/>
                </w:rPr>
                <w:t>，</w:t>
              </w:r>
              <w:r w:rsidRPr="004F25AC">
                <w:rPr>
                  <w:rFonts w:ascii="楷体" w:hAnsi="楷体" w:hint="eastAsia"/>
                  <w:color w:val="000000"/>
                  <w:sz w:val="20"/>
                  <w:szCs w:val="20"/>
                  <w:rPrChange w:id="4737" w:author="Fred Zhou" w:date="2024-03-10T14:00:00Z">
                    <w:rPr>
                      <w:rFonts w:ascii="楷体" w:hAnsi="楷体" w:hint="eastAsia"/>
                      <w:color w:val="000000"/>
                      <w:sz w:val="20"/>
                      <w:szCs w:val="20"/>
                      <w:highlight w:val="cyan"/>
                    </w:rPr>
                  </w:rPrChange>
                </w:rPr>
                <w:t>分析</w:t>
              </w:r>
              <w:r w:rsidRPr="004F25AC">
                <w:rPr>
                  <w:rFonts w:ascii="楷体" w:hAnsi="楷体"/>
                  <w:color w:val="000000"/>
                  <w:sz w:val="20"/>
                  <w:szCs w:val="20"/>
                  <w:rPrChange w:id="4738" w:author="Fred Zhou" w:date="2024-03-10T14:00:00Z">
                    <w:rPr>
                      <w:rFonts w:ascii="楷体" w:hAnsi="楷体"/>
                      <w:color w:val="000000"/>
                      <w:sz w:val="20"/>
                      <w:szCs w:val="20"/>
                      <w:highlight w:val="cyan"/>
                    </w:rPr>
                  </w:rPrChange>
                </w:rPr>
                <w:t>相对贡献</w:t>
              </w:r>
            </w:ins>
          </w:p>
        </w:tc>
        <w:tc>
          <w:tcPr>
            <w:tcW w:w="889" w:type="dxa"/>
            <w:tcBorders>
              <w:top w:val="single" w:sz="4" w:space="0" w:color="E97132"/>
              <w:left w:val="nil"/>
              <w:bottom w:val="single" w:sz="4" w:space="0" w:color="E97132"/>
              <w:right w:val="single" w:sz="4" w:space="0" w:color="E97132"/>
            </w:tcBorders>
            <w:shd w:val="clear" w:color="auto" w:fill="FFFFFF"/>
          </w:tcPr>
          <w:p w14:paraId="596C87A4"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39"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339C8707"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40" w:author="Fred Zhou" w:date="2024-03-10T13:59:00Z"/>
                <w:rFonts w:eastAsia="MS Gothic"/>
                <w:color w:val="000000"/>
                <w:sz w:val="20"/>
                <w:szCs w:val="20"/>
                <w:shd w:val="clear" w:color="auto" w:fill="FFFFFF"/>
              </w:rPr>
            </w:pPr>
          </w:p>
        </w:tc>
        <w:tc>
          <w:tcPr>
            <w:tcW w:w="922" w:type="dxa"/>
            <w:tcBorders>
              <w:top w:val="single" w:sz="4" w:space="0" w:color="E97132"/>
              <w:left w:val="nil"/>
              <w:bottom w:val="single" w:sz="4" w:space="0" w:color="E97132"/>
              <w:right w:val="single" w:sz="4" w:space="0" w:color="E97132"/>
            </w:tcBorders>
            <w:shd w:val="clear" w:color="auto" w:fill="FFFFFF"/>
            <w:hideMark/>
          </w:tcPr>
          <w:p w14:paraId="16F4F954"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41" w:author="Fred Zhou" w:date="2024-03-10T13:59:00Z"/>
                <w:color w:val="000000"/>
                <w:sz w:val="20"/>
                <w:szCs w:val="20"/>
              </w:rPr>
            </w:pPr>
            <w:ins w:id="4742" w:author="Fred Zhou" w:date="2024-03-10T13:59:00Z">
              <w:r w:rsidRPr="004F25AC">
                <w:rPr>
                  <w:rFonts w:eastAsia="MS Gothic"/>
                  <w:color w:val="000000"/>
                  <w:sz w:val="20"/>
                  <w:szCs w:val="20"/>
                  <w:shd w:val="clear" w:color="auto" w:fill="FFFFFF"/>
                </w:rPr>
                <w:t>●</w:t>
              </w:r>
            </w:ins>
          </w:p>
        </w:tc>
        <w:tc>
          <w:tcPr>
            <w:tcW w:w="945" w:type="dxa"/>
            <w:tcBorders>
              <w:top w:val="single" w:sz="4" w:space="0" w:color="E97132"/>
              <w:left w:val="nil"/>
              <w:bottom w:val="single" w:sz="4" w:space="0" w:color="E97132"/>
              <w:right w:val="single" w:sz="4" w:space="0" w:color="E97132"/>
            </w:tcBorders>
            <w:shd w:val="clear" w:color="auto" w:fill="FFFFFF"/>
            <w:hideMark/>
          </w:tcPr>
          <w:p w14:paraId="4F0DC090"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43" w:author="Fred Zhou" w:date="2024-03-10T13:59:00Z"/>
                <w:color w:val="000000"/>
                <w:sz w:val="20"/>
                <w:szCs w:val="20"/>
              </w:rPr>
            </w:pPr>
            <w:ins w:id="4744" w:author="Fred Zhou" w:date="2024-03-10T13:59:00Z">
              <w:r w:rsidRPr="004F25AC">
                <w:rPr>
                  <w:rFonts w:eastAsia="MS Gothic"/>
                  <w:color w:val="000000"/>
                  <w:sz w:val="20"/>
                  <w:szCs w:val="20"/>
                  <w:shd w:val="clear" w:color="auto" w:fill="FFFFFF"/>
                </w:rPr>
                <w:t>●</w:t>
              </w:r>
            </w:ins>
          </w:p>
        </w:tc>
        <w:tc>
          <w:tcPr>
            <w:tcW w:w="922" w:type="dxa"/>
            <w:tcBorders>
              <w:top w:val="single" w:sz="4" w:space="0" w:color="E97132"/>
              <w:left w:val="nil"/>
              <w:bottom w:val="single" w:sz="4" w:space="0" w:color="E97132"/>
              <w:right w:val="single" w:sz="4" w:space="0" w:color="E97132"/>
            </w:tcBorders>
            <w:shd w:val="clear" w:color="auto" w:fill="FFFFFF"/>
          </w:tcPr>
          <w:p w14:paraId="5DA1453A"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45"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0EE9B803"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46" w:author="Fred Zhou" w:date="2024-03-10T13:59:00Z"/>
                <w:color w:val="000000"/>
                <w:sz w:val="20"/>
                <w:szCs w:val="20"/>
              </w:rPr>
            </w:pPr>
          </w:p>
        </w:tc>
      </w:tr>
      <w:tr w:rsidR="00E91302" w:rsidRPr="004F25AC" w14:paraId="421689DC" w14:textId="77777777" w:rsidTr="00E91302">
        <w:trPr>
          <w:ins w:id="4747"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val="restart"/>
            <w:tcBorders>
              <w:top w:val="nil"/>
              <w:left w:val="single" w:sz="4" w:space="0" w:color="E97132"/>
              <w:bottom w:val="single" w:sz="4" w:space="0" w:color="E97132"/>
              <w:right w:val="single" w:sz="4" w:space="0" w:color="E97132"/>
            </w:tcBorders>
            <w:shd w:val="clear" w:color="auto" w:fill="FFFFFF"/>
            <w:hideMark/>
          </w:tcPr>
          <w:p w14:paraId="6C5718D0" w14:textId="77777777" w:rsidR="00E91302" w:rsidRPr="004F25AC" w:rsidRDefault="00E91302">
            <w:pPr>
              <w:spacing w:line="240" w:lineRule="atLeast"/>
              <w:rPr>
                <w:ins w:id="4748" w:author="Fred Zhou" w:date="2024-03-10T13:59:00Z"/>
                <w:color w:val="000000"/>
                <w:sz w:val="20"/>
                <w:szCs w:val="20"/>
              </w:rPr>
            </w:pPr>
            <w:ins w:id="4749" w:author="Fred Zhou" w:date="2024-03-10T13:59:00Z">
              <w:r w:rsidRPr="004F25AC">
                <w:rPr>
                  <w:rFonts w:ascii="楷体" w:hAnsi="楷体"/>
                  <w:bCs w:val="0"/>
                  <w:color w:val="000000"/>
                  <w:sz w:val="20"/>
                  <w:szCs w:val="20"/>
                </w:rPr>
                <w:t>研究内容</w:t>
              </w:r>
              <w:r w:rsidRPr="004F25AC">
                <w:rPr>
                  <w:bCs w:val="0"/>
                  <w:color w:val="000000"/>
                  <w:sz w:val="20"/>
                  <w:szCs w:val="20"/>
                </w:rPr>
                <w:t>3</w:t>
              </w:r>
            </w:ins>
          </w:p>
        </w:tc>
        <w:tc>
          <w:tcPr>
            <w:tcW w:w="2489" w:type="dxa"/>
            <w:tcBorders>
              <w:top w:val="single" w:sz="4" w:space="0" w:color="E97132"/>
              <w:left w:val="nil"/>
              <w:bottom w:val="single" w:sz="4" w:space="0" w:color="E97132"/>
              <w:right w:val="single" w:sz="4" w:space="0" w:color="E97132"/>
            </w:tcBorders>
            <w:shd w:val="clear" w:color="auto" w:fill="FFFFFF"/>
            <w:hideMark/>
          </w:tcPr>
          <w:p w14:paraId="645FCB30"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50" w:author="Fred Zhou" w:date="2024-03-10T13:59:00Z"/>
                <w:color w:val="000000"/>
                <w:sz w:val="20"/>
                <w:szCs w:val="20"/>
              </w:rPr>
            </w:pPr>
            <w:ins w:id="4751" w:author="Fred Zhou" w:date="2024-03-10T13:59:00Z">
              <w:r w:rsidRPr="004F25AC">
                <w:rPr>
                  <w:rFonts w:ascii="楷体" w:hAnsi="楷体" w:hint="eastAsia"/>
                  <w:color w:val="000000"/>
                  <w:sz w:val="20"/>
                  <w:szCs w:val="20"/>
                  <w:rPrChange w:id="4752" w:author="Fred Zhou" w:date="2024-03-10T14:00:00Z">
                    <w:rPr>
                      <w:rFonts w:ascii="楷体" w:hAnsi="楷体" w:hint="eastAsia"/>
                      <w:color w:val="000000"/>
                      <w:sz w:val="20"/>
                      <w:szCs w:val="20"/>
                      <w:highlight w:val="cyan"/>
                    </w:rPr>
                  </w:rPrChange>
                </w:rPr>
                <w:t>量化</w:t>
              </w:r>
              <w:r w:rsidRPr="004F25AC">
                <w:rPr>
                  <w:rFonts w:ascii="楷体" w:hAnsi="楷体"/>
                  <w:color w:val="000000"/>
                  <w:sz w:val="20"/>
                  <w:szCs w:val="20"/>
                  <w:rPrChange w:id="4753" w:author="Fred Zhou" w:date="2024-03-10T14:00:00Z">
                    <w:rPr>
                      <w:rFonts w:ascii="楷体" w:hAnsi="楷体"/>
                      <w:color w:val="000000"/>
                      <w:sz w:val="20"/>
                      <w:szCs w:val="20"/>
                      <w:highlight w:val="cyan"/>
                    </w:rPr>
                  </w:rPrChange>
                </w:rPr>
                <w:t>公园热缓解</w:t>
              </w:r>
              <w:r w:rsidRPr="004F25AC">
                <w:rPr>
                  <w:rFonts w:ascii="楷体" w:hAnsi="楷体"/>
                  <w:color w:val="000000"/>
                  <w:sz w:val="20"/>
                  <w:szCs w:val="20"/>
                </w:rPr>
                <w:t>供需关系</w:t>
              </w:r>
            </w:ins>
          </w:p>
        </w:tc>
        <w:tc>
          <w:tcPr>
            <w:tcW w:w="889" w:type="dxa"/>
            <w:tcBorders>
              <w:top w:val="single" w:sz="4" w:space="0" w:color="E97132"/>
              <w:left w:val="nil"/>
              <w:bottom w:val="single" w:sz="4" w:space="0" w:color="E97132"/>
              <w:right w:val="single" w:sz="4" w:space="0" w:color="E97132"/>
            </w:tcBorders>
            <w:shd w:val="clear" w:color="auto" w:fill="FFFFFF"/>
          </w:tcPr>
          <w:p w14:paraId="4A02D25E"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54"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694D497F"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55"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550975D0"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56"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hideMark/>
          </w:tcPr>
          <w:p w14:paraId="66F97CE2"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57" w:author="Fred Zhou" w:date="2024-03-10T13:59:00Z"/>
                <w:color w:val="000000"/>
                <w:sz w:val="20"/>
                <w:szCs w:val="20"/>
              </w:rPr>
            </w:pPr>
            <w:ins w:id="4758" w:author="Fred Zhou" w:date="2024-03-10T13:59:00Z">
              <w:r w:rsidRPr="004F25AC">
                <w:rPr>
                  <w:rFonts w:eastAsia="MS Gothic"/>
                  <w:color w:val="000000"/>
                  <w:sz w:val="20"/>
                  <w:szCs w:val="20"/>
                  <w:shd w:val="clear" w:color="auto" w:fill="FFFFFF"/>
                </w:rPr>
                <w:t>●</w:t>
              </w:r>
            </w:ins>
          </w:p>
        </w:tc>
        <w:tc>
          <w:tcPr>
            <w:tcW w:w="922" w:type="dxa"/>
            <w:tcBorders>
              <w:top w:val="single" w:sz="4" w:space="0" w:color="E97132"/>
              <w:left w:val="nil"/>
              <w:bottom w:val="single" w:sz="4" w:space="0" w:color="E97132"/>
              <w:right w:val="single" w:sz="4" w:space="0" w:color="E97132"/>
            </w:tcBorders>
            <w:shd w:val="clear" w:color="auto" w:fill="FFFFFF"/>
          </w:tcPr>
          <w:p w14:paraId="0C38DF85"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59"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7CE396A1"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60" w:author="Fred Zhou" w:date="2024-03-10T13:59:00Z"/>
                <w:color w:val="000000"/>
                <w:sz w:val="20"/>
                <w:szCs w:val="20"/>
              </w:rPr>
            </w:pPr>
          </w:p>
        </w:tc>
      </w:tr>
      <w:tr w:rsidR="00E91302" w:rsidRPr="004F25AC" w14:paraId="486AC2BC" w14:textId="77777777" w:rsidTr="00E91302">
        <w:trPr>
          <w:ins w:id="4761"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75B3A1FF" w14:textId="77777777" w:rsidR="00E91302" w:rsidRPr="004F25AC" w:rsidRDefault="00E91302">
            <w:pPr>
              <w:spacing w:before="0" w:after="0" w:line="240" w:lineRule="auto"/>
              <w:rPr>
                <w:ins w:id="4762"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075AB51E"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63" w:author="Fred Zhou" w:date="2024-03-10T13:59:00Z"/>
                <w:color w:val="000000"/>
                <w:sz w:val="20"/>
                <w:szCs w:val="20"/>
              </w:rPr>
            </w:pPr>
            <w:ins w:id="4764" w:author="Fred Zhou" w:date="2024-03-10T13:59:00Z">
              <w:r w:rsidRPr="004F25AC">
                <w:rPr>
                  <w:rFonts w:ascii="楷体" w:hAnsi="楷体"/>
                  <w:color w:val="000000"/>
                  <w:sz w:val="20"/>
                  <w:szCs w:val="20"/>
                </w:rPr>
                <w:t>热点分析</w:t>
              </w:r>
            </w:ins>
          </w:p>
        </w:tc>
        <w:tc>
          <w:tcPr>
            <w:tcW w:w="889" w:type="dxa"/>
            <w:tcBorders>
              <w:top w:val="single" w:sz="4" w:space="0" w:color="E97132"/>
              <w:left w:val="nil"/>
              <w:bottom w:val="single" w:sz="4" w:space="0" w:color="E97132"/>
              <w:right w:val="single" w:sz="4" w:space="0" w:color="E97132"/>
            </w:tcBorders>
            <w:shd w:val="clear" w:color="auto" w:fill="FFFFFF"/>
          </w:tcPr>
          <w:p w14:paraId="3DE2EE94"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65"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45E783D3"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66"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5DB90A3F"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67"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1ECAEF80"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68"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hideMark/>
          </w:tcPr>
          <w:p w14:paraId="6A52C874"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69" w:author="Fred Zhou" w:date="2024-03-10T13:59:00Z"/>
                <w:color w:val="000000"/>
                <w:sz w:val="20"/>
                <w:szCs w:val="20"/>
              </w:rPr>
            </w:pPr>
            <w:ins w:id="4770" w:author="Fred Zhou" w:date="2024-03-10T13:59:00Z">
              <w:r w:rsidRPr="004F25AC">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tcPr>
          <w:p w14:paraId="04E10ADF"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71" w:author="Fred Zhou" w:date="2024-03-10T13:59:00Z"/>
                <w:color w:val="000000"/>
                <w:sz w:val="20"/>
                <w:szCs w:val="20"/>
              </w:rPr>
            </w:pPr>
          </w:p>
        </w:tc>
      </w:tr>
      <w:tr w:rsidR="00E91302" w:rsidRPr="004F25AC" w14:paraId="2FCEA631" w14:textId="77777777" w:rsidTr="00E91302">
        <w:trPr>
          <w:ins w:id="4772"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42BD8934" w14:textId="77777777" w:rsidR="00E91302" w:rsidRPr="004F25AC" w:rsidRDefault="00E91302">
            <w:pPr>
              <w:spacing w:before="0" w:after="0" w:line="240" w:lineRule="auto"/>
              <w:rPr>
                <w:ins w:id="4773"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7C4560BC"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74" w:author="Fred Zhou" w:date="2024-03-10T13:59:00Z"/>
                <w:color w:val="000000"/>
                <w:sz w:val="20"/>
                <w:szCs w:val="20"/>
              </w:rPr>
            </w:pPr>
            <w:proofErr w:type="gramStart"/>
            <w:ins w:id="4775" w:author="Fred Zhou" w:date="2024-03-10T13:59:00Z">
              <w:r w:rsidRPr="004F25AC">
                <w:rPr>
                  <w:rFonts w:ascii="楷体" w:hAnsi="楷体"/>
                  <w:color w:val="000000"/>
                  <w:sz w:val="20"/>
                  <w:szCs w:val="20"/>
                </w:rPr>
                <w:t>不</w:t>
              </w:r>
              <w:proofErr w:type="gramEnd"/>
              <w:r w:rsidRPr="004F25AC">
                <w:rPr>
                  <w:rFonts w:ascii="楷体" w:hAnsi="楷体"/>
                  <w:color w:val="000000"/>
                  <w:sz w:val="20"/>
                  <w:szCs w:val="20"/>
                </w:rPr>
                <w:t>平等性分析</w:t>
              </w:r>
            </w:ins>
          </w:p>
        </w:tc>
        <w:tc>
          <w:tcPr>
            <w:tcW w:w="889" w:type="dxa"/>
            <w:tcBorders>
              <w:top w:val="single" w:sz="4" w:space="0" w:color="E97132"/>
              <w:left w:val="nil"/>
              <w:bottom w:val="single" w:sz="4" w:space="0" w:color="E97132"/>
              <w:right w:val="single" w:sz="4" w:space="0" w:color="E97132"/>
            </w:tcBorders>
            <w:shd w:val="clear" w:color="auto" w:fill="FFFFFF"/>
          </w:tcPr>
          <w:p w14:paraId="0C9D0C21"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76"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7FE6FCF7"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77"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5B838BA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78"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6091BD04"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79" w:author="Fred Zhou" w:date="2024-03-10T13:59:00Z"/>
                <w:color w:val="000000"/>
                <w:sz w:val="20"/>
                <w:szCs w:val="20"/>
                <w:rPrChange w:id="4780" w:author="Fred Zhou" w:date="2024-03-10T14:00:00Z">
                  <w:rPr>
                    <w:ins w:id="4781" w:author="Fred Zhou" w:date="2024-03-10T13:59:00Z"/>
                    <w:color w:val="000000"/>
                    <w:sz w:val="20"/>
                    <w:szCs w:val="20"/>
                    <w:highlight w:val="cyan"/>
                  </w:rPr>
                </w:rPrChange>
              </w:rPr>
            </w:pPr>
          </w:p>
        </w:tc>
        <w:tc>
          <w:tcPr>
            <w:tcW w:w="922" w:type="dxa"/>
            <w:tcBorders>
              <w:top w:val="single" w:sz="4" w:space="0" w:color="E97132"/>
              <w:left w:val="nil"/>
              <w:bottom w:val="single" w:sz="4" w:space="0" w:color="E97132"/>
              <w:right w:val="single" w:sz="4" w:space="0" w:color="E97132"/>
            </w:tcBorders>
            <w:shd w:val="clear" w:color="auto" w:fill="FFFFFF"/>
            <w:hideMark/>
          </w:tcPr>
          <w:p w14:paraId="520D2E80"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82" w:author="Fred Zhou" w:date="2024-03-10T13:59:00Z"/>
                <w:color w:val="000000"/>
                <w:sz w:val="20"/>
                <w:szCs w:val="20"/>
                <w:rPrChange w:id="4783" w:author="Fred Zhou" w:date="2024-03-10T14:00:00Z">
                  <w:rPr>
                    <w:ins w:id="4784" w:author="Fred Zhou" w:date="2024-03-10T13:59:00Z"/>
                    <w:color w:val="000000"/>
                    <w:sz w:val="20"/>
                    <w:szCs w:val="20"/>
                    <w:highlight w:val="cyan"/>
                  </w:rPr>
                </w:rPrChange>
              </w:rPr>
            </w:pPr>
            <w:ins w:id="4785" w:author="Fred Zhou" w:date="2024-03-10T13:59:00Z">
              <w:r w:rsidRPr="004F25AC">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tcPr>
          <w:p w14:paraId="5EBDBB7D"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86" w:author="Fred Zhou" w:date="2024-03-10T13:59:00Z"/>
                <w:rFonts w:eastAsia="等线"/>
                <w:color w:val="000000"/>
                <w:sz w:val="20"/>
                <w:szCs w:val="20"/>
              </w:rPr>
            </w:pPr>
          </w:p>
        </w:tc>
      </w:tr>
      <w:tr w:rsidR="00E91302" w:rsidRPr="004F25AC" w14:paraId="372BBB4A" w14:textId="77777777" w:rsidTr="00E91302">
        <w:trPr>
          <w:ins w:id="4787"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25CA8257" w14:textId="77777777" w:rsidR="00E91302" w:rsidRPr="004F25AC" w:rsidRDefault="00E91302">
            <w:pPr>
              <w:spacing w:before="0" w:after="0" w:line="240" w:lineRule="auto"/>
              <w:rPr>
                <w:ins w:id="4788"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64F70398"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89" w:author="Fred Zhou" w:date="2024-03-10T13:59:00Z"/>
                <w:color w:val="000000"/>
                <w:sz w:val="20"/>
                <w:szCs w:val="20"/>
              </w:rPr>
            </w:pPr>
            <w:ins w:id="4790" w:author="Fred Zhou" w:date="2024-03-10T13:59:00Z">
              <w:r w:rsidRPr="004F25AC">
                <w:rPr>
                  <w:rFonts w:ascii="楷体" w:hAnsi="楷体"/>
                  <w:color w:val="000000"/>
                  <w:sz w:val="20"/>
                  <w:szCs w:val="20"/>
                </w:rPr>
                <w:t>识别城市热缓解</w:t>
              </w:r>
              <w:r w:rsidRPr="004F25AC">
                <w:rPr>
                  <w:rFonts w:ascii="楷体" w:hAnsi="楷体"/>
                  <w:color w:val="000000"/>
                  <w:sz w:val="20"/>
                  <w:szCs w:val="20"/>
                  <w:rPrChange w:id="4791" w:author="Fred Zhou" w:date="2024-03-10T14:00:00Z">
                    <w:rPr>
                      <w:rFonts w:ascii="楷体" w:hAnsi="楷体"/>
                      <w:color w:val="000000"/>
                      <w:sz w:val="20"/>
                      <w:szCs w:val="20"/>
                      <w:highlight w:val="cyan"/>
                    </w:rPr>
                  </w:rPrChange>
                </w:rPr>
                <w:t>优先区域</w:t>
              </w:r>
              <w:r w:rsidRPr="004F25AC">
                <w:rPr>
                  <w:rFonts w:ascii="楷体" w:hAnsi="楷体"/>
                  <w:color w:val="000000"/>
                  <w:sz w:val="20"/>
                  <w:szCs w:val="20"/>
                </w:rPr>
                <w:t>，</w:t>
              </w:r>
              <w:r w:rsidRPr="004F25AC">
                <w:rPr>
                  <w:rFonts w:ascii="楷体" w:hAnsi="楷体"/>
                  <w:color w:val="000000"/>
                  <w:sz w:val="20"/>
                  <w:szCs w:val="20"/>
                  <w:rPrChange w:id="4792" w:author="Fred Zhou" w:date="2024-03-10T14:00:00Z">
                    <w:rPr>
                      <w:rFonts w:ascii="楷体" w:hAnsi="楷体"/>
                      <w:color w:val="000000"/>
                      <w:sz w:val="20"/>
                      <w:szCs w:val="20"/>
                      <w:highlight w:val="cyan"/>
                    </w:rPr>
                  </w:rPrChange>
                </w:rPr>
                <w:t>规划增设公园</w:t>
              </w:r>
              <w:r w:rsidRPr="004F25AC">
                <w:rPr>
                  <w:rFonts w:ascii="楷体" w:hAnsi="楷体"/>
                  <w:color w:val="000000"/>
                  <w:sz w:val="20"/>
                  <w:szCs w:val="20"/>
                </w:rPr>
                <w:t>并估算热缓解</w:t>
              </w:r>
              <w:r w:rsidRPr="004F25AC">
                <w:rPr>
                  <w:rFonts w:ascii="楷体" w:hAnsi="楷体"/>
                  <w:color w:val="000000"/>
                  <w:sz w:val="20"/>
                  <w:szCs w:val="20"/>
                  <w:rPrChange w:id="4793" w:author="Fred Zhou" w:date="2024-03-10T14:00:00Z">
                    <w:rPr>
                      <w:rFonts w:ascii="楷体" w:hAnsi="楷体"/>
                      <w:color w:val="000000"/>
                      <w:sz w:val="20"/>
                      <w:szCs w:val="20"/>
                      <w:highlight w:val="cyan"/>
                    </w:rPr>
                  </w:rPrChange>
                </w:rPr>
                <w:t>改善程度</w:t>
              </w:r>
            </w:ins>
          </w:p>
        </w:tc>
        <w:tc>
          <w:tcPr>
            <w:tcW w:w="889" w:type="dxa"/>
            <w:tcBorders>
              <w:top w:val="single" w:sz="4" w:space="0" w:color="E97132"/>
              <w:left w:val="nil"/>
              <w:bottom w:val="single" w:sz="4" w:space="0" w:color="E97132"/>
              <w:right w:val="single" w:sz="4" w:space="0" w:color="E97132"/>
            </w:tcBorders>
            <w:shd w:val="clear" w:color="auto" w:fill="FFFFFF"/>
          </w:tcPr>
          <w:p w14:paraId="7351BCB3"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94"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21C1211B"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95"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091FC8E0"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96"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2369F877"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797" w:author="Fred Zhou" w:date="2024-03-10T13:59:00Z"/>
                <w:color w:val="000000"/>
                <w:sz w:val="20"/>
                <w:szCs w:val="20"/>
                <w:rPrChange w:id="4798" w:author="Fred Zhou" w:date="2024-03-10T14:00:00Z">
                  <w:rPr>
                    <w:ins w:id="4799" w:author="Fred Zhou" w:date="2024-03-10T13:59:00Z"/>
                    <w:color w:val="000000"/>
                    <w:sz w:val="20"/>
                    <w:szCs w:val="20"/>
                    <w:highlight w:val="cyan"/>
                  </w:rPr>
                </w:rPrChange>
              </w:rPr>
            </w:pPr>
          </w:p>
        </w:tc>
        <w:tc>
          <w:tcPr>
            <w:tcW w:w="922" w:type="dxa"/>
            <w:tcBorders>
              <w:top w:val="single" w:sz="4" w:space="0" w:color="E97132"/>
              <w:left w:val="nil"/>
              <w:bottom w:val="single" w:sz="4" w:space="0" w:color="E97132"/>
              <w:right w:val="single" w:sz="4" w:space="0" w:color="E97132"/>
            </w:tcBorders>
            <w:shd w:val="clear" w:color="auto" w:fill="FFFFFF"/>
            <w:hideMark/>
          </w:tcPr>
          <w:p w14:paraId="336DC4D3"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800" w:author="Fred Zhou" w:date="2024-03-10T13:59:00Z"/>
                <w:rFonts w:eastAsia="MS Gothic"/>
                <w:color w:val="000000"/>
                <w:sz w:val="20"/>
                <w:szCs w:val="20"/>
                <w:rPrChange w:id="4801" w:author="Fred Zhou" w:date="2024-03-10T14:00:00Z">
                  <w:rPr>
                    <w:ins w:id="4802" w:author="Fred Zhou" w:date="2024-03-10T13:59:00Z"/>
                    <w:rFonts w:eastAsia="MS Gothic"/>
                    <w:color w:val="000000"/>
                    <w:sz w:val="20"/>
                    <w:szCs w:val="20"/>
                    <w:highlight w:val="lightGray"/>
                  </w:rPr>
                </w:rPrChange>
              </w:rPr>
            </w:pPr>
            <w:ins w:id="4803" w:author="Fred Zhou" w:date="2024-03-10T13:59:00Z">
              <w:r w:rsidRPr="004F25AC">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tcPr>
          <w:p w14:paraId="15249318"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804" w:author="Fred Zhou" w:date="2024-03-10T13:59:00Z"/>
                <w:rFonts w:eastAsia="等线"/>
                <w:color w:val="000000"/>
                <w:sz w:val="20"/>
                <w:szCs w:val="20"/>
              </w:rPr>
            </w:pPr>
          </w:p>
        </w:tc>
      </w:tr>
      <w:tr w:rsidR="00E91302" w:rsidRPr="004F25AC" w14:paraId="72DE7EAC" w14:textId="77777777" w:rsidTr="00E91302">
        <w:trPr>
          <w:ins w:id="4805"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tcBorders>
              <w:top w:val="single" w:sz="4" w:space="0" w:color="E97132"/>
              <w:left w:val="single" w:sz="4" w:space="0" w:color="E97132"/>
              <w:bottom w:val="single" w:sz="4" w:space="0" w:color="E97132"/>
              <w:right w:val="single" w:sz="4" w:space="0" w:color="E97132"/>
            </w:tcBorders>
            <w:shd w:val="clear" w:color="auto" w:fill="FFFFFF"/>
            <w:hideMark/>
          </w:tcPr>
          <w:p w14:paraId="23BCC8DF" w14:textId="77777777" w:rsidR="00E91302" w:rsidRPr="004F25AC" w:rsidRDefault="00E91302">
            <w:pPr>
              <w:spacing w:line="240" w:lineRule="atLeast"/>
              <w:rPr>
                <w:ins w:id="4806" w:author="Fred Zhou" w:date="2024-03-10T13:59:00Z"/>
                <w:color w:val="000000"/>
                <w:sz w:val="20"/>
                <w:szCs w:val="20"/>
              </w:rPr>
            </w:pPr>
            <w:ins w:id="4807" w:author="Fred Zhou" w:date="2024-03-10T13:59:00Z">
              <w:r w:rsidRPr="004F25AC">
                <w:rPr>
                  <w:rFonts w:ascii="楷体" w:hAnsi="楷体"/>
                  <w:bCs w:val="0"/>
                  <w:color w:val="000000"/>
                  <w:sz w:val="20"/>
                  <w:szCs w:val="20"/>
                </w:rPr>
                <w:t>总结</w:t>
              </w:r>
            </w:ins>
          </w:p>
        </w:tc>
        <w:tc>
          <w:tcPr>
            <w:tcW w:w="2489" w:type="dxa"/>
            <w:tcBorders>
              <w:top w:val="single" w:sz="4" w:space="0" w:color="E97132"/>
              <w:left w:val="nil"/>
              <w:bottom w:val="single" w:sz="4" w:space="0" w:color="E97132"/>
              <w:right w:val="single" w:sz="4" w:space="0" w:color="E97132"/>
            </w:tcBorders>
            <w:shd w:val="clear" w:color="auto" w:fill="FFFFFF"/>
            <w:hideMark/>
          </w:tcPr>
          <w:p w14:paraId="1C72D553"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808" w:author="Fred Zhou" w:date="2024-03-10T13:59:00Z"/>
                <w:color w:val="000000"/>
                <w:sz w:val="20"/>
                <w:szCs w:val="20"/>
              </w:rPr>
            </w:pPr>
            <w:ins w:id="4809" w:author="Fred Zhou" w:date="2024-03-10T13:59:00Z">
              <w:r w:rsidRPr="004F25AC">
                <w:rPr>
                  <w:rFonts w:ascii="楷体" w:hAnsi="楷体"/>
                  <w:color w:val="000000"/>
                  <w:sz w:val="20"/>
                  <w:szCs w:val="20"/>
                </w:rPr>
                <w:t>总结</w:t>
              </w:r>
              <w:r w:rsidRPr="004F25AC">
                <w:rPr>
                  <w:rFonts w:ascii="楷体" w:hAnsi="楷体"/>
                  <w:color w:val="000000"/>
                  <w:sz w:val="20"/>
                  <w:szCs w:val="20"/>
                  <w:rPrChange w:id="4810" w:author="Fred Zhou" w:date="2024-03-10T14:00:00Z">
                    <w:rPr>
                      <w:rFonts w:ascii="楷体" w:hAnsi="楷体"/>
                      <w:color w:val="000000"/>
                      <w:sz w:val="20"/>
                      <w:szCs w:val="20"/>
                      <w:highlight w:val="cyan"/>
                    </w:rPr>
                  </w:rPrChange>
                </w:rPr>
                <w:t>项目进展</w:t>
              </w:r>
              <w:r w:rsidRPr="004F25AC">
                <w:rPr>
                  <w:rFonts w:ascii="楷体" w:hAnsi="楷体"/>
                  <w:color w:val="000000"/>
                  <w:sz w:val="20"/>
                  <w:szCs w:val="20"/>
                </w:rPr>
                <w:t>，撰写总结报告，准备验收</w:t>
              </w:r>
            </w:ins>
          </w:p>
        </w:tc>
        <w:tc>
          <w:tcPr>
            <w:tcW w:w="889" w:type="dxa"/>
            <w:tcBorders>
              <w:top w:val="single" w:sz="4" w:space="0" w:color="E97132"/>
              <w:left w:val="nil"/>
              <w:bottom w:val="single" w:sz="4" w:space="0" w:color="E97132"/>
              <w:right w:val="single" w:sz="4" w:space="0" w:color="E97132"/>
            </w:tcBorders>
            <w:shd w:val="clear" w:color="auto" w:fill="FFFFFF"/>
          </w:tcPr>
          <w:p w14:paraId="7C6EA17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811"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3B35945F"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812"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1189CC44"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813"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6E6E18AE"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814"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10B5AC19"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815"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hideMark/>
          </w:tcPr>
          <w:p w14:paraId="2497E951" w14:textId="77777777" w:rsidR="00E91302" w:rsidRPr="004F25AC"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4816" w:author="Fred Zhou" w:date="2024-03-10T13:59:00Z"/>
                <w:color w:val="000000"/>
                <w:sz w:val="20"/>
                <w:szCs w:val="20"/>
              </w:rPr>
            </w:pPr>
            <w:ins w:id="4817" w:author="Fred Zhou" w:date="2024-03-10T13:59:00Z">
              <w:r w:rsidRPr="004F25AC">
                <w:rPr>
                  <w:rFonts w:eastAsia="MS Gothic"/>
                  <w:color w:val="000000"/>
                  <w:sz w:val="20"/>
                  <w:szCs w:val="20"/>
                  <w:shd w:val="clear" w:color="auto" w:fill="FFFFFF"/>
                </w:rPr>
                <w:t>●</w:t>
              </w:r>
            </w:ins>
          </w:p>
        </w:tc>
      </w:tr>
    </w:tbl>
    <w:p w14:paraId="5CAE79CE" w14:textId="77777777" w:rsidR="00E91302" w:rsidRPr="004F25AC" w:rsidRDefault="00E91302" w:rsidP="00E91302">
      <w:pPr>
        <w:rPr>
          <w:ins w:id="4818" w:author="Fred Zhou" w:date="2024-03-10T13:59:00Z"/>
          <w:color w:val="000000"/>
          <w:sz w:val="21"/>
          <w:szCs w:val="21"/>
        </w:rPr>
      </w:pPr>
      <w:ins w:id="4819" w:author="Fred Zhou" w:date="2024-03-10T13:59:00Z">
        <w:r w:rsidRPr="004F25AC">
          <w:rPr>
            <w:color w:val="000000"/>
            <w:sz w:val="21"/>
            <w:szCs w:val="21"/>
          </w:rPr>
          <w:t xml:space="preserve"> </w:t>
        </w:r>
      </w:ins>
    </w:p>
    <w:p w14:paraId="2C83AE47" w14:textId="77777777" w:rsidR="00E91302" w:rsidRPr="004F25AC" w:rsidRDefault="00E91302" w:rsidP="00E91302">
      <w:pPr>
        <w:pStyle w:val="3"/>
        <w:rPr>
          <w:ins w:id="4820" w:author="Fred Zhou" w:date="2024-03-10T13:59:00Z"/>
          <w:bCs/>
          <w:color w:val="000000"/>
          <w:sz w:val="26"/>
          <w:szCs w:val="26"/>
        </w:rPr>
      </w:pPr>
      <w:ins w:id="4821" w:author="Fred Zhou" w:date="2024-03-10T13:59:00Z">
        <w:r w:rsidRPr="004F25AC">
          <w:rPr>
            <w:rFonts w:hint="eastAsia"/>
          </w:rPr>
          <w:t xml:space="preserve">5.2. </w:t>
        </w:r>
        <w:r w:rsidRPr="004F25AC">
          <w:rPr>
            <w:rFonts w:ascii="黑体" w:hAnsi="黑体" w:hint="eastAsia"/>
          </w:rPr>
          <w:t>预期研究结果</w:t>
        </w:r>
      </w:ins>
    </w:p>
    <w:p w14:paraId="67B6F1D4" w14:textId="77777777" w:rsidR="00E91302" w:rsidRPr="004F25AC" w:rsidRDefault="00E91302" w:rsidP="00E91302">
      <w:pPr>
        <w:rPr>
          <w:ins w:id="4822" w:author="Fred Zhou" w:date="2024-03-10T13:59:00Z"/>
        </w:rPr>
      </w:pPr>
      <w:ins w:id="4823" w:author="Fred Zhou" w:date="2024-03-10T13:59:00Z">
        <w:r w:rsidRPr="004F25AC">
          <w:rPr>
            <w:rFonts w:ascii="楷体" w:hAnsi="楷体" w:hint="eastAsia"/>
          </w:rPr>
          <w:t>（1）建立新的</w:t>
        </w:r>
        <w:r w:rsidRPr="004F25AC">
          <w:rPr>
            <w:rFonts w:ascii="楷体" w:hAnsi="楷体" w:hint="eastAsia"/>
            <w:rPrChange w:id="4824" w:author="Fred Zhou" w:date="2024-03-10T14:00:00Z">
              <w:rPr>
                <w:rFonts w:ascii="楷体" w:hAnsi="楷体" w:hint="eastAsia"/>
                <w:highlight w:val="cyan"/>
              </w:rPr>
            </w:rPrChange>
          </w:rPr>
          <w:t>指标体系</w:t>
        </w:r>
        <w:r w:rsidRPr="004F25AC">
          <w:rPr>
            <w:rFonts w:ascii="楷体" w:hAnsi="楷体" w:hint="eastAsia"/>
          </w:rPr>
          <w:t>来估算</w:t>
        </w:r>
        <w:r w:rsidRPr="004F25AC">
          <w:rPr>
            <w:rFonts w:ascii="楷体" w:hAnsi="楷体" w:hint="eastAsia"/>
            <w:rPrChange w:id="4825" w:author="Fred Zhou" w:date="2024-03-10T14:00:00Z">
              <w:rPr>
                <w:rFonts w:ascii="楷体" w:hAnsi="楷体" w:hint="eastAsia"/>
                <w:highlight w:val="cyan"/>
              </w:rPr>
            </w:rPrChange>
          </w:rPr>
          <w:t>城市热缓解需求</w:t>
        </w:r>
        <w:r w:rsidRPr="004F25AC">
          <w:rPr>
            <w:rFonts w:ascii="楷体" w:hAnsi="楷体" w:hint="eastAsia"/>
          </w:rPr>
          <w:t>及</w:t>
        </w:r>
        <w:r w:rsidRPr="004F25AC">
          <w:rPr>
            <w:rFonts w:ascii="楷体" w:hAnsi="楷体" w:hint="eastAsia"/>
            <w:rPrChange w:id="4826" w:author="Fred Zhou" w:date="2024-03-10T14:00:00Z">
              <w:rPr>
                <w:rFonts w:ascii="楷体" w:hAnsi="楷体" w:hint="eastAsia"/>
                <w:highlight w:val="cyan"/>
              </w:rPr>
            </w:rPrChange>
          </w:rPr>
          <w:t>绿地热缓解溢出效应的</w:t>
        </w:r>
        <w:r w:rsidRPr="004F25AC">
          <w:rPr>
            <w:rFonts w:ascii="楷体" w:hAnsi="楷体" w:hint="eastAsia"/>
          </w:rPr>
          <w:t>供给，解释</w:t>
        </w:r>
        <w:r w:rsidRPr="004F25AC">
          <w:rPr>
            <w:rFonts w:ascii="楷体" w:hAnsi="楷体" w:hint="eastAsia"/>
            <w:rPrChange w:id="4827" w:author="Fred Zhou" w:date="2024-03-10T14:00:00Z">
              <w:rPr>
                <w:rFonts w:ascii="楷体" w:hAnsi="楷体" w:hint="eastAsia"/>
                <w:highlight w:val="cyan"/>
              </w:rPr>
            </w:rPrChange>
          </w:rPr>
          <w:t>城市绿地热缓解的供需关系</w:t>
        </w:r>
        <w:r w:rsidRPr="004F25AC">
          <w:rPr>
            <w:rFonts w:ascii="楷体" w:hAnsi="楷体" w:hint="eastAsia"/>
          </w:rPr>
          <w:t>及其</w:t>
        </w:r>
        <w:r w:rsidRPr="004F25AC">
          <w:rPr>
            <w:rFonts w:ascii="楷体" w:hAnsi="楷体" w:hint="eastAsia"/>
            <w:rPrChange w:id="4828" w:author="Fred Zhou" w:date="2024-03-10T14:00:00Z">
              <w:rPr>
                <w:rFonts w:ascii="楷体" w:hAnsi="楷体" w:hint="eastAsia"/>
                <w:highlight w:val="cyan"/>
              </w:rPr>
            </w:rPrChange>
          </w:rPr>
          <w:t>调控机制</w:t>
        </w:r>
        <w:r w:rsidRPr="004F25AC">
          <w:rPr>
            <w:rFonts w:ascii="楷体" w:hAnsi="楷体" w:hint="eastAsia"/>
          </w:rPr>
          <w:t>，提出城市绿地</w:t>
        </w:r>
        <w:r w:rsidRPr="004F25AC">
          <w:rPr>
            <w:rFonts w:ascii="楷体" w:hAnsi="楷体" w:hint="eastAsia"/>
            <w:rPrChange w:id="4829" w:author="Fred Zhou" w:date="2024-03-10T14:00:00Z">
              <w:rPr>
                <w:rFonts w:ascii="楷体" w:hAnsi="楷体" w:hint="eastAsia"/>
                <w:highlight w:val="cyan"/>
              </w:rPr>
            </w:rPrChange>
          </w:rPr>
          <w:t>规划与管理</w:t>
        </w:r>
        <w:r w:rsidRPr="004F25AC">
          <w:rPr>
            <w:rFonts w:ascii="楷体" w:hAnsi="楷体" w:hint="eastAsia"/>
          </w:rPr>
          <w:t>的优化方案；</w:t>
        </w:r>
      </w:ins>
    </w:p>
    <w:p w14:paraId="70684999" w14:textId="77777777" w:rsidR="00E91302" w:rsidRPr="004F25AC" w:rsidRDefault="00E91302" w:rsidP="00E91302">
      <w:pPr>
        <w:rPr>
          <w:ins w:id="4830" w:author="Fred Zhou" w:date="2024-03-10T13:59:00Z"/>
        </w:rPr>
      </w:pPr>
      <w:ins w:id="4831" w:author="Fred Zhou" w:date="2024-03-10T13:59:00Z">
        <w:r w:rsidRPr="004F25AC">
          <w:rPr>
            <w:rFonts w:ascii="楷体" w:hAnsi="楷体" w:hint="eastAsia"/>
          </w:rPr>
          <w:lastRenderedPageBreak/>
          <w:t>（2）邀请</w:t>
        </w:r>
        <w:r w:rsidRPr="004F25AC">
          <w:rPr>
            <w:rFonts w:ascii="楷体" w:hAnsi="楷体" w:hint="eastAsia"/>
            <w:rPrChange w:id="4832" w:author="Fred Zhou" w:date="2024-03-10T14:00:00Z">
              <w:rPr>
                <w:rFonts w:ascii="楷体" w:hAnsi="楷体" w:hint="eastAsia"/>
                <w:highlight w:val="cyan"/>
              </w:rPr>
            </w:rPrChange>
          </w:rPr>
          <w:t>北京师范大学、中国科学院地理科学与资源研究所</w:t>
        </w:r>
        <w:r w:rsidRPr="004F25AC">
          <w:rPr>
            <w:rFonts w:ascii="楷体" w:hAnsi="楷体" w:hint="eastAsia"/>
          </w:rPr>
          <w:t>等国内合作单位专家</w:t>
        </w:r>
        <w:r w:rsidRPr="004F25AC">
          <w:rPr>
            <w:rFonts w:ascii="楷体" w:hAnsi="楷体" w:hint="eastAsia"/>
            <w:rPrChange w:id="4833" w:author="Fred Zhou" w:date="2024-03-10T14:00:00Z">
              <w:rPr>
                <w:rFonts w:ascii="楷体" w:hAnsi="楷体" w:hint="eastAsia"/>
                <w:highlight w:val="cyan"/>
              </w:rPr>
            </w:rPrChange>
          </w:rPr>
          <w:t>指导优化</w:t>
        </w:r>
        <w:r w:rsidRPr="004F25AC">
          <w:rPr>
            <w:rFonts w:ascii="楷体" w:hAnsi="楷体" w:hint="eastAsia"/>
          </w:rPr>
          <w:t>项目研究方案；邀请</w:t>
        </w:r>
        <w:r w:rsidRPr="004F25AC">
          <w:rPr>
            <w:rFonts w:ascii="楷体" w:hAnsi="楷体" w:hint="eastAsia"/>
            <w:rPrChange w:id="4834" w:author="Fred Zhou" w:date="2024-03-10T14:00:00Z">
              <w:rPr>
                <w:rFonts w:ascii="楷体" w:hAnsi="楷体" w:hint="eastAsia"/>
                <w:highlight w:val="cyan"/>
              </w:rPr>
            </w:rPrChange>
          </w:rPr>
          <w:t>澳大利亚弗林德斯大学、阿德莱德大学</w:t>
        </w:r>
        <w:r w:rsidRPr="004F25AC">
          <w:rPr>
            <w:rFonts w:ascii="楷体" w:hAnsi="楷体" w:hint="eastAsia"/>
          </w:rPr>
          <w:t>的</w:t>
        </w:r>
        <w:r w:rsidRPr="004F25AC">
          <w:rPr>
            <w:rFonts w:ascii="楷体" w:hAnsi="楷体" w:hint="eastAsia"/>
            <w:rPrChange w:id="4835" w:author="Fred Zhou" w:date="2024-03-10T14:00:00Z">
              <w:rPr>
                <w:rFonts w:ascii="楷体" w:hAnsi="楷体" w:hint="eastAsia"/>
                <w:highlight w:val="cyan"/>
              </w:rPr>
            </w:rPrChange>
          </w:rPr>
          <w:t>城市气候领域专家</w:t>
        </w:r>
        <w:r w:rsidRPr="004F25AC">
          <w:rPr>
            <w:rFonts w:ascii="楷体" w:hAnsi="楷体" w:hint="eastAsia"/>
          </w:rPr>
          <w:t>对项目</w:t>
        </w:r>
        <w:r w:rsidRPr="004F25AC">
          <w:rPr>
            <w:rFonts w:ascii="楷体" w:hAnsi="楷体" w:hint="eastAsia"/>
            <w:rPrChange w:id="4836" w:author="Fred Zhou" w:date="2024-03-10T14:00:00Z">
              <w:rPr>
                <w:rFonts w:ascii="楷体" w:hAnsi="楷体" w:hint="eastAsia"/>
                <w:highlight w:val="cyan"/>
              </w:rPr>
            </w:rPrChange>
          </w:rPr>
          <w:t>进行指导和学术交流</w:t>
        </w:r>
        <w:r w:rsidRPr="004F25AC">
          <w:rPr>
            <w:rFonts w:ascii="楷体" w:hAnsi="楷体" w:hint="eastAsia"/>
          </w:rPr>
          <w:t>；</w:t>
        </w:r>
      </w:ins>
    </w:p>
    <w:p w14:paraId="6BDC6EE3" w14:textId="77777777" w:rsidR="00E91302" w:rsidRPr="004F25AC" w:rsidRDefault="00E91302" w:rsidP="00E91302">
      <w:pPr>
        <w:autoSpaceDE w:val="0"/>
        <w:autoSpaceDN w:val="0"/>
        <w:adjustRightInd w:val="0"/>
        <w:spacing w:after="0"/>
        <w:rPr>
          <w:ins w:id="4837" w:author="Fred Zhou" w:date="2024-03-10T13:59:00Z"/>
          <w:color w:val="000000"/>
        </w:rPr>
      </w:pPr>
      <w:ins w:id="4838" w:author="Fred Zhou" w:date="2024-03-10T13:59:00Z">
        <w:r w:rsidRPr="004F25AC">
          <w:rPr>
            <w:rFonts w:ascii="楷体" w:hAnsi="楷体" w:hint="eastAsia"/>
            <w:color w:val="000000"/>
          </w:rPr>
          <w:t>（</w:t>
        </w:r>
        <w:r w:rsidRPr="004F25AC">
          <w:rPr>
            <w:color w:val="000000"/>
          </w:rPr>
          <w:t>3</w:t>
        </w:r>
        <w:r w:rsidRPr="004F25AC">
          <w:rPr>
            <w:rFonts w:ascii="楷体" w:hAnsi="楷体" w:hint="eastAsia"/>
            <w:color w:val="000000"/>
          </w:rPr>
          <w:t>）在</w:t>
        </w:r>
        <w:r w:rsidRPr="004F25AC">
          <w:rPr>
            <w:rFonts w:ascii="楷体" w:hAnsi="楷体" w:hint="eastAsia"/>
            <w:color w:val="000000"/>
            <w:rPrChange w:id="4839" w:author="Fred Zhou" w:date="2024-03-10T14:00:00Z">
              <w:rPr>
                <w:rFonts w:ascii="楷体" w:hAnsi="楷体" w:hint="eastAsia"/>
                <w:color w:val="000000"/>
                <w:highlight w:val="cyan"/>
              </w:rPr>
            </w:rPrChange>
          </w:rPr>
          <w:t>国内外核心刊物</w:t>
        </w:r>
        <w:r w:rsidRPr="004F25AC">
          <w:rPr>
            <w:rFonts w:ascii="楷体" w:hAnsi="楷体" w:hint="eastAsia"/>
            <w:color w:val="000000"/>
          </w:rPr>
          <w:t>上发表</w:t>
        </w:r>
        <w:r w:rsidRPr="004F25AC">
          <w:rPr>
            <w:color w:val="000000"/>
          </w:rPr>
          <w:t>4-6</w:t>
        </w:r>
        <w:r w:rsidRPr="004F25AC">
          <w:rPr>
            <w:rFonts w:ascii="楷体" w:hAnsi="楷体" w:hint="eastAsia"/>
            <w:color w:val="000000"/>
          </w:rPr>
          <w:t>篇</w:t>
        </w:r>
        <w:r w:rsidRPr="004F25AC">
          <w:rPr>
            <w:rFonts w:ascii="楷体" w:hAnsi="楷体" w:hint="eastAsia"/>
            <w:color w:val="000000"/>
            <w:rPrChange w:id="4840" w:author="Fred Zhou" w:date="2024-03-10T14:00:00Z">
              <w:rPr>
                <w:rFonts w:ascii="楷体" w:hAnsi="楷体" w:hint="eastAsia"/>
                <w:color w:val="000000"/>
                <w:highlight w:val="cyan"/>
              </w:rPr>
            </w:rPrChange>
          </w:rPr>
          <w:t>学术论文</w:t>
        </w:r>
        <w:r w:rsidRPr="004F25AC">
          <w:rPr>
            <w:rFonts w:ascii="楷体" w:hAnsi="楷体" w:hint="eastAsia"/>
            <w:color w:val="000000"/>
          </w:rPr>
          <w:t>（其中</w:t>
        </w:r>
        <w:r w:rsidRPr="004F25AC">
          <w:rPr>
            <w:color w:val="000000"/>
          </w:rPr>
          <w:t>SCI</w:t>
        </w:r>
        <w:r w:rsidRPr="004F25AC">
          <w:rPr>
            <w:rFonts w:ascii="楷体" w:hAnsi="楷体" w:hint="eastAsia"/>
            <w:color w:val="000000"/>
          </w:rPr>
          <w:t>论文</w:t>
        </w:r>
        <w:r w:rsidRPr="004F25AC">
          <w:rPr>
            <w:color w:val="000000"/>
          </w:rPr>
          <w:t>2-4</w:t>
        </w:r>
        <w:r w:rsidRPr="004F25AC">
          <w:rPr>
            <w:rFonts w:ascii="楷体" w:hAnsi="楷体" w:hint="eastAsia"/>
            <w:color w:val="000000"/>
          </w:rPr>
          <w:t>篇）；</w:t>
        </w:r>
        <w:r w:rsidRPr="004F25AC">
          <w:rPr>
            <w:color w:val="000000"/>
          </w:rPr>
          <w:t xml:space="preserve">     </w:t>
        </w:r>
      </w:ins>
    </w:p>
    <w:p w14:paraId="0296E17F" w14:textId="77777777" w:rsidR="00E91302" w:rsidRPr="004F25AC" w:rsidRDefault="00E91302" w:rsidP="00E91302">
      <w:pPr>
        <w:autoSpaceDE w:val="0"/>
        <w:autoSpaceDN w:val="0"/>
        <w:adjustRightInd w:val="0"/>
        <w:spacing w:after="0"/>
        <w:rPr>
          <w:ins w:id="4841" w:author="Fred Zhou" w:date="2024-03-10T13:59:00Z"/>
          <w:color w:val="000000"/>
        </w:rPr>
      </w:pPr>
      <w:ins w:id="4842" w:author="Fred Zhou" w:date="2024-03-10T13:59:00Z">
        <w:r w:rsidRPr="004F25AC">
          <w:rPr>
            <w:rFonts w:ascii="楷体" w:hAnsi="楷体" w:hint="eastAsia"/>
            <w:color w:val="000000"/>
          </w:rPr>
          <w:t>（</w:t>
        </w:r>
        <w:r w:rsidRPr="004F25AC">
          <w:rPr>
            <w:rFonts w:hint="eastAsia"/>
            <w:color w:val="000000"/>
          </w:rPr>
          <w:t>4</w:t>
        </w:r>
        <w:r w:rsidRPr="004F25AC">
          <w:rPr>
            <w:rFonts w:ascii="楷体" w:hAnsi="楷体" w:hint="eastAsia"/>
            <w:color w:val="000000"/>
          </w:rPr>
          <w:t>）培养</w:t>
        </w:r>
        <w:r w:rsidRPr="004F25AC">
          <w:rPr>
            <w:rFonts w:ascii="楷体" w:hAnsi="楷体" w:hint="eastAsia"/>
            <w:color w:val="000000"/>
            <w:rPrChange w:id="4843" w:author="Fred Zhou" w:date="2024-03-10T14:00:00Z">
              <w:rPr>
                <w:rFonts w:ascii="楷体" w:hAnsi="楷体" w:hint="eastAsia"/>
                <w:color w:val="000000"/>
                <w:highlight w:val="cyan"/>
              </w:rPr>
            </w:rPrChange>
          </w:rPr>
          <w:t>硕士研究生</w:t>
        </w:r>
        <w:r w:rsidRPr="004F25AC">
          <w:rPr>
            <w:color w:val="000000"/>
          </w:rPr>
          <w:t>1-2</w:t>
        </w:r>
        <w:r w:rsidRPr="004F25AC">
          <w:rPr>
            <w:rFonts w:ascii="楷体" w:hAnsi="楷体" w:hint="eastAsia"/>
            <w:color w:val="000000"/>
          </w:rPr>
          <w:t>名。</w:t>
        </w:r>
      </w:ins>
    </w:p>
    <w:p w14:paraId="71556F52" w14:textId="77777777" w:rsidR="00E91302" w:rsidRPr="004F25AC" w:rsidRDefault="00E91302" w:rsidP="00E91302">
      <w:pPr>
        <w:autoSpaceDE w:val="0"/>
        <w:autoSpaceDN w:val="0"/>
        <w:adjustRightInd w:val="0"/>
        <w:spacing w:after="0"/>
        <w:rPr>
          <w:ins w:id="4844" w:author="Fred Zhou" w:date="2024-03-10T13:59:00Z"/>
          <w:color w:val="000000"/>
        </w:rPr>
      </w:pPr>
      <w:ins w:id="4845" w:author="Fred Zhou" w:date="2024-03-10T13:59:00Z">
        <w:r w:rsidRPr="004F25AC">
          <w:rPr>
            <w:rFonts w:ascii="楷体" w:hAnsi="楷体" w:hint="eastAsia"/>
            <w:color w:val="000000"/>
          </w:rPr>
          <w:t>（</w:t>
        </w:r>
        <w:r w:rsidRPr="004F25AC">
          <w:rPr>
            <w:color w:val="000000"/>
          </w:rPr>
          <w:t>5</w:t>
        </w:r>
        <w:r w:rsidRPr="004F25AC">
          <w:rPr>
            <w:rFonts w:ascii="楷体" w:hAnsi="楷体" w:hint="eastAsia"/>
            <w:color w:val="000000"/>
          </w:rPr>
          <w:t>）在</w:t>
        </w:r>
        <w:r w:rsidRPr="004F25AC">
          <w:rPr>
            <w:rFonts w:ascii="楷体" w:hAnsi="楷体" w:hint="eastAsia"/>
            <w:color w:val="000000"/>
            <w:rPrChange w:id="4846" w:author="Fred Zhou" w:date="2024-03-10T14:00:00Z">
              <w:rPr>
                <w:rFonts w:ascii="楷体" w:hAnsi="楷体" w:hint="eastAsia"/>
                <w:color w:val="000000"/>
                <w:highlight w:val="cyan"/>
              </w:rPr>
            </w:rPrChange>
          </w:rPr>
          <w:t>国际、国内学术会议</w:t>
        </w:r>
        <w:r w:rsidRPr="004F25AC">
          <w:rPr>
            <w:rFonts w:ascii="楷体" w:hAnsi="楷体" w:hint="eastAsia"/>
            <w:color w:val="000000"/>
          </w:rPr>
          <w:t>上展示报告</w:t>
        </w:r>
        <w:r w:rsidRPr="004F25AC">
          <w:rPr>
            <w:color w:val="000000"/>
          </w:rPr>
          <w:t>2</w:t>
        </w:r>
        <w:r w:rsidRPr="004F25AC">
          <w:rPr>
            <w:rFonts w:ascii="楷体" w:hAnsi="楷体" w:hint="eastAsia"/>
            <w:color w:val="000000"/>
          </w:rPr>
          <w:t>-</w:t>
        </w:r>
        <w:r w:rsidRPr="004F25AC">
          <w:rPr>
            <w:color w:val="000000"/>
          </w:rPr>
          <w:t>3</w:t>
        </w:r>
        <w:r w:rsidRPr="004F25AC">
          <w:rPr>
            <w:rFonts w:ascii="楷体" w:hAnsi="楷体" w:hint="eastAsia"/>
            <w:color w:val="000000"/>
          </w:rPr>
          <w:t>次。</w:t>
        </w:r>
      </w:ins>
    </w:p>
    <w:p w14:paraId="759C80BE" w14:textId="77777777" w:rsidR="00E91302" w:rsidRPr="004F25AC" w:rsidRDefault="00E91302" w:rsidP="00E91302">
      <w:pPr>
        <w:rPr>
          <w:ins w:id="4847" w:author="Fred Zhou" w:date="2024-03-10T13:59:00Z"/>
        </w:rPr>
      </w:pPr>
      <w:ins w:id="4848" w:author="Fred Zhou" w:date="2024-03-10T13:59:00Z">
        <w:r w:rsidRPr="004F25AC">
          <w:rPr>
            <w:rFonts w:hint="eastAsia"/>
          </w:rPr>
          <w:t xml:space="preserve"> </w:t>
        </w:r>
      </w:ins>
    </w:p>
    <w:p w14:paraId="2B57BD8A" w14:textId="77777777" w:rsidR="000955B6" w:rsidRDefault="000955B6" w:rsidP="000955B6">
      <w:pPr>
        <w:snapToGrid w:val="0"/>
        <w:spacing w:line="440" w:lineRule="exact"/>
        <w:ind w:firstLineChars="200" w:firstLine="562"/>
        <w:rPr>
          <w:ins w:id="4849" w:author="Fred Zhou" w:date="2024-03-10T14:29:00Z"/>
          <w:rFonts w:ascii="楷体" w:hAnsi="楷体"/>
          <w:color w:val="0070C0"/>
          <w:sz w:val="28"/>
          <w:szCs w:val="28"/>
        </w:rPr>
      </w:pPr>
      <w:ins w:id="4850" w:author="Fred Zhou" w:date="2024-03-10T14:29:00Z">
        <w:r>
          <w:rPr>
            <w:rFonts w:ascii="楷体" w:hAnsi="楷体" w:cs="楷体_GB2312" w:hint="eastAsia"/>
            <w:b/>
            <w:bCs/>
            <w:color w:val="0070C0"/>
            <w:sz w:val="28"/>
            <w:szCs w:val="28"/>
          </w:rPr>
          <w:t>（二）研究基础与工作条件</w:t>
        </w:r>
      </w:ins>
    </w:p>
    <w:p w14:paraId="600F2D86" w14:textId="77777777" w:rsidR="000955B6" w:rsidRDefault="000955B6" w:rsidP="000955B6">
      <w:pPr>
        <w:snapToGrid w:val="0"/>
        <w:spacing w:line="440" w:lineRule="exact"/>
        <w:ind w:firstLineChars="200" w:firstLine="560"/>
        <w:rPr>
          <w:ins w:id="4851" w:author="Fred Zhou" w:date="2024-03-10T14:29:00Z"/>
          <w:rFonts w:ascii="楷体" w:hAnsi="楷体" w:cs="楷体_GB2312" w:hint="eastAsia"/>
          <w:color w:val="0070C0"/>
          <w:sz w:val="28"/>
          <w:szCs w:val="28"/>
        </w:rPr>
      </w:pPr>
      <w:ins w:id="4852" w:author="Fred Zhou" w:date="2024-03-10T14:29:00Z">
        <w:r>
          <w:rPr>
            <w:rFonts w:ascii="楷体" w:hAnsi="楷体" w:hint="eastAsia"/>
            <w:bCs/>
            <w:color w:val="0070C0"/>
            <w:sz w:val="28"/>
            <w:szCs w:val="28"/>
          </w:rPr>
          <w:t xml:space="preserve">1. </w:t>
        </w:r>
        <w:r>
          <w:rPr>
            <w:rFonts w:ascii="楷体" w:hAnsi="楷体" w:cs="楷体_GB2312" w:hint="eastAsia"/>
            <w:b/>
            <w:bCs/>
            <w:color w:val="0070C0"/>
            <w:sz w:val="28"/>
            <w:szCs w:val="28"/>
          </w:rPr>
          <w:t>研究基础</w:t>
        </w:r>
        <w:r>
          <w:rPr>
            <w:rFonts w:ascii="楷体" w:hAnsi="楷体" w:cs="楷体_GB2312" w:hint="eastAsia"/>
            <w:color w:val="0070C0"/>
            <w:sz w:val="28"/>
            <w:szCs w:val="28"/>
          </w:rPr>
          <w:t>（与本项目相关的研究工作积累和已取得的研究工作成绩）；</w:t>
        </w:r>
      </w:ins>
    </w:p>
    <w:p w14:paraId="3A546A4D" w14:textId="27283402" w:rsidR="00E91302" w:rsidRPr="000D315F" w:rsidRDefault="00E91302" w:rsidP="000D315F">
      <w:pPr>
        <w:ind w:firstLine="420"/>
        <w:rPr>
          <w:ins w:id="4853" w:author="Fred Zhou" w:date="2024-03-10T13:59:00Z"/>
          <w:rFonts w:ascii="楷体" w:hAnsi="楷体" w:hint="eastAsia"/>
          <w:rPrChange w:id="4854" w:author="Fred Zhou" w:date="2024-03-10T14:24:00Z">
            <w:rPr>
              <w:ins w:id="4855" w:author="Fred Zhou" w:date="2024-03-10T13:59:00Z"/>
              <w:rFonts w:hint="eastAsia"/>
            </w:rPr>
          </w:rPrChange>
        </w:rPr>
        <w:pPrChange w:id="4856" w:author="Fred Zhou" w:date="2024-03-10T14:24:00Z">
          <w:pPr/>
        </w:pPrChange>
      </w:pPr>
      <w:ins w:id="4857" w:author="Fred Zhou" w:date="2024-03-10T13:59:00Z">
        <w:r w:rsidRPr="004F25AC">
          <w:rPr>
            <w:rFonts w:ascii="楷体" w:hAnsi="楷体" w:hint="eastAsia"/>
          </w:rPr>
          <w:t>项目申请人自</w:t>
        </w:r>
        <w:r w:rsidRPr="004F25AC">
          <w:rPr>
            <w:rFonts w:ascii="楷体" w:hAnsi="楷体" w:hint="eastAsia"/>
            <w:rPrChange w:id="4858" w:author="Fred Zhou" w:date="2024-03-10T14:00:00Z">
              <w:rPr>
                <w:rFonts w:ascii="楷体" w:hAnsi="楷体" w:hint="eastAsia"/>
                <w:highlight w:val="cyan"/>
              </w:rPr>
            </w:rPrChange>
          </w:rPr>
          <w:t>攻读博士学位</w:t>
        </w:r>
        <w:r w:rsidRPr="004F25AC">
          <w:rPr>
            <w:rFonts w:ascii="楷体" w:hAnsi="楷体" w:hint="eastAsia"/>
          </w:rPr>
          <w:t>以来，主要从事</w:t>
        </w:r>
        <w:r w:rsidRPr="004F25AC">
          <w:rPr>
            <w:rFonts w:ascii="楷体" w:hAnsi="楷体" w:hint="eastAsia"/>
            <w:rPrChange w:id="4859" w:author="Fred Zhou" w:date="2024-03-10T14:00:00Z">
              <w:rPr>
                <w:rFonts w:ascii="楷体" w:hAnsi="楷体" w:hint="eastAsia"/>
                <w:highlight w:val="cyan"/>
              </w:rPr>
            </w:rPrChange>
          </w:rPr>
          <w:t>城市气候</w:t>
        </w:r>
        <w:r w:rsidRPr="004F25AC">
          <w:rPr>
            <w:rFonts w:ascii="楷体" w:hAnsi="楷体" w:hint="eastAsia"/>
          </w:rPr>
          <w:t>相关研究。在此阶段，申请人以</w:t>
        </w:r>
        <w:r w:rsidRPr="004F25AC">
          <w:rPr>
            <w:rFonts w:ascii="楷体" w:hAnsi="楷体" w:hint="eastAsia"/>
            <w:rPrChange w:id="4860" w:author="Fred Zhou" w:date="2024-03-10T14:00:00Z">
              <w:rPr>
                <w:rFonts w:ascii="楷体" w:hAnsi="楷体" w:hint="eastAsia"/>
                <w:highlight w:val="cyan"/>
              </w:rPr>
            </w:rPrChange>
          </w:rPr>
          <w:t>澳大利亚沿海城市</w:t>
        </w:r>
        <w:r w:rsidRPr="004F25AC">
          <w:rPr>
            <w:rFonts w:ascii="楷体" w:hAnsi="楷体" w:hint="eastAsia"/>
          </w:rPr>
          <w:t>阿德莱德为例，关注海风</w:t>
        </w:r>
        <w:r w:rsidRPr="004F25AC">
          <w:rPr>
            <w:rFonts w:ascii="楷体" w:hAnsi="楷体" w:hint="eastAsia"/>
            <w:rPrChange w:id="4861" w:author="Fred Zhou" w:date="2024-03-10T14:00:00Z">
              <w:rPr>
                <w:rFonts w:ascii="楷体" w:hAnsi="楷体" w:hint="eastAsia"/>
                <w:highlight w:val="cyan"/>
              </w:rPr>
            </w:rPrChange>
          </w:rPr>
          <w:t>在白天</w:t>
        </w:r>
        <w:r w:rsidRPr="004F25AC">
          <w:rPr>
            <w:rFonts w:ascii="楷体" w:hAnsi="楷体" w:hint="eastAsia"/>
          </w:rPr>
          <w:t>对城市的</w:t>
        </w:r>
        <w:r w:rsidRPr="004F25AC">
          <w:rPr>
            <w:rFonts w:ascii="楷体" w:hAnsi="楷体" w:hint="eastAsia"/>
            <w:rPrChange w:id="4862" w:author="Fred Zhou" w:date="2024-03-10T14:00:00Z">
              <w:rPr>
                <w:rFonts w:ascii="楷体" w:hAnsi="楷体" w:hint="eastAsia"/>
                <w:highlight w:val="cyan"/>
              </w:rPr>
            </w:rPrChange>
          </w:rPr>
          <w:t>降温效应</w:t>
        </w:r>
        <w:r w:rsidRPr="004F25AC">
          <w:rPr>
            <w:rFonts w:ascii="楷体" w:hAnsi="楷体" w:hint="eastAsia"/>
          </w:rPr>
          <w:t>，提出了</w:t>
        </w:r>
        <w:r w:rsidRPr="004F25AC">
          <w:rPr>
            <w:rFonts w:ascii="楷体" w:hAnsi="楷体" w:hint="eastAsia"/>
            <w:rPrChange w:id="4863" w:author="Fred Zhou" w:date="2024-03-10T14:00:00Z">
              <w:rPr>
                <w:rFonts w:ascii="楷体" w:hAnsi="楷体" w:hint="eastAsia"/>
                <w:highlight w:val="cyan"/>
              </w:rPr>
            </w:rPrChange>
          </w:rPr>
          <w:t>海风降温能力（</w:t>
        </w:r>
        <w:r w:rsidRPr="004F25AC">
          <w:rPr>
            <w:rPrChange w:id="4864" w:author="Fred Zhou" w:date="2024-03-10T14:00:00Z">
              <w:rPr>
                <w:highlight w:val="cyan"/>
              </w:rPr>
            </w:rPrChange>
          </w:rPr>
          <w:t>Sea Breeze Cooling Capacity</w:t>
        </w:r>
        <w:r w:rsidRPr="004F25AC">
          <w:rPr>
            <w:rFonts w:ascii="楷体" w:hAnsi="楷体" w:hint="eastAsia"/>
            <w:rPrChange w:id="4865" w:author="Fred Zhou" w:date="2024-03-10T14:00:00Z">
              <w:rPr>
                <w:rFonts w:ascii="楷体" w:hAnsi="楷体" w:hint="eastAsia"/>
                <w:highlight w:val="cyan"/>
              </w:rPr>
            </w:rPrChange>
          </w:rPr>
          <w:t>）</w:t>
        </w:r>
        <w:r w:rsidRPr="004F25AC">
          <w:rPr>
            <w:rFonts w:ascii="楷体" w:hAnsi="楷体" w:hint="eastAsia"/>
          </w:rPr>
          <w:t>这一指标，并结合</w:t>
        </w:r>
        <w:r w:rsidRPr="004F25AC">
          <w:rPr>
            <w:rFonts w:ascii="楷体" w:hAnsi="楷体" w:hint="eastAsia"/>
            <w:rPrChange w:id="4866" w:author="Fred Zhou" w:date="2024-03-10T14:00:00Z">
              <w:rPr>
                <w:rFonts w:ascii="楷体" w:hAnsi="楷体" w:hint="eastAsia"/>
                <w:highlight w:val="cyan"/>
              </w:rPr>
            </w:rPrChange>
          </w:rPr>
          <w:t>实地测量</w:t>
        </w:r>
        <w:r w:rsidRPr="004F25AC">
          <w:rPr>
            <w:rFonts w:ascii="楷体" w:hAnsi="楷体" w:hint="eastAsia"/>
          </w:rPr>
          <w:t>和</w:t>
        </w:r>
        <w:r w:rsidRPr="004F25AC">
          <w:rPr>
            <w:rFonts w:ascii="楷体" w:hAnsi="楷体" w:hint="eastAsia"/>
            <w:rPrChange w:id="4867" w:author="Fred Zhou" w:date="2024-03-10T14:00:00Z">
              <w:rPr>
                <w:rFonts w:ascii="楷体" w:hAnsi="楷体" w:hint="eastAsia"/>
                <w:highlight w:val="cyan"/>
              </w:rPr>
            </w:rPrChange>
          </w:rPr>
          <w:t>模型模拟</w:t>
        </w:r>
        <w:r w:rsidRPr="004F25AC">
          <w:rPr>
            <w:rFonts w:ascii="楷体" w:hAnsi="楷体" w:hint="eastAsia"/>
          </w:rPr>
          <w:t>的方法</w:t>
        </w:r>
        <w:r w:rsidRPr="004F25AC">
          <w:rPr>
            <w:rFonts w:ascii="楷体" w:hAnsi="楷体" w:hint="eastAsia"/>
            <w:rPrChange w:id="4868" w:author="Fred Zhou" w:date="2024-03-10T14:00:00Z">
              <w:rPr>
                <w:rFonts w:ascii="楷体" w:hAnsi="楷体" w:hint="eastAsia"/>
                <w:highlight w:val="cyan"/>
              </w:rPr>
            </w:rPrChange>
          </w:rPr>
          <w:t>定量分析了</w:t>
        </w:r>
        <w:r w:rsidRPr="004F25AC">
          <w:rPr>
            <w:rFonts w:ascii="楷体" w:hAnsi="楷体" w:hint="eastAsia"/>
          </w:rPr>
          <w:t>海风降温能力的</w:t>
        </w:r>
        <w:r w:rsidRPr="004F25AC">
          <w:rPr>
            <w:rFonts w:ascii="楷体" w:hAnsi="楷体" w:hint="eastAsia"/>
            <w:rPrChange w:id="4869" w:author="Fred Zhou" w:date="2024-03-10T14:00:00Z">
              <w:rPr>
                <w:rFonts w:ascii="楷体" w:hAnsi="楷体" w:hint="eastAsia"/>
                <w:highlight w:val="cyan"/>
              </w:rPr>
            </w:rPrChange>
          </w:rPr>
          <w:t>时空特征</w:t>
        </w:r>
        <w:r w:rsidRPr="004F25AC">
          <w:rPr>
            <w:rFonts w:ascii="楷体" w:hAnsi="楷体" w:hint="eastAsia"/>
          </w:rPr>
          <w:t>及其在不同尺度的</w:t>
        </w:r>
        <w:r w:rsidRPr="004F25AC">
          <w:rPr>
            <w:rFonts w:ascii="楷体" w:hAnsi="楷体" w:hint="eastAsia"/>
            <w:rPrChange w:id="4870" w:author="Fred Zhou" w:date="2024-03-10T14:00:00Z">
              <w:rPr>
                <w:rFonts w:ascii="楷体" w:hAnsi="楷体" w:hint="eastAsia"/>
                <w:highlight w:val="cyan"/>
              </w:rPr>
            </w:rPrChange>
          </w:rPr>
          <w:t>影响因素</w:t>
        </w:r>
        <w:r w:rsidRPr="004F25AC">
          <w:rPr>
            <w:rFonts w:ascii="楷体" w:hAnsi="楷体" w:hint="eastAsia"/>
          </w:rPr>
          <w:t>，阐明了海风对</w:t>
        </w:r>
        <w:r w:rsidRPr="004F25AC">
          <w:rPr>
            <w:rFonts w:ascii="楷体" w:hAnsi="楷体" w:hint="eastAsia"/>
            <w:rPrChange w:id="4871" w:author="Fred Zhou" w:date="2024-03-10T14:00:00Z">
              <w:rPr>
                <w:rFonts w:ascii="楷体" w:hAnsi="楷体" w:hint="eastAsia"/>
                <w:highlight w:val="cyan"/>
              </w:rPr>
            </w:rPrChange>
          </w:rPr>
          <w:t>城市气候</w:t>
        </w:r>
        <w:r w:rsidRPr="004F25AC">
          <w:rPr>
            <w:rFonts w:ascii="楷体" w:hAnsi="楷体" w:hint="eastAsia"/>
          </w:rPr>
          <w:t>的影响机制。该研究在量化</w:t>
        </w:r>
        <w:r w:rsidRPr="004F25AC">
          <w:rPr>
            <w:rFonts w:ascii="楷体" w:hAnsi="楷体" w:hint="eastAsia"/>
            <w:rPrChange w:id="4872" w:author="Fred Zhou" w:date="2024-03-10T14:00:00Z">
              <w:rPr>
                <w:rFonts w:ascii="楷体" w:hAnsi="楷体" w:hint="eastAsia"/>
                <w:highlight w:val="cyan"/>
              </w:rPr>
            </w:rPrChange>
          </w:rPr>
          <w:t>城市内</w:t>
        </w:r>
        <w:r w:rsidRPr="004F25AC">
          <w:rPr>
            <w:rFonts w:ascii="楷体" w:hAnsi="楷体" w:hint="eastAsia"/>
          </w:rPr>
          <w:t>海风降温强度和</w:t>
        </w:r>
        <w:r w:rsidRPr="004F25AC">
          <w:rPr>
            <w:rFonts w:ascii="楷体" w:hAnsi="楷体" w:hint="eastAsia"/>
            <w:rPrChange w:id="4873" w:author="Fred Zhou" w:date="2024-03-10T14:00:00Z">
              <w:rPr>
                <w:rFonts w:ascii="楷体" w:hAnsi="楷体" w:hint="eastAsia"/>
                <w:highlight w:val="cyan"/>
              </w:rPr>
            </w:rPrChange>
          </w:rPr>
          <w:t>估算海风降温</w:t>
        </w:r>
        <w:r w:rsidRPr="004F25AC">
          <w:rPr>
            <w:rFonts w:ascii="楷体" w:hAnsi="楷体" w:hint="eastAsia"/>
          </w:rPr>
          <w:t>的</w:t>
        </w:r>
        <w:r w:rsidRPr="004F25AC">
          <w:rPr>
            <w:rFonts w:ascii="楷体" w:hAnsi="楷体" w:hint="eastAsia"/>
            <w:rPrChange w:id="4874" w:author="Fred Zhou" w:date="2024-03-10T14:00:00Z">
              <w:rPr>
                <w:rFonts w:ascii="楷体" w:hAnsi="楷体" w:hint="eastAsia"/>
                <w:highlight w:val="cyan"/>
              </w:rPr>
            </w:rPrChange>
          </w:rPr>
          <w:t>渗透距离</w:t>
        </w:r>
        <w:r w:rsidRPr="004F25AC">
          <w:rPr>
            <w:rFonts w:ascii="楷体" w:hAnsi="楷体" w:hint="eastAsia"/>
          </w:rPr>
          <w:t>等方面取得突破。在此期间，申请人以</w:t>
        </w:r>
        <w:r w:rsidRPr="004F25AC">
          <w:rPr>
            <w:rFonts w:ascii="楷体" w:hAnsi="楷体" w:hint="eastAsia"/>
            <w:rPrChange w:id="4875" w:author="Fred Zhou" w:date="2024-03-10T14:00:00Z">
              <w:rPr>
                <w:rFonts w:ascii="楷体" w:hAnsi="楷体" w:hint="eastAsia"/>
                <w:highlight w:val="cyan"/>
              </w:rPr>
            </w:rPrChange>
          </w:rPr>
          <w:t>第一作者</w:t>
        </w:r>
        <w:r w:rsidRPr="004F25AC">
          <w:rPr>
            <w:rFonts w:ascii="楷体" w:hAnsi="楷体" w:hint="eastAsia"/>
          </w:rPr>
          <w:t>的身份在《</w:t>
        </w:r>
        <w:r w:rsidRPr="004F25AC">
          <w:t>Building and Environment</w:t>
        </w:r>
        <w:r w:rsidRPr="004F25AC">
          <w:rPr>
            <w:rFonts w:ascii="楷体" w:hAnsi="楷体" w:hint="eastAsia"/>
          </w:rPr>
          <w:t>》和《</w:t>
        </w:r>
        <w:r w:rsidRPr="004F25AC">
          <w:t>Atmospheric Research</w:t>
        </w:r>
        <w:r w:rsidRPr="004F25AC">
          <w:rPr>
            <w:rFonts w:ascii="楷体" w:hAnsi="楷体" w:hint="eastAsia"/>
          </w:rPr>
          <w:t>》</w:t>
        </w:r>
        <w:proofErr w:type="gramStart"/>
        <w:r w:rsidRPr="004F25AC">
          <w:rPr>
            <w:rFonts w:ascii="楷体" w:hAnsi="楷体" w:hint="eastAsia"/>
          </w:rPr>
          <w:t>各发表</w:t>
        </w:r>
        <w:proofErr w:type="gramEnd"/>
        <w:r w:rsidRPr="004F25AC">
          <w:rPr>
            <w:rFonts w:ascii="楷体" w:hAnsi="楷体" w:hint="eastAsia"/>
          </w:rPr>
          <w:t>一篇</w:t>
        </w:r>
        <w:r w:rsidRPr="004F25AC">
          <w:rPr>
            <w:rFonts w:ascii="楷体" w:hAnsi="楷体" w:hint="eastAsia"/>
            <w:rPrChange w:id="4876" w:author="Fred Zhou" w:date="2024-03-10T14:00:00Z">
              <w:rPr>
                <w:rFonts w:ascii="楷体" w:hAnsi="楷体" w:hint="eastAsia"/>
                <w:highlight w:val="cyan"/>
              </w:rPr>
            </w:rPrChange>
          </w:rPr>
          <w:t>论文</w:t>
        </w:r>
        <w:r w:rsidRPr="004F25AC">
          <w:rPr>
            <w:rFonts w:ascii="楷体" w:hAnsi="楷体" w:hint="eastAsia"/>
          </w:rPr>
          <w:t>。</w:t>
        </w:r>
        <w:r w:rsidRPr="004F25AC">
          <w:rPr>
            <w:rFonts w:ascii="楷体" w:hAnsi="楷体"/>
          </w:rPr>
          <w:t>在从事</w:t>
        </w:r>
        <w:r w:rsidRPr="004F25AC">
          <w:rPr>
            <w:rFonts w:ascii="楷体" w:hAnsi="楷体"/>
            <w:rPrChange w:id="4877" w:author="Fred Zhou" w:date="2024-03-10T14:00:00Z">
              <w:rPr>
                <w:rFonts w:ascii="楷体" w:hAnsi="楷体"/>
                <w:highlight w:val="cyan"/>
              </w:rPr>
            </w:rPrChange>
          </w:rPr>
          <w:t>博士后工作</w:t>
        </w:r>
        <w:r w:rsidRPr="004F25AC">
          <w:rPr>
            <w:rFonts w:ascii="楷体" w:hAnsi="楷体"/>
          </w:rPr>
          <w:t>期间，申请人已完成</w:t>
        </w:r>
        <w:r w:rsidRPr="004F25AC">
          <w:rPr>
            <w:rFonts w:ascii="楷体" w:hAnsi="楷体"/>
            <w:rPrChange w:id="4878" w:author="Fred Zhou" w:date="2024-03-10T14:00:00Z">
              <w:rPr>
                <w:rFonts w:ascii="楷体" w:hAnsi="楷体"/>
                <w:highlight w:val="cyan"/>
              </w:rPr>
            </w:rPrChange>
          </w:rPr>
          <w:t>复杂地形下</w:t>
        </w:r>
        <w:r w:rsidRPr="004F25AC">
          <w:rPr>
            <w:rFonts w:ascii="楷体" w:hAnsi="楷体"/>
          </w:rPr>
          <w:t>城市滨江地区</w:t>
        </w:r>
        <w:r w:rsidRPr="004F25AC">
          <w:rPr>
            <w:rFonts w:ascii="楷体" w:hAnsi="楷体" w:hint="eastAsia"/>
          </w:rPr>
          <w:t>在</w:t>
        </w:r>
        <w:r w:rsidRPr="004F25AC">
          <w:rPr>
            <w:rFonts w:ascii="楷体" w:hAnsi="楷体"/>
            <w:rPrChange w:id="4879" w:author="Fred Zhou" w:date="2024-03-10T14:00:00Z">
              <w:rPr>
                <w:rFonts w:ascii="楷体" w:hAnsi="楷体"/>
                <w:highlight w:val="cyan"/>
              </w:rPr>
            </w:rPrChange>
          </w:rPr>
          <w:t>热浪</w:t>
        </w:r>
        <w:r w:rsidRPr="004F25AC">
          <w:rPr>
            <w:rFonts w:ascii="楷体" w:hAnsi="楷体" w:hint="eastAsia"/>
            <w:rPrChange w:id="4880" w:author="Fred Zhou" w:date="2024-03-10T14:00:00Z">
              <w:rPr>
                <w:rFonts w:ascii="楷体" w:hAnsi="楷体" w:hint="eastAsia"/>
                <w:highlight w:val="cyan"/>
              </w:rPr>
            </w:rPrChange>
          </w:rPr>
          <w:t>天气与正常夏日</w:t>
        </w:r>
        <w:r w:rsidRPr="004F25AC">
          <w:rPr>
            <w:rFonts w:ascii="楷体" w:hAnsi="楷体"/>
          </w:rPr>
          <w:t>的</w:t>
        </w:r>
        <w:r w:rsidRPr="004F25AC">
          <w:rPr>
            <w:rFonts w:ascii="楷体" w:hAnsi="楷体"/>
            <w:rPrChange w:id="4881" w:author="Fred Zhou" w:date="2024-03-10T14:00:00Z">
              <w:rPr>
                <w:rFonts w:ascii="楷体" w:hAnsi="楷体"/>
                <w:highlight w:val="cyan"/>
              </w:rPr>
            </w:rPrChange>
          </w:rPr>
          <w:t>降温效应</w:t>
        </w:r>
        <w:r w:rsidRPr="004F25AC">
          <w:rPr>
            <w:rFonts w:ascii="楷体" w:hAnsi="楷体" w:hint="eastAsia"/>
            <w:rPrChange w:id="4882" w:author="Fred Zhou" w:date="2024-03-10T14:00:00Z">
              <w:rPr>
                <w:rFonts w:ascii="楷体" w:hAnsi="楷体" w:hint="eastAsia"/>
                <w:highlight w:val="cyan"/>
              </w:rPr>
            </w:rPrChange>
          </w:rPr>
          <w:t>比较</w:t>
        </w:r>
        <w:r w:rsidRPr="004F25AC">
          <w:rPr>
            <w:rFonts w:ascii="楷体" w:hAnsi="楷体"/>
          </w:rPr>
          <w:t>分析</w:t>
        </w:r>
      </w:ins>
      <w:ins w:id="4883" w:author="Fred Zhou" w:date="2024-03-10T14:24:00Z">
        <w:r w:rsidR="000D315F">
          <w:rPr>
            <w:rFonts w:ascii="楷体" w:hAnsi="楷体" w:hint="eastAsia"/>
          </w:rPr>
          <w:t>，同时正在开展</w:t>
        </w:r>
      </w:ins>
      <w:ins w:id="4884" w:author="Fred Zhou" w:date="2024-03-10T13:59:00Z">
        <w:r w:rsidRPr="004F25AC">
          <w:rPr>
            <w:rFonts w:ascii="楷体" w:hAnsi="楷体"/>
            <w:rPrChange w:id="4885" w:author="Fred Zhou" w:date="2024-03-10T14:00:00Z">
              <w:rPr>
                <w:rFonts w:ascii="楷体" w:hAnsi="楷体"/>
                <w:highlight w:val="cyan"/>
              </w:rPr>
            </w:rPrChange>
          </w:rPr>
          <w:t>城市绿地降温</w:t>
        </w:r>
        <w:r w:rsidRPr="004F25AC">
          <w:rPr>
            <w:rFonts w:ascii="楷体" w:hAnsi="楷体"/>
          </w:rPr>
          <w:t>溢出效应的</w:t>
        </w:r>
        <w:r w:rsidRPr="004F25AC">
          <w:rPr>
            <w:rFonts w:ascii="楷体" w:hAnsi="楷体"/>
            <w:rPrChange w:id="4886" w:author="Fred Zhou" w:date="2024-03-10T14:00:00Z">
              <w:rPr>
                <w:rFonts w:ascii="楷体" w:hAnsi="楷体"/>
                <w:highlight w:val="cyan"/>
              </w:rPr>
            </w:rPrChange>
          </w:rPr>
          <w:t>测量分析</w:t>
        </w:r>
        <w:r w:rsidRPr="004F25AC">
          <w:rPr>
            <w:rFonts w:ascii="楷体" w:hAnsi="楷体" w:hint="eastAsia"/>
            <w:color w:val="000000"/>
          </w:rPr>
          <w:t>。与本项目相关的</w:t>
        </w:r>
        <w:r w:rsidRPr="004F25AC">
          <w:rPr>
            <w:rFonts w:ascii="楷体" w:hAnsi="楷体" w:hint="eastAsia"/>
            <w:color w:val="000000"/>
            <w:rPrChange w:id="4887" w:author="Fred Zhou" w:date="2024-03-10T14:00:00Z">
              <w:rPr>
                <w:rFonts w:ascii="楷体" w:hAnsi="楷体" w:hint="eastAsia"/>
                <w:color w:val="000000"/>
                <w:highlight w:val="cyan"/>
              </w:rPr>
            </w:rPrChange>
          </w:rPr>
          <w:t>研究工作</w:t>
        </w:r>
        <w:r w:rsidRPr="004F25AC">
          <w:rPr>
            <w:rFonts w:ascii="楷体" w:hAnsi="楷体" w:hint="eastAsia"/>
            <w:color w:val="000000"/>
          </w:rPr>
          <w:t>概括如下：</w:t>
        </w:r>
      </w:ins>
    </w:p>
    <w:p w14:paraId="537ED148" w14:textId="3BF3CC00" w:rsidR="00E91302" w:rsidRPr="004F25AC" w:rsidRDefault="004F25AC" w:rsidP="00E91302">
      <w:pPr>
        <w:rPr>
          <w:ins w:id="4888" w:author="Fred Zhou" w:date="2024-03-10T13:59:00Z"/>
          <w:rFonts w:hint="eastAsia"/>
          <w:b/>
          <w:bCs/>
        </w:rPr>
      </w:pPr>
      <w:ins w:id="4889" w:author="Fred Zhou" w:date="2024-03-10T14:03:00Z">
        <w:r>
          <w:rPr>
            <w:rFonts w:ascii="楷体" w:hAnsi="楷体" w:hint="eastAsia"/>
            <w:b/>
            <w:bCs/>
          </w:rPr>
          <w:t>（1）</w:t>
        </w:r>
      </w:ins>
      <w:ins w:id="4890" w:author="Fred Zhou" w:date="2024-03-10T13:59:00Z">
        <w:r w:rsidR="00E91302" w:rsidRPr="004F25AC">
          <w:rPr>
            <w:rFonts w:ascii="楷体" w:hAnsi="楷体" w:hint="eastAsia"/>
            <w:b/>
            <w:bCs/>
          </w:rPr>
          <w:t>提出并计算了</w:t>
        </w:r>
        <w:r w:rsidR="00E91302" w:rsidRPr="004F25AC">
          <w:rPr>
            <w:rFonts w:ascii="楷体" w:hAnsi="楷体" w:hint="eastAsia"/>
            <w:b/>
            <w:bCs/>
            <w:rPrChange w:id="4891" w:author="Fred Zhou" w:date="2024-03-10T14:00:00Z">
              <w:rPr>
                <w:rFonts w:ascii="楷体" w:hAnsi="楷体" w:hint="eastAsia"/>
                <w:b/>
                <w:bCs/>
                <w:highlight w:val="cyan"/>
              </w:rPr>
            </w:rPrChange>
          </w:rPr>
          <w:t>海风降温能力</w:t>
        </w:r>
        <w:r w:rsidR="00E91302" w:rsidRPr="004F25AC">
          <w:rPr>
            <w:rFonts w:ascii="楷体" w:hAnsi="楷体" w:hint="eastAsia"/>
            <w:b/>
            <w:bCs/>
          </w:rPr>
          <w:t>以量化海风对内陆的</w:t>
        </w:r>
        <w:r w:rsidR="00E91302" w:rsidRPr="004F25AC">
          <w:rPr>
            <w:rFonts w:ascii="楷体" w:hAnsi="楷体" w:hint="eastAsia"/>
            <w:b/>
            <w:bCs/>
            <w:rPrChange w:id="4892" w:author="Fred Zhou" w:date="2024-03-10T14:00:00Z">
              <w:rPr>
                <w:rFonts w:ascii="楷体" w:hAnsi="楷体" w:hint="eastAsia"/>
                <w:b/>
                <w:bCs/>
                <w:highlight w:val="cyan"/>
              </w:rPr>
            </w:rPrChange>
          </w:rPr>
          <w:t>累积降温效应</w:t>
        </w:r>
        <w:r w:rsidR="00E91302" w:rsidRPr="004F25AC">
          <w:rPr>
            <w:rFonts w:ascii="楷体" w:hAnsi="楷体" w:hint="eastAsia"/>
            <w:b/>
            <w:bCs/>
            <w:color w:val="000000"/>
          </w:rPr>
          <w:t>：</w:t>
        </w:r>
      </w:ins>
    </w:p>
    <w:p w14:paraId="12F43726" w14:textId="58CA45F4" w:rsidR="00E91302" w:rsidRPr="004F25AC" w:rsidRDefault="00E91302" w:rsidP="00E91302">
      <w:pPr>
        <w:ind w:firstLine="420"/>
        <w:rPr>
          <w:ins w:id="4893" w:author="Fred Zhou" w:date="2024-03-10T13:59:00Z"/>
          <w:rFonts w:hint="eastAsia"/>
        </w:rPr>
      </w:pPr>
      <w:ins w:id="4894" w:author="Fred Zhou" w:date="2024-03-10T13:59:00Z">
        <w:r w:rsidRPr="004F25AC">
          <w:rPr>
            <w:rFonts w:ascii="楷体" w:hAnsi="楷体" w:hint="eastAsia"/>
          </w:rPr>
          <w:t>海风是</w:t>
        </w:r>
        <w:r w:rsidRPr="004F25AC">
          <w:rPr>
            <w:rFonts w:ascii="楷体" w:hAnsi="楷体" w:hint="eastAsia"/>
            <w:rPrChange w:id="4895" w:author="Fred Zhou" w:date="2024-03-10T14:00:00Z">
              <w:rPr>
                <w:rFonts w:ascii="楷体" w:hAnsi="楷体" w:hint="eastAsia"/>
                <w:highlight w:val="cyan"/>
              </w:rPr>
            </w:rPrChange>
          </w:rPr>
          <w:t>沿海城市</w:t>
        </w:r>
        <w:r w:rsidRPr="004F25AC">
          <w:rPr>
            <w:rFonts w:ascii="楷体" w:hAnsi="楷体" w:hint="eastAsia"/>
          </w:rPr>
          <w:t>的一类常见现象，但其对城市的</w:t>
        </w:r>
        <w:r w:rsidRPr="004F25AC">
          <w:rPr>
            <w:rFonts w:ascii="楷体" w:hAnsi="楷体" w:hint="eastAsia"/>
            <w:rPrChange w:id="4896" w:author="Fred Zhou" w:date="2024-03-10T14:00:00Z">
              <w:rPr>
                <w:rFonts w:ascii="楷体" w:hAnsi="楷体" w:hint="eastAsia"/>
                <w:highlight w:val="cyan"/>
              </w:rPr>
            </w:rPrChange>
          </w:rPr>
          <w:t>降温作用</w:t>
        </w:r>
        <w:r w:rsidRPr="004F25AC">
          <w:rPr>
            <w:rFonts w:ascii="楷体" w:hAnsi="楷体" w:hint="eastAsia"/>
          </w:rPr>
          <w:t>尚未得到</w:t>
        </w:r>
        <w:r w:rsidRPr="004F25AC">
          <w:rPr>
            <w:rFonts w:ascii="楷体" w:hAnsi="楷体" w:hint="eastAsia"/>
            <w:rPrChange w:id="4897" w:author="Fred Zhou" w:date="2024-03-10T14:00:00Z">
              <w:rPr>
                <w:rFonts w:ascii="楷体" w:hAnsi="楷体" w:hint="eastAsia"/>
                <w:highlight w:val="cyan"/>
              </w:rPr>
            </w:rPrChange>
          </w:rPr>
          <w:t>较好的</w:t>
        </w:r>
        <w:r w:rsidRPr="004F25AC">
          <w:rPr>
            <w:rFonts w:ascii="楷体" w:hAnsi="楷体" w:hint="eastAsia"/>
          </w:rPr>
          <w:t>定量研究。在这项研究中，申请人</w:t>
        </w:r>
        <w:r w:rsidRPr="004F25AC">
          <w:rPr>
            <w:rFonts w:ascii="楷体" w:hAnsi="楷体" w:hint="eastAsia"/>
            <w:rPrChange w:id="4898" w:author="Fred Zhou" w:date="2024-03-10T14:00:00Z">
              <w:rPr>
                <w:rFonts w:ascii="楷体" w:hAnsi="楷体" w:hint="eastAsia"/>
                <w:highlight w:val="cyan"/>
              </w:rPr>
            </w:rPrChange>
          </w:rPr>
          <w:t>首先提出了</w:t>
        </w:r>
        <w:r w:rsidRPr="004F25AC">
          <w:rPr>
            <w:rFonts w:ascii="楷体" w:hAnsi="楷体" w:hint="eastAsia"/>
          </w:rPr>
          <w:t>海风降温能力（</w:t>
        </w:r>
        <w:r w:rsidRPr="004F25AC">
          <w:t>Sea Breeze Cooling Capacity</w:t>
        </w:r>
        <w:r w:rsidRPr="004F25AC">
          <w:rPr>
            <w:rFonts w:ascii="楷体" w:hAnsi="楷体" w:hint="eastAsia"/>
          </w:rPr>
          <w:t>）以量化</w:t>
        </w:r>
        <w:r w:rsidRPr="004F25AC">
          <w:rPr>
            <w:rFonts w:ascii="楷体" w:hAnsi="楷体" w:hint="eastAsia"/>
            <w:rPrChange w:id="4899" w:author="Fred Zhou" w:date="2024-03-10T14:00:00Z">
              <w:rPr>
                <w:rFonts w:ascii="楷体" w:hAnsi="楷体" w:hint="eastAsia"/>
                <w:highlight w:val="cyan"/>
              </w:rPr>
            </w:rPrChange>
          </w:rPr>
          <w:t>海风</w:t>
        </w:r>
        <w:r w:rsidRPr="004F25AC">
          <w:rPr>
            <w:rFonts w:ascii="楷体" w:hAnsi="楷体" w:hint="eastAsia"/>
          </w:rPr>
          <w:t>对内陆的</w:t>
        </w:r>
        <w:r w:rsidRPr="004F25AC">
          <w:rPr>
            <w:rFonts w:ascii="楷体" w:hAnsi="楷体" w:hint="eastAsia"/>
            <w:rPrChange w:id="4900" w:author="Fred Zhou" w:date="2024-03-10T14:00:00Z">
              <w:rPr>
                <w:rFonts w:ascii="楷体" w:hAnsi="楷体" w:hint="eastAsia"/>
                <w:highlight w:val="cyan"/>
              </w:rPr>
            </w:rPrChange>
          </w:rPr>
          <w:t>累积降温效应</w:t>
        </w:r>
        <w:r w:rsidRPr="004F25AC">
          <w:rPr>
            <w:rFonts w:ascii="楷体" w:hAnsi="楷体" w:hint="eastAsia"/>
          </w:rPr>
          <w:t>。该指标基于</w:t>
        </w:r>
        <w:r w:rsidRPr="004F25AC">
          <w:rPr>
            <w:rFonts w:ascii="楷体" w:hAnsi="楷体" w:hint="eastAsia"/>
            <w:rPrChange w:id="4901" w:author="Fred Zhou" w:date="2024-03-10T14:00:00Z">
              <w:rPr>
                <w:rFonts w:ascii="楷体" w:hAnsi="楷体" w:hint="eastAsia"/>
                <w:highlight w:val="cyan"/>
              </w:rPr>
            </w:rPrChange>
          </w:rPr>
          <w:t>海风日</w:t>
        </w:r>
        <w:r w:rsidRPr="004F25AC">
          <w:rPr>
            <w:rFonts w:ascii="楷体" w:hAnsi="楷体" w:hint="eastAsia"/>
          </w:rPr>
          <w:t>与</w:t>
        </w:r>
        <w:r w:rsidRPr="004F25AC">
          <w:rPr>
            <w:rFonts w:ascii="楷体" w:hAnsi="楷体" w:hint="eastAsia"/>
            <w:rPrChange w:id="4902" w:author="Fred Zhou" w:date="2024-03-10T14:00:00Z">
              <w:rPr>
                <w:rFonts w:ascii="楷体" w:hAnsi="楷体" w:hint="eastAsia"/>
                <w:highlight w:val="cyan"/>
              </w:rPr>
            </w:rPrChange>
          </w:rPr>
          <w:t>非海风日</w:t>
        </w:r>
        <w:r w:rsidRPr="004F25AC">
          <w:rPr>
            <w:rFonts w:ascii="楷体" w:hAnsi="楷体" w:hint="eastAsia"/>
          </w:rPr>
          <w:t>之间在</w:t>
        </w:r>
        <w:r w:rsidRPr="004F25AC">
          <w:rPr>
            <w:rFonts w:ascii="楷体" w:hAnsi="楷体" w:hint="eastAsia"/>
            <w:rPrChange w:id="4903" w:author="Fred Zhou" w:date="2024-03-10T14:00:00Z">
              <w:rPr>
                <w:rFonts w:ascii="楷体" w:hAnsi="楷体" w:hint="eastAsia"/>
                <w:highlight w:val="cyan"/>
              </w:rPr>
            </w:rPrChange>
          </w:rPr>
          <w:t>海风影响时段内</w:t>
        </w:r>
        <w:r w:rsidRPr="004F25AC">
          <w:rPr>
            <w:rFonts w:ascii="楷体" w:hAnsi="楷体" w:hint="eastAsia"/>
          </w:rPr>
          <w:t>的</w:t>
        </w:r>
        <w:r w:rsidRPr="004F25AC">
          <w:rPr>
            <w:rFonts w:ascii="楷体" w:hAnsi="楷体" w:hint="eastAsia"/>
            <w:rPrChange w:id="4904" w:author="Fred Zhou" w:date="2024-03-10T14:00:00Z">
              <w:rPr>
                <w:rFonts w:ascii="楷体" w:hAnsi="楷体" w:hint="eastAsia"/>
                <w:highlight w:val="cyan"/>
              </w:rPr>
            </w:rPrChange>
          </w:rPr>
          <w:t>气温累积差</w:t>
        </w:r>
        <w:r w:rsidRPr="004F25AC">
          <w:rPr>
            <w:rFonts w:ascii="楷体" w:hAnsi="楷体" w:hint="eastAsia"/>
          </w:rPr>
          <w:t>来量化海风</w:t>
        </w:r>
        <w:r w:rsidRPr="004F25AC">
          <w:rPr>
            <w:rFonts w:ascii="楷体" w:hAnsi="楷体" w:hint="eastAsia"/>
            <w:rPrChange w:id="4905" w:author="Fred Zhou" w:date="2024-03-10T14:00:00Z">
              <w:rPr>
                <w:rFonts w:ascii="楷体" w:hAnsi="楷体" w:hint="eastAsia"/>
                <w:highlight w:val="cyan"/>
              </w:rPr>
            </w:rPrChange>
          </w:rPr>
          <w:t>在沿海城市</w:t>
        </w:r>
        <w:r w:rsidRPr="004F25AC">
          <w:rPr>
            <w:rFonts w:ascii="楷体" w:hAnsi="楷体" w:hint="eastAsia"/>
          </w:rPr>
          <w:t>的降温作用。通过对</w:t>
        </w:r>
        <w:r w:rsidRPr="004F25AC">
          <w:rPr>
            <w:rFonts w:ascii="楷体" w:hAnsi="楷体" w:hint="eastAsia"/>
            <w:rPrChange w:id="4906" w:author="Fred Zhou" w:date="2024-03-10T14:00:00Z">
              <w:rPr>
                <w:rFonts w:ascii="楷体" w:hAnsi="楷体" w:hint="eastAsia"/>
                <w:highlight w:val="cyan"/>
              </w:rPr>
            </w:rPrChange>
          </w:rPr>
          <w:t>澳大利亚阿德莱德</w:t>
        </w:r>
        <w:r w:rsidRPr="004F25AC">
          <w:rPr>
            <w:rFonts w:ascii="楷体" w:hAnsi="楷体" w:hint="eastAsia"/>
          </w:rPr>
          <w:t>实测气象数据</w:t>
        </w:r>
        <w:r w:rsidRPr="004F25AC">
          <w:rPr>
            <w:rFonts w:ascii="楷体" w:hAnsi="楷体" w:hint="eastAsia"/>
            <w:rPrChange w:id="4907" w:author="Fred Zhou" w:date="2024-03-10T14:00:00Z">
              <w:rPr>
                <w:rFonts w:ascii="楷体" w:hAnsi="楷体" w:hint="eastAsia"/>
                <w:highlight w:val="cyan"/>
              </w:rPr>
            </w:rPrChange>
          </w:rPr>
          <w:t>的分析</w:t>
        </w:r>
        <w:r w:rsidRPr="004F25AC">
          <w:rPr>
            <w:rFonts w:ascii="楷体" w:hAnsi="楷体" w:hint="eastAsia"/>
          </w:rPr>
          <w:t>，该研究揭示了</w:t>
        </w:r>
        <w:r w:rsidRPr="004F25AC">
          <w:rPr>
            <w:rFonts w:ascii="楷体" w:hAnsi="楷体" w:hint="eastAsia"/>
            <w:rPrChange w:id="4908" w:author="Fred Zhou" w:date="2024-03-10T14:00:00Z">
              <w:rPr>
                <w:rFonts w:ascii="楷体" w:hAnsi="楷体" w:hint="eastAsia"/>
                <w:highlight w:val="cyan"/>
              </w:rPr>
            </w:rPrChange>
          </w:rPr>
          <w:t>阿德莱德</w:t>
        </w:r>
        <w:r w:rsidRPr="004F25AC">
          <w:rPr>
            <w:rFonts w:ascii="楷体" w:hAnsi="楷体" w:hint="eastAsia"/>
          </w:rPr>
          <w:t>中央商务区</w:t>
        </w:r>
        <w:r w:rsidRPr="004F25AC">
          <w:rPr>
            <w:rFonts w:ascii="楷体" w:hAnsi="楷体" w:hint="eastAsia"/>
            <w:rPrChange w:id="4909" w:author="Fred Zhou" w:date="2024-03-10T14:00:00Z">
              <w:rPr>
                <w:rFonts w:ascii="楷体" w:hAnsi="楷体" w:hint="eastAsia"/>
                <w:highlight w:val="cyan"/>
              </w:rPr>
            </w:rPrChange>
          </w:rPr>
          <w:t>夏季海风降温能力</w:t>
        </w:r>
        <w:r w:rsidRPr="004F25AC">
          <w:rPr>
            <w:rFonts w:ascii="楷体" w:hAnsi="楷体" w:hint="eastAsia"/>
          </w:rPr>
          <w:t>的</w:t>
        </w:r>
        <w:r w:rsidRPr="004F25AC">
          <w:rPr>
            <w:rFonts w:ascii="楷体" w:hAnsi="楷体" w:hint="eastAsia"/>
            <w:rPrChange w:id="4910" w:author="Fred Zhou" w:date="2024-03-10T14:00:00Z">
              <w:rPr>
                <w:rFonts w:ascii="楷体" w:hAnsi="楷体" w:hint="eastAsia"/>
                <w:highlight w:val="cyan"/>
              </w:rPr>
            </w:rPrChange>
          </w:rPr>
          <w:t>时空分异特征</w:t>
        </w:r>
        <w:r w:rsidRPr="004F25AC">
          <w:rPr>
            <w:rFonts w:ascii="楷体" w:hAnsi="楷体" w:hint="eastAsia"/>
          </w:rPr>
          <w:t>，并分析了其与</w:t>
        </w:r>
        <w:r w:rsidRPr="004F25AC">
          <w:rPr>
            <w:rFonts w:ascii="楷体" w:hAnsi="楷体" w:hint="eastAsia"/>
            <w:rPrChange w:id="4911" w:author="Fred Zhou" w:date="2024-03-10T14:00:00Z">
              <w:rPr>
                <w:rFonts w:ascii="楷体" w:hAnsi="楷体" w:hint="eastAsia"/>
                <w:highlight w:val="cyan"/>
              </w:rPr>
            </w:rPrChange>
          </w:rPr>
          <w:t>环境因素</w:t>
        </w:r>
        <w:r w:rsidRPr="004F25AC">
          <w:rPr>
            <w:rFonts w:ascii="楷体" w:hAnsi="楷体" w:hint="eastAsia"/>
          </w:rPr>
          <w:t>的关系。结果表明，</w:t>
        </w:r>
        <w:r w:rsidRPr="004F25AC">
          <w:rPr>
            <w:rFonts w:ascii="楷体" w:hAnsi="楷体" w:hint="eastAsia"/>
            <w:rPrChange w:id="4912" w:author="Fred Zhou" w:date="2024-03-10T14:00:00Z">
              <w:rPr>
                <w:rFonts w:ascii="楷体" w:hAnsi="楷体" w:hint="eastAsia"/>
                <w:highlight w:val="cyan"/>
              </w:rPr>
            </w:rPrChange>
          </w:rPr>
          <w:t>海风降</w:t>
        </w:r>
        <w:r w:rsidRPr="004F25AC">
          <w:rPr>
            <w:rFonts w:ascii="楷体" w:hAnsi="楷体" w:hint="eastAsia"/>
            <w:rPrChange w:id="4913" w:author="Fred Zhou" w:date="2024-03-10T14:00:00Z">
              <w:rPr>
                <w:rFonts w:ascii="楷体" w:hAnsi="楷体" w:hint="eastAsia"/>
                <w:highlight w:val="cyan"/>
              </w:rPr>
            </w:rPrChange>
          </w:rPr>
          <w:lastRenderedPageBreak/>
          <w:t>温能力</w:t>
        </w:r>
        <w:r w:rsidRPr="004F25AC">
          <w:rPr>
            <w:rFonts w:ascii="楷体" w:hAnsi="楷体" w:hint="eastAsia"/>
          </w:rPr>
          <w:t>的时间</w:t>
        </w:r>
        <w:proofErr w:type="gramStart"/>
        <w:r w:rsidRPr="004F25AC">
          <w:rPr>
            <w:rFonts w:ascii="楷体" w:hAnsi="楷体" w:hint="eastAsia"/>
          </w:rPr>
          <w:t>分异可由</w:t>
        </w:r>
        <w:proofErr w:type="gramEnd"/>
        <w:r w:rsidRPr="004F25AC">
          <w:rPr>
            <w:rFonts w:ascii="楷体" w:hAnsi="楷体" w:hint="eastAsia"/>
            <w:rPrChange w:id="4914" w:author="Fred Zhou" w:date="2024-03-10T14:00:00Z">
              <w:rPr>
                <w:rFonts w:ascii="楷体" w:hAnsi="楷体" w:hint="eastAsia"/>
                <w:highlight w:val="cyan"/>
              </w:rPr>
            </w:rPrChange>
          </w:rPr>
          <w:t>比湿度和风速</w:t>
        </w:r>
        <w:r w:rsidRPr="004F25AC">
          <w:rPr>
            <w:rFonts w:ascii="楷体" w:hAnsi="楷体" w:hint="eastAsia"/>
          </w:rPr>
          <w:t>解释，而其</w:t>
        </w:r>
        <w:r w:rsidRPr="004F25AC">
          <w:rPr>
            <w:rFonts w:ascii="楷体" w:hAnsi="楷体" w:hint="eastAsia"/>
            <w:rPrChange w:id="4915" w:author="Fred Zhou" w:date="2024-03-10T14:00:00Z">
              <w:rPr>
                <w:rFonts w:ascii="楷体" w:hAnsi="楷体" w:hint="eastAsia"/>
                <w:highlight w:val="cyan"/>
              </w:rPr>
            </w:rPrChange>
          </w:rPr>
          <w:t>空间分异</w:t>
        </w:r>
        <w:r w:rsidRPr="004F25AC">
          <w:rPr>
            <w:rFonts w:ascii="楷体" w:hAnsi="楷体" w:hint="eastAsia"/>
          </w:rPr>
          <w:t>则可由</w:t>
        </w:r>
        <w:r w:rsidRPr="004F25AC">
          <w:rPr>
            <w:rFonts w:ascii="楷体" w:hAnsi="楷体" w:hint="eastAsia"/>
            <w:rPrChange w:id="4916" w:author="Fred Zhou" w:date="2024-03-10T14:00:00Z">
              <w:rPr>
                <w:rFonts w:ascii="楷体" w:hAnsi="楷体" w:hint="eastAsia"/>
                <w:highlight w:val="cyan"/>
              </w:rPr>
            </w:rPrChange>
          </w:rPr>
          <w:t>到海岸的距离、正面面积指数、建筑高度标准差</w:t>
        </w:r>
        <w:r w:rsidRPr="004F25AC">
          <w:rPr>
            <w:rFonts w:ascii="楷体" w:hAnsi="楷体" w:hint="eastAsia"/>
          </w:rPr>
          <w:t>和</w:t>
        </w:r>
        <w:r w:rsidRPr="004F25AC">
          <w:rPr>
            <w:rFonts w:ascii="楷体" w:hAnsi="楷体" w:hint="eastAsia"/>
            <w:rPrChange w:id="4917" w:author="Fred Zhou" w:date="2024-03-10T14:00:00Z">
              <w:rPr>
                <w:rFonts w:ascii="楷体" w:hAnsi="楷体" w:hint="eastAsia"/>
                <w:highlight w:val="cyan"/>
              </w:rPr>
            </w:rPrChange>
          </w:rPr>
          <w:t>海风开始时刻</w:t>
        </w:r>
        <w:r w:rsidRPr="004F25AC">
          <w:rPr>
            <w:rFonts w:ascii="楷体" w:hAnsi="楷体" w:hint="eastAsia"/>
          </w:rPr>
          <w:t>的气温解释。值得注意的是，</w:t>
        </w:r>
        <w:r w:rsidRPr="004F25AC">
          <w:rPr>
            <w:rFonts w:ascii="楷体" w:hAnsi="楷体" w:hint="eastAsia"/>
            <w:rPrChange w:id="4918" w:author="Fred Zhou" w:date="2024-03-10T14:00:00Z">
              <w:rPr>
                <w:rFonts w:ascii="楷体" w:hAnsi="楷体" w:hint="eastAsia"/>
                <w:highlight w:val="cyan"/>
              </w:rPr>
            </w:rPrChange>
          </w:rPr>
          <w:t>建筑高度标准差</w:t>
        </w:r>
        <w:r w:rsidRPr="004F25AC">
          <w:rPr>
            <w:rFonts w:ascii="楷体" w:hAnsi="楷体" w:hint="eastAsia"/>
          </w:rPr>
          <w:t>的增加对</w:t>
        </w:r>
        <w:r w:rsidRPr="004F25AC">
          <w:rPr>
            <w:rFonts w:ascii="楷体" w:hAnsi="楷体" w:hint="eastAsia"/>
            <w:rPrChange w:id="4919" w:author="Fred Zhou" w:date="2024-03-10T14:00:00Z">
              <w:rPr>
                <w:rFonts w:ascii="楷体" w:hAnsi="楷体" w:hint="eastAsia"/>
                <w:highlight w:val="cyan"/>
              </w:rPr>
            </w:rPrChange>
          </w:rPr>
          <w:t>海风降温能力</w:t>
        </w:r>
        <w:r w:rsidRPr="004F25AC">
          <w:rPr>
            <w:rFonts w:ascii="楷体" w:hAnsi="楷体" w:hint="eastAsia"/>
          </w:rPr>
          <w:t>有促进作用（图</w:t>
        </w:r>
      </w:ins>
      <w:ins w:id="4920" w:author="Fred Zhou" w:date="2024-03-10T14:03:00Z">
        <w:r w:rsidR="004F25AC">
          <w:t>5</w:t>
        </w:r>
      </w:ins>
      <w:ins w:id="4921" w:author="Fred Zhou" w:date="2024-03-10T13:59:00Z">
        <w:r w:rsidRPr="004F25AC">
          <w:rPr>
            <w:rFonts w:ascii="楷体" w:hAnsi="楷体" w:hint="eastAsia"/>
          </w:rPr>
          <w:t>）。</w:t>
        </w:r>
        <w:r w:rsidRPr="004F25AC">
          <w:rPr>
            <w:rFonts w:ascii="楷体" w:hAnsi="楷体" w:hint="eastAsia"/>
            <w:rPrChange w:id="4922" w:author="Fred Zhou" w:date="2024-03-10T14:00:00Z">
              <w:rPr>
                <w:rFonts w:ascii="楷体" w:hAnsi="楷体" w:hint="eastAsia"/>
                <w:highlight w:val="cyan"/>
              </w:rPr>
            </w:rPrChange>
          </w:rPr>
          <w:t>相关研究成果</w:t>
        </w:r>
        <w:r w:rsidRPr="004F25AC">
          <w:rPr>
            <w:rFonts w:ascii="楷体" w:hAnsi="楷体" w:hint="eastAsia"/>
          </w:rPr>
          <w:t>已发表在《</w:t>
        </w:r>
        <w:r w:rsidRPr="004F25AC">
          <w:t>Building and Environment</w:t>
        </w:r>
        <w:r w:rsidRPr="004F25AC">
          <w:rPr>
            <w:rFonts w:ascii="楷体" w:hAnsi="楷体" w:hint="eastAsia"/>
          </w:rPr>
          <w:t>》。</w:t>
        </w:r>
        <w:r w:rsidRPr="004F25AC">
          <w:t xml:space="preserve"> </w:t>
        </w:r>
      </w:ins>
    </w:p>
    <w:p w14:paraId="633E1A67" w14:textId="77777777" w:rsidR="00E91302" w:rsidRPr="004F25AC" w:rsidRDefault="00E91302" w:rsidP="00E91302">
      <w:pPr>
        <w:ind w:firstLine="420"/>
        <w:rPr>
          <w:ins w:id="4923" w:author="Fred Zhou" w:date="2024-03-10T13:59:00Z"/>
          <w:rFonts w:hint="eastAsia"/>
        </w:rPr>
      </w:pPr>
      <w:ins w:id="4924" w:author="Fred Zhou" w:date="2024-03-10T13:59:00Z">
        <w:r w:rsidRPr="004F25AC">
          <w:rPr>
            <w:rFonts w:ascii="楷体" w:hAnsi="楷体"/>
          </w:rPr>
          <w:t>该研究使</w:t>
        </w:r>
        <w:r w:rsidRPr="004F25AC">
          <w:rPr>
            <w:rFonts w:ascii="楷体" w:hAnsi="楷体"/>
            <w:rPrChange w:id="4925" w:author="Fred Zhou" w:date="2024-03-10T14:00:00Z">
              <w:rPr>
                <w:rFonts w:ascii="楷体" w:hAnsi="楷体"/>
                <w:highlight w:val="cyan"/>
              </w:rPr>
            </w:rPrChange>
          </w:rPr>
          <w:t>申请人得以</w:t>
        </w:r>
        <w:r w:rsidRPr="004F25AC">
          <w:rPr>
            <w:rFonts w:ascii="楷体" w:hAnsi="楷体"/>
          </w:rPr>
          <w:t>精确描绘</w:t>
        </w:r>
        <w:r w:rsidRPr="004F25AC">
          <w:rPr>
            <w:rFonts w:ascii="楷体" w:hAnsi="楷体"/>
            <w:rPrChange w:id="4926" w:author="Fred Zhou" w:date="2024-03-10T14:00:00Z">
              <w:rPr>
                <w:rFonts w:ascii="楷体" w:hAnsi="楷体"/>
                <w:highlight w:val="cyan"/>
              </w:rPr>
            </w:rPrChange>
          </w:rPr>
          <w:t>城市内</w:t>
        </w:r>
        <w:r w:rsidRPr="004F25AC">
          <w:rPr>
            <w:rFonts w:ascii="楷体" w:hAnsi="楷体"/>
          </w:rPr>
          <w:t>海风降温能力的</w:t>
        </w:r>
        <w:r w:rsidRPr="004F25AC">
          <w:rPr>
            <w:rFonts w:ascii="楷体" w:hAnsi="楷体"/>
            <w:rPrChange w:id="4927" w:author="Fred Zhou" w:date="2024-03-10T14:00:00Z">
              <w:rPr>
                <w:rFonts w:ascii="楷体" w:hAnsi="楷体"/>
                <w:highlight w:val="cyan"/>
              </w:rPr>
            </w:rPrChange>
          </w:rPr>
          <w:t>定量特征</w:t>
        </w:r>
        <w:r w:rsidRPr="004F25AC">
          <w:rPr>
            <w:rFonts w:ascii="楷体" w:hAnsi="楷体"/>
          </w:rPr>
          <w:t>，深化了对</w:t>
        </w:r>
        <w:r w:rsidRPr="004F25AC">
          <w:rPr>
            <w:rFonts w:ascii="楷体" w:hAnsi="楷体"/>
            <w:rPrChange w:id="4928" w:author="Fred Zhou" w:date="2024-03-10T14:00:00Z">
              <w:rPr>
                <w:rFonts w:ascii="楷体" w:hAnsi="楷体"/>
                <w:highlight w:val="cyan"/>
              </w:rPr>
            </w:rPrChange>
          </w:rPr>
          <w:t>三维形态特征</w:t>
        </w:r>
        <w:r w:rsidRPr="004F25AC">
          <w:rPr>
            <w:rFonts w:ascii="楷体" w:hAnsi="楷体"/>
          </w:rPr>
          <w:t>与</w:t>
        </w:r>
        <w:r w:rsidRPr="004F25AC">
          <w:rPr>
            <w:rFonts w:ascii="楷体" w:hAnsi="楷体"/>
            <w:rPrChange w:id="4929" w:author="Fred Zhou" w:date="2024-03-10T14:00:00Z">
              <w:rPr>
                <w:rFonts w:ascii="楷体" w:hAnsi="楷体"/>
                <w:highlight w:val="cyan"/>
              </w:rPr>
            </w:rPrChange>
          </w:rPr>
          <w:t>城市气候</w:t>
        </w:r>
        <w:r w:rsidRPr="004F25AC">
          <w:rPr>
            <w:rFonts w:ascii="楷体" w:hAnsi="楷体"/>
          </w:rPr>
          <w:t>关系的认识，为</w:t>
        </w:r>
        <w:r w:rsidRPr="004F25AC">
          <w:rPr>
            <w:rFonts w:ascii="楷体" w:hAnsi="楷体" w:hint="eastAsia"/>
            <w:rPrChange w:id="4930" w:author="Fred Zhou" w:date="2024-03-10T14:00:00Z">
              <w:rPr>
                <w:rFonts w:ascii="楷体" w:hAnsi="楷体" w:hint="eastAsia"/>
                <w:highlight w:val="cyan"/>
              </w:rPr>
            </w:rPrChange>
          </w:rPr>
          <w:t>本</w:t>
        </w:r>
        <w:r w:rsidRPr="004F25AC">
          <w:rPr>
            <w:rFonts w:ascii="楷体" w:hAnsi="楷体"/>
            <w:rPrChange w:id="4931" w:author="Fred Zhou" w:date="2024-03-10T14:00:00Z">
              <w:rPr>
                <w:rFonts w:ascii="楷体" w:hAnsi="楷体"/>
                <w:highlight w:val="cyan"/>
              </w:rPr>
            </w:rPrChange>
          </w:rPr>
          <w:t>项目中</w:t>
        </w:r>
        <w:r w:rsidRPr="004F25AC">
          <w:rPr>
            <w:rFonts w:ascii="楷体" w:hAnsi="楷体"/>
          </w:rPr>
          <w:t>绿地降温溢出效应</w:t>
        </w:r>
        <w:r w:rsidRPr="004F25AC">
          <w:rPr>
            <w:rFonts w:ascii="楷体" w:hAnsi="楷体"/>
            <w:rPrChange w:id="4932" w:author="Fred Zhou" w:date="2024-03-10T14:00:00Z">
              <w:rPr>
                <w:rFonts w:ascii="楷体" w:hAnsi="楷体"/>
                <w:highlight w:val="cyan"/>
              </w:rPr>
            </w:rPrChange>
          </w:rPr>
          <w:t>及其驱动机制</w:t>
        </w:r>
        <w:r w:rsidRPr="004F25AC">
          <w:rPr>
            <w:rFonts w:ascii="楷体" w:hAnsi="楷体"/>
          </w:rPr>
          <w:t>的分析</w:t>
        </w:r>
        <w:r w:rsidRPr="004F25AC">
          <w:rPr>
            <w:rFonts w:ascii="楷体" w:hAnsi="楷体"/>
            <w:rPrChange w:id="4933" w:author="Fred Zhou" w:date="2024-03-10T14:00:00Z">
              <w:rPr>
                <w:rFonts w:ascii="楷体" w:hAnsi="楷体"/>
                <w:highlight w:val="cyan"/>
              </w:rPr>
            </w:rPrChange>
          </w:rPr>
          <w:t>奠定了基础</w:t>
        </w:r>
        <w:r w:rsidRPr="004F25AC">
          <w:rPr>
            <w:rFonts w:ascii="楷体" w:hAnsi="楷体" w:hint="eastAsia"/>
          </w:rPr>
          <w:t>。</w:t>
        </w:r>
      </w:ins>
    </w:p>
    <w:p w14:paraId="6087DA33" w14:textId="53439F76" w:rsidR="00E91302" w:rsidRPr="004F25AC" w:rsidRDefault="00E91302" w:rsidP="00E91302">
      <w:pPr>
        <w:rPr>
          <w:ins w:id="4934" w:author="Fred Zhou" w:date="2024-03-10T13:59:00Z"/>
          <w:sz w:val="22"/>
          <w:szCs w:val="22"/>
        </w:rPr>
      </w:pPr>
      <w:ins w:id="4935" w:author="Fred Zhou" w:date="2024-03-10T13:59:00Z">
        <w:r w:rsidRPr="004F25AC">
          <w:t xml:space="preserve"> </w:t>
        </w:r>
        <w:r w:rsidRPr="004F25AC">
          <w:rPr>
            <w:noProof/>
          </w:rPr>
          <w:drawing>
            <wp:inline distT="0" distB="0" distL="0" distR="0" wp14:anchorId="1817788D" wp14:editId="692F3651">
              <wp:extent cx="4952365" cy="3161030"/>
              <wp:effectExtent l="0" t="0" r="635" b="1270"/>
              <wp:docPr id="12107987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2365" cy="3161030"/>
                      </a:xfrm>
                      <a:prstGeom prst="rect">
                        <a:avLst/>
                      </a:prstGeom>
                      <a:noFill/>
                      <a:ln>
                        <a:noFill/>
                      </a:ln>
                    </pic:spPr>
                  </pic:pic>
                </a:graphicData>
              </a:graphic>
            </wp:inline>
          </w:drawing>
        </w:r>
      </w:ins>
    </w:p>
    <w:p w14:paraId="56CACF3C" w14:textId="77777777" w:rsidR="00E91302" w:rsidRPr="004F25AC" w:rsidRDefault="00E91302" w:rsidP="00E91302">
      <w:pPr>
        <w:jc w:val="center"/>
        <w:rPr>
          <w:ins w:id="4936" w:author="Fred Zhou" w:date="2024-03-10T13:59:00Z"/>
          <w:rFonts w:ascii="楷体" w:hAnsi="楷体"/>
          <w:sz w:val="21"/>
          <w:szCs w:val="21"/>
        </w:rPr>
      </w:pPr>
      <w:ins w:id="4937" w:author="Fred Zhou" w:date="2024-03-10T13:59:00Z">
        <w:r w:rsidRPr="004F25AC">
          <w:rPr>
            <w:rFonts w:ascii="楷体" w:hAnsi="楷体" w:hint="eastAsia"/>
            <w:sz w:val="21"/>
            <w:szCs w:val="21"/>
          </w:rPr>
          <w:t xml:space="preserve"> </w:t>
        </w:r>
      </w:ins>
    </w:p>
    <w:p w14:paraId="04A2D7A3" w14:textId="7289F083" w:rsidR="00E91302" w:rsidRPr="004F25AC" w:rsidRDefault="00E91302" w:rsidP="00E91302">
      <w:pPr>
        <w:jc w:val="center"/>
        <w:rPr>
          <w:ins w:id="4938" w:author="Fred Zhou" w:date="2024-03-10T13:59:00Z"/>
          <w:rFonts w:hint="eastAsia"/>
          <w:sz w:val="21"/>
          <w:szCs w:val="21"/>
        </w:rPr>
      </w:pPr>
      <w:ins w:id="4939" w:author="Fred Zhou" w:date="2024-03-10T13:59:00Z">
        <w:r w:rsidRPr="004F25AC">
          <w:rPr>
            <w:rFonts w:ascii="楷体" w:hAnsi="楷体" w:hint="eastAsia"/>
            <w:sz w:val="21"/>
            <w:szCs w:val="21"/>
          </w:rPr>
          <w:t>图</w:t>
        </w:r>
      </w:ins>
      <w:ins w:id="4940" w:author="Fred Zhou" w:date="2024-03-10T14:03:00Z">
        <w:r w:rsidR="004F25AC">
          <w:rPr>
            <w:sz w:val="21"/>
            <w:szCs w:val="21"/>
          </w:rPr>
          <w:t>5</w:t>
        </w:r>
      </w:ins>
      <w:ins w:id="4941" w:author="Fred Zhou" w:date="2024-03-10T13:59:00Z">
        <w:r w:rsidRPr="004F25AC">
          <w:rPr>
            <w:sz w:val="21"/>
            <w:szCs w:val="21"/>
          </w:rPr>
          <w:t xml:space="preserve">  </w:t>
        </w:r>
        <w:r w:rsidRPr="004F25AC">
          <w:rPr>
            <w:rFonts w:ascii="楷体" w:hAnsi="楷体" w:hint="eastAsia"/>
            <w:sz w:val="21"/>
            <w:szCs w:val="21"/>
            <w:rPrChange w:id="4942" w:author="Fred Zhou" w:date="2024-03-10T14:00:00Z">
              <w:rPr>
                <w:rFonts w:ascii="楷体" w:hAnsi="楷体" w:hint="eastAsia"/>
                <w:sz w:val="21"/>
                <w:szCs w:val="21"/>
                <w:highlight w:val="cyan"/>
              </w:rPr>
            </w:rPrChange>
          </w:rPr>
          <w:t>相关研究工作</w:t>
        </w:r>
        <w:r w:rsidRPr="004F25AC">
          <w:rPr>
            <w:rFonts w:ascii="楷体" w:hAnsi="楷体" w:hint="eastAsia"/>
            <w:sz w:val="21"/>
            <w:szCs w:val="21"/>
          </w:rPr>
          <w:t>（</w:t>
        </w:r>
        <w:r w:rsidRPr="004F25AC">
          <w:rPr>
            <w:sz w:val="21"/>
            <w:szCs w:val="21"/>
          </w:rPr>
          <w:t>1</w:t>
        </w:r>
        <w:r w:rsidRPr="004F25AC">
          <w:rPr>
            <w:rFonts w:ascii="楷体" w:hAnsi="楷体" w:hint="eastAsia"/>
            <w:sz w:val="21"/>
            <w:szCs w:val="21"/>
          </w:rPr>
          <w:t>）的部分结果：（</w:t>
        </w:r>
        <w:r w:rsidRPr="004F25AC">
          <w:rPr>
            <w:sz w:val="21"/>
            <w:szCs w:val="21"/>
          </w:rPr>
          <w:t>a</w:t>
        </w:r>
        <w:r w:rsidRPr="004F25AC">
          <w:rPr>
            <w:rFonts w:ascii="楷体" w:hAnsi="楷体" w:hint="eastAsia"/>
            <w:sz w:val="21"/>
            <w:szCs w:val="21"/>
          </w:rPr>
          <w:t>）</w:t>
        </w:r>
        <w:r w:rsidRPr="004F25AC">
          <w:rPr>
            <w:rFonts w:ascii="楷体" w:hAnsi="楷体" w:hint="eastAsia"/>
            <w:sz w:val="21"/>
            <w:szCs w:val="21"/>
            <w:rPrChange w:id="4943" w:author="Fred Zhou" w:date="2024-03-10T14:00:00Z">
              <w:rPr>
                <w:rFonts w:ascii="楷体" w:hAnsi="楷体" w:hint="eastAsia"/>
                <w:sz w:val="21"/>
                <w:szCs w:val="21"/>
                <w:highlight w:val="cyan"/>
              </w:rPr>
            </w:rPrChange>
          </w:rPr>
          <w:t>海风降温能力</w:t>
        </w:r>
        <w:r w:rsidRPr="004F25AC">
          <w:rPr>
            <w:rFonts w:ascii="楷体" w:hAnsi="楷体" w:hint="eastAsia"/>
            <w:sz w:val="21"/>
            <w:szCs w:val="21"/>
          </w:rPr>
          <w:t>的定义。</w:t>
        </w:r>
        <w:r w:rsidRPr="004F25AC">
          <w:rPr>
            <w:rFonts w:ascii="楷体" w:hAnsi="楷体" w:hint="eastAsia"/>
            <w:sz w:val="21"/>
            <w:szCs w:val="21"/>
            <w:rPrChange w:id="4944" w:author="Fred Zhou" w:date="2024-03-10T14:00:00Z">
              <w:rPr>
                <w:rFonts w:ascii="楷体" w:hAnsi="楷体" w:hint="eastAsia"/>
                <w:sz w:val="21"/>
                <w:szCs w:val="21"/>
                <w:highlight w:val="cyan"/>
              </w:rPr>
            </w:rPrChange>
          </w:rPr>
          <w:t>参考温度曲线</w:t>
        </w:r>
        <w:r w:rsidRPr="004F25AC">
          <w:rPr>
            <w:rFonts w:ascii="楷体" w:hAnsi="楷体" w:hint="eastAsia"/>
            <w:sz w:val="21"/>
            <w:szCs w:val="21"/>
          </w:rPr>
          <w:t>为</w:t>
        </w:r>
        <w:r w:rsidRPr="004F25AC">
          <w:rPr>
            <w:rFonts w:ascii="楷体" w:hAnsi="楷体" w:hint="eastAsia"/>
            <w:sz w:val="21"/>
            <w:szCs w:val="21"/>
            <w:rPrChange w:id="4945" w:author="Fred Zhou" w:date="2024-03-10T14:00:00Z">
              <w:rPr>
                <w:rFonts w:ascii="楷体" w:hAnsi="楷体" w:hint="eastAsia"/>
                <w:sz w:val="21"/>
                <w:szCs w:val="21"/>
                <w:highlight w:val="cyan"/>
              </w:rPr>
            </w:rPrChange>
          </w:rPr>
          <w:t>符合条件</w:t>
        </w:r>
        <w:r w:rsidRPr="004F25AC">
          <w:rPr>
            <w:rFonts w:ascii="楷体" w:hAnsi="楷体" w:hint="eastAsia"/>
            <w:sz w:val="21"/>
            <w:szCs w:val="21"/>
          </w:rPr>
          <w:t>的</w:t>
        </w:r>
        <w:r w:rsidRPr="004F25AC">
          <w:rPr>
            <w:rFonts w:ascii="楷体" w:hAnsi="楷体" w:hint="eastAsia"/>
            <w:sz w:val="21"/>
            <w:szCs w:val="21"/>
            <w:rPrChange w:id="4946" w:author="Fred Zhou" w:date="2024-03-10T14:00:00Z">
              <w:rPr>
                <w:rFonts w:ascii="楷体" w:hAnsi="楷体" w:hint="eastAsia"/>
                <w:sz w:val="21"/>
                <w:szCs w:val="21"/>
                <w:highlight w:val="cyan"/>
              </w:rPr>
            </w:rPrChange>
          </w:rPr>
          <w:t>非海风日</w:t>
        </w:r>
        <w:r w:rsidRPr="004F25AC">
          <w:rPr>
            <w:rFonts w:ascii="楷体" w:hAnsi="楷体" w:hint="eastAsia"/>
            <w:sz w:val="21"/>
            <w:szCs w:val="21"/>
          </w:rPr>
          <w:t>的</w:t>
        </w:r>
        <w:r w:rsidRPr="004F25AC">
          <w:rPr>
            <w:rFonts w:ascii="楷体" w:hAnsi="楷体" w:hint="eastAsia"/>
            <w:sz w:val="21"/>
            <w:szCs w:val="21"/>
            <w:rPrChange w:id="4947" w:author="Fred Zhou" w:date="2024-03-10T14:00:00Z">
              <w:rPr>
                <w:rFonts w:ascii="楷体" w:hAnsi="楷体" w:hint="eastAsia"/>
                <w:sz w:val="21"/>
                <w:szCs w:val="21"/>
                <w:highlight w:val="cyan"/>
              </w:rPr>
            </w:rPrChange>
          </w:rPr>
          <w:t>平均温度曲线</w:t>
        </w:r>
        <w:r w:rsidRPr="004F25AC">
          <w:rPr>
            <w:rFonts w:ascii="楷体" w:hAnsi="楷体" w:hint="eastAsia"/>
            <w:sz w:val="21"/>
            <w:szCs w:val="21"/>
          </w:rPr>
          <w:t>，该曲线根据</w:t>
        </w:r>
        <w:r w:rsidRPr="004F25AC">
          <w:rPr>
            <w:rFonts w:ascii="楷体" w:hAnsi="楷体" w:hint="eastAsia"/>
            <w:sz w:val="21"/>
            <w:szCs w:val="21"/>
            <w:rPrChange w:id="4948" w:author="Fred Zhou" w:date="2024-03-10T14:00:00Z">
              <w:rPr>
                <w:rFonts w:ascii="楷体" w:hAnsi="楷体" w:hint="eastAsia"/>
                <w:sz w:val="21"/>
                <w:szCs w:val="21"/>
                <w:highlight w:val="cyan"/>
              </w:rPr>
            </w:rPrChange>
          </w:rPr>
          <w:t>海风起始时</w:t>
        </w:r>
        <w:r w:rsidRPr="004F25AC">
          <w:rPr>
            <w:rFonts w:ascii="楷体" w:hAnsi="楷体" w:hint="eastAsia"/>
            <w:sz w:val="21"/>
            <w:szCs w:val="21"/>
          </w:rPr>
          <w:t>的</w:t>
        </w:r>
        <w:r w:rsidRPr="004F25AC">
          <w:rPr>
            <w:rFonts w:ascii="楷体" w:hAnsi="楷体" w:hint="eastAsia"/>
            <w:sz w:val="21"/>
            <w:szCs w:val="21"/>
            <w:rPrChange w:id="4949" w:author="Fred Zhou" w:date="2024-03-10T14:00:00Z">
              <w:rPr>
                <w:rFonts w:ascii="楷体" w:hAnsi="楷体" w:hint="eastAsia"/>
                <w:sz w:val="21"/>
                <w:szCs w:val="21"/>
                <w:highlight w:val="cyan"/>
              </w:rPr>
            </w:rPrChange>
          </w:rPr>
          <w:t>实际温度</w:t>
        </w:r>
        <w:r w:rsidRPr="004F25AC">
          <w:rPr>
            <w:rFonts w:ascii="楷体" w:hAnsi="楷体" w:hint="eastAsia"/>
            <w:sz w:val="21"/>
            <w:szCs w:val="21"/>
          </w:rPr>
          <w:t>进行调整以</w:t>
        </w:r>
        <w:r w:rsidRPr="004F25AC">
          <w:rPr>
            <w:rFonts w:ascii="楷体" w:hAnsi="楷体" w:hint="eastAsia"/>
            <w:sz w:val="21"/>
            <w:szCs w:val="21"/>
            <w:rPrChange w:id="4950" w:author="Fred Zhou" w:date="2024-03-10T14:00:00Z">
              <w:rPr>
                <w:rFonts w:ascii="楷体" w:hAnsi="楷体" w:hint="eastAsia"/>
                <w:sz w:val="21"/>
                <w:szCs w:val="21"/>
                <w:highlight w:val="cyan"/>
              </w:rPr>
            </w:rPrChange>
          </w:rPr>
          <w:t>得到调整后的</w:t>
        </w:r>
        <w:r w:rsidRPr="004F25AC">
          <w:rPr>
            <w:rFonts w:ascii="楷体" w:hAnsi="楷体" w:hint="eastAsia"/>
            <w:sz w:val="21"/>
            <w:szCs w:val="21"/>
          </w:rPr>
          <w:t>参考温度曲线。在</w:t>
        </w:r>
        <w:r w:rsidRPr="004F25AC">
          <w:rPr>
            <w:rFonts w:ascii="楷体" w:hAnsi="楷体" w:hint="eastAsia"/>
            <w:sz w:val="21"/>
            <w:szCs w:val="21"/>
            <w:rPrChange w:id="4951" w:author="Fred Zhou" w:date="2024-03-10T14:00:00Z">
              <w:rPr>
                <w:rFonts w:ascii="楷体" w:hAnsi="楷体" w:hint="eastAsia"/>
                <w:sz w:val="21"/>
                <w:szCs w:val="21"/>
                <w:highlight w:val="cyan"/>
              </w:rPr>
            </w:rPrChange>
          </w:rPr>
          <w:t>海风影响时段</w:t>
        </w:r>
        <w:r w:rsidRPr="004F25AC">
          <w:rPr>
            <w:rFonts w:ascii="楷体" w:hAnsi="楷体" w:hint="eastAsia"/>
            <w:sz w:val="21"/>
            <w:szCs w:val="21"/>
          </w:rPr>
          <w:t>内，调整后的</w:t>
        </w:r>
        <w:r w:rsidRPr="004F25AC">
          <w:rPr>
            <w:rFonts w:ascii="楷体" w:hAnsi="楷体" w:hint="eastAsia"/>
            <w:sz w:val="21"/>
            <w:szCs w:val="21"/>
            <w:rPrChange w:id="4952" w:author="Fred Zhou" w:date="2024-03-10T14:00:00Z">
              <w:rPr>
                <w:rFonts w:ascii="楷体" w:hAnsi="楷体" w:hint="eastAsia"/>
                <w:sz w:val="21"/>
                <w:szCs w:val="21"/>
                <w:highlight w:val="cyan"/>
              </w:rPr>
            </w:rPrChange>
          </w:rPr>
          <w:t>参考温度曲线</w:t>
        </w:r>
        <w:r w:rsidRPr="004F25AC">
          <w:rPr>
            <w:rFonts w:ascii="楷体" w:hAnsi="楷体" w:hint="eastAsia"/>
            <w:sz w:val="21"/>
            <w:szCs w:val="21"/>
          </w:rPr>
          <w:t>与该海风日</w:t>
        </w:r>
        <w:r w:rsidRPr="004F25AC">
          <w:rPr>
            <w:rFonts w:ascii="楷体" w:hAnsi="楷体" w:hint="eastAsia"/>
            <w:sz w:val="21"/>
            <w:szCs w:val="21"/>
            <w:rPrChange w:id="4953" w:author="Fred Zhou" w:date="2024-03-10T14:00:00Z">
              <w:rPr>
                <w:rFonts w:ascii="楷体" w:hAnsi="楷体" w:hint="eastAsia"/>
                <w:sz w:val="21"/>
                <w:szCs w:val="21"/>
                <w:highlight w:val="cyan"/>
              </w:rPr>
            </w:rPrChange>
          </w:rPr>
          <w:t>实际温度曲线</w:t>
        </w:r>
        <w:r w:rsidRPr="004F25AC">
          <w:rPr>
            <w:rFonts w:ascii="楷体" w:hAnsi="楷体" w:hint="eastAsia"/>
            <w:sz w:val="21"/>
            <w:szCs w:val="21"/>
          </w:rPr>
          <w:t>之差</w:t>
        </w:r>
        <w:r w:rsidRPr="004F25AC">
          <w:rPr>
            <w:rFonts w:ascii="楷体" w:hAnsi="楷体" w:hint="eastAsia"/>
            <w:sz w:val="21"/>
            <w:szCs w:val="21"/>
            <w:rPrChange w:id="4954" w:author="Fred Zhou" w:date="2024-03-10T14:00:00Z">
              <w:rPr>
                <w:rFonts w:ascii="楷体" w:hAnsi="楷体" w:hint="eastAsia"/>
                <w:sz w:val="21"/>
                <w:szCs w:val="21"/>
                <w:highlight w:val="cyan"/>
              </w:rPr>
            </w:rPrChange>
          </w:rPr>
          <w:t>被定义为</w:t>
        </w:r>
        <w:r w:rsidRPr="004F25AC">
          <w:rPr>
            <w:rFonts w:ascii="楷体" w:hAnsi="楷体" w:hint="eastAsia"/>
            <w:sz w:val="21"/>
            <w:szCs w:val="21"/>
          </w:rPr>
          <w:t>海风降温能力（</w:t>
        </w:r>
        <w:r w:rsidRPr="004F25AC">
          <w:rPr>
            <w:sz w:val="21"/>
            <w:szCs w:val="21"/>
          </w:rPr>
          <w:t>SBCC</w:t>
        </w:r>
        <w:r w:rsidRPr="004F25AC">
          <w:rPr>
            <w:rFonts w:ascii="楷体" w:hAnsi="楷体" w:hint="eastAsia"/>
            <w:sz w:val="21"/>
            <w:szCs w:val="21"/>
          </w:rPr>
          <w:t>）。（</w:t>
        </w:r>
        <w:r w:rsidRPr="004F25AC">
          <w:rPr>
            <w:sz w:val="21"/>
            <w:szCs w:val="21"/>
          </w:rPr>
          <w:t>b</w:t>
        </w:r>
        <w:r w:rsidRPr="004F25AC">
          <w:rPr>
            <w:rFonts w:ascii="楷体" w:hAnsi="楷体" w:hint="eastAsia"/>
            <w:sz w:val="21"/>
            <w:szCs w:val="21"/>
          </w:rPr>
          <w:t>）</w:t>
        </w:r>
        <w:r w:rsidRPr="004F25AC">
          <w:rPr>
            <w:rFonts w:ascii="楷体" w:hAnsi="楷体" w:hint="eastAsia"/>
            <w:sz w:val="21"/>
            <w:szCs w:val="21"/>
            <w:rPrChange w:id="4955" w:author="Fred Zhou" w:date="2024-03-10T14:00:00Z">
              <w:rPr>
                <w:rFonts w:ascii="楷体" w:hAnsi="楷体" w:hint="eastAsia"/>
                <w:sz w:val="21"/>
                <w:szCs w:val="21"/>
                <w:highlight w:val="cyan"/>
              </w:rPr>
            </w:rPrChange>
          </w:rPr>
          <w:t>平均海风降温能力</w:t>
        </w:r>
        <w:r w:rsidRPr="004F25AC">
          <w:rPr>
            <w:rFonts w:ascii="楷体" w:hAnsi="楷体" w:hint="eastAsia"/>
            <w:sz w:val="21"/>
            <w:szCs w:val="21"/>
          </w:rPr>
          <w:t>在</w:t>
        </w:r>
        <w:r w:rsidRPr="004F25AC">
          <w:rPr>
            <w:rFonts w:ascii="楷体" w:hAnsi="楷体" w:hint="eastAsia"/>
            <w:sz w:val="21"/>
            <w:szCs w:val="21"/>
            <w:rPrChange w:id="4956" w:author="Fred Zhou" w:date="2024-03-10T14:00:00Z">
              <w:rPr>
                <w:rFonts w:ascii="楷体" w:hAnsi="楷体" w:hint="eastAsia"/>
                <w:sz w:val="21"/>
                <w:szCs w:val="21"/>
                <w:highlight w:val="cyan"/>
              </w:rPr>
            </w:rPrChange>
          </w:rPr>
          <w:t>阿德莱德中央商务区</w:t>
        </w:r>
        <w:r w:rsidRPr="004F25AC">
          <w:rPr>
            <w:rFonts w:ascii="楷体" w:hAnsi="楷体" w:hint="eastAsia"/>
            <w:sz w:val="21"/>
            <w:szCs w:val="21"/>
          </w:rPr>
          <w:t>的空间分布。（</w:t>
        </w:r>
        <w:r w:rsidRPr="004F25AC">
          <w:rPr>
            <w:sz w:val="21"/>
            <w:szCs w:val="21"/>
          </w:rPr>
          <w:t>c</w:t>
        </w:r>
        <w:r w:rsidRPr="004F25AC">
          <w:rPr>
            <w:rFonts w:ascii="楷体" w:hAnsi="楷体" w:hint="eastAsia"/>
            <w:sz w:val="21"/>
            <w:szCs w:val="21"/>
          </w:rPr>
          <w:t>）</w:t>
        </w:r>
        <w:r w:rsidRPr="004F25AC">
          <w:rPr>
            <w:rFonts w:ascii="楷体" w:hAnsi="楷体" w:hint="eastAsia"/>
            <w:sz w:val="21"/>
            <w:szCs w:val="21"/>
            <w:rPrChange w:id="4957" w:author="Fred Zhou" w:date="2024-03-10T14:00:00Z">
              <w:rPr>
                <w:rFonts w:ascii="楷体" w:hAnsi="楷体" w:hint="eastAsia"/>
                <w:sz w:val="21"/>
                <w:szCs w:val="21"/>
                <w:highlight w:val="cyan"/>
              </w:rPr>
            </w:rPrChange>
          </w:rPr>
          <w:t>海风降温能力</w:t>
        </w:r>
        <w:r w:rsidRPr="004F25AC">
          <w:rPr>
            <w:rFonts w:ascii="楷体" w:hAnsi="楷体" w:hint="eastAsia"/>
            <w:sz w:val="21"/>
            <w:szCs w:val="21"/>
          </w:rPr>
          <w:t>与</w:t>
        </w:r>
        <w:r w:rsidRPr="004F25AC">
          <w:rPr>
            <w:rFonts w:ascii="楷体" w:hAnsi="楷体" w:hint="eastAsia"/>
            <w:sz w:val="21"/>
            <w:szCs w:val="21"/>
            <w:rPrChange w:id="4958" w:author="Fred Zhou" w:date="2024-03-10T14:00:00Z">
              <w:rPr>
                <w:rFonts w:ascii="楷体" w:hAnsi="楷体" w:hint="eastAsia"/>
                <w:sz w:val="21"/>
                <w:szCs w:val="21"/>
                <w:highlight w:val="cyan"/>
              </w:rPr>
            </w:rPrChange>
          </w:rPr>
          <w:t>环境因素</w:t>
        </w:r>
        <w:r w:rsidRPr="004F25AC">
          <w:rPr>
            <w:rFonts w:ascii="楷体" w:hAnsi="楷体" w:hint="eastAsia"/>
            <w:sz w:val="21"/>
            <w:szCs w:val="21"/>
          </w:rPr>
          <w:t>的回归分析结果。（</w:t>
        </w:r>
        <w:r w:rsidRPr="004F25AC">
          <w:rPr>
            <w:sz w:val="21"/>
            <w:szCs w:val="21"/>
          </w:rPr>
          <w:t>b</w:t>
        </w:r>
        <w:r w:rsidRPr="004F25AC">
          <w:rPr>
            <w:rFonts w:ascii="楷体" w:hAnsi="楷体" w:hint="eastAsia"/>
            <w:sz w:val="21"/>
            <w:szCs w:val="21"/>
          </w:rPr>
          <w:t>）和（</w:t>
        </w:r>
        <w:r w:rsidRPr="004F25AC">
          <w:rPr>
            <w:sz w:val="21"/>
            <w:szCs w:val="21"/>
          </w:rPr>
          <w:t>c</w:t>
        </w:r>
        <w:r w:rsidRPr="004F25AC">
          <w:rPr>
            <w:rFonts w:ascii="楷体" w:hAnsi="楷体" w:hint="eastAsia"/>
            <w:sz w:val="21"/>
            <w:szCs w:val="21"/>
          </w:rPr>
          <w:t>）中</w:t>
        </w:r>
        <w:r w:rsidRPr="004F25AC">
          <w:rPr>
            <w:rFonts w:ascii="楷体" w:hAnsi="楷体" w:hint="eastAsia"/>
            <w:sz w:val="21"/>
            <w:szCs w:val="21"/>
            <w:rPrChange w:id="4959" w:author="Fred Zhou" w:date="2024-03-10T14:00:00Z">
              <w:rPr>
                <w:rFonts w:ascii="楷体" w:hAnsi="楷体" w:hint="eastAsia"/>
                <w:sz w:val="21"/>
                <w:szCs w:val="21"/>
                <w:highlight w:val="cyan"/>
              </w:rPr>
            </w:rPrChange>
          </w:rPr>
          <w:t>相应值</w:t>
        </w:r>
        <w:r w:rsidRPr="004F25AC">
          <w:rPr>
            <w:rFonts w:ascii="楷体" w:hAnsi="楷体" w:hint="eastAsia"/>
            <w:sz w:val="21"/>
            <w:szCs w:val="21"/>
          </w:rPr>
          <w:t>与</w:t>
        </w:r>
        <w:r w:rsidRPr="004F25AC">
          <w:rPr>
            <w:rFonts w:ascii="楷体" w:hAnsi="楷体" w:hint="eastAsia"/>
            <w:sz w:val="21"/>
            <w:szCs w:val="21"/>
            <w:rPrChange w:id="4960" w:author="Fred Zhou" w:date="2024-03-10T14:00:00Z">
              <w:rPr>
                <w:rFonts w:ascii="楷体" w:hAnsi="楷体" w:hint="eastAsia"/>
                <w:sz w:val="21"/>
                <w:szCs w:val="21"/>
                <w:highlight w:val="cyan"/>
              </w:rPr>
            </w:rPrChange>
          </w:rPr>
          <w:t>已发表文献</w:t>
        </w:r>
        <w:r w:rsidRPr="004F25AC">
          <w:rPr>
            <w:rFonts w:ascii="楷体" w:hAnsi="楷体" w:hint="eastAsia"/>
            <w:sz w:val="21"/>
            <w:szCs w:val="21"/>
          </w:rPr>
          <w:t>的</w:t>
        </w:r>
        <w:proofErr w:type="gramStart"/>
        <w:r w:rsidRPr="004F25AC">
          <w:rPr>
            <w:rFonts w:ascii="楷体" w:hAnsi="楷体" w:hint="eastAsia"/>
            <w:sz w:val="21"/>
            <w:szCs w:val="21"/>
            <w:rPrChange w:id="4961" w:author="Fred Zhou" w:date="2024-03-10T14:00:00Z">
              <w:rPr>
                <w:rFonts w:ascii="楷体" w:hAnsi="楷体" w:hint="eastAsia"/>
                <w:sz w:val="21"/>
                <w:szCs w:val="21"/>
                <w:highlight w:val="cyan"/>
              </w:rPr>
            </w:rPrChange>
          </w:rPr>
          <w:t>对应值</w:t>
        </w:r>
        <w:proofErr w:type="gramEnd"/>
        <w:r w:rsidRPr="004F25AC">
          <w:rPr>
            <w:rFonts w:ascii="楷体" w:hAnsi="楷体" w:hint="eastAsia"/>
            <w:sz w:val="21"/>
            <w:szCs w:val="21"/>
          </w:rPr>
          <w:t>有所不同。这是因为此处</w:t>
        </w:r>
        <w:r w:rsidRPr="004F25AC">
          <w:rPr>
            <w:rFonts w:ascii="楷体" w:hAnsi="楷体" w:hint="eastAsia"/>
            <w:sz w:val="21"/>
            <w:szCs w:val="21"/>
            <w:rPrChange w:id="4962" w:author="Fred Zhou" w:date="2024-03-10T14:00:00Z">
              <w:rPr>
                <w:rFonts w:ascii="楷体" w:hAnsi="楷体" w:hint="eastAsia"/>
                <w:sz w:val="21"/>
                <w:szCs w:val="21"/>
                <w:highlight w:val="cyan"/>
              </w:rPr>
            </w:rPrChange>
          </w:rPr>
          <w:t>仅显示</w:t>
        </w:r>
        <w:r w:rsidRPr="004F25AC">
          <w:rPr>
            <w:rFonts w:ascii="楷体" w:hAnsi="楷体" w:hint="eastAsia"/>
            <w:sz w:val="21"/>
            <w:szCs w:val="21"/>
          </w:rPr>
          <w:t>单日累计值，而文献中</w:t>
        </w:r>
        <w:r w:rsidRPr="004F25AC">
          <w:rPr>
            <w:rFonts w:ascii="楷体" w:hAnsi="楷体" w:hint="eastAsia"/>
            <w:sz w:val="21"/>
            <w:szCs w:val="21"/>
            <w:rPrChange w:id="4963" w:author="Fred Zhou" w:date="2024-03-10T14:00:00Z">
              <w:rPr>
                <w:rFonts w:ascii="楷体" w:hAnsi="楷体" w:hint="eastAsia"/>
                <w:sz w:val="21"/>
                <w:szCs w:val="21"/>
                <w:highlight w:val="cyan"/>
              </w:rPr>
            </w:rPrChange>
          </w:rPr>
          <w:t>对应的是</w:t>
        </w:r>
        <w:r w:rsidRPr="004F25AC">
          <w:rPr>
            <w:rFonts w:ascii="楷体" w:hAnsi="楷体" w:hint="eastAsia"/>
            <w:sz w:val="21"/>
            <w:szCs w:val="21"/>
          </w:rPr>
          <w:t>季节</w:t>
        </w:r>
        <w:r w:rsidRPr="004F25AC">
          <w:rPr>
            <w:rFonts w:ascii="楷体" w:hAnsi="楷体" w:hint="eastAsia"/>
            <w:sz w:val="21"/>
            <w:szCs w:val="21"/>
            <w:rPrChange w:id="4964" w:author="Fred Zhou" w:date="2024-03-10T14:00:00Z">
              <w:rPr>
                <w:rFonts w:ascii="楷体" w:hAnsi="楷体" w:hint="eastAsia"/>
                <w:sz w:val="21"/>
                <w:szCs w:val="21"/>
                <w:highlight w:val="cyan"/>
              </w:rPr>
            </w:rPrChange>
          </w:rPr>
          <w:t>累积值</w:t>
        </w:r>
        <w:r w:rsidRPr="004F25AC">
          <w:rPr>
            <w:rFonts w:ascii="楷体" w:hAnsi="楷体" w:hint="eastAsia"/>
            <w:sz w:val="21"/>
            <w:szCs w:val="21"/>
          </w:rPr>
          <w:t>。</w:t>
        </w:r>
      </w:ins>
    </w:p>
    <w:p w14:paraId="763730F9" w14:textId="77777777" w:rsidR="00E91302" w:rsidRPr="004F25AC" w:rsidRDefault="00E91302" w:rsidP="00E91302">
      <w:pPr>
        <w:jc w:val="center"/>
        <w:rPr>
          <w:ins w:id="4965" w:author="Fred Zhou" w:date="2024-03-10T13:59:00Z"/>
          <w:sz w:val="21"/>
          <w:szCs w:val="21"/>
        </w:rPr>
      </w:pPr>
      <w:ins w:id="4966" w:author="Fred Zhou" w:date="2024-03-10T13:59:00Z">
        <w:r w:rsidRPr="004F25AC">
          <w:rPr>
            <w:rFonts w:hint="eastAsia"/>
            <w:sz w:val="21"/>
            <w:szCs w:val="21"/>
          </w:rPr>
          <w:t xml:space="preserve"> </w:t>
        </w:r>
      </w:ins>
    </w:p>
    <w:p w14:paraId="3E5EB977" w14:textId="77777777" w:rsidR="00E91302" w:rsidRPr="004F25AC" w:rsidRDefault="00E91302" w:rsidP="00E91302">
      <w:pPr>
        <w:snapToGrid w:val="0"/>
        <w:rPr>
          <w:ins w:id="4967" w:author="Fred Zhou" w:date="2024-03-10T13:59:00Z"/>
          <w:rFonts w:hint="eastAsia"/>
          <w:b/>
          <w:bCs/>
        </w:rPr>
      </w:pPr>
      <w:ins w:id="4968" w:author="Fred Zhou" w:date="2024-03-10T13:59:00Z">
        <w:r w:rsidRPr="004F25AC">
          <w:rPr>
            <w:rFonts w:ascii="楷体" w:hAnsi="楷体" w:hint="eastAsia"/>
            <w:b/>
            <w:bCs/>
          </w:rPr>
          <w:t>（</w:t>
        </w:r>
        <w:r w:rsidRPr="004F25AC">
          <w:rPr>
            <w:b/>
            <w:bCs/>
          </w:rPr>
          <w:t>2</w:t>
        </w:r>
        <w:r w:rsidRPr="004F25AC">
          <w:rPr>
            <w:rFonts w:ascii="楷体" w:hAnsi="楷体" w:hint="eastAsia"/>
            <w:b/>
            <w:bCs/>
          </w:rPr>
          <w:t>）在大都市区尺度进一步分析了海风降温能力的空间格局，并计算了其渗透距离：</w:t>
        </w:r>
      </w:ins>
    </w:p>
    <w:p w14:paraId="7328C0EE" w14:textId="151CC4AD" w:rsidR="00E91302" w:rsidRPr="004F25AC" w:rsidRDefault="00E91302" w:rsidP="00E91302">
      <w:pPr>
        <w:snapToGrid w:val="0"/>
        <w:ind w:firstLine="420"/>
        <w:rPr>
          <w:ins w:id="4969" w:author="Fred Zhou" w:date="2024-03-10T13:59:00Z"/>
          <w:rFonts w:ascii="楷体" w:hAnsi="楷体" w:hint="eastAsia"/>
        </w:rPr>
      </w:pPr>
      <w:ins w:id="4970" w:author="Fred Zhou" w:date="2024-03-10T13:59:00Z">
        <w:r w:rsidRPr="004F25AC">
          <w:rPr>
            <w:rFonts w:ascii="楷体" w:hAnsi="楷体" w:hint="eastAsia"/>
          </w:rPr>
          <w:lastRenderedPageBreak/>
          <w:t>上述关于</w:t>
        </w:r>
        <w:r w:rsidRPr="004F25AC">
          <w:rPr>
            <w:rFonts w:ascii="楷体" w:hAnsi="楷体" w:hint="eastAsia"/>
            <w:rPrChange w:id="4971" w:author="Fred Zhou" w:date="2024-03-10T14:00:00Z">
              <w:rPr>
                <w:rFonts w:ascii="楷体" w:hAnsi="楷体" w:hint="eastAsia"/>
                <w:highlight w:val="cyan"/>
              </w:rPr>
            </w:rPrChange>
          </w:rPr>
          <w:t>海风降温能力</w:t>
        </w:r>
        <w:r w:rsidRPr="004F25AC">
          <w:rPr>
            <w:rFonts w:ascii="楷体" w:hAnsi="楷体" w:hint="eastAsia"/>
          </w:rPr>
          <w:t>的研究局限在</w:t>
        </w:r>
        <w:r w:rsidRPr="004F25AC">
          <w:rPr>
            <w:rFonts w:ascii="楷体" w:hAnsi="楷体" w:hint="eastAsia"/>
            <w:rPrChange w:id="4972" w:author="Fred Zhou" w:date="2024-03-10T14:00:00Z">
              <w:rPr>
                <w:rFonts w:ascii="楷体" w:hAnsi="楷体" w:hint="eastAsia"/>
                <w:highlight w:val="cyan"/>
              </w:rPr>
            </w:rPrChange>
          </w:rPr>
          <w:t>阿德莱德中央商务区</w:t>
        </w:r>
        <w:r w:rsidRPr="004F25AC">
          <w:rPr>
            <w:rFonts w:ascii="楷体" w:hAnsi="楷体" w:hint="eastAsia"/>
          </w:rPr>
          <w:t>。由于</w:t>
        </w:r>
        <w:r w:rsidRPr="004F25AC">
          <w:rPr>
            <w:rFonts w:ascii="楷体" w:hAnsi="楷体" w:hint="eastAsia"/>
            <w:rPrChange w:id="4973" w:author="Fred Zhou" w:date="2024-03-10T14:00:00Z">
              <w:rPr>
                <w:rFonts w:ascii="楷体" w:hAnsi="楷体" w:hint="eastAsia"/>
                <w:highlight w:val="cyan"/>
              </w:rPr>
            </w:rPrChange>
          </w:rPr>
          <w:t>不同尺度之间</w:t>
        </w:r>
        <w:r w:rsidRPr="004F25AC">
          <w:rPr>
            <w:rFonts w:ascii="楷体" w:hAnsi="楷体" w:hint="eastAsia"/>
          </w:rPr>
          <w:t>三维</w:t>
        </w:r>
        <w:r w:rsidRPr="004F25AC">
          <w:rPr>
            <w:rFonts w:ascii="楷体" w:hAnsi="楷体" w:hint="eastAsia"/>
            <w:rPrChange w:id="4974" w:author="Fred Zhou" w:date="2024-03-10T14:00:00Z">
              <w:rPr>
                <w:rFonts w:ascii="楷体" w:hAnsi="楷体" w:hint="eastAsia"/>
                <w:highlight w:val="cyan"/>
              </w:rPr>
            </w:rPrChange>
          </w:rPr>
          <w:t>形态特征</w:t>
        </w:r>
        <w:r w:rsidRPr="004F25AC">
          <w:rPr>
            <w:rFonts w:ascii="楷体" w:hAnsi="楷体" w:hint="eastAsia"/>
          </w:rPr>
          <w:t>的差异性</w:t>
        </w:r>
        <w:r w:rsidRPr="004F25AC">
          <w:rPr>
            <w:rFonts w:ascii="楷体" w:hAnsi="楷体" w:hint="eastAsia"/>
            <w:rPrChange w:id="4975" w:author="Fred Zhou" w:date="2024-03-10T14:00:00Z">
              <w:rPr>
                <w:rFonts w:ascii="楷体" w:hAnsi="楷体" w:hint="eastAsia"/>
                <w:highlight w:val="cyan"/>
              </w:rPr>
            </w:rPrChange>
          </w:rPr>
          <w:t>等原因</w:t>
        </w:r>
        <w:r w:rsidRPr="004F25AC">
          <w:rPr>
            <w:rFonts w:ascii="楷体" w:hAnsi="楷体" w:hint="eastAsia"/>
          </w:rPr>
          <w:t>，</w:t>
        </w:r>
        <w:r w:rsidRPr="004F25AC">
          <w:rPr>
            <w:rFonts w:ascii="楷体" w:hAnsi="楷体" w:hint="eastAsia"/>
            <w:rPrChange w:id="4976" w:author="Fred Zhou" w:date="2024-03-10T14:00:00Z">
              <w:rPr>
                <w:rFonts w:ascii="楷体" w:hAnsi="楷体" w:hint="eastAsia"/>
                <w:highlight w:val="cyan"/>
              </w:rPr>
            </w:rPrChange>
          </w:rPr>
          <w:t>海风降温能力</w:t>
        </w:r>
        <w:r w:rsidRPr="004F25AC">
          <w:rPr>
            <w:rFonts w:ascii="楷体" w:hAnsi="楷体" w:hint="eastAsia"/>
          </w:rPr>
          <w:t>的</w:t>
        </w:r>
        <w:r w:rsidRPr="004F25AC">
          <w:rPr>
            <w:rFonts w:ascii="楷体" w:hAnsi="楷体" w:hint="eastAsia"/>
            <w:rPrChange w:id="4977" w:author="Fred Zhou" w:date="2024-03-10T14:00:00Z">
              <w:rPr>
                <w:rFonts w:ascii="楷体" w:hAnsi="楷体" w:hint="eastAsia"/>
                <w:highlight w:val="cyan"/>
              </w:rPr>
            </w:rPrChange>
          </w:rPr>
          <w:t>影响因素</w:t>
        </w:r>
        <w:r w:rsidRPr="004F25AC">
          <w:rPr>
            <w:rFonts w:ascii="楷体" w:hAnsi="楷体" w:hint="eastAsia"/>
          </w:rPr>
          <w:t>以及</w:t>
        </w:r>
        <w:r w:rsidRPr="004F25AC">
          <w:rPr>
            <w:rFonts w:ascii="楷体" w:hAnsi="楷体" w:hint="eastAsia"/>
            <w:rPrChange w:id="4978" w:author="Fred Zhou" w:date="2024-03-10T14:00:00Z">
              <w:rPr>
                <w:rFonts w:ascii="楷体" w:hAnsi="楷体" w:hint="eastAsia"/>
                <w:highlight w:val="cyan"/>
              </w:rPr>
            </w:rPrChange>
          </w:rPr>
          <w:t>各因素</w:t>
        </w:r>
        <w:r w:rsidRPr="004F25AC">
          <w:rPr>
            <w:rFonts w:ascii="楷体" w:hAnsi="楷体" w:hint="eastAsia"/>
          </w:rPr>
          <w:t>的相对贡献在</w:t>
        </w:r>
        <w:r w:rsidRPr="004F25AC">
          <w:rPr>
            <w:rFonts w:ascii="楷体" w:hAnsi="楷体" w:hint="eastAsia"/>
            <w:rPrChange w:id="4979" w:author="Fred Zhou" w:date="2024-03-10T14:00:00Z">
              <w:rPr>
                <w:rFonts w:ascii="楷体" w:hAnsi="楷体" w:hint="eastAsia"/>
                <w:highlight w:val="cyan"/>
              </w:rPr>
            </w:rPrChange>
          </w:rPr>
          <w:t>更大尺度</w:t>
        </w:r>
        <w:r w:rsidRPr="004F25AC">
          <w:rPr>
            <w:rFonts w:ascii="楷体" w:hAnsi="楷体" w:hint="eastAsia"/>
          </w:rPr>
          <w:t>可能存在不同，目前的认识</w:t>
        </w:r>
        <w:r w:rsidRPr="004F25AC">
          <w:rPr>
            <w:rFonts w:ascii="楷体" w:hAnsi="楷体" w:hint="eastAsia"/>
            <w:rPrChange w:id="4980" w:author="Fred Zhou" w:date="2024-03-10T14:00:00Z">
              <w:rPr>
                <w:rFonts w:ascii="楷体" w:hAnsi="楷体" w:hint="eastAsia"/>
                <w:highlight w:val="cyan"/>
              </w:rPr>
            </w:rPrChange>
          </w:rPr>
          <w:t>还不足</w:t>
        </w:r>
        <w:r w:rsidRPr="004F25AC">
          <w:rPr>
            <w:rFonts w:ascii="楷体" w:hAnsi="楷体" w:hint="eastAsia"/>
          </w:rPr>
          <w:t>。因此，申请人</w:t>
        </w:r>
        <w:r w:rsidRPr="004F25AC">
          <w:rPr>
            <w:rFonts w:ascii="楷体" w:hAnsi="楷体" w:hint="eastAsia"/>
            <w:rPrChange w:id="4981" w:author="Fred Zhou" w:date="2024-03-10T14:00:00Z">
              <w:rPr>
                <w:rFonts w:ascii="楷体" w:hAnsi="楷体" w:hint="eastAsia"/>
                <w:highlight w:val="cyan"/>
              </w:rPr>
            </w:rPrChange>
          </w:rPr>
          <w:t>基于气温</w:t>
        </w:r>
        <w:r w:rsidRPr="004F25AC">
          <w:rPr>
            <w:rFonts w:ascii="楷体" w:hAnsi="楷体" w:hint="eastAsia"/>
          </w:rPr>
          <w:t>测量数据估算了</w:t>
        </w:r>
        <w:r w:rsidRPr="004F25AC">
          <w:rPr>
            <w:rFonts w:ascii="楷体" w:hAnsi="楷体" w:hint="eastAsia"/>
            <w:rPrChange w:id="4982" w:author="Fred Zhou" w:date="2024-03-10T14:00:00Z">
              <w:rPr>
                <w:rFonts w:ascii="楷体" w:hAnsi="楷体" w:hint="eastAsia"/>
                <w:highlight w:val="cyan"/>
              </w:rPr>
            </w:rPrChange>
          </w:rPr>
          <w:t>阿德莱德大都市区</w:t>
        </w:r>
        <w:r w:rsidRPr="004F25AC">
          <w:rPr>
            <w:rFonts w:ascii="楷体" w:hAnsi="楷体" w:hint="eastAsia"/>
          </w:rPr>
          <w:t>海风降温能力的</w:t>
        </w:r>
        <w:r w:rsidRPr="004F25AC">
          <w:rPr>
            <w:rFonts w:ascii="楷体" w:hAnsi="楷体" w:hint="eastAsia"/>
            <w:rPrChange w:id="4983" w:author="Fred Zhou" w:date="2024-03-10T14:00:00Z">
              <w:rPr>
                <w:rFonts w:ascii="楷体" w:hAnsi="楷体" w:hint="eastAsia"/>
                <w:highlight w:val="cyan"/>
              </w:rPr>
            </w:rPrChange>
          </w:rPr>
          <w:t>空间格局</w:t>
        </w:r>
        <w:r w:rsidRPr="004F25AC">
          <w:rPr>
            <w:rFonts w:ascii="楷体" w:hAnsi="楷体" w:hint="eastAsia"/>
          </w:rPr>
          <w:t>。研究发现</w:t>
        </w:r>
        <w:r w:rsidRPr="004F25AC">
          <w:rPr>
            <w:rFonts w:ascii="楷体" w:hAnsi="楷体" w:hint="eastAsia"/>
            <w:rPrChange w:id="4984" w:author="Fred Zhou" w:date="2024-03-10T14:00:00Z">
              <w:rPr>
                <w:rFonts w:ascii="楷体" w:hAnsi="楷体" w:hint="eastAsia"/>
                <w:highlight w:val="cyan"/>
              </w:rPr>
            </w:rPrChange>
          </w:rPr>
          <w:t>海风降温能力</w:t>
        </w:r>
        <w:r w:rsidRPr="004F25AC">
          <w:rPr>
            <w:rFonts w:ascii="楷体" w:hAnsi="楷体" w:hint="eastAsia"/>
          </w:rPr>
          <w:t>有明显的</w:t>
        </w:r>
        <w:r w:rsidRPr="004F25AC">
          <w:rPr>
            <w:rFonts w:ascii="楷体" w:hAnsi="楷体" w:hint="eastAsia"/>
            <w:rPrChange w:id="4985" w:author="Fred Zhou" w:date="2024-03-10T14:00:00Z">
              <w:rPr>
                <w:rFonts w:ascii="楷体" w:hAnsi="楷体" w:hint="eastAsia"/>
                <w:highlight w:val="cyan"/>
              </w:rPr>
            </w:rPrChange>
          </w:rPr>
          <w:t>向内陆衰减</w:t>
        </w:r>
        <w:r w:rsidRPr="004F25AC">
          <w:rPr>
            <w:rFonts w:ascii="楷体" w:hAnsi="楷体" w:hint="eastAsia"/>
          </w:rPr>
          <w:t>的趋势，其主要由</w:t>
        </w:r>
        <w:r w:rsidRPr="004F25AC">
          <w:rPr>
            <w:rFonts w:ascii="楷体" w:hAnsi="楷体" w:hint="eastAsia"/>
            <w:rPrChange w:id="4986" w:author="Fred Zhou" w:date="2024-03-10T14:00:00Z">
              <w:rPr>
                <w:rFonts w:ascii="楷体" w:hAnsi="楷体" w:hint="eastAsia"/>
                <w:highlight w:val="cyan"/>
              </w:rPr>
            </w:rPrChange>
          </w:rPr>
          <w:t>地理位置</w:t>
        </w:r>
        <w:r w:rsidRPr="004F25AC">
          <w:rPr>
            <w:rFonts w:ascii="楷体" w:hAnsi="楷体" w:hint="eastAsia"/>
          </w:rPr>
          <w:t>和</w:t>
        </w:r>
        <w:r w:rsidRPr="004F25AC">
          <w:rPr>
            <w:rFonts w:ascii="楷体" w:hAnsi="楷体" w:hint="eastAsia"/>
            <w:rPrChange w:id="4987" w:author="Fred Zhou" w:date="2024-03-10T14:00:00Z">
              <w:rPr>
                <w:rFonts w:ascii="楷体" w:hAnsi="楷体" w:hint="eastAsia"/>
                <w:highlight w:val="cyan"/>
              </w:rPr>
            </w:rPrChange>
          </w:rPr>
          <w:t>地形</w:t>
        </w:r>
        <w:r w:rsidRPr="004F25AC">
          <w:rPr>
            <w:rFonts w:ascii="楷体" w:hAnsi="楷体" w:hint="eastAsia"/>
          </w:rPr>
          <w:t>来解释。基于此空间格局，申请人</w:t>
        </w:r>
        <w:r w:rsidRPr="004F25AC">
          <w:rPr>
            <w:rFonts w:ascii="楷体" w:hAnsi="楷体" w:hint="eastAsia"/>
            <w:rPrChange w:id="4988" w:author="Fred Zhou" w:date="2024-03-10T14:00:00Z">
              <w:rPr>
                <w:rFonts w:ascii="楷体" w:hAnsi="楷体" w:hint="eastAsia"/>
                <w:highlight w:val="cyan"/>
              </w:rPr>
            </w:rPrChange>
          </w:rPr>
          <w:t>计算了</w:t>
        </w:r>
        <w:r w:rsidRPr="004F25AC">
          <w:rPr>
            <w:rFonts w:ascii="楷体" w:hAnsi="楷体" w:hint="eastAsia"/>
          </w:rPr>
          <w:t>海风降温能力的</w:t>
        </w:r>
        <w:r w:rsidRPr="004F25AC">
          <w:rPr>
            <w:rFonts w:ascii="楷体" w:hAnsi="楷体" w:hint="eastAsia"/>
            <w:rPrChange w:id="4989" w:author="Fred Zhou" w:date="2024-03-10T14:00:00Z">
              <w:rPr>
                <w:rFonts w:ascii="楷体" w:hAnsi="楷体" w:hint="eastAsia"/>
                <w:highlight w:val="cyan"/>
              </w:rPr>
            </w:rPrChange>
          </w:rPr>
          <w:t>渗透距离</w:t>
        </w:r>
        <w:r w:rsidRPr="004F25AC">
          <w:rPr>
            <w:rFonts w:ascii="楷体" w:hAnsi="楷体" w:hint="eastAsia"/>
          </w:rPr>
          <w:t>，并比较了其在</w:t>
        </w:r>
        <w:r w:rsidRPr="004F25AC">
          <w:rPr>
            <w:rFonts w:ascii="楷体" w:hAnsi="楷体" w:hint="eastAsia"/>
            <w:rPrChange w:id="4990" w:author="Fred Zhou" w:date="2024-03-10T14:00:00Z">
              <w:rPr>
                <w:rFonts w:ascii="楷体" w:hAnsi="楷体" w:hint="eastAsia"/>
                <w:highlight w:val="cyan"/>
              </w:rPr>
            </w:rPrChange>
          </w:rPr>
          <w:t>热浪日</w:t>
        </w:r>
        <w:r w:rsidRPr="004F25AC">
          <w:rPr>
            <w:rFonts w:ascii="楷体" w:hAnsi="楷体" w:hint="eastAsia"/>
          </w:rPr>
          <w:t>与</w:t>
        </w:r>
        <w:r w:rsidRPr="004F25AC">
          <w:rPr>
            <w:rFonts w:ascii="楷体" w:hAnsi="楷体" w:hint="eastAsia"/>
            <w:rPrChange w:id="4991" w:author="Fred Zhou" w:date="2024-03-10T14:00:00Z">
              <w:rPr>
                <w:rFonts w:ascii="楷体" w:hAnsi="楷体" w:hint="eastAsia"/>
                <w:highlight w:val="cyan"/>
              </w:rPr>
            </w:rPrChange>
          </w:rPr>
          <w:t>非热浪日之间</w:t>
        </w:r>
        <w:r w:rsidRPr="004F25AC">
          <w:rPr>
            <w:rFonts w:ascii="楷体" w:hAnsi="楷体" w:hint="eastAsia"/>
          </w:rPr>
          <w:t>的差异性（图</w:t>
        </w:r>
      </w:ins>
      <w:ins w:id="4992" w:author="Fred Zhou" w:date="2024-03-10T14:03:00Z">
        <w:r w:rsidR="004F25AC">
          <w:t>6</w:t>
        </w:r>
      </w:ins>
      <w:ins w:id="4993" w:author="Fred Zhou" w:date="2024-03-10T13:59:00Z">
        <w:r w:rsidRPr="004F25AC">
          <w:rPr>
            <w:rFonts w:ascii="楷体" w:hAnsi="楷体" w:hint="eastAsia"/>
          </w:rPr>
          <w:t>）。</w:t>
        </w:r>
        <w:r w:rsidRPr="004F25AC">
          <w:rPr>
            <w:rFonts w:ascii="楷体" w:hAnsi="楷体" w:hint="eastAsia"/>
            <w:rPrChange w:id="4994" w:author="Fred Zhou" w:date="2024-03-10T14:00:00Z">
              <w:rPr>
                <w:rFonts w:ascii="楷体" w:hAnsi="楷体" w:hint="eastAsia"/>
                <w:highlight w:val="cyan"/>
              </w:rPr>
            </w:rPrChange>
          </w:rPr>
          <w:t>相关研究成果</w:t>
        </w:r>
        <w:r w:rsidRPr="004F25AC">
          <w:rPr>
            <w:rFonts w:ascii="楷体" w:hAnsi="楷体" w:hint="eastAsia"/>
          </w:rPr>
          <w:t>已发表在《</w:t>
        </w:r>
        <w:r w:rsidRPr="004F25AC">
          <w:t>Atmospheric Research</w:t>
        </w:r>
        <w:r w:rsidRPr="004F25AC">
          <w:rPr>
            <w:rFonts w:ascii="楷体" w:hAnsi="楷体" w:hint="eastAsia"/>
          </w:rPr>
          <w:t>》。</w:t>
        </w:r>
      </w:ins>
    </w:p>
    <w:p w14:paraId="73CF2486" w14:textId="77777777" w:rsidR="00E91302" w:rsidRPr="004F25AC" w:rsidRDefault="00E91302" w:rsidP="00E91302">
      <w:pPr>
        <w:snapToGrid w:val="0"/>
        <w:ind w:firstLine="420"/>
        <w:rPr>
          <w:ins w:id="4995" w:author="Fred Zhou" w:date="2024-03-10T13:59:00Z"/>
          <w:rFonts w:hint="eastAsia"/>
        </w:rPr>
      </w:pPr>
      <w:ins w:id="4996" w:author="Fred Zhou" w:date="2024-03-10T13:59:00Z">
        <w:r w:rsidRPr="004F25AC">
          <w:rPr>
            <w:rFonts w:ascii="楷体" w:hAnsi="楷体" w:hint="eastAsia"/>
          </w:rPr>
          <w:t>通过</w:t>
        </w:r>
        <w:r w:rsidRPr="004F25AC">
          <w:rPr>
            <w:rFonts w:ascii="楷体" w:hAnsi="楷体" w:hint="eastAsia"/>
            <w:rPrChange w:id="4997" w:author="Fred Zhou" w:date="2024-03-10T14:00:00Z">
              <w:rPr>
                <w:rFonts w:ascii="楷体" w:hAnsi="楷体" w:hint="eastAsia"/>
                <w:highlight w:val="cyan"/>
              </w:rPr>
            </w:rPrChange>
          </w:rPr>
          <w:t>该研究</w:t>
        </w:r>
        <w:r w:rsidRPr="004F25AC">
          <w:rPr>
            <w:rFonts w:ascii="楷体" w:hAnsi="楷体" w:hint="eastAsia"/>
          </w:rPr>
          <w:t>及其</w:t>
        </w:r>
        <w:r w:rsidRPr="004F25AC">
          <w:rPr>
            <w:rFonts w:ascii="楷体" w:hAnsi="楷体" w:hint="eastAsia"/>
            <w:rPrChange w:id="4998" w:author="Fred Zhou" w:date="2024-03-10T14:00:00Z">
              <w:rPr>
                <w:rFonts w:ascii="楷体" w:hAnsi="楷体" w:hint="eastAsia"/>
                <w:highlight w:val="cyan"/>
              </w:rPr>
            </w:rPrChange>
          </w:rPr>
          <w:t>与前一研究</w:t>
        </w:r>
        <w:r w:rsidRPr="004F25AC">
          <w:rPr>
            <w:rFonts w:ascii="楷体" w:hAnsi="楷体" w:hint="eastAsia"/>
          </w:rPr>
          <w:t>的比较，申请人</w:t>
        </w:r>
        <w:r w:rsidRPr="004F25AC">
          <w:rPr>
            <w:rFonts w:ascii="楷体" w:hAnsi="楷体" w:hint="eastAsia"/>
            <w:rPrChange w:id="4999" w:author="Fred Zhou" w:date="2024-03-10T14:00:00Z">
              <w:rPr>
                <w:rFonts w:ascii="楷体" w:hAnsi="楷体" w:hint="eastAsia"/>
                <w:highlight w:val="cyan"/>
              </w:rPr>
            </w:rPrChange>
          </w:rPr>
          <w:t>深入理解了</w:t>
        </w:r>
        <w:r w:rsidRPr="004F25AC">
          <w:rPr>
            <w:rFonts w:ascii="楷体" w:hAnsi="楷体" w:hint="eastAsia"/>
          </w:rPr>
          <w:t>不同尺度下</w:t>
        </w:r>
        <w:r w:rsidRPr="004F25AC">
          <w:rPr>
            <w:rFonts w:ascii="楷体" w:hAnsi="楷体" w:hint="eastAsia"/>
            <w:rPrChange w:id="5000" w:author="Fred Zhou" w:date="2024-03-10T14:00:00Z">
              <w:rPr>
                <w:rFonts w:ascii="楷体" w:hAnsi="楷体" w:hint="eastAsia"/>
                <w:highlight w:val="cyan"/>
              </w:rPr>
            </w:rPrChange>
          </w:rPr>
          <w:t>海风降温能力</w:t>
        </w:r>
        <w:r w:rsidRPr="004F25AC">
          <w:rPr>
            <w:rFonts w:ascii="楷体" w:hAnsi="楷体" w:hint="eastAsia"/>
          </w:rPr>
          <w:t>的</w:t>
        </w:r>
        <w:r w:rsidRPr="004F25AC">
          <w:rPr>
            <w:rFonts w:ascii="楷体" w:hAnsi="楷体" w:hint="eastAsia"/>
            <w:rPrChange w:id="5001" w:author="Fred Zhou" w:date="2024-03-10T14:00:00Z">
              <w:rPr>
                <w:rFonts w:ascii="楷体" w:hAnsi="楷体" w:hint="eastAsia"/>
                <w:highlight w:val="cyan"/>
              </w:rPr>
            </w:rPrChange>
          </w:rPr>
          <w:t>空间格局</w:t>
        </w:r>
        <w:r w:rsidRPr="004F25AC">
          <w:rPr>
            <w:rFonts w:ascii="楷体" w:hAnsi="楷体" w:hint="eastAsia"/>
          </w:rPr>
          <w:t>和</w:t>
        </w:r>
        <w:r w:rsidRPr="004F25AC">
          <w:rPr>
            <w:rFonts w:ascii="楷体" w:hAnsi="楷体" w:hint="eastAsia"/>
            <w:rPrChange w:id="5002" w:author="Fred Zhou" w:date="2024-03-10T14:00:00Z">
              <w:rPr>
                <w:rFonts w:ascii="楷体" w:hAnsi="楷体" w:hint="eastAsia"/>
                <w:highlight w:val="cyan"/>
              </w:rPr>
            </w:rPrChange>
          </w:rPr>
          <w:t>形成机制</w:t>
        </w:r>
        <w:r w:rsidRPr="004F25AC">
          <w:rPr>
            <w:rFonts w:ascii="楷体" w:hAnsi="楷体" w:hint="eastAsia"/>
          </w:rPr>
          <w:t>的</w:t>
        </w:r>
        <w:r w:rsidRPr="004F25AC">
          <w:rPr>
            <w:rFonts w:ascii="楷体" w:hAnsi="楷体" w:hint="eastAsia"/>
            <w:rPrChange w:id="5003" w:author="Fred Zhou" w:date="2024-03-10T14:00:00Z">
              <w:rPr>
                <w:rFonts w:ascii="楷体" w:hAnsi="楷体" w:hint="eastAsia"/>
                <w:highlight w:val="cyan"/>
              </w:rPr>
            </w:rPrChange>
          </w:rPr>
          <w:t>差异性</w:t>
        </w:r>
        <w:r w:rsidRPr="004F25AC">
          <w:rPr>
            <w:rFonts w:ascii="楷体" w:hAnsi="楷体" w:hint="eastAsia"/>
          </w:rPr>
          <w:t>，对</w:t>
        </w:r>
        <w:r w:rsidRPr="004F25AC">
          <w:rPr>
            <w:rFonts w:ascii="楷体" w:hAnsi="楷体" w:hint="eastAsia"/>
            <w:rPrChange w:id="5004" w:author="Fred Zhou" w:date="2024-03-10T14:00:00Z">
              <w:rPr>
                <w:rFonts w:ascii="楷体" w:hAnsi="楷体" w:hint="eastAsia"/>
                <w:highlight w:val="cyan"/>
              </w:rPr>
            </w:rPrChange>
          </w:rPr>
          <w:t>环境因素影响</w:t>
        </w:r>
        <w:r w:rsidRPr="004F25AC">
          <w:rPr>
            <w:rFonts w:ascii="楷体" w:hAnsi="楷体" w:hint="eastAsia"/>
          </w:rPr>
          <w:t>城市气候的</w:t>
        </w:r>
        <w:r w:rsidRPr="004F25AC">
          <w:rPr>
            <w:rFonts w:ascii="楷体" w:hAnsi="楷体" w:hint="eastAsia"/>
            <w:rPrChange w:id="5005" w:author="Fred Zhou" w:date="2024-03-10T14:00:00Z">
              <w:rPr>
                <w:rFonts w:ascii="楷体" w:hAnsi="楷体" w:hint="eastAsia"/>
                <w:highlight w:val="cyan"/>
              </w:rPr>
            </w:rPrChange>
          </w:rPr>
          <w:t>尺度效应</w:t>
        </w:r>
        <w:r w:rsidRPr="004F25AC">
          <w:rPr>
            <w:rFonts w:ascii="楷体" w:hAnsi="楷体" w:hint="eastAsia"/>
          </w:rPr>
          <w:t>有了</w:t>
        </w:r>
        <w:r w:rsidRPr="004F25AC">
          <w:rPr>
            <w:rFonts w:ascii="楷体" w:hAnsi="楷体" w:hint="eastAsia"/>
            <w:rPrChange w:id="5006" w:author="Fred Zhou" w:date="2024-03-10T14:00:00Z">
              <w:rPr>
                <w:rFonts w:ascii="楷体" w:hAnsi="楷体" w:hint="eastAsia"/>
                <w:highlight w:val="cyan"/>
              </w:rPr>
            </w:rPrChange>
          </w:rPr>
          <w:t>更深入的认识</w:t>
        </w:r>
        <w:r w:rsidRPr="004F25AC">
          <w:rPr>
            <w:rFonts w:ascii="楷体" w:hAnsi="楷体" w:hint="eastAsia"/>
          </w:rPr>
          <w:t>。</w:t>
        </w:r>
      </w:ins>
    </w:p>
    <w:p w14:paraId="6CB90DC1" w14:textId="2F0362F6" w:rsidR="00E91302" w:rsidRPr="004F25AC" w:rsidRDefault="00E91302" w:rsidP="00E91302">
      <w:pPr>
        <w:rPr>
          <w:ins w:id="5007" w:author="Fred Zhou" w:date="2024-03-10T13:59:00Z"/>
          <w:sz w:val="22"/>
          <w:szCs w:val="22"/>
        </w:rPr>
      </w:pPr>
      <w:ins w:id="5008" w:author="Fred Zhou" w:date="2024-03-10T13:59:00Z">
        <w:r w:rsidRPr="004F25AC">
          <w:rPr>
            <w:noProof/>
          </w:rPr>
          <w:drawing>
            <wp:inline distT="0" distB="0" distL="0" distR="0" wp14:anchorId="57787CCF" wp14:editId="5F071D7E">
              <wp:extent cx="5274310" cy="1922145"/>
              <wp:effectExtent l="0" t="0" r="2540" b="1905"/>
              <wp:docPr id="3091006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22145"/>
                      </a:xfrm>
                      <a:prstGeom prst="rect">
                        <a:avLst/>
                      </a:prstGeom>
                      <a:noFill/>
                      <a:ln>
                        <a:noFill/>
                      </a:ln>
                    </pic:spPr>
                  </pic:pic>
                </a:graphicData>
              </a:graphic>
            </wp:inline>
          </w:drawing>
        </w:r>
        <w:r w:rsidRPr="004F25AC">
          <w:t xml:space="preserve"> </w:t>
        </w:r>
      </w:ins>
    </w:p>
    <w:p w14:paraId="6173A3D8" w14:textId="08B84316" w:rsidR="00E91302" w:rsidRPr="004F25AC" w:rsidRDefault="00E91302" w:rsidP="00E91302">
      <w:pPr>
        <w:jc w:val="center"/>
        <w:rPr>
          <w:ins w:id="5009" w:author="Fred Zhou" w:date="2024-03-10T13:59:00Z"/>
          <w:rFonts w:ascii="楷体" w:hAnsi="楷体" w:hint="eastAsia"/>
          <w:sz w:val="20"/>
          <w:szCs w:val="20"/>
          <w:rPrChange w:id="5010" w:author="Fred Zhou" w:date="2024-03-10T14:03:00Z">
            <w:rPr>
              <w:ins w:id="5011" w:author="Fred Zhou" w:date="2024-03-10T13:59:00Z"/>
              <w:rFonts w:ascii="楷体" w:hAnsi="楷体" w:hint="eastAsia"/>
              <w:sz w:val="21"/>
              <w:szCs w:val="21"/>
            </w:rPr>
          </w:rPrChange>
        </w:rPr>
      </w:pPr>
      <w:ins w:id="5012" w:author="Fred Zhou" w:date="2024-03-10T13:59:00Z">
        <w:r w:rsidRPr="004F25AC">
          <w:rPr>
            <w:rFonts w:ascii="楷体" w:hAnsi="楷体" w:hint="eastAsia"/>
            <w:sz w:val="20"/>
            <w:szCs w:val="20"/>
            <w:rPrChange w:id="5013" w:author="Fred Zhou" w:date="2024-03-10T14:03:00Z">
              <w:rPr>
                <w:rFonts w:ascii="楷体" w:hAnsi="楷体" w:hint="eastAsia"/>
                <w:sz w:val="21"/>
                <w:szCs w:val="21"/>
              </w:rPr>
            </w:rPrChange>
          </w:rPr>
          <w:t>图</w:t>
        </w:r>
      </w:ins>
      <w:ins w:id="5014" w:author="Fred Zhou" w:date="2024-03-10T14:03:00Z">
        <w:r w:rsidR="004F25AC">
          <w:rPr>
            <w:sz w:val="20"/>
            <w:szCs w:val="20"/>
          </w:rPr>
          <w:t>6</w:t>
        </w:r>
      </w:ins>
      <w:ins w:id="5015" w:author="Fred Zhou" w:date="2024-03-10T13:59:00Z">
        <w:r w:rsidRPr="004F25AC">
          <w:rPr>
            <w:sz w:val="20"/>
            <w:szCs w:val="20"/>
            <w:rPrChange w:id="5016" w:author="Fred Zhou" w:date="2024-03-10T14:03:00Z">
              <w:rPr>
                <w:sz w:val="21"/>
                <w:szCs w:val="21"/>
              </w:rPr>
            </w:rPrChange>
          </w:rPr>
          <w:t xml:space="preserve">  </w:t>
        </w:r>
        <w:r w:rsidRPr="004F25AC">
          <w:rPr>
            <w:rFonts w:ascii="楷体" w:hAnsi="楷体" w:hint="eastAsia"/>
            <w:sz w:val="20"/>
            <w:szCs w:val="20"/>
            <w:rPrChange w:id="5017" w:author="Fred Zhou" w:date="2024-03-10T14:03:00Z">
              <w:rPr>
                <w:rFonts w:ascii="楷体" w:hAnsi="楷体" w:hint="eastAsia"/>
                <w:sz w:val="21"/>
                <w:szCs w:val="21"/>
                <w:highlight w:val="cyan"/>
              </w:rPr>
            </w:rPrChange>
          </w:rPr>
          <w:t>相关研究工作</w:t>
        </w:r>
        <w:r w:rsidRPr="004F25AC">
          <w:rPr>
            <w:rFonts w:ascii="楷体" w:hAnsi="楷体" w:hint="eastAsia"/>
            <w:sz w:val="20"/>
            <w:szCs w:val="20"/>
            <w:rPrChange w:id="5018" w:author="Fred Zhou" w:date="2024-03-10T14:03:00Z">
              <w:rPr>
                <w:rFonts w:ascii="楷体" w:hAnsi="楷体" w:hint="eastAsia"/>
                <w:sz w:val="21"/>
                <w:szCs w:val="21"/>
              </w:rPr>
            </w:rPrChange>
          </w:rPr>
          <w:t>（</w:t>
        </w:r>
        <w:r w:rsidRPr="004F25AC">
          <w:rPr>
            <w:sz w:val="20"/>
            <w:szCs w:val="20"/>
            <w:rPrChange w:id="5019" w:author="Fred Zhou" w:date="2024-03-10T14:03:00Z">
              <w:rPr>
                <w:sz w:val="21"/>
                <w:szCs w:val="21"/>
              </w:rPr>
            </w:rPrChange>
          </w:rPr>
          <w:t>2</w:t>
        </w:r>
        <w:r w:rsidRPr="004F25AC">
          <w:rPr>
            <w:rFonts w:ascii="楷体" w:hAnsi="楷体" w:hint="eastAsia"/>
            <w:sz w:val="20"/>
            <w:szCs w:val="20"/>
            <w:rPrChange w:id="5020" w:author="Fred Zhou" w:date="2024-03-10T14:03:00Z">
              <w:rPr>
                <w:rFonts w:ascii="楷体" w:hAnsi="楷体" w:hint="eastAsia"/>
                <w:sz w:val="21"/>
                <w:szCs w:val="21"/>
              </w:rPr>
            </w:rPrChange>
          </w:rPr>
          <w:t>）的部分结果：（</w:t>
        </w:r>
        <w:r w:rsidRPr="004F25AC">
          <w:rPr>
            <w:sz w:val="20"/>
            <w:szCs w:val="20"/>
            <w:rPrChange w:id="5021" w:author="Fred Zhou" w:date="2024-03-10T14:03:00Z">
              <w:rPr>
                <w:sz w:val="21"/>
                <w:szCs w:val="21"/>
              </w:rPr>
            </w:rPrChange>
          </w:rPr>
          <w:t>a</w:t>
        </w:r>
        <w:r w:rsidRPr="004F25AC">
          <w:rPr>
            <w:rFonts w:ascii="楷体" w:hAnsi="楷体" w:hint="eastAsia"/>
            <w:sz w:val="20"/>
            <w:szCs w:val="20"/>
            <w:rPrChange w:id="5022" w:author="Fred Zhou" w:date="2024-03-10T14:03:00Z">
              <w:rPr>
                <w:rFonts w:ascii="楷体" w:hAnsi="楷体" w:hint="eastAsia"/>
                <w:sz w:val="21"/>
                <w:szCs w:val="21"/>
              </w:rPr>
            </w:rPrChange>
          </w:rPr>
          <w:t>）不同位置</w:t>
        </w:r>
        <w:r w:rsidRPr="004F25AC">
          <w:rPr>
            <w:rFonts w:ascii="楷体" w:hAnsi="楷体" w:hint="eastAsia"/>
            <w:sz w:val="20"/>
            <w:szCs w:val="20"/>
            <w:rPrChange w:id="5023" w:author="Fred Zhou" w:date="2024-03-10T14:03:00Z">
              <w:rPr>
                <w:rFonts w:ascii="楷体" w:hAnsi="楷体" w:hint="eastAsia"/>
                <w:sz w:val="21"/>
                <w:szCs w:val="21"/>
                <w:highlight w:val="cyan"/>
              </w:rPr>
            </w:rPrChange>
          </w:rPr>
          <w:t>气温日变化</w:t>
        </w:r>
        <w:r w:rsidRPr="004F25AC">
          <w:rPr>
            <w:rFonts w:ascii="楷体" w:hAnsi="楷体" w:hint="eastAsia"/>
            <w:sz w:val="20"/>
            <w:szCs w:val="20"/>
            <w:rPrChange w:id="5024" w:author="Fred Zhou" w:date="2024-03-10T14:03:00Z">
              <w:rPr>
                <w:rFonts w:ascii="楷体" w:hAnsi="楷体" w:hint="eastAsia"/>
                <w:sz w:val="21"/>
                <w:szCs w:val="21"/>
              </w:rPr>
            </w:rPrChange>
          </w:rPr>
          <w:t>的差异。（</w:t>
        </w:r>
        <w:r w:rsidRPr="004F25AC">
          <w:rPr>
            <w:sz w:val="20"/>
            <w:szCs w:val="20"/>
            <w:rPrChange w:id="5025" w:author="Fred Zhou" w:date="2024-03-10T14:03:00Z">
              <w:rPr>
                <w:sz w:val="21"/>
                <w:szCs w:val="21"/>
              </w:rPr>
            </w:rPrChange>
          </w:rPr>
          <w:t>b</w:t>
        </w:r>
        <w:r w:rsidRPr="004F25AC">
          <w:rPr>
            <w:rFonts w:ascii="楷体" w:hAnsi="楷体" w:hint="eastAsia"/>
            <w:sz w:val="20"/>
            <w:szCs w:val="20"/>
            <w:rPrChange w:id="5026" w:author="Fred Zhou" w:date="2024-03-10T14:03:00Z">
              <w:rPr>
                <w:rFonts w:ascii="楷体" w:hAnsi="楷体" w:hint="eastAsia"/>
                <w:sz w:val="21"/>
                <w:szCs w:val="21"/>
              </w:rPr>
            </w:rPrChange>
          </w:rPr>
          <w:t>）阿德莱德</w:t>
        </w:r>
        <w:r w:rsidRPr="004F25AC">
          <w:rPr>
            <w:rFonts w:ascii="楷体" w:hAnsi="楷体" w:hint="eastAsia"/>
            <w:sz w:val="20"/>
            <w:szCs w:val="20"/>
            <w:rPrChange w:id="5027" w:author="Fred Zhou" w:date="2024-03-10T14:03:00Z">
              <w:rPr>
                <w:rFonts w:ascii="楷体" w:hAnsi="楷体" w:hint="eastAsia"/>
                <w:sz w:val="21"/>
                <w:szCs w:val="21"/>
                <w:highlight w:val="cyan"/>
              </w:rPr>
            </w:rPrChange>
          </w:rPr>
          <w:t>大都市区</w:t>
        </w:r>
        <w:r w:rsidRPr="004F25AC">
          <w:rPr>
            <w:rFonts w:ascii="楷体" w:hAnsi="楷体" w:hint="eastAsia"/>
            <w:sz w:val="20"/>
            <w:szCs w:val="20"/>
            <w:rPrChange w:id="5028" w:author="Fred Zhou" w:date="2024-03-10T14:03:00Z">
              <w:rPr>
                <w:rFonts w:ascii="楷体" w:hAnsi="楷体" w:hint="eastAsia"/>
                <w:sz w:val="21"/>
                <w:szCs w:val="21"/>
              </w:rPr>
            </w:rPrChange>
          </w:rPr>
          <w:t>海风降温能力</w:t>
        </w:r>
        <w:r w:rsidRPr="004F25AC">
          <w:rPr>
            <w:rFonts w:ascii="楷体" w:hAnsi="楷体" w:hint="eastAsia"/>
            <w:sz w:val="20"/>
            <w:szCs w:val="20"/>
            <w:rPrChange w:id="5029" w:author="Fred Zhou" w:date="2024-03-10T14:03:00Z">
              <w:rPr>
                <w:rFonts w:ascii="楷体" w:hAnsi="楷体" w:hint="eastAsia"/>
                <w:sz w:val="21"/>
                <w:szCs w:val="21"/>
                <w:highlight w:val="cyan"/>
              </w:rPr>
            </w:rPrChange>
          </w:rPr>
          <w:t>的空间分布</w:t>
        </w:r>
        <w:r w:rsidRPr="004F25AC">
          <w:rPr>
            <w:rFonts w:ascii="楷体" w:hAnsi="楷体" w:hint="eastAsia"/>
            <w:sz w:val="20"/>
            <w:szCs w:val="20"/>
            <w:rPrChange w:id="5030" w:author="Fred Zhou" w:date="2024-03-10T14:03:00Z">
              <w:rPr>
                <w:rFonts w:ascii="楷体" w:hAnsi="楷体" w:hint="eastAsia"/>
                <w:sz w:val="21"/>
                <w:szCs w:val="21"/>
              </w:rPr>
            </w:rPrChange>
          </w:rPr>
          <w:t>。（</w:t>
        </w:r>
        <w:r w:rsidRPr="004F25AC">
          <w:rPr>
            <w:sz w:val="20"/>
            <w:szCs w:val="20"/>
            <w:rPrChange w:id="5031" w:author="Fred Zhou" w:date="2024-03-10T14:03:00Z">
              <w:rPr>
                <w:sz w:val="21"/>
                <w:szCs w:val="21"/>
              </w:rPr>
            </w:rPrChange>
          </w:rPr>
          <w:t>c</w:t>
        </w:r>
        <w:r w:rsidRPr="004F25AC">
          <w:rPr>
            <w:rFonts w:ascii="楷体" w:hAnsi="楷体" w:hint="eastAsia"/>
            <w:sz w:val="20"/>
            <w:szCs w:val="20"/>
            <w:rPrChange w:id="5032" w:author="Fred Zhou" w:date="2024-03-10T14:03:00Z">
              <w:rPr>
                <w:rFonts w:ascii="楷体" w:hAnsi="楷体" w:hint="eastAsia"/>
                <w:sz w:val="21"/>
                <w:szCs w:val="21"/>
              </w:rPr>
            </w:rPrChange>
          </w:rPr>
          <w:t>）阿德莱德</w:t>
        </w:r>
        <w:r w:rsidRPr="004F25AC">
          <w:rPr>
            <w:rFonts w:ascii="楷体" w:hAnsi="楷体" w:hint="eastAsia"/>
            <w:sz w:val="20"/>
            <w:szCs w:val="20"/>
            <w:rPrChange w:id="5033" w:author="Fred Zhou" w:date="2024-03-10T14:03:00Z">
              <w:rPr>
                <w:rFonts w:ascii="楷体" w:hAnsi="楷体" w:hint="eastAsia"/>
                <w:sz w:val="21"/>
                <w:szCs w:val="21"/>
                <w:highlight w:val="cyan"/>
              </w:rPr>
            </w:rPrChange>
          </w:rPr>
          <w:t>大都市区</w:t>
        </w:r>
        <w:r w:rsidRPr="004F25AC">
          <w:rPr>
            <w:rFonts w:ascii="楷体" w:hAnsi="楷体" w:hint="eastAsia"/>
            <w:sz w:val="20"/>
            <w:szCs w:val="20"/>
            <w:rPrChange w:id="5034" w:author="Fred Zhou" w:date="2024-03-10T14:03:00Z">
              <w:rPr>
                <w:rFonts w:ascii="楷体" w:hAnsi="楷体" w:hint="eastAsia"/>
                <w:sz w:val="21"/>
                <w:szCs w:val="21"/>
              </w:rPr>
            </w:rPrChange>
          </w:rPr>
          <w:t>在</w:t>
        </w:r>
        <w:r w:rsidRPr="004F25AC">
          <w:rPr>
            <w:rFonts w:ascii="楷体" w:hAnsi="楷体" w:hint="eastAsia"/>
            <w:sz w:val="20"/>
            <w:szCs w:val="20"/>
            <w:rPrChange w:id="5035" w:author="Fred Zhou" w:date="2024-03-10T14:03:00Z">
              <w:rPr>
                <w:rFonts w:ascii="楷体" w:hAnsi="楷体" w:hint="eastAsia"/>
                <w:sz w:val="21"/>
                <w:szCs w:val="21"/>
                <w:highlight w:val="cyan"/>
              </w:rPr>
            </w:rPrChange>
          </w:rPr>
          <w:t>所有海风日</w:t>
        </w:r>
        <w:r w:rsidRPr="004F25AC">
          <w:rPr>
            <w:rFonts w:ascii="楷体" w:hAnsi="楷体" w:hint="eastAsia"/>
            <w:sz w:val="20"/>
            <w:szCs w:val="20"/>
            <w:rPrChange w:id="5036" w:author="Fred Zhou" w:date="2024-03-10T14:03:00Z">
              <w:rPr>
                <w:rFonts w:ascii="楷体" w:hAnsi="楷体" w:hint="eastAsia"/>
                <w:sz w:val="21"/>
                <w:szCs w:val="21"/>
              </w:rPr>
            </w:rPrChange>
          </w:rPr>
          <w:t>和</w:t>
        </w:r>
        <w:r w:rsidRPr="004F25AC">
          <w:rPr>
            <w:rFonts w:ascii="楷体" w:hAnsi="楷体" w:hint="eastAsia"/>
            <w:sz w:val="20"/>
            <w:szCs w:val="20"/>
            <w:rPrChange w:id="5037" w:author="Fred Zhou" w:date="2024-03-10T14:03:00Z">
              <w:rPr>
                <w:rFonts w:ascii="楷体" w:hAnsi="楷体" w:hint="eastAsia"/>
                <w:sz w:val="21"/>
                <w:szCs w:val="21"/>
                <w:highlight w:val="cyan"/>
              </w:rPr>
            </w:rPrChange>
          </w:rPr>
          <w:t>高温海风日</w:t>
        </w:r>
        <w:r w:rsidRPr="004F25AC">
          <w:rPr>
            <w:rFonts w:ascii="楷体" w:hAnsi="楷体" w:hint="eastAsia"/>
            <w:sz w:val="20"/>
            <w:szCs w:val="20"/>
            <w:rPrChange w:id="5038" w:author="Fred Zhou" w:date="2024-03-10T14:03:00Z">
              <w:rPr>
                <w:rFonts w:ascii="楷体" w:hAnsi="楷体" w:hint="eastAsia"/>
                <w:sz w:val="21"/>
                <w:szCs w:val="21"/>
              </w:rPr>
            </w:rPrChange>
          </w:rPr>
          <w:t>的</w:t>
        </w:r>
        <w:r w:rsidRPr="004F25AC">
          <w:rPr>
            <w:rFonts w:ascii="楷体" w:hAnsi="楷体" w:hint="eastAsia"/>
            <w:sz w:val="20"/>
            <w:szCs w:val="20"/>
            <w:rPrChange w:id="5039" w:author="Fred Zhou" w:date="2024-03-10T14:03:00Z">
              <w:rPr>
                <w:rFonts w:ascii="楷体" w:hAnsi="楷体" w:hint="eastAsia"/>
                <w:sz w:val="21"/>
                <w:szCs w:val="21"/>
                <w:highlight w:val="cyan"/>
              </w:rPr>
            </w:rPrChange>
          </w:rPr>
          <w:t>海风降温</w:t>
        </w:r>
        <w:proofErr w:type="gramStart"/>
        <w:r w:rsidRPr="004F25AC">
          <w:rPr>
            <w:rFonts w:ascii="楷体" w:hAnsi="楷体" w:hint="eastAsia"/>
            <w:sz w:val="20"/>
            <w:szCs w:val="20"/>
            <w:rPrChange w:id="5040" w:author="Fred Zhou" w:date="2024-03-10T14:03:00Z">
              <w:rPr>
                <w:rFonts w:ascii="楷体" w:hAnsi="楷体" w:hint="eastAsia"/>
                <w:sz w:val="21"/>
                <w:szCs w:val="21"/>
                <w:highlight w:val="cyan"/>
              </w:rPr>
            </w:rPrChange>
          </w:rPr>
          <w:t>能力</w:t>
        </w:r>
        <w:r w:rsidRPr="004F25AC">
          <w:rPr>
            <w:rFonts w:ascii="楷体" w:hAnsi="楷体" w:hint="eastAsia"/>
            <w:sz w:val="20"/>
            <w:szCs w:val="20"/>
            <w:rPrChange w:id="5041" w:author="Fred Zhou" w:date="2024-03-10T14:03:00Z">
              <w:rPr>
                <w:rFonts w:ascii="楷体" w:hAnsi="楷体" w:hint="eastAsia"/>
                <w:sz w:val="21"/>
                <w:szCs w:val="21"/>
              </w:rPr>
            </w:rPrChange>
          </w:rPr>
          <w:t>随</w:t>
        </w:r>
        <w:r w:rsidRPr="004F25AC">
          <w:rPr>
            <w:rFonts w:ascii="楷体" w:hAnsi="楷体" w:hint="eastAsia"/>
            <w:sz w:val="20"/>
            <w:szCs w:val="20"/>
            <w:rPrChange w:id="5042" w:author="Fred Zhou" w:date="2024-03-10T14:03:00Z">
              <w:rPr>
                <w:rFonts w:ascii="楷体" w:hAnsi="楷体" w:hint="eastAsia"/>
                <w:sz w:val="21"/>
                <w:szCs w:val="21"/>
                <w:highlight w:val="cyan"/>
              </w:rPr>
            </w:rPrChange>
          </w:rPr>
          <w:t>沿盛行风</w:t>
        </w:r>
        <w:proofErr w:type="gramEnd"/>
        <w:r w:rsidRPr="004F25AC">
          <w:rPr>
            <w:rFonts w:ascii="楷体" w:hAnsi="楷体" w:hint="eastAsia"/>
            <w:sz w:val="20"/>
            <w:szCs w:val="20"/>
            <w:rPrChange w:id="5043" w:author="Fred Zhou" w:date="2024-03-10T14:03:00Z">
              <w:rPr>
                <w:rFonts w:ascii="楷体" w:hAnsi="楷体" w:hint="eastAsia"/>
                <w:sz w:val="21"/>
                <w:szCs w:val="21"/>
                <w:highlight w:val="cyan"/>
              </w:rPr>
            </w:rPrChange>
          </w:rPr>
          <w:t>路径</w:t>
        </w:r>
        <w:r w:rsidRPr="004F25AC">
          <w:rPr>
            <w:rFonts w:ascii="楷体" w:hAnsi="楷体" w:hint="eastAsia"/>
            <w:sz w:val="20"/>
            <w:szCs w:val="20"/>
            <w:rPrChange w:id="5044" w:author="Fred Zhou" w:date="2024-03-10T14:03:00Z">
              <w:rPr>
                <w:rFonts w:ascii="楷体" w:hAnsi="楷体" w:hint="eastAsia"/>
                <w:sz w:val="21"/>
                <w:szCs w:val="21"/>
              </w:rPr>
            </w:rPrChange>
          </w:rPr>
          <w:t>的</w:t>
        </w:r>
        <w:r w:rsidRPr="004F25AC">
          <w:rPr>
            <w:rFonts w:ascii="楷体" w:hAnsi="楷体" w:hint="eastAsia"/>
            <w:sz w:val="20"/>
            <w:szCs w:val="20"/>
            <w:rPrChange w:id="5045" w:author="Fred Zhou" w:date="2024-03-10T14:03:00Z">
              <w:rPr>
                <w:rFonts w:ascii="楷体" w:hAnsi="楷体" w:hint="eastAsia"/>
                <w:sz w:val="21"/>
                <w:szCs w:val="21"/>
                <w:highlight w:val="cyan"/>
              </w:rPr>
            </w:rPrChange>
          </w:rPr>
          <w:t>与海岸距离</w:t>
        </w:r>
        <w:r w:rsidRPr="004F25AC">
          <w:rPr>
            <w:rFonts w:ascii="楷体" w:hAnsi="楷体" w:hint="eastAsia"/>
            <w:sz w:val="20"/>
            <w:szCs w:val="20"/>
            <w:rPrChange w:id="5046" w:author="Fred Zhou" w:date="2024-03-10T14:03:00Z">
              <w:rPr>
                <w:rFonts w:ascii="楷体" w:hAnsi="楷体" w:hint="eastAsia"/>
                <w:sz w:val="21"/>
                <w:szCs w:val="21"/>
              </w:rPr>
            </w:rPrChange>
          </w:rPr>
          <w:t>的变化。</w:t>
        </w:r>
      </w:ins>
    </w:p>
    <w:p w14:paraId="2C617860" w14:textId="77777777" w:rsidR="00E91302" w:rsidRPr="004F25AC" w:rsidRDefault="00E91302" w:rsidP="00E91302">
      <w:pPr>
        <w:jc w:val="center"/>
        <w:rPr>
          <w:ins w:id="5047" w:author="Fred Zhou" w:date="2024-03-10T13:59:00Z"/>
          <w:rFonts w:ascii="楷体" w:hAnsi="楷体" w:hint="eastAsia"/>
          <w:sz w:val="21"/>
          <w:szCs w:val="21"/>
        </w:rPr>
      </w:pPr>
      <w:ins w:id="5048" w:author="Fred Zhou" w:date="2024-03-10T13:59:00Z">
        <w:r w:rsidRPr="004F25AC">
          <w:rPr>
            <w:rFonts w:ascii="楷体" w:hAnsi="楷体" w:hint="eastAsia"/>
            <w:sz w:val="21"/>
            <w:szCs w:val="21"/>
          </w:rPr>
          <w:t xml:space="preserve"> </w:t>
        </w:r>
      </w:ins>
    </w:p>
    <w:p w14:paraId="3253CBB9" w14:textId="77777777" w:rsidR="00E91302" w:rsidRPr="004F25AC" w:rsidRDefault="00E91302" w:rsidP="00E91302">
      <w:pPr>
        <w:widowControl/>
        <w:numPr>
          <w:ilvl w:val="0"/>
          <w:numId w:val="32"/>
        </w:numPr>
        <w:spacing w:before="100" w:beforeAutospacing="1" w:after="280"/>
        <w:jc w:val="left"/>
        <w:rPr>
          <w:ins w:id="5049" w:author="Fred Zhou" w:date="2024-03-10T13:59:00Z"/>
          <w:rFonts w:ascii="楷体" w:hAnsi="楷体" w:hint="eastAsia"/>
          <w:b/>
          <w:bCs/>
        </w:rPr>
      </w:pPr>
      <w:ins w:id="5050" w:author="Fred Zhou" w:date="2024-03-10T13:59:00Z">
        <w:r w:rsidRPr="004F25AC">
          <w:rPr>
            <w:rFonts w:ascii="楷体" w:hAnsi="楷体" w:hint="eastAsia"/>
            <w:b/>
            <w:bCs/>
          </w:rPr>
          <w:t>基于遥感数据比较正常</w:t>
        </w:r>
        <w:proofErr w:type="gramStart"/>
        <w:r w:rsidRPr="004F25AC">
          <w:rPr>
            <w:rFonts w:ascii="楷体" w:hAnsi="楷体" w:hint="eastAsia"/>
            <w:b/>
            <w:bCs/>
          </w:rPr>
          <w:t>夏日与</w:t>
        </w:r>
        <w:proofErr w:type="gramEnd"/>
        <w:r w:rsidRPr="004F25AC">
          <w:rPr>
            <w:rFonts w:ascii="楷体" w:hAnsi="楷体" w:hint="eastAsia"/>
            <w:b/>
            <w:bCs/>
          </w:rPr>
          <w:t>极端高温夏日的山地城市河流降温效应</w:t>
        </w:r>
      </w:ins>
    </w:p>
    <w:p w14:paraId="543908AD" w14:textId="77777777" w:rsidR="00E91302" w:rsidRPr="004F25AC" w:rsidRDefault="00E91302" w:rsidP="00E91302">
      <w:pPr>
        <w:ind w:firstLine="420"/>
        <w:rPr>
          <w:ins w:id="5051" w:author="Fred Zhou" w:date="2024-03-10T13:59:00Z"/>
          <w:rFonts w:hint="eastAsia"/>
        </w:rPr>
      </w:pPr>
      <w:ins w:id="5052" w:author="Fred Zhou" w:date="2024-03-10T13:59:00Z">
        <w:r w:rsidRPr="004F25AC">
          <w:rPr>
            <w:rFonts w:ascii="楷体" w:hAnsi="楷体"/>
          </w:rPr>
          <w:t>该研究以</w:t>
        </w:r>
        <w:r w:rsidRPr="004F25AC">
          <w:rPr>
            <w:rFonts w:ascii="楷体" w:hAnsi="楷体"/>
            <w:rPrChange w:id="5053" w:author="Fred Zhou" w:date="2024-03-10T14:00:00Z">
              <w:rPr>
                <w:rFonts w:ascii="楷体" w:hAnsi="楷体"/>
                <w:highlight w:val="cyan"/>
              </w:rPr>
            </w:rPrChange>
          </w:rPr>
          <w:t>山区城市</w:t>
        </w:r>
        <w:r w:rsidRPr="004F25AC">
          <w:rPr>
            <w:rFonts w:ascii="楷体" w:hAnsi="楷体"/>
          </w:rPr>
          <w:t>重庆为例，重点研究</w:t>
        </w:r>
        <w:r w:rsidRPr="004F25AC">
          <w:rPr>
            <w:rFonts w:ascii="楷体" w:hAnsi="楷体" w:hint="eastAsia"/>
            <w:rPrChange w:id="5054" w:author="Fred Zhou" w:date="2024-03-10T14:00:00Z">
              <w:rPr>
                <w:rFonts w:ascii="楷体" w:hAnsi="楷体" w:hint="eastAsia"/>
                <w:highlight w:val="cyan"/>
              </w:rPr>
            </w:rPrChange>
          </w:rPr>
          <w:t>普通夏日</w:t>
        </w:r>
        <w:r w:rsidRPr="004F25AC">
          <w:rPr>
            <w:rFonts w:ascii="楷体" w:hAnsi="楷体"/>
          </w:rPr>
          <w:t>和</w:t>
        </w:r>
        <w:r w:rsidRPr="004F25AC">
          <w:rPr>
            <w:rFonts w:ascii="楷体" w:hAnsi="楷体"/>
            <w:rPrChange w:id="5055" w:author="Fred Zhou" w:date="2024-03-10T14:00:00Z">
              <w:rPr>
                <w:rFonts w:ascii="楷体" w:hAnsi="楷体"/>
                <w:highlight w:val="cyan"/>
              </w:rPr>
            </w:rPrChange>
          </w:rPr>
          <w:t>极端高温夏日</w:t>
        </w:r>
        <w:r w:rsidRPr="004F25AC">
          <w:rPr>
            <w:rFonts w:ascii="楷体" w:hAnsi="楷体"/>
          </w:rPr>
          <w:t>河流对</w:t>
        </w:r>
        <w:r w:rsidRPr="004F25AC">
          <w:rPr>
            <w:rFonts w:ascii="楷体" w:hAnsi="楷体"/>
            <w:rPrChange w:id="5056" w:author="Fred Zhou" w:date="2024-03-10T14:00:00Z">
              <w:rPr>
                <w:rFonts w:ascii="楷体" w:hAnsi="楷体"/>
                <w:highlight w:val="cyan"/>
              </w:rPr>
            </w:rPrChange>
          </w:rPr>
          <w:t>周边城市热环境</w:t>
        </w:r>
        <w:r w:rsidRPr="004F25AC">
          <w:rPr>
            <w:rFonts w:ascii="楷体" w:hAnsi="楷体"/>
          </w:rPr>
          <w:t>的</w:t>
        </w:r>
        <w:r w:rsidRPr="004F25AC">
          <w:rPr>
            <w:rFonts w:ascii="楷体" w:hAnsi="楷体"/>
            <w:rPrChange w:id="5057" w:author="Fred Zhou" w:date="2024-03-10T14:00:00Z">
              <w:rPr>
                <w:rFonts w:ascii="楷体" w:hAnsi="楷体"/>
                <w:highlight w:val="cyan"/>
              </w:rPr>
            </w:rPrChange>
          </w:rPr>
          <w:t>降温影响</w:t>
        </w:r>
        <w:r w:rsidRPr="004F25AC">
          <w:rPr>
            <w:rFonts w:ascii="楷体" w:hAnsi="楷体"/>
          </w:rPr>
          <w:t>。</w:t>
        </w:r>
        <w:r w:rsidRPr="004F25AC">
          <w:rPr>
            <w:rFonts w:ascii="楷体" w:hAnsi="楷体" w:hint="eastAsia"/>
          </w:rPr>
          <w:t>具体而言，</w:t>
        </w:r>
        <w:r w:rsidRPr="004F25AC">
          <w:rPr>
            <w:rFonts w:ascii="楷体" w:hAnsi="楷体"/>
          </w:rPr>
          <w:t>采用</w:t>
        </w:r>
        <w:r w:rsidRPr="004F25AC">
          <w:rPr>
            <w:rFonts w:ascii="楷体" w:hAnsi="楷体"/>
            <w:rPrChange w:id="5058" w:author="Fred Zhou" w:date="2024-03-10T14:00:00Z">
              <w:rPr>
                <w:rFonts w:ascii="楷体" w:hAnsi="楷体"/>
                <w:highlight w:val="cyan"/>
              </w:rPr>
            </w:rPrChange>
          </w:rPr>
          <w:t>提升回归树</w:t>
        </w:r>
        <w:r w:rsidRPr="004F25AC">
          <w:rPr>
            <w:rFonts w:ascii="楷体" w:hAnsi="楷体"/>
          </w:rPr>
          <w:t>模型，分析了</w:t>
        </w:r>
        <w:r w:rsidRPr="004F25AC">
          <w:rPr>
            <w:rFonts w:ascii="楷体" w:hAnsi="楷体"/>
            <w:rPrChange w:id="5059" w:author="Fred Zhou" w:date="2024-03-10T14:00:00Z">
              <w:rPr>
                <w:rFonts w:ascii="楷体" w:hAnsi="楷体"/>
                <w:highlight w:val="cyan"/>
              </w:rPr>
            </w:rPrChange>
          </w:rPr>
          <w:t>不同天气条件</w:t>
        </w:r>
        <w:r w:rsidRPr="004F25AC">
          <w:rPr>
            <w:rFonts w:ascii="楷体" w:hAnsi="楷体"/>
          </w:rPr>
          <w:t>下</w:t>
        </w:r>
        <w:r w:rsidRPr="004F25AC">
          <w:rPr>
            <w:rFonts w:ascii="楷体" w:hAnsi="楷体"/>
            <w:rPrChange w:id="5060" w:author="Fred Zhou" w:date="2024-03-10T14:00:00Z">
              <w:rPr>
                <w:rFonts w:ascii="楷体" w:hAnsi="楷体"/>
                <w:highlight w:val="cyan"/>
              </w:rPr>
            </w:rPrChange>
          </w:rPr>
          <w:t>环境变量</w:t>
        </w:r>
        <w:r w:rsidRPr="004F25AC">
          <w:rPr>
            <w:rFonts w:ascii="楷体" w:hAnsi="楷体"/>
          </w:rPr>
          <w:t>对</w:t>
        </w:r>
        <w:r w:rsidRPr="004F25AC">
          <w:rPr>
            <w:rFonts w:ascii="楷体" w:hAnsi="楷体"/>
            <w:rPrChange w:id="5061" w:author="Fred Zhou" w:date="2024-03-10T14:00:00Z">
              <w:rPr>
                <w:rFonts w:ascii="楷体" w:hAnsi="楷体"/>
                <w:highlight w:val="cyan"/>
              </w:rPr>
            </w:rPrChange>
          </w:rPr>
          <w:t>河流降温强度</w:t>
        </w:r>
        <w:r w:rsidRPr="004F25AC">
          <w:rPr>
            <w:rFonts w:ascii="楷体" w:hAnsi="楷体"/>
          </w:rPr>
          <w:t>的影响。结果表明，在</w:t>
        </w:r>
        <w:r w:rsidRPr="004F25AC">
          <w:rPr>
            <w:rFonts w:ascii="楷体" w:hAnsi="楷体"/>
            <w:rPrChange w:id="5062" w:author="Fred Zhou" w:date="2024-03-10T14:00:00Z">
              <w:rPr>
                <w:rFonts w:ascii="楷体" w:hAnsi="楷体"/>
                <w:highlight w:val="cyan"/>
              </w:rPr>
            </w:rPrChange>
          </w:rPr>
          <w:t>极端高温夏日</w:t>
        </w:r>
        <w:r w:rsidRPr="004F25AC">
          <w:rPr>
            <w:rFonts w:ascii="楷体" w:hAnsi="楷体"/>
          </w:rPr>
          <w:t>，</w:t>
        </w:r>
        <w:r w:rsidRPr="004F25AC">
          <w:rPr>
            <w:rFonts w:ascii="楷体" w:hAnsi="楷体"/>
            <w:rPrChange w:id="5063" w:author="Fred Zhou" w:date="2024-03-10T14:00:00Z">
              <w:rPr>
                <w:rFonts w:ascii="楷体" w:hAnsi="楷体"/>
                <w:highlight w:val="cyan"/>
              </w:rPr>
            </w:rPrChange>
          </w:rPr>
          <w:t>河流降温强度（</w:t>
        </w:r>
        <w:r w:rsidRPr="004F25AC">
          <w:rPr>
            <w:rPrChange w:id="5064" w:author="Fred Zhou" w:date="2024-03-10T14:00:00Z">
              <w:rPr>
                <w:highlight w:val="cyan"/>
              </w:rPr>
            </w:rPrChange>
          </w:rPr>
          <w:t>River Cooling Intensity, RCI</w:t>
        </w:r>
        <w:r w:rsidRPr="004F25AC">
          <w:rPr>
            <w:rFonts w:ascii="楷体" w:hAnsi="楷体"/>
            <w:rPrChange w:id="5065" w:author="Fred Zhou" w:date="2024-03-10T14:00:00Z">
              <w:rPr>
                <w:rFonts w:ascii="楷体" w:hAnsi="楷体"/>
                <w:highlight w:val="cyan"/>
              </w:rPr>
            </w:rPrChange>
          </w:rPr>
          <w:t>）</w:t>
        </w:r>
        <w:r w:rsidRPr="004F25AC">
          <w:rPr>
            <w:rFonts w:ascii="楷体" w:hAnsi="楷体"/>
          </w:rPr>
          <w:t>和</w:t>
        </w:r>
        <w:r w:rsidRPr="004F25AC">
          <w:rPr>
            <w:rFonts w:ascii="楷体" w:hAnsi="楷体"/>
            <w:rPrChange w:id="5066" w:author="Fred Zhou" w:date="2024-03-10T14:00:00Z">
              <w:rPr>
                <w:rFonts w:ascii="楷体" w:hAnsi="楷体"/>
                <w:highlight w:val="cyan"/>
              </w:rPr>
            </w:rPrChange>
          </w:rPr>
          <w:t>累积河流降温强度（</w:t>
        </w:r>
        <w:r w:rsidRPr="004F25AC">
          <w:rPr>
            <w:rPrChange w:id="5067" w:author="Fred Zhou" w:date="2024-03-10T14:00:00Z">
              <w:rPr>
                <w:highlight w:val="cyan"/>
              </w:rPr>
            </w:rPrChange>
          </w:rPr>
          <w:t>Cumulative River Cooling Intensity, CRCI</w:t>
        </w:r>
        <w:r w:rsidRPr="004F25AC">
          <w:rPr>
            <w:rFonts w:ascii="楷体" w:hAnsi="楷体"/>
            <w:rPrChange w:id="5068" w:author="Fred Zhou" w:date="2024-03-10T14:00:00Z">
              <w:rPr>
                <w:rFonts w:ascii="楷体" w:hAnsi="楷体"/>
                <w:highlight w:val="cyan"/>
              </w:rPr>
            </w:rPrChange>
          </w:rPr>
          <w:t>）</w:t>
        </w:r>
        <w:r w:rsidRPr="004F25AC">
          <w:rPr>
            <w:rFonts w:ascii="楷体" w:hAnsi="楷体"/>
          </w:rPr>
          <w:t>的</w:t>
        </w:r>
        <w:r w:rsidRPr="004F25AC">
          <w:rPr>
            <w:rFonts w:ascii="楷体" w:hAnsi="楷体"/>
            <w:rPrChange w:id="5069" w:author="Fred Zhou" w:date="2024-03-10T14:00:00Z">
              <w:rPr>
                <w:rFonts w:ascii="楷体" w:hAnsi="楷体"/>
                <w:highlight w:val="cyan"/>
              </w:rPr>
            </w:rPrChange>
          </w:rPr>
          <w:t>平均值</w:t>
        </w:r>
        <w:r w:rsidRPr="004F25AC">
          <w:rPr>
            <w:rFonts w:ascii="楷体" w:hAnsi="楷体"/>
          </w:rPr>
          <w:t>和</w:t>
        </w:r>
        <w:r w:rsidRPr="004F25AC">
          <w:rPr>
            <w:rFonts w:ascii="楷体" w:hAnsi="楷体"/>
            <w:rPrChange w:id="5070" w:author="Fred Zhou" w:date="2024-03-10T14:00:00Z">
              <w:rPr>
                <w:rFonts w:ascii="楷体" w:hAnsi="楷体"/>
                <w:highlight w:val="cyan"/>
              </w:rPr>
            </w:rPrChange>
          </w:rPr>
          <w:t>空间变化</w:t>
        </w:r>
        <w:r w:rsidRPr="004F25AC">
          <w:rPr>
            <w:rFonts w:ascii="楷体" w:hAnsi="楷体"/>
          </w:rPr>
          <w:t>均高于</w:t>
        </w:r>
        <w:r w:rsidRPr="004F25AC">
          <w:rPr>
            <w:rFonts w:ascii="楷体" w:hAnsi="楷体" w:hint="eastAsia"/>
            <w:rPrChange w:id="5071" w:author="Fred Zhou" w:date="2024-03-10T14:00:00Z">
              <w:rPr>
                <w:rFonts w:ascii="楷体" w:hAnsi="楷体" w:hint="eastAsia"/>
                <w:highlight w:val="cyan"/>
              </w:rPr>
            </w:rPrChange>
          </w:rPr>
          <w:t>普通夏日</w:t>
        </w:r>
        <w:r w:rsidRPr="004F25AC">
          <w:rPr>
            <w:rFonts w:ascii="楷体" w:hAnsi="楷体"/>
          </w:rPr>
          <w:t>。</w:t>
        </w:r>
        <w:r w:rsidRPr="004F25AC">
          <w:rPr>
            <w:rFonts w:ascii="楷体" w:hAnsi="楷体"/>
            <w:rPrChange w:id="5072" w:author="Fred Zhou" w:date="2024-03-10T14:00:00Z">
              <w:rPr>
                <w:rFonts w:ascii="楷体" w:hAnsi="楷体"/>
                <w:highlight w:val="cyan"/>
              </w:rPr>
            </w:rPrChange>
          </w:rPr>
          <w:t>地形特征</w:t>
        </w:r>
        <w:r w:rsidRPr="004F25AC">
          <w:rPr>
            <w:rFonts w:ascii="楷体" w:hAnsi="楷体"/>
          </w:rPr>
          <w:t>对</w:t>
        </w:r>
        <w:r w:rsidRPr="004F25AC">
          <w:rPr>
            <w:rPrChange w:id="5073" w:author="Fred Zhou" w:date="2024-03-10T14:00:00Z">
              <w:rPr>
                <w:highlight w:val="cyan"/>
              </w:rPr>
            </w:rPrChange>
          </w:rPr>
          <w:t>RCI</w:t>
        </w:r>
        <w:r w:rsidRPr="004F25AC">
          <w:rPr>
            <w:rFonts w:ascii="楷体" w:hAnsi="楷体"/>
            <w:rPrChange w:id="5074" w:author="Fred Zhou" w:date="2024-03-10T14:00:00Z">
              <w:rPr>
                <w:rFonts w:ascii="楷体" w:hAnsi="楷体"/>
                <w:highlight w:val="cyan"/>
              </w:rPr>
            </w:rPrChange>
          </w:rPr>
          <w:t>和</w:t>
        </w:r>
        <w:r w:rsidRPr="004F25AC">
          <w:rPr>
            <w:rPrChange w:id="5075" w:author="Fred Zhou" w:date="2024-03-10T14:00:00Z">
              <w:rPr>
                <w:highlight w:val="cyan"/>
              </w:rPr>
            </w:rPrChange>
          </w:rPr>
          <w:t>CRCI</w:t>
        </w:r>
        <w:r w:rsidRPr="004F25AC">
          <w:rPr>
            <w:rFonts w:ascii="楷体" w:hAnsi="楷体"/>
          </w:rPr>
          <w:t>均表现出</w:t>
        </w:r>
        <w:r w:rsidRPr="004F25AC">
          <w:rPr>
            <w:rFonts w:ascii="楷体" w:hAnsi="楷体"/>
            <w:rPrChange w:id="5076" w:author="Fred Zhou" w:date="2024-03-10T14:00:00Z">
              <w:rPr>
                <w:rFonts w:ascii="楷体" w:hAnsi="楷体"/>
                <w:highlight w:val="cyan"/>
              </w:rPr>
            </w:rPrChange>
          </w:rPr>
          <w:t>强烈影响</w:t>
        </w:r>
        <w:r w:rsidRPr="004F25AC">
          <w:rPr>
            <w:rFonts w:ascii="楷体" w:hAnsi="楷体"/>
          </w:rPr>
          <w:t>，而</w:t>
        </w:r>
        <w:r w:rsidRPr="004F25AC">
          <w:rPr>
            <w:rFonts w:ascii="楷体" w:hAnsi="楷体"/>
            <w:rPrChange w:id="5077" w:author="Fred Zhou" w:date="2024-03-10T14:00:00Z">
              <w:rPr>
                <w:rFonts w:ascii="楷体" w:hAnsi="楷体"/>
                <w:highlight w:val="cyan"/>
              </w:rPr>
            </w:rPrChange>
          </w:rPr>
          <w:t>土地覆盖</w:t>
        </w:r>
        <w:r w:rsidRPr="004F25AC">
          <w:rPr>
            <w:rFonts w:ascii="楷体" w:hAnsi="楷体"/>
          </w:rPr>
          <w:t>的影响</w:t>
        </w:r>
        <w:r w:rsidRPr="004F25AC">
          <w:rPr>
            <w:rFonts w:ascii="楷体" w:hAnsi="楷体"/>
            <w:rPrChange w:id="5078" w:author="Fred Zhou" w:date="2024-03-10T14:00:00Z">
              <w:rPr>
                <w:rFonts w:ascii="楷体" w:hAnsi="楷体"/>
                <w:highlight w:val="cyan"/>
              </w:rPr>
            </w:rPrChange>
          </w:rPr>
          <w:t>却很小</w:t>
        </w:r>
        <w:r w:rsidRPr="004F25AC">
          <w:rPr>
            <w:rFonts w:ascii="楷体" w:hAnsi="楷体"/>
          </w:rPr>
          <w:t>。</w:t>
        </w:r>
        <w:r w:rsidRPr="004F25AC">
          <w:rPr>
            <w:rFonts w:ascii="楷体" w:hAnsi="楷体" w:hint="eastAsia"/>
          </w:rPr>
          <w:t>在</w:t>
        </w:r>
        <w:r w:rsidRPr="004F25AC">
          <w:rPr>
            <w:rFonts w:ascii="楷体" w:hAnsi="楷体"/>
            <w:rPrChange w:id="5079" w:author="Fred Zhou" w:date="2024-03-10T14:00:00Z">
              <w:rPr>
                <w:rFonts w:ascii="楷体" w:hAnsi="楷体"/>
                <w:highlight w:val="cyan"/>
              </w:rPr>
            </w:rPrChange>
          </w:rPr>
          <w:t>极端高温夏日</w:t>
        </w:r>
        <w:r w:rsidRPr="004F25AC">
          <w:rPr>
            <w:rFonts w:ascii="楷体" w:hAnsi="楷体"/>
          </w:rPr>
          <w:t>，平均海拔对</w:t>
        </w:r>
        <w:r w:rsidRPr="004F25AC">
          <w:rPr>
            <w:rPrChange w:id="5080" w:author="Fred Zhou" w:date="2024-03-10T14:00:00Z">
              <w:rPr>
                <w:highlight w:val="cyan"/>
              </w:rPr>
            </w:rPrChange>
          </w:rPr>
          <w:t>RCI</w:t>
        </w:r>
        <w:r w:rsidRPr="004F25AC">
          <w:rPr>
            <w:rFonts w:ascii="楷体" w:hAnsi="楷体"/>
            <w:rPrChange w:id="5081" w:author="Fred Zhou" w:date="2024-03-10T14:00:00Z">
              <w:rPr>
                <w:rFonts w:ascii="楷体" w:hAnsi="楷体"/>
                <w:highlight w:val="cyan"/>
              </w:rPr>
            </w:rPrChange>
          </w:rPr>
          <w:lastRenderedPageBreak/>
          <w:t>和</w:t>
        </w:r>
        <w:r w:rsidRPr="004F25AC">
          <w:rPr>
            <w:rPrChange w:id="5082" w:author="Fred Zhou" w:date="2024-03-10T14:00:00Z">
              <w:rPr>
                <w:highlight w:val="cyan"/>
              </w:rPr>
            </w:rPrChange>
          </w:rPr>
          <w:t>CRCI</w:t>
        </w:r>
        <w:r w:rsidRPr="004F25AC">
          <w:rPr>
            <w:rFonts w:ascii="楷体" w:hAnsi="楷体"/>
          </w:rPr>
          <w:t>的</w:t>
        </w:r>
        <w:proofErr w:type="gramStart"/>
        <w:r w:rsidRPr="004F25AC">
          <w:rPr>
            <w:rFonts w:ascii="楷体" w:hAnsi="楷体"/>
          </w:rPr>
          <w:t>贡献较</w:t>
        </w:r>
        <w:proofErr w:type="gramEnd"/>
        <w:r w:rsidRPr="004F25AC">
          <w:rPr>
            <w:rFonts w:ascii="楷体" w:hAnsi="楷体" w:hint="eastAsia"/>
            <w:rPrChange w:id="5083" w:author="Fred Zhou" w:date="2024-03-10T14:00:00Z">
              <w:rPr>
                <w:rFonts w:ascii="楷体" w:hAnsi="楷体" w:hint="eastAsia"/>
                <w:highlight w:val="cyan"/>
              </w:rPr>
            </w:rPrChange>
          </w:rPr>
          <w:t>普通夏日</w:t>
        </w:r>
        <w:r w:rsidRPr="004F25AC">
          <w:rPr>
            <w:rFonts w:ascii="楷体" w:hAnsi="楷体"/>
          </w:rPr>
          <w:t>更大。</w:t>
        </w:r>
        <w:r w:rsidRPr="004F25AC">
          <w:rPr>
            <w:rFonts w:ascii="楷体" w:hAnsi="楷体"/>
            <w:rPrChange w:id="5084" w:author="Fred Zhou" w:date="2024-03-10T14:00:00Z">
              <w:rPr>
                <w:rFonts w:ascii="楷体" w:hAnsi="楷体"/>
                <w:highlight w:val="cyan"/>
              </w:rPr>
            </w:rPrChange>
          </w:rPr>
          <w:t>关键环境变量</w:t>
        </w:r>
        <w:r w:rsidRPr="004F25AC">
          <w:rPr>
            <w:rFonts w:ascii="楷体" w:hAnsi="楷体"/>
          </w:rPr>
          <w:t>与</w:t>
        </w:r>
        <w:r w:rsidRPr="004F25AC">
          <w:rPr>
            <w:rFonts w:ascii="楷体" w:hAnsi="楷体"/>
            <w:rPrChange w:id="5085" w:author="Fred Zhou" w:date="2024-03-10T14:00:00Z">
              <w:rPr>
                <w:rFonts w:ascii="楷体" w:hAnsi="楷体"/>
                <w:highlight w:val="cyan"/>
              </w:rPr>
            </w:rPrChange>
          </w:rPr>
          <w:t>河流降温效应</w:t>
        </w:r>
        <w:r w:rsidRPr="004F25AC">
          <w:rPr>
            <w:rFonts w:ascii="楷体" w:hAnsi="楷体"/>
          </w:rPr>
          <w:t>之间的</w:t>
        </w:r>
        <w:r w:rsidRPr="004F25AC">
          <w:rPr>
            <w:rFonts w:ascii="楷体" w:hAnsi="楷体"/>
            <w:rPrChange w:id="5086" w:author="Fred Zhou" w:date="2024-03-10T14:00:00Z">
              <w:rPr>
                <w:rFonts w:ascii="楷体" w:hAnsi="楷体"/>
                <w:highlight w:val="cyan"/>
              </w:rPr>
            </w:rPrChange>
          </w:rPr>
          <w:t>关系</w:t>
        </w:r>
        <w:r w:rsidRPr="004F25AC">
          <w:rPr>
            <w:rFonts w:ascii="楷体" w:hAnsi="楷体"/>
          </w:rPr>
          <w:t>是</w:t>
        </w:r>
        <w:r w:rsidRPr="004F25AC">
          <w:rPr>
            <w:rFonts w:ascii="楷体" w:hAnsi="楷体"/>
            <w:rPrChange w:id="5087" w:author="Fred Zhou" w:date="2024-03-10T14:00:00Z">
              <w:rPr>
                <w:rFonts w:ascii="楷体" w:hAnsi="楷体"/>
                <w:highlight w:val="cyan"/>
              </w:rPr>
            </w:rPrChange>
          </w:rPr>
          <w:t>非线性的</w:t>
        </w:r>
        <w:r w:rsidRPr="004F25AC">
          <w:rPr>
            <w:rFonts w:ascii="楷体" w:hAnsi="楷体"/>
          </w:rPr>
          <w:t>，</w:t>
        </w:r>
        <w:r w:rsidRPr="004F25AC">
          <w:rPr>
            <w:rFonts w:ascii="楷体" w:hAnsi="楷体"/>
            <w:rPrChange w:id="5088" w:author="Fred Zhou" w:date="2024-03-10T14:00:00Z">
              <w:rPr>
                <w:rFonts w:ascii="楷体" w:hAnsi="楷体"/>
                <w:highlight w:val="cyan"/>
              </w:rPr>
            </w:rPrChange>
          </w:rPr>
          <w:t>大多数变量</w:t>
        </w:r>
        <w:r w:rsidRPr="004F25AC">
          <w:rPr>
            <w:rFonts w:ascii="楷体" w:hAnsi="楷体"/>
          </w:rPr>
          <w:t>在</w:t>
        </w:r>
        <w:r w:rsidRPr="004F25AC">
          <w:rPr>
            <w:rFonts w:ascii="楷体" w:hAnsi="楷体"/>
            <w:rPrChange w:id="5089" w:author="Fred Zhou" w:date="2024-03-10T14:00:00Z">
              <w:rPr>
                <w:rFonts w:ascii="楷体" w:hAnsi="楷体"/>
                <w:highlight w:val="cyan"/>
              </w:rPr>
            </w:rPrChange>
          </w:rPr>
          <w:t>特定范围</w:t>
        </w:r>
        <w:r w:rsidRPr="004F25AC">
          <w:rPr>
            <w:rFonts w:ascii="楷体" w:hAnsi="楷体"/>
          </w:rPr>
          <w:t>内</w:t>
        </w:r>
        <w:r w:rsidRPr="004F25AC">
          <w:rPr>
            <w:rFonts w:ascii="楷体" w:hAnsi="楷体"/>
            <w:rPrChange w:id="5090" w:author="Fred Zhou" w:date="2024-03-10T14:00:00Z">
              <w:rPr>
                <w:rFonts w:ascii="楷体" w:hAnsi="楷体"/>
                <w:highlight w:val="cyan"/>
              </w:rPr>
            </w:rPrChange>
          </w:rPr>
          <w:t>发挥其影响</w:t>
        </w:r>
        <w:r w:rsidRPr="004F25AC">
          <w:rPr>
            <w:rFonts w:ascii="楷体" w:hAnsi="楷体"/>
          </w:rPr>
          <w:t>。</w:t>
        </w:r>
        <w:r w:rsidRPr="004F25AC">
          <w:rPr>
            <w:rFonts w:ascii="楷体" w:hAnsi="楷体" w:hint="eastAsia"/>
          </w:rPr>
          <w:t>相关研究如图</w:t>
        </w:r>
        <w:r w:rsidRPr="004F25AC">
          <w:rPr>
            <w:rFonts w:hint="eastAsia"/>
          </w:rPr>
          <w:t>6</w:t>
        </w:r>
        <w:r w:rsidRPr="004F25AC">
          <w:rPr>
            <w:rFonts w:ascii="楷体" w:hAnsi="楷体" w:hint="eastAsia"/>
          </w:rPr>
          <w:t>所示。</w:t>
        </w:r>
        <w:r w:rsidRPr="004F25AC">
          <w:rPr>
            <w:rFonts w:ascii="楷体" w:hAnsi="楷体"/>
          </w:rPr>
          <w:t>目前，</w:t>
        </w:r>
        <w:r w:rsidRPr="004F25AC">
          <w:rPr>
            <w:rFonts w:ascii="楷体" w:hAnsi="楷体"/>
            <w:rPrChange w:id="5091" w:author="Fred Zhou" w:date="2024-03-10T14:00:00Z">
              <w:rPr>
                <w:rFonts w:ascii="楷体" w:hAnsi="楷体"/>
                <w:highlight w:val="cyan"/>
              </w:rPr>
            </w:rPrChange>
          </w:rPr>
          <w:t>论文写作</w:t>
        </w:r>
        <w:r w:rsidRPr="004F25AC">
          <w:rPr>
            <w:rFonts w:ascii="楷体" w:hAnsi="楷体"/>
          </w:rPr>
          <w:t>已完成，即将投稿。</w:t>
        </w:r>
      </w:ins>
    </w:p>
    <w:p w14:paraId="2B0EC2D8" w14:textId="5B33A26A" w:rsidR="00E91302" w:rsidRPr="004F25AC" w:rsidRDefault="00E91302" w:rsidP="00E91302">
      <w:pPr>
        <w:jc w:val="center"/>
        <w:rPr>
          <w:ins w:id="5092" w:author="Fred Zhou" w:date="2024-03-10T13:59:00Z"/>
        </w:rPr>
      </w:pPr>
      <w:ins w:id="5093" w:author="Fred Zhou" w:date="2024-03-10T13:59:00Z">
        <w:r w:rsidRPr="004F25AC">
          <w:rPr>
            <w:noProof/>
          </w:rPr>
          <w:drawing>
            <wp:inline distT="0" distB="0" distL="0" distR="0" wp14:anchorId="4458E4E5" wp14:editId="0375D9DD">
              <wp:extent cx="3314065" cy="4646295"/>
              <wp:effectExtent l="0" t="0" r="635" b="1905"/>
              <wp:docPr id="18722353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065" cy="4646295"/>
                      </a:xfrm>
                      <a:prstGeom prst="rect">
                        <a:avLst/>
                      </a:prstGeom>
                      <a:noFill/>
                      <a:ln>
                        <a:noFill/>
                      </a:ln>
                    </pic:spPr>
                  </pic:pic>
                </a:graphicData>
              </a:graphic>
            </wp:inline>
          </w:drawing>
        </w:r>
        <w:r w:rsidRPr="004F25AC">
          <w:t xml:space="preserve"> </w:t>
        </w:r>
      </w:ins>
    </w:p>
    <w:p w14:paraId="20A0E9A7" w14:textId="5455B110" w:rsidR="00E91302" w:rsidRPr="004F25AC" w:rsidRDefault="00E91302" w:rsidP="004F25AC">
      <w:pPr>
        <w:jc w:val="center"/>
        <w:rPr>
          <w:ins w:id="5094" w:author="Fred Zhou" w:date="2024-03-10T13:59:00Z"/>
          <w:rFonts w:hint="eastAsia"/>
          <w:sz w:val="20"/>
          <w:szCs w:val="20"/>
          <w:rPrChange w:id="5095" w:author="Fred Zhou" w:date="2024-03-10T14:03:00Z">
            <w:rPr>
              <w:ins w:id="5096" w:author="Fred Zhou" w:date="2024-03-10T13:59:00Z"/>
              <w:rFonts w:hint="eastAsia"/>
            </w:rPr>
          </w:rPrChange>
        </w:rPr>
        <w:pPrChange w:id="5097" w:author="Fred Zhou" w:date="2024-03-10T14:03:00Z">
          <w:pPr/>
        </w:pPrChange>
      </w:pPr>
      <w:ins w:id="5098" w:author="Fred Zhou" w:date="2024-03-10T13:59:00Z">
        <w:r w:rsidRPr="004F25AC">
          <w:rPr>
            <w:rFonts w:ascii="楷体" w:hAnsi="楷体" w:hint="eastAsia"/>
            <w:sz w:val="20"/>
            <w:szCs w:val="20"/>
            <w:rPrChange w:id="5099" w:author="Fred Zhou" w:date="2024-03-10T14:03:00Z">
              <w:rPr>
                <w:rFonts w:ascii="楷体" w:hAnsi="楷体" w:hint="eastAsia"/>
              </w:rPr>
            </w:rPrChange>
          </w:rPr>
          <w:t>图</w:t>
        </w:r>
      </w:ins>
      <w:ins w:id="5100" w:author="Fred Zhou" w:date="2024-03-10T14:04:00Z">
        <w:r w:rsidR="004F25AC">
          <w:rPr>
            <w:sz w:val="20"/>
            <w:szCs w:val="20"/>
          </w:rPr>
          <w:t>7</w:t>
        </w:r>
      </w:ins>
      <w:ins w:id="5101" w:author="Fred Zhou" w:date="2024-03-10T13:59:00Z">
        <w:r w:rsidRPr="004F25AC">
          <w:rPr>
            <w:sz w:val="20"/>
            <w:szCs w:val="20"/>
            <w:rPrChange w:id="5102" w:author="Fred Zhou" w:date="2024-03-10T14:03:00Z">
              <w:rPr/>
            </w:rPrChange>
          </w:rPr>
          <w:t xml:space="preserve">  </w:t>
        </w:r>
        <w:r w:rsidRPr="004F25AC">
          <w:rPr>
            <w:rFonts w:ascii="楷体" w:hAnsi="楷体" w:hint="eastAsia"/>
            <w:sz w:val="20"/>
            <w:szCs w:val="20"/>
            <w:rPrChange w:id="5103" w:author="Fred Zhou" w:date="2024-03-10T14:03:00Z">
              <w:rPr>
                <w:rFonts w:ascii="楷体" w:hAnsi="楷体" w:hint="eastAsia"/>
              </w:rPr>
            </w:rPrChange>
          </w:rPr>
          <w:t>相关研究工作（</w:t>
        </w:r>
        <w:r w:rsidRPr="004F25AC">
          <w:rPr>
            <w:rFonts w:hint="eastAsia"/>
            <w:sz w:val="20"/>
            <w:szCs w:val="20"/>
            <w:rPrChange w:id="5104" w:author="Fred Zhou" w:date="2024-03-10T14:03:00Z">
              <w:rPr>
                <w:rFonts w:hint="eastAsia"/>
              </w:rPr>
            </w:rPrChange>
          </w:rPr>
          <w:t>3</w:t>
        </w:r>
        <w:r w:rsidRPr="004F25AC">
          <w:rPr>
            <w:rFonts w:ascii="楷体" w:hAnsi="楷体"/>
            <w:sz w:val="20"/>
            <w:szCs w:val="20"/>
            <w:rPrChange w:id="5105" w:author="Fred Zhou" w:date="2024-03-10T14:03:00Z">
              <w:rPr>
                <w:rFonts w:ascii="楷体" w:hAnsi="楷体"/>
              </w:rPr>
            </w:rPrChange>
          </w:rPr>
          <w:t>）的部分结果：（</w:t>
        </w:r>
        <w:r w:rsidRPr="004F25AC">
          <w:rPr>
            <w:sz w:val="20"/>
            <w:szCs w:val="20"/>
            <w:rPrChange w:id="5106" w:author="Fred Zhou" w:date="2024-03-10T14:03:00Z">
              <w:rPr/>
            </w:rPrChange>
          </w:rPr>
          <w:t>a</w:t>
        </w:r>
        <w:r w:rsidRPr="004F25AC">
          <w:rPr>
            <w:rFonts w:ascii="楷体" w:hAnsi="楷体"/>
            <w:sz w:val="20"/>
            <w:szCs w:val="20"/>
            <w:rPrChange w:id="5107" w:author="Fred Zhou" w:date="2024-03-10T14:03:00Z">
              <w:rPr>
                <w:rFonts w:ascii="楷体" w:hAnsi="楷体"/>
              </w:rPr>
            </w:rPrChange>
          </w:rPr>
          <w:t>）</w:t>
        </w:r>
        <w:r w:rsidRPr="004F25AC">
          <w:rPr>
            <w:rFonts w:ascii="楷体" w:hAnsi="楷体" w:hint="eastAsia"/>
            <w:sz w:val="20"/>
            <w:szCs w:val="20"/>
            <w:rPrChange w:id="5108" w:author="Fred Zhou" w:date="2024-03-10T14:03:00Z">
              <w:rPr>
                <w:rFonts w:ascii="楷体" w:hAnsi="楷体" w:hint="eastAsia"/>
              </w:rPr>
            </w:rPrChange>
          </w:rPr>
          <w:t>普通夏日</w:t>
        </w:r>
        <w:r w:rsidRPr="004F25AC">
          <w:rPr>
            <w:rFonts w:hint="eastAsia"/>
            <w:sz w:val="20"/>
            <w:szCs w:val="20"/>
            <w:rPrChange w:id="5109" w:author="Fred Zhou" w:date="2024-03-10T14:03:00Z">
              <w:rPr>
                <w:rFonts w:hint="eastAsia"/>
              </w:rPr>
            </w:rPrChange>
          </w:rPr>
          <w:t>RCI</w:t>
        </w:r>
        <w:r w:rsidRPr="004F25AC">
          <w:rPr>
            <w:rFonts w:ascii="楷体" w:hAnsi="楷体" w:hint="eastAsia"/>
            <w:sz w:val="20"/>
            <w:szCs w:val="20"/>
            <w:rPrChange w:id="5110" w:author="Fred Zhou" w:date="2024-03-10T14:03:00Z">
              <w:rPr>
                <w:rFonts w:ascii="楷体" w:hAnsi="楷体" w:hint="eastAsia"/>
              </w:rPr>
            </w:rPrChange>
          </w:rPr>
          <w:t>的空间格局。（</w:t>
        </w:r>
        <w:r w:rsidRPr="004F25AC">
          <w:rPr>
            <w:sz w:val="20"/>
            <w:szCs w:val="20"/>
            <w:rPrChange w:id="5111" w:author="Fred Zhou" w:date="2024-03-10T14:03:00Z">
              <w:rPr/>
            </w:rPrChange>
          </w:rPr>
          <w:t>b</w:t>
        </w:r>
        <w:r w:rsidRPr="004F25AC">
          <w:rPr>
            <w:rFonts w:ascii="楷体" w:hAnsi="楷体"/>
            <w:sz w:val="20"/>
            <w:szCs w:val="20"/>
            <w:rPrChange w:id="5112" w:author="Fred Zhou" w:date="2024-03-10T14:03:00Z">
              <w:rPr>
                <w:rFonts w:ascii="楷体" w:hAnsi="楷体"/>
              </w:rPr>
            </w:rPrChange>
          </w:rPr>
          <w:t>）</w:t>
        </w:r>
        <w:r w:rsidRPr="004F25AC">
          <w:rPr>
            <w:rFonts w:ascii="楷体" w:hAnsi="楷体" w:hint="eastAsia"/>
            <w:sz w:val="20"/>
            <w:szCs w:val="20"/>
            <w:rPrChange w:id="5113" w:author="Fred Zhou" w:date="2024-03-10T14:03:00Z">
              <w:rPr>
                <w:rFonts w:ascii="楷体" w:hAnsi="楷体" w:hint="eastAsia"/>
              </w:rPr>
            </w:rPrChange>
          </w:rPr>
          <w:t>极端高温夏日</w:t>
        </w:r>
        <w:r w:rsidRPr="004F25AC">
          <w:rPr>
            <w:rFonts w:hint="eastAsia"/>
            <w:sz w:val="20"/>
            <w:szCs w:val="20"/>
            <w:rPrChange w:id="5114" w:author="Fred Zhou" w:date="2024-03-10T14:03:00Z">
              <w:rPr>
                <w:rFonts w:hint="eastAsia"/>
              </w:rPr>
            </w:rPrChange>
          </w:rPr>
          <w:t>RCI</w:t>
        </w:r>
        <w:r w:rsidRPr="004F25AC">
          <w:rPr>
            <w:rFonts w:ascii="楷体" w:hAnsi="楷体" w:hint="eastAsia"/>
            <w:sz w:val="20"/>
            <w:szCs w:val="20"/>
            <w:rPrChange w:id="5115" w:author="Fred Zhou" w:date="2024-03-10T14:03:00Z">
              <w:rPr>
                <w:rFonts w:ascii="楷体" w:hAnsi="楷体" w:hint="eastAsia"/>
              </w:rPr>
            </w:rPrChange>
          </w:rPr>
          <w:t>的空间格局。（</w:t>
        </w:r>
        <w:r w:rsidRPr="004F25AC">
          <w:rPr>
            <w:sz w:val="20"/>
            <w:szCs w:val="20"/>
            <w:rPrChange w:id="5116" w:author="Fred Zhou" w:date="2024-03-10T14:03:00Z">
              <w:rPr/>
            </w:rPrChange>
          </w:rPr>
          <w:t>c</w:t>
        </w:r>
        <w:r w:rsidRPr="004F25AC">
          <w:rPr>
            <w:rFonts w:ascii="楷体" w:hAnsi="楷体"/>
            <w:sz w:val="20"/>
            <w:szCs w:val="20"/>
            <w:rPrChange w:id="5117" w:author="Fred Zhou" w:date="2024-03-10T14:03:00Z">
              <w:rPr>
                <w:rFonts w:ascii="楷体" w:hAnsi="楷体"/>
              </w:rPr>
            </w:rPrChange>
          </w:rPr>
          <w:t>）</w:t>
        </w:r>
        <w:r w:rsidRPr="004F25AC">
          <w:rPr>
            <w:rFonts w:ascii="楷体" w:hAnsi="楷体" w:hint="eastAsia"/>
            <w:sz w:val="20"/>
            <w:szCs w:val="20"/>
            <w:rPrChange w:id="5118" w:author="Fred Zhou" w:date="2024-03-10T14:03:00Z">
              <w:rPr>
                <w:rFonts w:ascii="楷体" w:hAnsi="楷体" w:hint="eastAsia"/>
              </w:rPr>
            </w:rPrChange>
          </w:rPr>
          <w:t>普通夏日环境因素对</w:t>
        </w:r>
        <w:r w:rsidRPr="004F25AC">
          <w:rPr>
            <w:rFonts w:hint="eastAsia"/>
            <w:sz w:val="20"/>
            <w:szCs w:val="20"/>
            <w:rPrChange w:id="5119" w:author="Fred Zhou" w:date="2024-03-10T14:03:00Z">
              <w:rPr>
                <w:rFonts w:hint="eastAsia"/>
              </w:rPr>
            </w:rPrChange>
          </w:rPr>
          <w:t>RCI</w:t>
        </w:r>
        <w:r w:rsidRPr="004F25AC">
          <w:rPr>
            <w:rFonts w:ascii="楷体" w:hAnsi="楷体" w:hint="eastAsia"/>
            <w:sz w:val="20"/>
            <w:szCs w:val="20"/>
            <w:rPrChange w:id="5120" w:author="Fred Zhou" w:date="2024-03-10T14:03:00Z">
              <w:rPr>
                <w:rFonts w:ascii="楷体" w:hAnsi="楷体" w:hint="eastAsia"/>
              </w:rPr>
            </w:rPrChange>
          </w:rPr>
          <w:t>的相对贡献。（</w:t>
        </w:r>
        <w:r w:rsidRPr="004F25AC">
          <w:rPr>
            <w:rFonts w:hint="eastAsia"/>
            <w:sz w:val="20"/>
            <w:szCs w:val="20"/>
            <w:rPrChange w:id="5121" w:author="Fred Zhou" w:date="2024-03-10T14:03:00Z">
              <w:rPr>
                <w:rFonts w:hint="eastAsia"/>
              </w:rPr>
            </w:rPrChange>
          </w:rPr>
          <w:t>d</w:t>
        </w:r>
        <w:r w:rsidRPr="004F25AC">
          <w:rPr>
            <w:rFonts w:ascii="楷体" w:hAnsi="楷体"/>
            <w:sz w:val="20"/>
            <w:szCs w:val="20"/>
            <w:rPrChange w:id="5122" w:author="Fred Zhou" w:date="2024-03-10T14:03:00Z">
              <w:rPr>
                <w:rFonts w:ascii="楷体" w:hAnsi="楷体"/>
              </w:rPr>
            </w:rPrChange>
          </w:rPr>
          <w:t>）</w:t>
        </w:r>
        <w:r w:rsidRPr="004F25AC">
          <w:rPr>
            <w:rFonts w:ascii="楷体" w:hAnsi="楷体" w:hint="eastAsia"/>
            <w:sz w:val="20"/>
            <w:szCs w:val="20"/>
            <w:rPrChange w:id="5123" w:author="Fred Zhou" w:date="2024-03-10T14:03:00Z">
              <w:rPr>
                <w:rFonts w:ascii="楷体" w:hAnsi="楷体" w:hint="eastAsia"/>
              </w:rPr>
            </w:rPrChange>
          </w:rPr>
          <w:t>极端高温夏日环境因素对</w:t>
        </w:r>
        <w:r w:rsidRPr="004F25AC">
          <w:rPr>
            <w:rFonts w:hint="eastAsia"/>
            <w:sz w:val="20"/>
            <w:szCs w:val="20"/>
            <w:rPrChange w:id="5124" w:author="Fred Zhou" w:date="2024-03-10T14:03:00Z">
              <w:rPr>
                <w:rFonts w:hint="eastAsia"/>
              </w:rPr>
            </w:rPrChange>
          </w:rPr>
          <w:t>RCI</w:t>
        </w:r>
        <w:r w:rsidRPr="004F25AC">
          <w:rPr>
            <w:rFonts w:ascii="楷体" w:hAnsi="楷体" w:hint="eastAsia"/>
            <w:sz w:val="20"/>
            <w:szCs w:val="20"/>
            <w:rPrChange w:id="5125" w:author="Fred Zhou" w:date="2024-03-10T14:03:00Z">
              <w:rPr>
                <w:rFonts w:ascii="楷体" w:hAnsi="楷体" w:hint="eastAsia"/>
              </w:rPr>
            </w:rPrChange>
          </w:rPr>
          <w:t>的相对贡献。其中，</w:t>
        </w:r>
        <w:r w:rsidRPr="004F25AC">
          <w:rPr>
            <w:rFonts w:hint="eastAsia"/>
            <w:sz w:val="20"/>
            <w:szCs w:val="20"/>
            <w:rPrChange w:id="5126" w:author="Fred Zhou" w:date="2024-03-10T14:03:00Z">
              <w:rPr>
                <w:rFonts w:hint="eastAsia"/>
              </w:rPr>
            </w:rPrChange>
          </w:rPr>
          <w:t>ELE</w:t>
        </w:r>
        <w:r w:rsidRPr="004F25AC">
          <w:rPr>
            <w:rFonts w:ascii="楷体" w:hAnsi="楷体" w:hint="eastAsia"/>
            <w:sz w:val="20"/>
            <w:szCs w:val="20"/>
            <w:rPrChange w:id="5127" w:author="Fred Zhou" w:date="2024-03-10T14:03:00Z">
              <w:rPr>
                <w:rFonts w:ascii="楷体" w:hAnsi="楷体" w:hint="eastAsia"/>
              </w:rPr>
            </w:rPrChange>
          </w:rPr>
          <w:t>表示平均高程，</w:t>
        </w:r>
        <w:r w:rsidRPr="004F25AC">
          <w:rPr>
            <w:rFonts w:hint="eastAsia"/>
            <w:sz w:val="20"/>
            <w:szCs w:val="20"/>
            <w:rPrChange w:id="5128" w:author="Fred Zhou" w:date="2024-03-10T14:03:00Z">
              <w:rPr>
                <w:rFonts w:hint="eastAsia"/>
              </w:rPr>
            </w:rPrChange>
          </w:rPr>
          <w:t>SLP</w:t>
        </w:r>
        <w:r w:rsidRPr="004F25AC">
          <w:rPr>
            <w:rFonts w:ascii="楷体" w:hAnsi="楷体" w:hint="eastAsia"/>
            <w:sz w:val="20"/>
            <w:szCs w:val="20"/>
            <w:rPrChange w:id="5129" w:author="Fred Zhou" w:date="2024-03-10T14:03:00Z">
              <w:rPr>
                <w:rFonts w:ascii="楷体" w:hAnsi="楷体" w:hint="eastAsia"/>
              </w:rPr>
            </w:rPrChange>
          </w:rPr>
          <w:t>表示平均坡度，</w:t>
        </w:r>
        <w:r w:rsidRPr="004F25AC">
          <w:rPr>
            <w:rFonts w:hint="eastAsia"/>
            <w:sz w:val="20"/>
            <w:szCs w:val="20"/>
            <w:rPrChange w:id="5130" w:author="Fred Zhou" w:date="2024-03-10T14:03:00Z">
              <w:rPr>
                <w:rFonts w:hint="eastAsia"/>
              </w:rPr>
            </w:rPrChange>
          </w:rPr>
          <w:t>RW</w:t>
        </w:r>
        <w:r w:rsidRPr="004F25AC">
          <w:rPr>
            <w:rFonts w:ascii="楷体" w:hAnsi="楷体" w:hint="eastAsia"/>
            <w:sz w:val="20"/>
            <w:szCs w:val="20"/>
            <w:rPrChange w:id="5131" w:author="Fred Zhou" w:date="2024-03-10T14:03:00Z">
              <w:rPr>
                <w:rFonts w:ascii="楷体" w:hAnsi="楷体" w:hint="eastAsia"/>
              </w:rPr>
            </w:rPrChange>
          </w:rPr>
          <w:t>表示河宽，</w:t>
        </w:r>
        <w:r w:rsidRPr="004F25AC">
          <w:rPr>
            <w:rFonts w:hint="eastAsia"/>
            <w:sz w:val="20"/>
            <w:szCs w:val="20"/>
            <w:rPrChange w:id="5132" w:author="Fred Zhou" w:date="2024-03-10T14:03:00Z">
              <w:rPr>
                <w:rFonts w:hint="eastAsia"/>
              </w:rPr>
            </w:rPrChange>
          </w:rPr>
          <w:t>AI_I</w:t>
        </w:r>
        <w:r w:rsidRPr="004F25AC">
          <w:rPr>
            <w:rFonts w:ascii="楷体" w:hAnsi="楷体" w:hint="eastAsia"/>
            <w:sz w:val="20"/>
            <w:szCs w:val="20"/>
            <w:rPrChange w:id="5133" w:author="Fred Zhou" w:date="2024-03-10T14:03:00Z">
              <w:rPr>
                <w:rFonts w:ascii="楷体" w:hAnsi="楷体" w:hint="eastAsia"/>
              </w:rPr>
            </w:rPrChange>
          </w:rPr>
          <w:t>表示</w:t>
        </w:r>
        <w:proofErr w:type="gramStart"/>
        <w:r w:rsidRPr="004F25AC">
          <w:rPr>
            <w:rFonts w:ascii="楷体" w:hAnsi="楷体" w:hint="eastAsia"/>
            <w:sz w:val="20"/>
            <w:szCs w:val="20"/>
            <w:rPrChange w:id="5134" w:author="Fred Zhou" w:date="2024-03-10T14:03:00Z">
              <w:rPr>
                <w:rFonts w:ascii="楷体" w:hAnsi="楷体" w:hint="eastAsia"/>
              </w:rPr>
            </w:rPrChange>
          </w:rPr>
          <w:t>不</w:t>
        </w:r>
        <w:proofErr w:type="gramEnd"/>
        <w:r w:rsidRPr="004F25AC">
          <w:rPr>
            <w:rFonts w:ascii="楷体" w:hAnsi="楷体" w:hint="eastAsia"/>
            <w:sz w:val="20"/>
            <w:szCs w:val="20"/>
            <w:rPrChange w:id="5135" w:author="Fred Zhou" w:date="2024-03-10T14:03:00Z">
              <w:rPr>
                <w:rFonts w:ascii="楷体" w:hAnsi="楷体" w:hint="eastAsia"/>
              </w:rPr>
            </w:rPrChange>
          </w:rPr>
          <w:t>透水面的聚集度指数，</w:t>
        </w:r>
        <w:r w:rsidRPr="004F25AC">
          <w:rPr>
            <w:rFonts w:hint="eastAsia"/>
            <w:sz w:val="20"/>
            <w:szCs w:val="20"/>
            <w:rPrChange w:id="5136" w:author="Fred Zhou" w:date="2024-03-10T14:03:00Z">
              <w:rPr>
                <w:rFonts w:hint="eastAsia"/>
              </w:rPr>
            </w:rPrChange>
          </w:rPr>
          <w:t>PD</w:t>
        </w:r>
        <w:r w:rsidRPr="004F25AC">
          <w:rPr>
            <w:rFonts w:ascii="楷体" w:hAnsi="楷体" w:hint="eastAsia"/>
            <w:sz w:val="20"/>
            <w:szCs w:val="20"/>
            <w:rPrChange w:id="5137" w:author="Fred Zhou" w:date="2024-03-10T14:03:00Z">
              <w:rPr>
                <w:rFonts w:ascii="楷体" w:hAnsi="楷体" w:hint="eastAsia"/>
              </w:rPr>
            </w:rPrChange>
          </w:rPr>
          <w:t>表示斑块密度，</w:t>
        </w:r>
        <w:r w:rsidRPr="004F25AC">
          <w:rPr>
            <w:rFonts w:hint="eastAsia"/>
            <w:sz w:val="20"/>
            <w:szCs w:val="20"/>
            <w:rPrChange w:id="5138" w:author="Fred Zhou" w:date="2024-03-10T14:03:00Z">
              <w:rPr>
                <w:rFonts w:hint="eastAsia"/>
              </w:rPr>
            </w:rPrChange>
          </w:rPr>
          <w:t>MBH</w:t>
        </w:r>
        <w:r w:rsidRPr="004F25AC">
          <w:rPr>
            <w:rFonts w:ascii="楷体" w:hAnsi="楷体" w:hint="eastAsia"/>
            <w:sz w:val="20"/>
            <w:szCs w:val="20"/>
            <w:rPrChange w:id="5139" w:author="Fred Zhou" w:date="2024-03-10T14:03:00Z">
              <w:rPr>
                <w:rFonts w:ascii="楷体" w:hAnsi="楷体" w:hint="eastAsia"/>
              </w:rPr>
            </w:rPrChange>
          </w:rPr>
          <w:t>表示平均建筑高度，</w:t>
        </w:r>
        <w:r w:rsidRPr="004F25AC">
          <w:rPr>
            <w:rFonts w:hint="eastAsia"/>
            <w:sz w:val="20"/>
            <w:szCs w:val="20"/>
            <w:rPrChange w:id="5140" w:author="Fred Zhou" w:date="2024-03-10T14:03:00Z">
              <w:rPr>
                <w:rFonts w:hint="eastAsia"/>
              </w:rPr>
            </w:rPrChange>
          </w:rPr>
          <w:t>AI_V</w:t>
        </w:r>
        <w:r w:rsidRPr="004F25AC">
          <w:rPr>
            <w:rFonts w:ascii="楷体" w:hAnsi="楷体" w:hint="eastAsia"/>
            <w:sz w:val="20"/>
            <w:szCs w:val="20"/>
            <w:rPrChange w:id="5141" w:author="Fred Zhou" w:date="2024-03-10T14:03:00Z">
              <w:rPr>
                <w:rFonts w:ascii="楷体" w:hAnsi="楷体" w:hint="eastAsia"/>
              </w:rPr>
            </w:rPrChange>
          </w:rPr>
          <w:t>表示植被的聚集度指数，</w:t>
        </w:r>
        <w:r w:rsidRPr="004F25AC">
          <w:rPr>
            <w:rFonts w:hint="eastAsia"/>
            <w:sz w:val="20"/>
            <w:szCs w:val="20"/>
            <w:rPrChange w:id="5142" w:author="Fred Zhou" w:date="2024-03-10T14:03:00Z">
              <w:rPr>
                <w:rFonts w:hint="eastAsia"/>
              </w:rPr>
            </w:rPrChange>
          </w:rPr>
          <w:t>PLAND_I</w:t>
        </w:r>
        <w:r w:rsidRPr="004F25AC">
          <w:rPr>
            <w:rFonts w:ascii="楷体" w:hAnsi="楷体" w:hint="eastAsia"/>
            <w:sz w:val="20"/>
            <w:szCs w:val="20"/>
            <w:rPrChange w:id="5143" w:author="Fred Zhou" w:date="2024-03-10T14:03:00Z">
              <w:rPr>
                <w:rFonts w:ascii="楷体" w:hAnsi="楷体" w:hint="eastAsia"/>
              </w:rPr>
            </w:rPrChange>
          </w:rPr>
          <w:t>表示</w:t>
        </w:r>
        <w:proofErr w:type="gramStart"/>
        <w:r w:rsidRPr="004F25AC">
          <w:rPr>
            <w:rFonts w:ascii="楷体" w:hAnsi="楷体" w:hint="eastAsia"/>
            <w:sz w:val="20"/>
            <w:szCs w:val="20"/>
            <w:rPrChange w:id="5144" w:author="Fred Zhou" w:date="2024-03-10T14:03:00Z">
              <w:rPr>
                <w:rFonts w:ascii="楷体" w:hAnsi="楷体" w:hint="eastAsia"/>
              </w:rPr>
            </w:rPrChange>
          </w:rPr>
          <w:t>不</w:t>
        </w:r>
        <w:proofErr w:type="gramEnd"/>
        <w:r w:rsidRPr="004F25AC">
          <w:rPr>
            <w:rFonts w:ascii="楷体" w:hAnsi="楷体" w:hint="eastAsia"/>
            <w:sz w:val="20"/>
            <w:szCs w:val="20"/>
            <w:rPrChange w:id="5145" w:author="Fred Zhou" w:date="2024-03-10T14:03:00Z">
              <w:rPr>
                <w:rFonts w:ascii="楷体" w:hAnsi="楷体" w:hint="eastAsia"/>
              </w:rPr>
            </w:rPrChange>
          </w:rPr>
          <w:t>透水面覆盖比例，</w:t>
        </w:r>
        <w:r w:rsidRPr="004F25AC">
          <w:rPr>
            <w:rFonts w:hint="eastAsia"/>
            <w:sz w:val="20"/>
            <w:szCs w:val="20"/>
            <w:rPrChange w:id="5146" w:author="Fred Zhou" w:date="2024-03-10T14:03:00Z">
              <w:rPr>
                <w:rFonts w:hint="eastAsia"/>
              </w:rPr>
            </w:rPrChange>
          </w:rPr>
          <w:t>PLAND_V</w:t>
        </w:r>
        <w:r w:rsidRPr="004F25AC">
          <w:rPr>
            <w:rFonts w:ascii="楷体" w:hAnsi="楷体" w:hint="eastAsia"/>
            <w:sz w:val="20"/>
            <w:szCs w:val="20"/>
            <w:rPrChange w:id="5147" w:author="Fred Zhou" w:date="2024-03-10T14:03:00Z">
              <w:rPr>
                <w:rFonts w:ascii="楷体" w:hAnsi="楷体" w:hint="eastAsia"/>
              </w:rPr>
            </w:rPrChange>
          </w:rPr>
          <w:t>表示植被覆盖比例，</w:t>
        </w:r>
        <w:r w:rsidRPr="004F25AC">
          <w:rPr>
            <w:rFonts w:hint="eastAsia"/>
            <w:sz w:val="20"/>
            <w:szCs w:val="20"/>
            <w:rPrChange w:id="5148" w:author="Fred Zhou" w:date="2024-03-10T14:03:00Z">
              <w:rPr>
                <w:rFonts w:hint="eastAsia"/>
              </w:rPr>
            </w:rPrChange>
          </w:rPr>
          <w:t>FAR</w:t>
        </w:r>
        <w:r w:rsidRPr="004F25AC">
          <w:rPr>
            <w:rFonts w:ascii="楷体" w:hAnsi="楷体" w:hint="eastAsia"/>
            <w:sz w:val="20"/>
            <w:szCs w:val="20"/>
            <w:rPrChange w:id="5149" w:author="Fred Zhou" w:date="2024-03-10T14:03:00Z">
              <w:rPr>
                <w:rFonts w:ascii="楷体" w:hAnsi="楷体" w:hint="eastAsia"/>
              </w:rPr>
            </w:rPrChange>
          </w:rPr>
          <w:t>表示容积率，</w:t>
        </w:r>
        <w:r w:rsidRPr="004F25AC">
          <w:rPr>
            <w:rFonts w:hint="eastAsia"/>
            <w:sz w:val="20"/>
            <w:szCs w:val="20"/>
            <w:rPrChange w:id="5150" w:author="Fred Zhou" w:date="2024-03-10T14:03:00Z">
              <w:rPr>
                <w:rFonts w:hint="eastAsia"/>
              </w:rPr>
            </w:rPrChange>
          </w:rPr>
          <w:t>BCR</w:t>
        </w:r>
        <w:r w:rsidRPr="004F25AC">
          <w:rPr>
            <w:rFonts w:ascii="楷体" w:hAnsi="楷体" w:hint="eastAsia"/>
            <w:sz w:val="20"/>
            <w:szCs w:val="20"/>
            <w:rPrChange w:id="5151" w:author="Fred Zhou" w:date="2024-03-10T14:03:00Z">
              <w:rPr>
                <w:rFonts w:ascii="楷体" w:hAnsi="楷体" w:hint="eastAsia"/>
              </w:rPr>
            </w:rPrChange>
          </w:rPr>
          <w:t>表示建筑覆盖比例。</w:t>
        </w:r>
      </w:ins>
    </w:p>
    <w:p w14:paraId="58306BBB" w14:textId="77777777" w:rsidR="00E91302" w:rsidRPr="004F25AC" w:rsidRDefault="00E91302" w:rsidP="00E91302">
      <w:pPr>
        <w:jc w:val="center"/>
        <w:rPr>
          <w:ins w:id="5152" w:author="Fred Zhou" w:date="2024-03-10T13:59:00Z"/>
        </w:rPr>
      </w:pPr>
      <w:ins w:id="5153" w:author="Fred Zhou" w:date="2024-03-10T13:59:00Z">
        <w:r w:rsidRPr="004F25AC">
          <w:rPr>
            <w:rFonts w:hint="eastAsia"/>
          </w:rPr>
          <w:t xml:space="preserve"> </w:t>
        </w:r>
      </w:ins>
    </w:p>
    <w:p w14:paraId="26B29716" w14:textId="77777777" w:rsidR="000955B6" w:rsidRDefault="000955B6" w:rsidP="000955B6">
      <w:pPr>
        <w:snapToGrid w:val="0"/>
        <w:spacing w:line="440" w:lineRule="exact"/>
        <w:ind w:firstLine="570"/>
        <w:rPr>
          <w:ins w:id="5154" w:author="Fred Zhou" w:date="2024-03-10T14:29:00Z"/>
          <w:rFonts w:ascii="楷体" w:hAnsi="楷体" w:cs="楷体_GB2312"/>
          <w:color w:val="0070C0"/>
          <w:sz w:val="28"/>
          <w:szCs w:val="28"/>
        </w:rPr>
      </w:pPr>
      <w:ins w:id="5155" w:author="Fred Zhou" w:date="2024-03-10T14:29:00Z">
        <w:r>
          <w:rPr>
            <w:rFonts w:ascii="楷体" w:hAnsi="楷体" w:hint="eastAsia"/>
            <w:bCs/>
            <w:color w:val="0070C0"/>
            <w:sz w:val="28"/>
            <w:szCs w:val="28"/>
          </w:rPr>
          <w:t xml:space="preserve">2. </w:t>
        </w:r>
        <w:r>
          <w:rPr>
            <w:rFonts w:ascii="楷体" w:hAnsi="楷体" w:cs="楷体_GB2312" w:hint="eastAsia"/>
            <w:b/>
            <w:bCs/>
            <w:color w:val="0070C0"/>
            <w:sz w:val="28"/>
            <w:szCs w:val="28"/>
          </w:rPr>
          <w:t>工作条件</w:t>
        </w:r>
        <w:r>
          <w:rPr>
            <w:rFonts w:ascii="楷体" w:hAnsi="楷体" w:cs="楷体_GB2312" w:hint="eastAsia"/>
            <w:color w:val="0070C0"/>
            <w:sz w:val="28"/>
            <w:szCs w:val="28"/>
          </w:rPr>
          <w:t>（包括已具备的实验条件，尚缺少的实验条件和</w:t>
        </w:r>
        <w:proofErr w:type="gramStart"/>
        <w:r>
          <w:rPr>
            <w:rFonts w:ascii="楷体" w:hAnsi="楷体" w:cs="楷体_GB2312" w:hint="eastAsia"/>
            <w:color w:val="0070C0"/>
            <w:sz w:val="28"/>
            <w:szCs w:val="28"/>
          </w:rPr>
          <w:t>拟解决</w:t>
        </w:r>
        <w:proofErr w:type="gramEnd"/>
        <w:r>
          <w:rPr>
            <w:rFonts w:ascii="楷体" w:hAnsi="楷体" w:cs="楷体_GB2312" w:hint="eastAsia"/>
            <w:color w:val="0070C0"/>
            <w:sz w:val="28"/>
            <w:szCs w:val="28"/>
          </w:rPr>
          <w:t>的途径，包括利用国家实验室、国家重点实验室和部门重点实验</w:t>
        </w:r>
        <w:r>
          <w:rPr>
            <w:rFonts w:ascii="楷体" w:hAnsi="楷体" w:cs="楷体_GB2312" w:hint="eastAsia"/>
            <w:color w:val="0070C0"/>
            <w:sz w:val="28"/>
            <w:szCs w:val="28"/>
          </w:rPr>
          <w:lastRenderedPageBreak/>
          <w:t>室等研究基地的计划与落实情况）；</w:t>
        </w:r>
      </w:ins>
    </w:p>
    <w:p w14:paraId="2B07A164" w14:textId="77777777" w:rsidR="00E91302" w:rsidRPr="004F25AC" w:rsidRDefault="00E91302" w:rsidP="00E91302">
      <w:pPr>
        <w:ind w:firstLine="420"/>
        <w:rPr>
          <w:ins w:id="5156" w:author="Fred Zhou" w:date="2024-03-10T13:59:00Z"/>
          <w:rFonts w:hint="eastAsia"/>
        </w:rPr>
      </w:pPr>
      <w:ins w:id="5157" w:author="Fred Zhou" w:date="2024-03-10T13:59:00Z">
        <w:r w:rsidRPr="004F25AC">
          <w:rPr>
            <w:rFonts w:ascii="楷体" w:hAnsi="楷体" w:hint="eastAsia"/>
          </w:rPr>
          <w:t>本项目</w:t>
        </w:r>
        <w:r w:rsidRPr="004F25AC">
          <w:rPr>
            <w:rFonts w:ascii="楷体" w:hAnsi="楷体" w:hint="eastAsia"/>
            <w:rPrChange w:id="5158" w:author="Fred Zhou" w:date="2024-03-10T14:00:00Z">
              <w:rPr>
                <w:rFonts w:ascii="楷体" w:hAnsi="楷体" w:hint="eastAsia"/>
                <w:highlight w:val="cyan"/>
              </w:rPr>
            </w:rPrChange>
          </w:rPr>
          <w:t>依托单位</w:t>
        </w:r>
        <w:r w:rsidRPr="004F25AC">
          <w:rPr>
            <w:rFonts w:ascii="楷体" w:hAnsi="楷体" w:hint="eastAsia"/>
          </w:rPr>
          <w:t>重庆大学为</w:t>
        </w:r>
        <w:r w:rsidRPr="004F25AC">
          <w:rPr>
            <w:rFonts w:ascii="楷体" w:hAnsi="楷体" w:hint="eastAsia"/>
            <w:rPrChange w:id="5159" w:author="Fred Zhou" w:date="2024-03-10T14:00:00Z">
              <w:rPr>
                <w:rFonts w:ascii="楷体" w:hAnsi="楷体" w:hint="eastAsia"/>
                <w:highlight w:val="cyan"/>
              </w:rPr>
            </w:rPrChange>
          </w:rPr>
          <w:t>“双一流”</w:t>
        </w:r>
        <w:r w:rsidRPr="004F25AC">
          <w:rPr>
            <w:rPrChange w:id="5160" w:author="Fred Zhou" w:date="2024-03-10T14:00:00Z">
              <w:rPr>
                <w:highlight w:val="cyan"/>
              </w:rPr>
            </w:rPrChange>
          </w:rPr>
          <w:t xml:space="preserve">A </w:t>
        </w:r>
        <w:r w:rsidRPr="004F25AC">
          <w:rPr>
            <w:rFonts w:ascii="楷体" w:hAnsi="楷体" w:hint="eastAsia"/>
            <w:rPrChange w:id="5161" w:author="Fred Zhou" w:date="2024-03-10T14:00:00Z">
              <w:rPr>
                <w:rFonts w:ascii="楷体" w:hAnsi="楷体" w:hint="eastAsia"/>
                <w:highlight w:val="cyan"/>
              </w:rPr>
            </w:rPrChange>
          </w:rPr>
          <w:t>类</w:t>
        </w:r>
        <w:r w:rsidRPr="004F25AC">
          <w:rPr>
            <w:rFonts w:ascii="楷体" w:hAnsi="楷体" w:hint="eastAsia"/>
          </w:rPr>
          <w:t>建设高校，拥有</w:t>
        </w:r>
        <w:r w:rsidRPr="004F25AC">
          <w:rPr>
            <w:rFonts w:ascii="楷体" w:hAnsi="楷体" w:hint="eastAsia"/>
            <w:rPrChange w:id="5162" w:author="Fred Zhou" w:date="2024-03-10T14:00:00Z">
              <w:rPr>
                <w:rFonts w:ascii="楷体" w:hAnsi="楷体" w:hint="eastAsia"/>
                <w:highlight w:val="cyan"/>
              </w:rPr>
            </w:rPrChange>
          </w:rPr>
          <w:t>三峡库区生态环境教育部重点实验室</w:t>
        </w:r>
        <w:r w:rsidRPr="004F25AC">
          <w:rPr>
            <w:rFonts w:ascii="楷体" w:hAnsi="楷体" w:hint="eastAsia"/>
          </w:rPr>
          <w:t>和</w:t>
        </w:r>
        <w:r w:rsidRPr="004F25AC">
          <w:rPr>
            <w:rFonts w:ascii="楷体" w:hAnsi="楷体" w:hint="eastAsia"/>
            <w:rPrChange w:id="5163" w:author="Fred Zhou" w:date="2024-03-10T14:00:00Z">
              <w:rPr>
                <w:rFonts w:ascii="楷体" w:hAnsi="楷体" w:hint="eastAsia"/>
                <w:highlight w:val="cyan"/>
              </w:rPr>
            </w:rPrChange>
          </w:rPr>
          <w:t>山地城镇建设与新技术教育部重点实验室</w:t>
        </w:r>
        <w:r w:rsidRPr="004F25AC">
          <w:rPr>
            <w:rFonts w:ascii="楷体" w:hAnsi="楷体" w:hint="eastAsia"/>
          </w:rPr>
          <w:t>。其中，三峡库区</w:t>
        </w:r>
        <w:r w:rsidRPr="004F25AC">
          <w:rPr>
            <w:rFonts w:ascii="楷体" w:hAnsi="楷体" w:hint="eastAsia"/>
            <w:rPrChange w:id="5164" w:author="Fred Zhou" w:date="2024-03-10T14:00:00Z">
              <w:rPr>
                <w:rFonts w:ascii="楷体" w:hAnsi="楷体" w:hint="eastAsia"/>
                <w:highlight w:val="cyan"/>
              </w:rPr>
            </w:rPrChange>
          </w:rPr>
          <w:t>生态环境教育部重点实验室</w:t>
        </w:r>
        <w:r w:rsidRPr="004F25AC">
          <w:rPr>
            <w:rFonts w:ascii="楷体" w:hAnsi="楷体" w:hint="eastAsia"/>
          </w:rPr>
          <w:t>以三峡库区</w:t>
        </w:r>
        <w:r w:rsidRPr="004F25AC">
          <w:rPr>
            <w:rFonts w:ascii="楷体" w:hAnsi="楷体" w:hint="eastAsia"/>
            <w:rPrChange w:id="5165" w:author="Fred Zhou" w:date="2024-03-10T14:00:00Z">
              <w:rPr>
                <w:rFonts w:ascii="楷体" w:hAnsi="楷体" w:hint="eastAsia"/>
                <w:highlight w:val="cyan"/>
              </w:rPr>
            </w:rPrChange>
          </w:rPr>
          <w:t>自然生态系统</w:t>
        </w:r>
        <w:r w:rsidRPr="004F25AC">
          <w:rPr>
            <w:rFonts w:ascii="楷体" w:hAnsi="楷体" w:hint="eastAsia"/>
          </w:rPr>
          <w:t>和</w:t>
        </w:r>
        <w:r w:rsidRPr="004F25AC">
          <w:rPr>
            <w:rFonts w:ascii="楷体" w:hAnsi="楷体" w:hint="eastAsia"/>
            <w:rPrChange w:id="5166" w:author="Fred Zhou" w:date="2024-03-10T14:00:00Z">
              <w:rPr>
                <w:rFonts w:ascii="楷体" w:hAnsi="楷体" w:hint="eastAsia"/>
                <w:highlight w:val="cyan"/>
              </w:rPr>
            </w:rPrChange>
          </w:rPr>
          <w:t>城镇生态系统</w:t>
        </w:r>
        <w:r w:rsidRPr="004F25AC">
          <w:rPr>
            <w:rFonts w:ascii="楷体" w:hAnsi="楷体" w:hint="eastAsia"/>
          </w:rPr>
          <w:t>为主要研究对象。在</w:t>
        </w:r>
        <w:r w:rsidRPr="004F25AC">
          <w:rPr>
            <w:rFonts w:ascii="楷体" w:hAnsi="楷体" w:hint="eastAsia"/>
            <w:rPrChange w:id="5167" w:author="Fred Zhou" w:date="2024-03-10T14:00:00Z">
              <w:rPr>
                <w:rFonts w:ascii="楷体" w:hAnsi="楷体" w:hint="eastAsia"/>
                <w:highlight w:val="cyan"/>
              </w:rPr>
            </w:rPrChange>
          </w:rPr>
          <w:t>城市生态系统</w:t>
        </w:r>
        <w:r w:rsidRPr="004F25AC">
          <w:rPr>
            <w:rFonts w:ascii="楷体" w:hAnsi="楷体" w:hint="eastAsia"/>
          </w:rPr>
          <w:t>方面，主要围绕</w:t>
        </w:r>
        <w:r w:rsidRPr="004F25AC">
          <w:rPr>
            <w:rFonts w:ascii="楷体" w:hAnsi="楷体" w:hint="eastAsia"/>
            <w:rPrChange w:id="5168" w:author="Fred Zhou" w:date="2024-03-10T14:00:00Z">
              <w:rPr>
                <w:rFonts w:ascii="楷体" w:hAnsi="楷体" w:hint="eastAsia"/>
                <w:highlight w:val="cyan"/>
              </w:rPr>
            </w:rPrChange>
          </w:rPr>
          <w:t>城镇人居环境保障</w:t>
        </w:r>
        <w:r w:rsidRPr="004F25AC">
          <w:rPr>
            <w:rFonts w:ascii="楷体" w:hAnsi="楷体" w:hint="eastAsia"/>
          </w:rPr>
          <w:t>、</w:t>
        </w:r>
        <w:r w:rsidRPr="004F25AC">
          <w:rPr>
            <w:rFonts w:ascii="楷体" w:hAnsi="楷体" w:hint="eastAsia"/>
            <w:rPrChange w:id="5169" w:author="Fred Zhou" w:date="2024-03-10T14:00:00Z">
              <w:rPr>
                <w:rFonts w:ascii="楷体" w:hAnsi="楷体" w:hint="eastAsia"/>
                <w:highlight w:val="cyan"/>
              </w:rPr>
            </w:rPrChange>
          </w:rPr>
          <w:t>城市气候调节</w:t>
        </w:r>
        <w:r w:rsidRPr="004F25AC">
          <w:rPr>
            <w:rFonts w:ascii="楷体" w:hAnsi="楷体" w:hint="eastAsia"/>
          </w:rPr>
          <w:t>等问题</w:t>
        </w:r>
        <w:r w:rsidRPr="004F25AC">
          <w:rPr>
            <w:rFonts w:ascii="楷体" w:hAnsi="楷体" w:hint="eastAsia"/>
            <w:rPrChange w:id="5170" w:author="Fred Zhou" w:date="2024-03-10T14:00:00Z">
              <w:rPr>
                <w:rFonts w:ascii="楷体" w:hAnsi="楷体" w:hint="eastAsia"/>
                <w:highlight w:val="cyan"/>
              </w:rPr>
            </w:rPrChange>
          </w:rPr>
          <w:t>开展研究</w:t>
        </w:r>
        <w:r w:rsidRPr="004F25AC">
          <w:rPr>
            <w:rFonts w:ascii="楷体" w:hAnsi="楷体" w:hint="eastAsia"/>
          </w:rPr>
          <w:t>。</w:t>
        </w:r>
        <w:r w:rsidRPr="004F25AC">
          <w:rPr>
            <w:rFonts w:ascii="楷体" w:hAnsi="楷体" w:hint="eastAsia"/>
            <w:rPrChange w:id="5171" w:author="Fred Zhou" w:date="2024-03-10T14:00:00Z">
              <w:rPr>
                <w:rFonts w:ascii="楷体" w:hAnsi="楷体" w:hint="eastAsia"/>
                <w:highlight w:val="cyan"/>
              </w:rPr>
            </w:rPrChange>
          </w:rPr>
          <w:t>山地城镇建设与新技术教育部重点实验室</w:t>
        </w:r>
        <w:r w:rsidRPr="004F25AC">
          <w:rPr>
            <w:rFonts w:ascii="楷体" w:hAnsi="楷体" w:hint="eastAsia"/>
          </w:rPr>
          <w:t>的主要研究方向包括</w:t>
        </w:r>
        <w:r w:rsidRPr="004F25AC">
          <w:rPr>
            <w:rFonts w:ascii="楷体" w:hAnsi="楷体" w:hint="eastAsia"/>
            <w:rPrChange w:id="5172" w:author="Fred Zhou" w:date="2024-03-10T14:00:00Z">
              <w:rPr>
                <w:rFonts w:ascii="楷体" w:hAnsi="楷体" w:hint="eastAsia"/>
                <w:highlight w:val="cyan"/>
              </w:rPr>
            </w:rPrChange>
          </w:rPr>
          <w:t>建筑空间环境优化技术</w:t>
        </w:r>
        <w:r w:rsidRPr="004F25AC">
          <w:rPr>
            <w:rFonts w:ascii="楷体" w:hAnsi="楷体" w:hint="eastAsia"/>
          </w:rPr>
          <w:t>、</w:t>
        </w:r>
        <w:r w:rsidRPr="004F25AC">
          <w:rPr>
            <w:rFonts w:ascii="楷体" w:hAnsi="楷体" w:hint="eastAsia"/>
            <w:rPrChange w:id="5173" w:author="Fred Zhou" w:date="2024-03-10T14:00:00Z">
              <w:rPr>
                <w:rFonts w:ascii="楷体" w:hAnsi="楷体" w:hint="eastAsia"/>
                <w:highlight w:val="cyan"/>
              </w:rPr>
            </w:rPrChange>
          </w:rPr>
          <w:t>城镇生态规划综合理论与方法</w:t>
        </w:r>
        <w:r w:rsidRPr="004F25AC">
          <w:rPr>
            <w:rFonts w:ascii="楷体" w:hAnsi="楷体" w:hint="eastAsia"/>
          </w:rPr>
          <w:t>等。以上研究方向与本项目契合。上述实验室</w:t>
        </w:r>
        <w:r w:rsidRPr="004F25AC">
          <w:rPr>
            <w:rFonts w:ascii="楷体" w:hAnsi="楷体" w:hint="eastAsia"/>
            <w:rPrChange w:id="5174" w:author="Fred Zhou" w:date="2024-03-10T14:00:00Z">
              <w:rPr>
                <w:rFonts w:ascii="楷体" w:hAnsi="楷体" w:hint="eastAsia"/>
                <w:highlight w:val="cyan"/>
              </w:rPr>
            </w:rPrChange>
          </w:rPr>
          <w:t>还拥有</w:t>
        </w:r>
        <w:r w:rsidRPr="004F25AC">
          <w:rPr>
            <w:rFonts w:ascii="楷体" w:hAnsi="楷体" w:hint="eastAsia"/>
          </w:rPr>
          <w:t>城市环境的</w:t>
        </w:r>
        <w:r w:rsidRPr="004F25AC">
          <w:rPr>
            <w:rFonts w:ascii="楷体" w:hAnsi="楷体" w:hint="eastAsia"/>
            <w:rPrChange w:id="5175" w:author="Fred Zhou" w:date="2024-03-10T14:00:00Z">
              <w:rPr>
                <w:rFonts w:ascii="楷体" w:hAnsi="楷体" w:hint="eastAsia"/>
                <w:highlight w:val="cyan"/>
              </w:rPr>
            </w:rPrChange>
          </w:rPr>
          <w:t>相关测量设备</w:t>
        </w:r>
        <w:r w:rsidRPr="004F25AC">
          <w:rPr>
            <w:rFonts w:ascii="楷体" w:hAnsi="楷体" w:hint="eastAsia"/>
          </w:rPr>
          <w:t>，包括</w:t>
        </w:r>
        <w:r w:rsidRPr="004F25AC">
          <w:rPr>
            <w:rPrChange w:id="5176" w:author="Fred Zhou" w:date="2024-03-10T14:00:00Z">
              <w:rPr>
                <w:highlight w:val="cyan"/>
              </w:rPr>
            </w:rPrChange>
          </w:rPr>
          <w:t>AM 200</w:t>
        </w:r>
        <w:r w:rsidRPr="004F25AC">
          <w:rPr>
            <w:rFonts w:ascii="楷体" w:hAnsi="楷体" w:hint="eastAsia"/>
            <w:rPrChange w:id="5177" w:author="Fred Zhou" w:date="2024-03-10T14:00:00Z">
              <w:rPr>
                <w:rFonts w:ascii="楷体" w:hAnsi="楷体" w:hint="eastAsia"/>
                <w:highlight w:val="cyan"/>
              </w:rPr>
            </w:rPrChange>
          </w:rPr>
          <w:t>便携式叶面积仪</w:t>
        </w:r>
        <w:r w:rsidRPr="004F25AC">
          <w:rPr>
            <w:rFonts w:ascii="楷体" w:hAnsi="楷体" w:hint="eastAsia"/>
          </w:rPr>
          <w:t>、</w:t>
        </w:r>
        <w:r w:rsidRPr="004F25AC">
          <w:rPr>
            <w:rFonts w:ascii="楷体" w:hAnsi="楷体" w:hint="eastAsia"/>
            <w:rPrChange w:id="5178" w:author="Fred Zhou" w:date="2024-03-10T14:00:00Z">
              <w:rPr>
                <w:rFonts w:ascii="楷体" w:hAnsi="楷体" w:hint="eastAsia"/>
                <w:highlight w:val="cyan"/>
              </w:rPr>
            </w:rPrChange>
          </w:rPr>
          <w:t>数字摄影测量系统、三维激光扫描仪、数字地图扫描仪</w:t>
        </w:r>
        <w:r w:rsidRPr="004F25AC">
          <w:rPr>
            <w:rFonts w:ascii="楷体" w:hAnsi="楷体" w:hint="eastAsia"/>
          </w:rPr>
          <w:t>等，可用于帮助获取本项目中</w:t>
        </w:r>
        <w:r w:rsidRPr="004F25AC">
          <w:rPr>
            <w:rFonts w:ascii="楷体" w:hAnsi="楷体" w:hint="eastAsia"/>
            <w:rPrChange w:id="5179" w:author="Fred Zhou" w:date="2024-03-10T14:00:00Z">
              <w:rPr>
                <w:rFonts w:ascii="楷体" w:hAnsi="楷体" w:hint="eastAsia"/>
                <w:highlight w:val="cyan"/>
              </w:rPr>
            </w:rPrChange>
          </w:rPr>
          <w:t>土地覆盖、地表特征、三维形态</w:t>
        </w:r>
        <w:r w:rsidRPr="004F25AC">
          <w:rPr>
            <w:rFonts w:ascii="楷体" w:hAnsi="楷体" w:hint="eastAsia"/>
          </w:rPr>
          <w:t>等方面的相关指标。</w:t>
        </w:r>
      </w:ins>
    </w:p>
    <w:p w14:paraId="1B451E8B" w14:textId="77777777" w:rsidR="00E91302" w:rsidRPr="004F25AC" w:rsidRDefault="00E91302" w:rsidP="00E91302">
      <w:pPr>
        <w:ind w:firstLine="420"/>
        <w:rPr>
          <w:ins w:id="5180" w:author="Fred Zhou" w:date="2024-03-10T13:59:00Z"/>
          <w:rFonts w:ascii="楷体" w:hAnsi="楷体" w:hint="eastAsia"/>
        </w:rPr>
      </w:pPr>
      <w:ins w:id="5181" w:author="Fred Zhou" w:date="2024-03-10T13:59:00Z">
        <w:r w:rsidRPr="004F25AC">
          <w:rPr>
            <w:rFonts w:ascii="楷体" w:hAnsi="楷体" w:hint="eastAsia"/>
          </w:rPr>
          <w:t>申请人</w:t>
        </w:r>
        <w:r w:rsidRPr="004F25AC">
          <w:rPr>
            <w:rFonts w:ascii="楷体" w:hAnsi="楷体" w:hint="eastAsia"/>
            <w:rPrChange w:id="5182" w:author="Fred Zhou" w:date="2024-03-10T14:00:00Z">
              <w:rPr>
                <w:rFonts w:ascii="楷体" w:hAnsi="楷体" w:hint="eastAsia"/>
                <w:highlight w:val="cyan"/>
              </w:rPr>
            </w:rPrChange>
          </w:rPr>
          <w:t>所在团队</w:t>
        </w:r>
        <w:r w:rsidRPr="004F25AC">
          <w:rPr>
            <w:rFonts w:ascii="楷体" w:hAnsi="楷体" w:hint="eastAsia"/>
          </w:rPr>
          <w:t>在</w:t>
        </w:r>
        <w:r w:rsidRPr="004F25AC">
          <w:rPr>
            <w:rFonts w:ascii="楷体" w:hAnsi="楷体" w:hint="eastAsia"/>
            <w:rPrChange w:id="5183" w:author="Fred Zhou" w:date="2024-03-10T14:00:00Z">
              <w:rPr>
                <w:rFonts w:ascii="楷体" w:hAnsi="楷体" w:hint="eastAsia"/>
                <w:highlight w:val="cyan"/>
              </w:rPr>
            </w:rPrChange>
          </w:rPr>
          <w:t>城市气候、高温缓解技术策略、局地通风等</w:t>
        </w:r>
        <w:r w:rsidRPr="004F25AC">
          <w:rPr>
            <w:rFonts w:ascii="楷体" w:hAnsi="楷体" w:hint="eastAsia"/>
          </w:rPr>
          <w:t>领域有较强的</w:t>
        </w:r>
        <w:r w:rsidRPr="004F25AC">
          <w:rPr>
            <w:rFonts w:ascii="楷体" w:hAnsi="楷体" w:hint="eastAsia"/>
            <w:rPrChange w:id="5184" w:author="Fred Zhou" w:date="2024-03-10T14:00:00Z">
              <w:rPr>
                <w:rFonts w:ascii="楷体" w:hAnsi="楷体" w:hint="eastAsia"/>
                <w:highlight w:val="cyan"/>
              </w:rPr>
            </w:rPrChange>
          </w:rPr>
          <w:t>研究基础</w:t>
        </w:r>
        <w:r w:rsidRPr="004F25AC">
          <w:rPr>
            <w:rFonts w:ascii="楷体" w:hAnsi="楷体" w:hint="eastAsia"/>
          </w:rPr>
          <w:t>。团队配备有一台</w:t>
        </w:r>
        <w:r w:rsidRPr="004F25AC">
          <w:rPr>
            <w:rFonts w:ascii="楷体" w:hAnsi="楷体" w:hint="eastAsia"/>
            <w:rPrChange w:id="5185" w:author="Fred Zhou" w:date="2024-03-10T14:00:00Z">
              <w:rPr>
                <w:rFonts w:ascii="楷体" w:hAnsi="楷体" w:hint="eastAsia"/>
                <w:highlight w:val="cyan"/>
              </w:rPr>
            </w:rPrChange>
          </w:rPr>
          <w:t>鱼眼镜头相机</w:t>
        </w:r>
        <w:r w:rsidRPr="004F25AC">
          <w:rPr>
            <w:rFonts w:ascii="楷体" w:hAnsi="楷体" w:hint="eastAsia"/>
          </w:rPr>
          <w:t>和</w:t>
        </w:r>
        <w:r w:rsidRPr="004F25AC">
          <w:rPr>
            <w:rFonts w:ascii="楷体" w:hAnsi="楷体" w:hint="eastAsia"/>
            <w:rPrChange w:id="5186" w:author="Fred Zhou" w:date="2024-03-10T14:00:00Z">
              <w:rPr>
                <w:rFonts w:ascii="楷体" w:hAnsi="楷体" w:hint="eastAsia"/>
                <w:highlight w:val="cyan"/>
              </w:rPr>
            </w:rPrChange>
          </w:rPr>
          <w:t>一套</w:t>
        </w:r>
        <w:r w:rsidRPr="004F25AC">
          <w:rPr>
            <w:rPrChange w:id="5187" w:author="Fred Zhou" w:date="2024-03-10T14:00:00Z">
              <w:rPr>
                <w:highlight w:val="cyan"/>
              </w:rPr>
            </w:rPrChange>
          </w:rPr>
          <w:t>HOBO</w:t>
        </w:r>
        <w:r w:rsidRPr="004F25AC">
          <w:rPr>
            <w:rFonts w:ascii="楷体" w:hAnsi="楷体" w:hint="eastAsia"/>
            <w:rPrChange w:id="5188" w:author="Fred Zhou" w:date="2024-03-10T14:00:00Z">
              <w:rPr>
                <w:rFonts w:ascii="楷体" w:hAnsi="楷体" w:hint="eastAsia"/>
                <w:highlight w:val="cyan"/>
              </w:rPr>
            </w:rPrChange>
          </w:rPr>
          <w:t>气象站</w:t>
        </w:r>
        <w:r w:rsidRPr="004F25AC">
          <w:rPr>
            <w:rFonts w:ascii="楷体" w:hAnsi="楷体" w:hint="eastAsia"/>
          </w:rPr>
          <w:t>，在以往的研究过程中</w:t>
        </w:r>
        <w:r w:rsidRPr="004F25AC">
          <w:rPr>
            <w:rFonts w:ascii="楷体" w:hAnsi="楷体" w:hint="eastAsia"/>
            <w:rPrChange w:id="5189" w:author="Fred Zhou" w:date="2024-03-10T14:00:00Z">
              <w:rPr>
                <w:rFonts w:ascii="楷体" w:hAnsi="楷体" w:hint="eastAsia"/>
                <w:highlight w:val="cyan"/>
              </w:rPr>
            </w:rPrChange>
          </w:rPr>
          <w:t>积累了</w:t>
        </w:r>
        <w:r w:rsidRPr="004F25AC">
          <w:rPr>
            <w:rFonts w:ascii="楷体" w:hAnsi="楷体" w:hint="eastAsia"/>
          </w:rPr>
          <w:t>川渝地区的</w:t>
        </w:r>
        <w:r w:rsidRPr="004F25AC">
          <w:rPr>
            <w:rFonts w:ascii="楷体" w:hAnsi="楷体" w:hint="eastAsia"/>
            <w:color w:val="000000"/>
            <w:rPrChange w:id="5190" w:author="Fred Zhou" w:date="2024-03-10T14:00:00Z">
              <w:rPr>
                <w:rFonts w:ascii="楷体" w:hAnsi="楷体" w:hint="eastAsia"/>
                <w:color w:val="000000"/>
                <w:highlight w:val="cyan"/>
              </w:rPr>
            </w:rPrChange>
          </w:rPr>
          <w:t>土地覆盖、气象环境、人口密度</w:t>
        </w:r>
        <w:r w:rsidRPr="004F25AC">
          <w:rPr>
            <w:rFonts w:ascii="楷体" w:hAnsi="楷体" w:hint="eastAsia"/>
          </w:rPr>
          <w:t>数据集，为本项目的顺利开展</w:t>
        </w:r>
        <w:r w:rsidRPr="004F25AC">
          <w:rPr>
            <w:rFonts w:ascii="楷体" w:hAnsi="楷体" w:hint="eastAsia"/>
            <w:rPrChange w:id="5191" w:author="Fred Zhou" w:date="2024-03-10T14:00:00Z">
              <w:rPr>
                <w:rFonts w:ascii="楷体" w:hAnsi="楷体" w:hint="eastAsia"/>
                <w:highlight w:val="cyan"/>
              </w:rPr>
            </w:rPrChange>
          </w:rPr>
          <w:t>提供了基础数据</w:t>
        </w:r>
        <w:r w:rsidRPr="004F25AC">
          <w:rPr>
            <w:rFonts w:ascii="楷体" w:hAnsi="楷体" w:hint="eastAsia"/>
          </w:rPr>
          <w:t>。团队成员</w:t>
        </w:r>
        <w:r w:rsidRPr="004F25AC">
          <w:rPr>
            <w:rFonts w:ascii="楷体" w:hAnsi="楷体" w:hint="eastAsia"/>
            <w:rPrChange w:id="5192" w:author="Fred Zhou" w:date="2024-03-10T14:00:00Z">
              <w:rPr>
                <w:rFonts w:ascii="楷体" w:hAnsi="楷体" w:hint="eastAsia"/>
                <w:highlight w:val="cyan"/>
              </w:rPr>
            </w:rPrChange>
          </w:rPr>
          <w:t>具备丰富的</w:t>
        </w:r>
        <w:r w:rsidRPr="004F25AC">
          <w:rPr>
            <w:rFonts w:ascii="楷体" w:hAnsi="楷体" w:hint="eastAsia"/>
          </w:rPr>
          <w:t>城市气候</w:t>
        </w:r>
        <w:r w:rsidRPr="004F25AC">
          <w:rPr>
            <w:rFonts w:ascii="楷体" w:hAnsi="楷体" w:hint="eastAsia"/>
            <w:rPrChange w:id="5193" w:author="Fred Zhou" w:date="2024-03-10T14:00:00Z">
              <w:rPr>
                <w:rFonts w:ascii="楷体" w:hAnsi="楷体" w:hint="eastAsia"/>
                <w:highlight w:val="cyan"/>
              </w:rPr>
            </w:rPrChange>
          </w:rPr>
          <w:t>实地测量</w:t>
        </w:r>
        <w:r w:rsidRPr="004F25AC">
          <w:rPr>
            <w:rFonts w:ascii="楷体" w:hAnsi="楷体" w:hint="eastAsia"/>
          </w:rPr>
          <w:t>经验和</w:t>
        </w:r>
        <w:r w:rsidRPr="004F25AC">
          <w:rPr>
            <w:rFonts w:ascii="楷体" w:hAnsi="楷体" w:hint="eastAsia"/>
            <w:rPrChange w:id="5194" w:author="Fred Zhou" w:date="2024-03-10T14:00:00Z">
              <w:rPr>
                <w:rFonts w:ascii="楷体" w:hAnsi="楷体" w:hint="eastAsia"/>
                <w:highlight w:val="cyan"/>
              </w:rPr>
            </w:rPrChange>
          </w:rPr>
          <w:t>扎实</w:t>
        </w:r>
        <w:r w:rsidRPr="004F25AC">
          <w:rPr>
            <w:rFonts w:ascii="楷体" w:hAnsi="楷体" w:hint="eastAsia"/>
          </w:rPr>
          <w:t>的</w:t>
        </w:r>
        <w:r w:rsidRPr="004F25AC">
          <w:rPr>
            <w:rFonts w:ascii="楷体" w:hAnsi="楷体" w:hint="eastAsia"/>
            <w:rPrChange w:id="5195" w:author="Fred Zhou" w:date="2024-03-10T14:00:00Z">
              <w:rPr>
                <w:rFonts w:ascii="楷体" w:hAnsi="楷体" w:hint="eastAsia"/>
                <w:highlight w:val="cyan"/>
              </w:rPr>
            </w:rPrChange>
          </w:rPr>
          <w:t>城市气候学</w:t>
        </w:r>
        <w:r w:rsidRPr="004F25AC">
          <w:rPr>
            <w:rFonts w:ascii="楷体" w:hAnsi="楷体" w:hint="eastAsia"/>
          </w:rPr>
          <w:t>理论基础，对</w:t>
        </w:r>
        <w:r w:rsidRPr="004F25AC">
          <w:rPr>
            <w:rFonts w:ascii="楷体" w:hAnsi="楷体" w:hint="eastAsia"/>
            <w:rPrChange w:id="5196" w:author="Fred Zhou" w:date="2024-03-10T14:00:00Z">
              <w:rPr>
                <w:rFonts w:ascii="楷体" w:hAnsi="楷体" w:hint="eastAsia"/>
                <w:highlight w:val="cyan"/>
              </w:rPr>
            </w:rPrChange>
          </w:rPr>
          <w:t>重庆、成都等</w:t>
        </w:r>
        <w:r w:rsidRPr="004F25AC">
          <w:rPr>
            <w:rFonts w:ascii="楷体" w:hAnsi="楷体" w:hint="eastAsia"/>
          </w:rPr>
          <w:t>城市的</w:t>
        </w:r>
        <w:r w:rsidRPr="004F25AC">
          <w:rPr>
            <w:rFonts w:ascii="楷体" w:hAnsi="楷体" w:hint="eastAsia"/>
            <w:rPrChange w:id="5197" w:author="Fred Zhou" w:date="2024-03-10T14:00:00Z">
              <w:rPr>
                <w:rFonts w:ascii="楷体" w:hAnsi="楷体" w:hint="eastAsia"/>
                <w:highlight w:val="cyan"/>
              </w:rPr>
            </w:rPrChange>
          </w:rPr>
          <w:t>建筑形态、地形状况</w:t>
        </w:r>
        <w:r w:rsidRPr="004F25AC">
          <w:rPr>
            <w:rFonts w:ascii="楷体" w:hAnsi="楷体" w:hint="eastAsia"/>
          </w:rPr>
          <w:t>和</w:t>
        </w:r>
        <w:r w:rsidRPr="004F25AC">
          <w:rPr>
            <w:rFonts w:ascii="楷体" w:hAnsi="楷体" w:hint="eastAsia"/>
            <w:rPrChange w:id="5198" w:author="Fred Zhou" w:date="2024-03-10T14:00:00Z">
              <w:rPr>
                <w:rFonts w:ascii="楷体" w:hAnsi="楷体" w:hint="eastAsia"/>
                <w:highlight w:val="cyan"/>
              </w:rPr>
            </w:rPrChange>
          </w:rPr>
          <w:t>气候特征</w:t>
        </w:r>
        <w:r w:rsidRPr="004F25AC">
          <w:rPr>
            <w:rFonts w:ascii="楷体" w:hAnsi="楷体" w:hint="eastAsia"/>
          </w:rPr>
          <w:t>较为熟悉。</w:t>
        </w:r>
      </w:ins>
    </w:p>
    <w:p w14:paraId="450DE186" w14:textId="77777777" w:rsidR="00E91302" w:rsidRPr="004F25AC" w:rsidRDefault="00E91302" w:rsidP="00E91302">
      <w:pPr>
        <w:ind w:firstLine="420"/>
        <w:rPr>
          <w:ins w:id="5199" w:author="Fred Zhou" w:date="2024-03-10T13:59:00Z"/>
          <w:rFonts w:ascii="楷体" w:hAnsi="楷体" w:hint="eastAsia"/>
        </w:rPr>
      </w:pPr>
      <w:ins w:id="5200" w:author="Fred Zhou" w:date="2024-03-10T13:59:00Z">
        <w:r w:rsidRPr="004F25AC">
          <w:rPr>
            <w:rFonts w:ascii="楷体" w:hAnsi="楷体" w:hint="eastAsia"/>
            <w:rPrChange w:id="5201" w:author="Fred Zhou" w:date="2024-03-10T14:00:00Z">
              <w:rPr>
                <w:rFonts w:ascii="楷体" w:hAnsi="楷体" w:hint="eastAsia"/>
                <w:highlight w:val="cyan"/>
              </w:rPr>
            </w:rPrChange>
          </w:rPr>
          <w:t>申请人</w:t>
        </w:r>
        <w:r w:rsidRPr="004F25AC">
          <w:rPr>
            <w:rFonts w:ascii="楷体" w:hAnsi="楷体" w:hint="eastAsia"/>
          </w:rPr>
          <w:t>及其</w:t>
        </w:r>
        <w:r w:rsidRPr="004F25AC">
          <w:rPr>
            <w:rFonts w:ascii="楷体" w:hAnsi="楷体" w:hint="eastAsia"/>
            <w:rPrChange w:id="5202" w:author="Fred Zhou" w:date="2024-03-10T14:00:00Z">
              <w:rPr>
                <w:rFonts w:ascii="楷体" w:hAnsi="楷体" w:hint="eastAsia"/>
                <w:highlight w:val="cyan"/>
              </w:rPr>
            </w:rPrChange>
          </w:rPr>
          <w:t>所在团队</w:t>
        </w:r>
        <w:r w:rsidRPr="004F25AC">
          <w:rPr>
            <w:rFonts w:ascii="楷体" w:hAnsi="楷体" w:hint="eastAsia"/>
          </w:rPr>
          <w:t>还与</w:t>
        </w:r>
        <w:r w:rsidRPr="004F25AC">
          <w:rPr>
            <w:rFonts w:ascii="楷体" w:hAnsi="楷体" w:hint="eastAsia"/>
            <w:rPrChange w:id="5203" w:author="Fred Zhou" w:date="2024-03-10T14:00:00Z">
              <w:rPr>
                <w:rFonts w:ascii="楷体" w:hAnsi="楷体" w:hint="eastAsia"/>
                <w:highlight w:val="cyan"/>
              </w:rPr>
            </w:rPrChange>
          </w:rPr>
          <w:t>北京师范大学</w:t>
        </w:r>
        <w:r w:rsidRPr="004F25AC">
          <w:rPr>
            <w:rFonts w:ascii="楷体" w:hAnsi="楷体" w:hint="eastAsia"/>
          </w:rPr>
          <w:t>、</w:t>
        </w:r>
        <w:r w:rsidRPr="004F25AC">
          <w:rPr>
            <w:rFonts w:ascii="楷体" w:hAnsi="楷体" w:hint="eastAsia"/>
            <w:rPrChange w:id="5204" w:author="Fred Zhou" w:date="2024-03-10T14:00:00Z">
              <w:rPr>
                <w:rFonts w:ascii="楷体" w:hAnsi="楷体" w:hint="eastAsia"/>
                <w:highlight w:val="cyan"/>
              </w:rPr>
            </w:rPrChange>
          </w:rPr>
          <w:t>中国科学院地理科学与资源研究所</w:t>
        </w:r>
        <w:r w:rsidRPr="004F25AC">
          <w:rPr>
            <w:rFonts w:ascii="楷体" w:hAnsi="楷体" w:hint="eastAsia"/>
          </w:rPr>
          <w:t>、</w:t>
        </w:r>
        <w:r w:rsidRPr="004F25AC">
          <w:rPr>
            <w:rFonts w:ascii="楷体" w:hAnsi="楷体" w:hint="eastAsia"/>
            <w:rPrChange w:id="5205" w:author="Fred Zhou" w:date="2024-03-10T14:00:00Z">
              <w:rPr>
                <w:rFonts w:ascii="楷体" w:hAnsi="楷体" w:hint="eastAsia"/>
                <w:highlight w:val="cyan"/>
              </w:rPr>
            </w:rPrChange>
          </w:rPr>
          <w:t>澳大利亚弗林德斯大学</w:t>
        </w:r>
        <w:r w:rsidRPr="004F25AC">
          <w:rPr>
            <w:rFonts w:ascii="楷体" w:hAnsi="楷体" w:hint="eastAsia"/>
          </w:rPr>
          <w:t>、</w:t>
        </w:r>
        <w:r w:rsidRPr="004F25AC">
          <w:rPr>
            <w:rFonts w:ascii="楷体" w:hAnsi="楷体" w:hint="eastAsia"/>
            <w:rPrChange w:id="5206" w:author="Fred Zhou" w:date="2024-03-10T14:00:00Z">
              <w:rPr>
                <w:rFonts w:ascii="楷体" w:hAnsi="楷体" w:hint="eastAsia"/>
                <w:highlight w:val="cyan"/>
              </w:rPr>
            </w:rPrChange>
          </w:rPr>
          <w:t>阿德莱德大学</w:t>
        </w:r>
        <w:r w:rsidRPr="004F25AC">
          <w:rPr>
            <w:rFonts w:ascii="楷体" w:hAnsi="楷体" w:hint="eastAsia"/>
          </w:rPr>
          <w:t>等</w:t>
        </w:r>
        <w:r w:rsidRPr="004F25AC">
          <w:rPr>
            <w:rFonts w:ascii="楷体" w:hAnsi="楷体" w:hint="eastAsia"/>
            <w:rPrChange w:id="5207" w:author="Fred Zhou" w:date="2024-03-10T14:00:00Z">
              <w:rPr>
                <w:rFonts w:ascii="楷体" w:hAnsi="楷体" w:hint="eastAsia"/>
                <w:highlight w:val="cyan"/>
              </w:rPr>
            </w:rPrChange>
          </w:rPr>
          <w:t>国内外高校</w:t>
        </w:r>
        <w:r w:rsidRPr="004F25AC">
          <w:rPr>
            <w:rFonts w:ascii="楷体" w:hAnsi="楷体" w:hint="eastAsia"/>
          </w:rPr>
          <w:t>和</w:t>
        </w:r>
        <w:r w:rsidRPr="004F25AC">
          <w:rPr>
            <w:rFonts w:ascii="楷体" w:hAnsi="楷体" w:hint="eastAsia"/>
            <w:rPrChange w:id="5208" w:author="Fred Zhou" w:date="2024-03-10T14:00:00Z">
              <w:rPr>
                <w:rFonts w:ascii="楷体" w:hAnsi="楷体" w:hint="eastAsia"/>
                <w:highlight w:val="cyan"/>
              </w:rPr>
            </w:rPrChange>
          </w:rPr>
          <w:t>科研院所</w:t>
        </w:r>
        <w:r w:rsidRPr="004F25AC">
          <w:rPr>
            <w:rFonts w:ascii="楷体" w:hAnsi="楷体" w:hint="eastAsia"/>
          </w:rPr>
          <w:t>的相关团队有</w:t>
        </w:r>
        <w:r w:rsidRPr="004F25AC">
          <w:rPr>
            <w:rFonts w:ascii="楷体" w:hAnsi="楷体" w:hint="eastAsia"/>
            <w:rPrChange w:id="5209" w:author="Fred Zhou" w:date="2024-03-10T14:00:00Z">
              <w:rPr>
                <w:rFonts w:ascii="楷体" w:hAnsi="楷体" w:hint="eastAsia"/>
                <w:highlight w:val="cyan"/>
              </w:rPr>
            </w:rPrChange>
          </w:rPr>
          <w:t>合作交流</w:t>
        </w:r>
        <w:r w:rsidRPr="004F25AC">
          <w:rPr>
            <w:rFonts w:ascii="楷体" w:hAnsi="楷体" w:hint="eastAsia"/>
          </w:rPr>
          <w:t>的关系，可以获得</w:t>
        </w:r>
        <w:r w:rsidRPr="004F25AC">
          <w:rPr>
            <w:rFonts w:ascii="楷体" w:hAnsi="楷体" w:hint="eastAsia"/>
            <w:rPrChange w:id="5210" w:author="Fred Zhou" w:date="2024-03-10T14:00:00Z">
              <w:rPr>
                <w:rFonts w:ascii="楷体" w:hAnsi="楷体" w:hint="eastAsia"/>
                <w:highlight w:val="cyan"/>
              </w:rPr>
            </w:rPrChange>
          </w:rPr>
          <w:t>不同区域的</w:t>
        </w:r>
        <w:r w:rsidRPr="004F25AC">
          <w:rPr>
            <w:rFonts w:ascii="楷体" w:hAnsi="楷体" w:hint="eastAsia"/>
          </w:rPr>
          <w:t>城市地表数据，</w:t>
        </w:r>
        <w:r w:rsidRPr="004F25AC">
          <w:rPr>
            <w:rFonts w:ascii="楷体" w:hAnsi="楷体" w:hint="eastAsia"/>
            <w:rPrChange w:id="5211" w:author="Fred Zhou" w:date="2024-03-10T14:00:00Z">
              <w:rPr>
                <w:rFonts w:ascii="楷体" w:hAnsi="楷体" w:hint="eastAsia"/>
                <w:highlight w:val="cyan"/>
              </w:rPr>
            </w:rPrChange>
          </w:rPr>
          <w:t>开展项目的</w:t>
        </w:r>
        <w:r w:rsidRPr="004F25AC">
          <w:rPr>
            <w:rFonts w:ascii="楷体" w:hAnsi="楷体" w:hint="eastAsia"/>
          </w:rPr>
          <w:t>深入交流合作。</w:t>
        </w:r>
      </w:ins>
    </w:p>
    <w:p w14:paraId="2DCFF19D" w14:textId="77777777" w:rsidR="00E91302" w:rsidRDefault="00E91302" w:rsidP="00E91302">
      <w:pPr>
        <w:ind w:firstLine="420"/>
        <w:rPr>
          <w:ins w:id="5212" w:author="Fred Zhou" w:date="2024-03-10T14:31:00Z"/>
          <w:rFonts w:ascii="楷体" w:hAnsi="楷体"/>
        </w:rPr>
      </w:pPr>
      <w:ins w:id="5213" w:author="Fred Zhou" w:date="2024-03-10T13:59:00Z">
        <w:r w:rsidRPr="004F25AC">
          <w:rPr>
            <w:rFonts w:ascii="楷体" w:hAnsi="楷体" w:hint="eastAsia"/>
          </w:rPr>
          <w:t>综上所述，</w:t>
        </w:r>
        <w:r w:rsidRPr="004F25AC">
          <w:rPr>
            <w:rFonts w:ascii="楷体" w:hAnsi="楷体" w:hint="eastAsia"/>
            <w:rPrChange w:id="5214" w:author="Fred Zhou" w:date="2024-03-10T14:00:00Z">
              <w:rPr>
                <w:rFonts w:ascii="楷体" w:hAnsi="楷体" w:hint="eastAsia"/>
                <w:highlight w:val="cyan"/>
              </w:rPr>
            </w:rPrChange>
          </w:rPr>
          <w:t>硬件配备、团队成员</w:t>
        </w:r>
        <w:r w:rsidRPr="004F25AC">
          <w:rPr>
            <w:rFonts w:ascii="楷体" w:hAnsi="楷体" w:hint="eastAsia"/>
          </w:rPr>
          <w:t>和</w:t>
        </w:r>
        <w:r w:rsidRPr="004F25AC">
          <w:rPr>
            <w:rFonts w:ascii="楷体" w:hAnsi="楷体" w:hint="eastAsia"/>
            <w:rPrChange w:id="5215" w:author="Fred Zhou" w:date="2024-03-10T14:00:00Z">
              <w:rPr>
                <w:rFonts w:ascii="楷体" w:hAnsi="楷体" w:hint="eastAsia"/>
                <w:highlight w:val="cyan"/>
              </w:rPr>
            </w:rPrChange>
          </w:rPr>
          <w:t>外部合作等</w:t>
        </w:r>
        <w:r w:rsidRPr="004F25AC">
          <w:rPr>
            <w:rFonts w:ascii="楷体" w:hAnsi="楷体" w:hint="eastAsia"/>
          </w:rPr>
          <w:t>方面的</w:t>
        </w:r>
        <w:r w:rsidRPr="004F25AC">
          <w:rPr>
            <w:rFonts w:ascii="楷体" w:hAnsi="楷体" w:hint="eastAsia"/>
            <w:rPrChange w:id="5216" w:author="Fred Zhou" w:date="2024-03-10T14:00:00Z">
              <w:rPr>
                <w:rFonts w:ascii="楷体" w:hAnsi="楷体" w:hint="eastAsia"/>
                <w:highlight w:val="cyan"/>
              </w:rPr>
            </w:rPrChange>
          </w:rPr>
          <w:t>工作条件</w:t>
        </w:r>
        <w:r w:rsidRPr="004F25AC">
          <w:rPr>
            <w:rFonts w:ascii="楷体" w:hAnsi="楷体" w:hint="eastAsia"/>
          </w:rPr>
          <w:t>为课题的实施</w:t>
        </w:r>
        <w:r w:rsidRPr="004F25AC">
          <w:rPr>
            <w:rFonts w:ascii="楷体" w:hAnsi="楷体" w:hint="eastAsia"/>
            <w:rPrChange w:id="5217" w:author="Fred Zhou" w:date="2024-03-10T14:00:00Z">
              <w:rPr>
                <w:rFonts w:ascii="楷体" w:hAnsi="楷体" w:hint="eastAsia"/>
                <w:highlight w:val="cyan"/>
              </w:rPr>
            </w:rPrChange>
          </w:rPr>
          <w:t>提供了</w:t>
        </w:r>
        <w:r w:rsidRPr="004F25AC">
          <w:rPr>
            <w:rFonts w:ascii="楷体" w:hAnsi="楷体" w:hint="eastAsia"/>
          </w:rPr>
          <w:t>有力支持。</w:t>
        </w:r>
      </w:ins>
    </w:p>
    <w:p w14:paraId="032D38F9" w14:textId="77777777" w:rsidR="004E36F1" w:rsidRPr="004F25AC" w:rsidRDefault="004E36F1" w:rsidP="00E91302">
      <w:pPr>
        <w:ind w:firstLine="420"/>
        <w:rPr>
          <w:ins w:id="5218" w:author="Fred Zhou" w:date="2024-03-10T13:59:00Z"/>
          <w:rFonts w:hint="eastAsia"/>
        </w:rPr>
      </w:pPr>
    </w:p>
    <w:p w14:paraId="33DCDE84" w14:textId="77777777" w:rsidR="000955B6" w:rsidRDefault="000955B6" w:rsidP="000955B6">
      <w:pPr>
        <w:snapToGrid w:val="0"/>
        <w:spacing w:line="440" w:lineRule="exact"/>
        <w:ind w:firstLine="570"/>
        <w:rPr>
          <w:ins w:id="5219" w:author="Fred Zhou" w:date="2024-03-10T14:29:00Z"/>
          <w:rFonts w:ascii="楷体" w:hAnsi="楷体" w:cs="楷体_GB2312"/>
          <w:color w:val="0070C0"/>
          <w:sz w:val="28"/>
          <w:szCs w:val="28"/>
        </w:rPr>
      </w:pPr>
      <w:ins w:id="5220" w:author="Fred Zhou" w:date="2024-03-10T14:29:00Z">
        <w:r>
          <w:rPr>
            <w:rFonts w:ascii="楷体" w:hAnsi="楷体" w:hint="eastAsia"/>
            <w:bCs/>
            <w:color w:val="0070C0"/>
            <w:sz w:val="28"/>
            <w:szCs w:val="28"/>
          </w:rPr>
          <w:t xml:space="preserve">3. </w:t>
        </w:r>
        <w:r>
          <w:rPr>
            <w:rFonts w:ascii="楷体" w:hAnsi="楷体" w:cs="楷体_GB2312" w:hint="eastAsia"/>
            <w:b/>
            <w:bCs/>
            <w:color w:val="0070C0"/>
            <w:sz w:val="28"/>
            <w:szCs w:val="28"/>
          </w:rPr>
          <w:t>正在承担的与本项目相关的科研项目情况</w:t>
        </w:r>
        <w:r>
          <w:rPr>
            <w:rFonts w:ascii="楷体" w:hAnsi="楷体" w:cs="楷体_GB2312" w:hint="eastAsia"/>
            <w:color w:val="0070C0"/>
            <w:sz w:val="28"/>
            <w:szCs w:val="28"/>
          </w:rPr>
          <w:t>（申请人正在承担的与本项目相关的科研项目情况，包括国家自然科学基金的项目和国家其他科技计划项目，要注明项目的资助机构、项目类别、批准号、项目名称、获资助金额、起止年月、与本项目的关系及负责的内容等）；</w:t>
        </w:r>
      </w:ins>
    </w:p>
    <w:p w14:paraId="3B513F8D" w14:textId="21F0313B" w:rsidR="000955B6" w:rsidRPr="00E32736" w:rsidRDefault="000955B6" w:rsidP="000955B6">
      <w:pPr>
        <w:snapToGrid w:val="0"/>
        <w:spacing w:line="440" w:lineRule="exact"/>
        <w:ind w:firstLineChars="196" w:firstLine="470"/>
        <w:rPr>
          <w:ins w:id="5221" w:author="Fred Zhou" w:date="2024-03-10T14:29:00Z"/>
          <w:rFonts w:ascii="宋体" w:eastAsia="宋体" w:hAnsi="宋体" w:hint="eastAsia"/>
        </w:rPr>
      </w:pPr>
      <w:ins w:id="5222" w:author="Fred Zhou" w:date="2024-03-10T14:29:00Z">
        <w:r w:rsidRPr="00E32736">
          <w:rPr>
            <w:rFonts w:ascii="宋体" w:hAnsi="宋体" w:hint="eastAsia"/>
          </w:rPr>
          <w:t xml:space="preserve"> </w:t>
        </w:r>
      </w:ins>
      <w:ins w:id="5223" w:author="Fred Zhou" w:date="2024-03-10T14:41:00Z">
        <w:r w:rsidR="001E1D89" w:rsidRPr="00E32736">
          <w:rPr>
            <w:rFonts w:ascii="楷体" w:hAnsi="楷体" w:hint="eastAsia"/>
            <w:bCs/>
            <w:sz w:val="28"/>
            <w:szCs w:val="28"/>
            <w:rPrChange w:id="5224" w:author="Fred Zhou" w:date="2024-03-10T14:41:00Z">
              <w:rPr>
                <w:rFonts w:ascii="楷体" w:hAnsi="楷体" w:hint="eastAsia"/>
                <w:bCs/>
                <w:color w:val="0070C0"/>
                <w:sz w:val="28"/>
                <w:szCs w:val="28"/>
              </w:rPr>
            </w:rPrChange>
          </w:rPr>
          <w:t>无</w:t>
        </w:r>
      </w:ins>
    </w:p>
    <w:p w14:paraId="36FFD6A5" w14:textId="77777777" w:rsidR="000955B6" w:rsidRDefault="000955B6" w:rsidP="000955B6">
      <w:pPr>
        <w:snapToGrid w:val="0"/>
        <w:spacing w:afterLines="50" w:after="156" w:line="440" w:lineRule="exact"/>
        <w:ind w:firstLine="573"/>
        <w:rPr>
          <w:ins w:id="5225" w:author="Fred Zhou" w:date="2024-03-10T14:29:00Z"/>
          <w:rFonts w:ascii="楷体" w:hAnsi="楷体" w:cs="楷体_GB2312" w:hint="eastAsia"/>
          <w:color w:val="0070C0"/>
          <w:sz w:val="28"/>
          <w:szCs w:val="28"/>
        </w:rPr>
      </w:pPr>
      <w:ins w:id="5226" w:author="Fred Zhou" w:date="2024-03-10T14:29:00Z">
        <w:r>
          <w:rPr>
            <w:rFonts w:ascii="楷体" w:hAnsi="楷体" w:hint="eastAsia"/>
            <w:bCs/>
            <w:color w:val="0070C0"/>
            <w:sz w:val="28"/>
            <w:szCs w:val="28"/>
          </w:rPr>
          <w:t xml:space="preserve">4. </w:t>
        </w:r>
        <w:r>
          <w:rPr>
            <w:rFonts w:ascii="楷体" w:hAnsi="楷体" w:cs="楷体_GB2312" w:hint="eastAsia"/>
            <w:b/>
            <w:bCs/>
            <w:color w:val="0070C0"/>
            <w:sz w:val="28"/>
            <w:szCs w:val="28"/>
          </w:rPr>
          <w:t>完成国家自然科学基金项目情况</w:t>
        </w:r>
        <w:r>
          <w:rPr>
            <w:rFonts w:ascii="楷体" w:hAnsi="楷体" w:cs="楷体_GB2312" w:hint="eastAsia"/>
            <w:color w:val="0070C0"/>
            <w:sz w:val="28"/>
            <w:szCs w:val="28"/>
          </w:rPr>
          <w:t>（对申请人负责的前一个已</w:t>
        </w:r>
        <w:r>
          <w:rPr>
            <w:rFonts w:ascii="楷体" w:hAnsi="楷体" w:cs="楷体_GB2312" w:hint="eastAsia"/>
            <w:color w:val="0070C0"/>
            <w:sz w:val="28"/>
            <w:szCs w:val="28"/>
          </w:rPr>
          <w:lastRenderedPageBreak/>
          <w:t>资助期满的科学基金项目（项目名称及批准号）完成情况、后续研究进展及与本申请项目的关系加以详细说明。另附该项目的研究工作总结摘要（限</w:t>
        </w:r>
        <w:r>
          <w:rPr>
            <w:rFonts w:ascii="楷体" w:hAnsi="楷体" w:hint="eastAsia"/>
            <w:color w:val="0070C0"/>
            <w:sz w:val="28"/>
            <w:szCs w:val="28"/>
          </w:rPr>
          <w:t>500</w:t>
        </w:r>
        <w:r>
          <w:rPr>
            <w:rFonts w:ascii="楷体" w:hAnsi="楷体" w:cs="楷体_GB2312" w:hint="eastAsia"/>
            <w:color w:val="0070C0"/>
            <w:sz w:val="28"/>
            <w:szCs w:val="28"/>
          </w:rPr>
          <w:t>字）和相关成果详细目录）。</w:t>
        </w:r>
      </w:ins>
    </w:p>
    <w:p w14:paraId="0FDA4A4A" w14:textId="12A544C8" w:rsidR="000955B6" w:rsidRPr="00E32736" w:rsidRDefault="000955B6" w:rsidP="000955B6">
      <w:pPr>
        <w:snapToGrid w:val="0"/>
        <w:spacing w:afterLines="50" w:after="156" w:line="440" w:lineRule="exact"/>
        <w:ind w:firstLine="573"/>
        <w:rPr>
          <w:ins w:id="5227" w:author="Fred Zhou" w:date="2024-03-10T14:29:00Z"/>
          <w:rFonts w:ascii="楷体" w:hAnsi="楷体" w:hint="eastAsia"/>
          <w:bCs/>
          <w:sz w:val="28"/>
          <w:szCs w:val="28"/>
          <w:rPrChange w:id="5228" w:author="Fred Zhou" w:date="2024-03-10T14:41:00Z">
            <w:rPr>
              <w:ins w:id="5229" w:author="Fred Zhou" w:date="2024-03-10T14:29:00Z"/>
              <w:rFonts w:ascii="宋体" w:eastAsia="宋体" w:hAnsi="宋体" w:hint="eastAsia"/>
            </w:rPr>
          </w:rPrChange>
        </w:rPr>
        <w:pPrChange w:id="5230" w:author="Fred Zhou" w:date="2024-03-10T14:30:00Z">
          <w:pPr>
            <w:snapToGrid w:val="0"/>
            <w:spacing w:line="440" w:lineRule="exact"/>
            <w:ind w:firstLineChars="196" w:firstLine="470"/>
          </w:pPr>
        </w:pPrChange>
      </w:pPr>
      <w:ins w:id="5231" w:author="Fred Zhou" w:date="2024-03-10T14:29:00Z">
        <w:r w:rsidRPr="00E32736">
          <w:rPr>
            <w:rFonts w:ascii="宋体" w:hAnsi="宋体" w:hint="eastAsia"/>
          </w:rPr>
          <w:t xml:space="preserve"> </w:t>
        </w:r>
      </w:ins>
      <w:ins w:id="5232" w:author="Fred Zhou" w:date="2024-03-10T14:30:00Z">
        <w:r w:rsidRPr="00E32736">
          <w:rPr>
            <w:rFonts w:ascii="楷体" w:hAnsi="楷体" w:hint="eastAsia"/>
            <w:bCs/>
            <w:sz w:val="28"/>
            <w:szCs w:val="28"/>
            <w:rPrChange w:id="5233" w:author="Fred Zhou" w:date="2024-03-10T14:41:00Z">
              <w:rPr>
                <w:rFonts w:ascii="楷体" w:hAnsi="楷体" w:hint="eastAsia"/>
                <w:bCs/>
                <w:color w:val="0070C0"/>
                <w:sz w:val="28"/>
                <w:szCs w:val="28"/>
              </w:rPr>
            </w:rPrChange>
          </w:rPr>
          <w:t>无</w:t>
        </w:r>
      </w:ins>
    </w:p>
    <w:p w14:paraId="4460C443" w14:textId="77777777" w:rsidR="000955B6" w:rsidRDefault="000955B6" w:rsidP="000955B6">
      <w:pPr>
        <w:snapToGrid w:val="0"/>
        <w:spacing w:line="440" w:lineRule="exact"/>
        <w:ind w:firstLineChars="200" w:firstLine="562"/>
        <w:rPr>
          <w:ins w:id="5234" w:author="Fred Zhou" w:date="2024-03-10T14:29:00Z"/>
          <w:rFonts w:ascii="楷体" w:hAnsi="楷体" w:cs="楷体_GB2312" w:hint="eastAsia"/>
          <w:b/>
          <w:bCs/>
          <w:color w:val="0070C0"/>
          <w:sz w:val="28"/>
          <w:szCs w:val="28"/>
        </w:rPr>
      </w:pPr>
      <w:ins w:id="5235" w:author="Fred Zhou" w:date="2024-03-10T14:29:00Z">
        <w:r>
          <w:rPr>
            <w:rFonts w:ascii="楷体" w:hAnsi="楷体" w:cs="楷体_GB2312" w:hint="eastAsia"/>
            <w:b/>
            <w:bCs/>
            <w:color w:val="0070C0"/>
            <w:sz w:val="28"/>
            <w:szCs w:val="28"/>
          </w:rPr>
          <w:t>（三）其他需要说明的情况</w:t>
        </w:r>
      </w:ins>
    </w:p>
    <w:p w14:paraId="4F560DD7" w14:textId="77777777" w:rsidR="000955B6" w:rsidRDefault="000955B6" w:rsidP="000955B6">
      <w:pPr>
        <w:snapToGrid w:val="0"/>
        <w:spacing w:afterLines="50" w:after="156" w:line="440" w:lineRule="exact"/>
        <w:ind w:firstLine="573"/>
        <w:rPr>
          <w:ins w:id="5236" w:author="Fred Zhou" w:date="2024-03-10T14:30:00Z"/>
          <w:rFonts w:ascii="楷体" w:hAnsi="楷体"/>
          <w:bCs/>
          <w:color w:val="0070C0"/>
          <w:sz w:val="28"/>
          <w:szCs w:val="28"/>
        </w:rPr>
      </w:pPr>
      <w:ins w:id="5237" w:author="Fred Zhou" w:date="2024-03-10T14:29:00Z">
        <w:r>
          <w:rPr>
            <w:rFonts w:ascii="楷体" w:hAnsi="楷体" w:hint="eastAsia"/>
            <w:bCs/>
            <w:color w:val="0070C0"/>
            <w:sz w:val="28"/>
            <w:szCs w:val="28"/>
          </w:rPr>
          <w:t>1. 申请人同年申请不同类型的国家自然科学基金项目情况（列明同年申请的其他项目的项目类型、项目名称信息，并说明与本项目之间的区别与联系）。</w:t>
        </w:r>
      </w:ins>
    </w:p>
    <w:p w14:paraId="41447770" w14:textId="6222FF8C" w:rsidR="000955B6" w:rsidRPr="00E32736" w:rsidRDefault="000955B6" w:rsidP="000955B6">
      <w:pPr>
        <w:snapToGrid w:val="0"/>
        <w:spacing w:afterLines="50" w:after="156" w:line="440" w:lineRule="exact"/>
        <w:ind w:firstLine="573"/>
        <w:rPr>
          <w:ins w:id="5238" w:author="Fred Zhou" w:date="2024-03-10T14:29:00Z"/>
          <w:rFonts w:ascii="楷体" w:hAnsi="楷体" w:hint="eastAsia"/>
          <w:bCs/>
          <w:sz w:val="28"/>
          <w:szCs w:val="28"/>
          <w:rPrChange w:id="5239" w:author="Fred Zhou" w:date="2024-03-10T14:41:00Z">
            <w:rPr>
              <w:ins w:id="5240" w:author="Fred Zhou" w:date="2024-03-10T14:29:00Z"/>
              <w:rFonts w:ascii="楷体" w:hAnsi="楷体" w:hint="eastAsia"/>
              <w:bCs/>
              <w:color w:val="0070C0"/>
              <w:sz w:val="28"/>
              <w:szCs w:val="28"/>
            </w:rPr>
          </w:rPrChange>
        </w:rPr>
      </w:pPr>
      <w:ins w:id="5241" w:author="Fred Zhou" w:date="2024-03-10T14:30:00Z">
        <w:r w:rsidRPr="00E32736">
          <w:rPr>
            <w:rFonts w:ascii="楷体" w:hAnsi="楷体" w:hint="eastAsia"/>
            <w:bCs/>
            <w:sz w:val="28"/>
            <w:szCs w:val="28"/>
            <w:rPrChange w:id="5242" w:author="Fred Zhou" w:date="2024-03-10T14:41:00Z">
              <w:rPr>
                <w:rFonts w:ascii="楷体" w:hAnsi="楷体" w:hint="eastAsia"/>
                <w:bCs/>
                <w:color w:val="0070C0"/>
                <w:sz w:val="28"/>
                <w:szCs w:val="28"/>
              </w:rPr>
            </w:rPrChange>
          </w:rPr>
          <w:t>无</w:t>
        </w:r>
      </w:ins>
    </w:p>
    <w:p w14:paraId="335DC03B" w14:textId="4162B06F" w:rsidR="000955B6" w:rsidRPr="000955B6" w:rsidRDefault="000955B6" w:rsidP="000955B6">
      <w:pPr>
        <w:snapToGrid w:val="0"/>
        <w:spacing w:afterLines="50" w:after="156" w:line="440" w:lineRule="exact"/>
        <w:ind w:firstLine="573"/>
        <w:rPr>
          <w:ins w:id="5243" w:author="Fred Zhou" w:date="2024-03-10T14:29:00Z"/>
          <w:rFonts w:ascii="楷体" w:hAnsi="楷体" w:hint="eastAsia"/>
          <w:bCs/>
          <w:color w:val="0070C0"/>
          <w:sz w:val="28"/>
          <w:szCs w:val="28"/>
          <w:rPrChange w:id="5244" w:author="Fred Zhou" w:date="2024-03-10T14:30:00Z">
            <w:rPr>
              <w:ins w:id="5245" w:author="Fred Zhou" w:date="2024-03-10T14:29:00Z"/>
              <w:rFonts w:ascii="宋体" w:eastAsia="宋体" w:hAnsi="宋体" w:hint="eastAsia"/>
            </w:rPr>
          </w:rPrChange>
        </w:rPr>
        <w:pPrChange w:id="5246" w:author="Fred Zhou" w:date="2024-03-10T14:30:00Z">
          <w:pPr>
            <w:snapToGrid w:val="0"/>
            <w:spacing w:line="440" w:lineRule="exact"/>
            <w:ind w:firstLineChars="196" w:firstLine="470"/>
          </w:pPr>
        </w:pPrChange>
      </w:pPr>
      <w:ins w:id="5247" w:author="Fred Zhou" w:date="2024-03-10T14:29:00Z">
        <w:r>
          <w:rPr>
            <w:rFonts w:ascii="宋体" w:hAnsi="宋体" w:hint="eastAsia"/>
          </w:rPr>
          <w:t xml:space="preserve"> </w:t>
        </w:r>
      </w:ins>
      <w:ins w:id="5248" w:author="Fred Zhou" w:date="2024-03-10T14:30:00Z">
        <w:r>
          <w:rPr>
            <w:rFonts w:ascii="楷体" w:hAnsi="楷体" w:hint="eastAsia"/>
            <w:bCs/>
            <w:color w:val="0070C0"/>
            <w:sz w:val="28"/>
            <w:szCs w:val="28"/>
          </w:rPr>
          <w:t>2. 具有高级专业技术职务（职称）的申请人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ins>
    </w:p>
    <w:p w14:paraId="74DE5924" w14:textId="4B74F2EE" w:rsidR="000955B6" w:rsidRPr="00E32736" w:rsidRDefault="000955B6" w:rsidP="000955B6">
      <w:pPr>
        <w:pStyle w:val="a9"/>
        <w:snapToGrid w:val="0"/>
        <w:spacing w:line="440" w:lineRule="exact"/>
        <w:ind w:left="470"/>
        <w:jc w:val="left"/>
        <w:rPr>
          <w:ins w:id="5249" w:author="Fred Zhou" w:date="2024-03-10T14:29:00Z"/>
          <w:rFonts w:ascii="宋体" w:eastAsia="宋体" w:hAnsi="宋体" w:hint="eastAsia"/>
        </w:rPr>
        <w:pPrChange w:id="5250" w:author="Fred Zhou" w:date="2024-03-10T14:30:00Z">
          <w:pPr>
            <w:snapToGrid w:val="0"/>
            <w:spacing w:line="440" w:lineRule="exact"/>
            <w:ind w:firstLineChars="196" w:firstLine="470"/>
          </w:pPr>
        </w:pPrChange>
      </w:pPr>
      <w:ins w:id="5251" w:author="Fred Zhou" w:date="2024-03-10T14:30:00Z">
        <w:r w:rsidRPr="00E32736">
          <w:rPr>
            <w:rFonts w:hint="eastAsia"/>
          </w:rPr>
          <w:t>无</w:t>
        </w:r>
      </w:ins>
    </w:p>
    <w:p w14:paraId="63647554" w14:textId="77777777" w:rsidR="000955B6" w:rsidRDefault="000955B6" w:rsidP="000955B6">
      <w:pPr>
        <w:snapToGrid w:val="0"/>
        <w:spacing w:afterLines="50" w:after="156" w:line="440" w:lineRule="exact"/>
        <w:ind w:firstLine="573"/>
        <w:rPr>
          <w:ins w:id="5252" w:author="Fred Zhou" w:date="2024-03-10T14:29:00Z"/>
          <w:rFonts w:ascii="楷体" w:hAnsi="楷体" w:hint="eastAsia"/>
          <w:bCs/>
          <w:color w:val="0070C0"/>
          <w:sz w:val="28"/>
          <w:szCs w:val="28"/>
        </w:rPr>
      </w:pPr>
      <w:ins w:id="5253" w:author="Fred Zhou" w:date="2024-03-10T14:29:00Z">
        <w:r>
          <w:rPr>
            <w:rFonts w:ascii="楷体" w:hAnsi="楷体" w:hint="eastAsia"/>
            <w:bCs/>
            <w:color w:val="0070C0"/>
            <w:sz w:val="28"/>
            <w:szCs w:val="28"/>
          </w:rPr>
          <w:t>3. 具有高级专业技术职务（职称）的申请人是否存在与正在承担的国家自然科学基金项目的单位不一致的情况；如存在上述情况，列明所涉及人员的姓名，正在承担项目的批准号、项目类型、项目名称、单位名称、起止年月，并说明单位不一致原因。</w:t>
        </w:r>
      </w:ins>
    </w:p>
    <w:p w14:paraId="1FF60E94" w14:textId="3B43ADC8" w:rsidR="000955B6" w:rsidRDefault="000955B6" w:rsidP="000955B6">
      <w:pPr>
        <w:snapToGrid w:val="0"/>
        <w:spacing w:line="440" w:lineRule="exact"/>
        <w:ind w:firstLine="420"/>
        <w:jc w:val="left"/>
        <w:rPr>
          <w:ins w:id="5254" w:author="Fred Zhou" w:date="2024-03-10T14:29:00Z"/>
          <w:rFonts w:ascii="宋体" w:eastAsia="宋体" w:hAnsi="宋体" w:hint="eastAsia"/>
        </w:rPr>
        <w:pPrChange w:id="5255" w:author="Fred Zhou" w:date="2024-03-10T14:30:00Z">
          <w:pPr>
            <w:snapToGrid w:val="0"/>
            <w:spacing w:line="440" w:lineRule="exact"/>
            <w:ind w:firstLineChars="196" w:firstLine="470"/>
          </w:pPr>
        </w:pPrChange>
      </w:pPr>
      <w:ins w:id="5256" w:author="Fred Zhou" w:date="2024-03-10T14:30:00Z">
        <w:r>
          <w:rPr>
            <w:rFonts w:hint="eastAsia"/>
          </w:rPr>
          <w:t>无</w:t>
        </w:r>
      </w:ins>
    </w:p>
    <w:p w14:paraId="3D9A0F4B" w14:textId="77777777" w:rsidR="000955B6" w:rsidRDefault="000955B6" w:rsidP="000955B6">
      <w:pPr>
        <w:snapToGrid w:val="0"/>
        <w:spacing w:afterLines="50" w:after="156" w:line="440" w:lineRule="exact"/>
        <w:ind w:firstLine="573"/>
        <w:rPr>
          <w:ins w:id="5257" w:author="Fred Zhou" w:date="2024-03-10T14:29:00Z"/>
          <w:rFonts w:ascii="楷体" w:hAnsi="楷体" w:hint="eastAsia"/>
          <w:bCs/>
          <w:color w:val="0070C0"/>
          <w:sz w:val="28"/>
          <w:szCs w:val="28"/>
        </w:rPr>
      </w:pPr>
      <w:ins w:id="5258" w:author="Fred Zhou" w:date="2024-03-10T14:29:00Z">
        <w:r>
          <w:rPr>
            <w:rFonts w:ascii="楷体" w:hAnsi="楷体" w:hint="eastAsia"/>
            <w:bCs/>
            <w:color w:val="0070C0"/>
            <w:sz w:val="28"/>
            <w:szCs w:val="28"/>
          </w:rPr>
          <w:t>4. 其他。</w:t>
        </w:r>
      </w:ins>
    </w:p>
    <w:p w14:paraId="5F349116" w14:textId="41AA4F5D" w:rsidR="00ED0065" w:rsidRPr="004F25AC" w:rsidDel="00DF176D" w:rsidRDefault="000955B6" w:rsidP="000955B6">
      <w:pPr>
        <w:ind w:firstLine="420"/>
        <w:rPr>
          <w:del w:id="5259" w:author="Fred Zhou" w:date="2024-03-10T11:52:00Z"/>
        </w:rPr>
        <w:pPrChange w:id="5260" w:author="Fred Zhou" w:date="2024-03-10T14:30:00Z">
          <w:pPr/>
        </w:pPrChange>
      </w:pPr>
      <w:ins w:id="5261" w:author="Fred Zhou" w:date="2024-03-10T14:29:00Z">
        <w:r>
          <w:rPr>
            <w:rFonts w:hint="eastAsia"/>
          </w:rPr>
          <w:t>无</w:t>
        </w:r>
      </w:ins>
      <w:del w:id="5262" w:author="Fred Zhou" w:date="2024-03-10T11:52:00Z">
        <w:r w:rsidR="00ED0065" w:rsidRPr="004F25AC" w:rsidDel="00DF176D">
          <w:delText>Gastwirth, J. L. (1972). The estimation of the Lorenz curve and Gini index. The review of economics and statistics, 306-316.</w:delText>
        </w:r>
      </w:del>
    </w:p>
    <w:p w14:paraId="0FB319A1" w14:textId="363E616E" w:rsidR="00EC00A5" w:rsidRPr="004F25AC" w:rsidDel="00DF176D" w:rsidRDefault="00EC00A5" w:rsidP="000955B6">
      <w:pPr>
        <w:ind w:firstLine="420"/>
        <w:rPr>
          <w:del w:id="5263" w:author="Fred Zhou" w:date="2024-03-10T11:52:00Z"/>
          <w:rFonts w:ascii="Arial" w:hAnsi="Arial" w:cs="Arial"/>
          <w:color w:val="222222"/>
          <w:sz w:val="20"/>
          <w:szCs w:val="20"/>
          <w:shd w:val="clear" w:color="auto" w:fill="FFFFFF"/>
        </w:rPr>
        <w:pPrChange w:id="5264" w:author="Fred Zhou" w:date="2024-03-10T14:30:00Z">
          <w:pPr/>
        </w:pPrChange>
      </w:pPr>
      <w:del w:id="5265" w:author="Fred Zhou" w:date="2024-03-10T11:52:00Z">
        <w:r w:rsidRPr="004F25AC" w:rsidDel="00DF176D">
          <w:rPr>
            <w:rFonts w:ascii="Arial" w:hAnsi="Arial" w:cs="Arial"/>
            <w:color w:val="222222"/>
            <w:sz w:val="20"/>
            <w:szCs w:val="20"/>
            <w:shd w:val="clear" w:color="auto" w:fill="FFFFFF"/>
          </w:rPr>
          <w:delText>Xie, M., Gao, Y., Cao, Y., Breuste, J., Fu, M., &amp; Tong, D. (2015). Dynamics and temperature regulation function of urban green connectivity. </w:delText>
        </w:r>
        <w:r w:rsidRPr="004F25AC" w:rsidDel="00DF176D">
          <w:rPr>
            <w:rFonts w:ascii="Arial" w:hAnsi="Arial" w:cs="Arial"/>
            <w:i/>
            <w:iCs/>
            <w:color w:val="222222"/>
            <w:sz w:val="20"/>
            <w:szCs w:val="20"/>
            <w:shd w:val="clear" w:color="auto" w:fill="FFFFFF"/>
          </w:rPr>
          <w:delText>Journal of Urban Planning and Development</w:delText>
        </w:r>
        <w:r w:rsidRPr="004F25AC" w:rsidDel="00DF176D">
          <w:rPr>
            <w:rFonts w:ascii="Arial" w:hAnsi="Arial" w:cs="Arial"/>
            <w:color w:val="222222"/>
            <w:sz w:val="20"/>
            <w:szCs w:val="20"/>
            <w:shd w:val="clear" w:color="auto" w:fill="FFFFFF"/>
          </w:rPr>
          <w:delText>, </w:delText>
        </w:r>
        <w:r w:rsidRPr="004F25AC" w:rsidDel="00DF176D">
          <w:rPr>
            <w:rFonts w:ascii="Arial" w:hAnsi="Arial" w:cs="Arial"/>
            <w:i/>
            <w:iCs/>
            <w:color w:val="222222"/>
            <w:sz w:val="20"/>
            <w:szCs w:val="20"/>
            <w:shd w:val="clear" w:color="auto" w:fill="FFFFFF"/>
          </w:rPr>
          <w:delText>141</w:delText>
        </w:r>
        <w:r w:rsidRPr="004F25AC" w:rsidDel="00DF176D">
          <w:rPr>
            <w:rFonts w:ascii="Arial" w:hAnsi="Arial" w:cs="Arial"/>
            <w:color w:val="222222"/>
            <w:sz w:val="20"/>
            <w:szCs w:val="20"/>
            <w:shd w:val="clear" w:color="auto" w:fill="FFFFFF"/>
          </w:rPr>
          <w:delText>(3), A5014008.</w:delText>
        </w:r>
      </w:del>
    </w:p>
    <w:p w14:paraId="6E02F5E8" w14:textId="77777777" w:rsidR="00041583" w:rsidRPr="004F25AC" w:rsidDel="00366A1F" w:rsidRDefault="00041583" w:rsidP="000955B6">
      <w:pPr>
        <w:ind w:firstLine="420"/>
        <w:rPr>
          <w:del w:id="5266" w:author="Fred Zhou" w:date="2024-03-10T00:48:00Z"/>
          <w:rFonts w:hint="eastAsia"/>
        </w:rPr>
        <w:pPrChange w:id="5267" w:author="Fred Zhou" w:date="2024-03-10T14:30:00Z">
          <w:pPr/>
        </w:pPrChange>
      </w:pPr>
    </w:p>
    <w:p w14:paraId="3751C905" w14:textId="2789C5C4" w:rsidR="004C7193" w:rsidRPr="004F25AC" w:rsidDel="00366A1F" w:rsidRDefault="004C7193" w:rsidP="000955B6">
      <w:pPr>
        <w:pStyle w:val="a9"/>
        <w:numPr>
          <w:ilvl w:val="0"/>
          <w:numId w:val="21"/>
        </w:numPr>
        <w:ind w:left="0" w:firstLine="420"/>
        <w:rPr>
          <w:del w:id="5268" w:author="Fred Zhou" w:date="2024-03-10T00:48:00Z"/>
        </w:rPr>
        <w:pPrChange w:id="5269" w:author="Fred Zhou" w:date="2024-03-10T14:30:00Z">
          <w:pPr>
            <w:pStyle w:val="a9"/>
            <w:numPr>
              <w:numId w:val="21"/>
            </w:numPr>
            <w:ind w:left="470" w:hanging="470"/>
          </w:pPr>
        </w:pPrChange>
      </w:pPr>
      <w:del w:id="5270" w:author="Fred Zhou" w:date="2024-03-10T00:48:00Z">
        <w:r w:rsidRPr="004F25AC" w:rsidDel="00366A1F">
          <w:rPr>
            <w:rFonts w:hint="eastAsia"/>
          </w:rPr>
          <w:delText>服务流</w:delText>
        </w:r>
      </w:del>
    </w:p>
    <w:p w14:paraId="2DD089DC" w14:textId="7A555B37" w:rsidR="000155B9" w:rsidRPr="004C7193" w:rsidRDefault="000155B9" w:rsidP="000955B6">
      <w:pPr>
        <w:ind w:firstLine="420"/>
        <w:rPr>
          <w:rFonts w:hint="eastAsia"/>
        </w:rPr>
        <w:pPrChange w:id="5271" w:author="Fred Zhou" w:date="2024-03-10T14:30:00Z">
          <w:pPr/>
        </w:pPrChange>
      </w:pPr>
      <w:del w:id="5272" w:author="Fred Zhou" w:date="2024-03-10T00:48:00Z">
        <w:r w:rsidRPr="004F25AC" w:rsidDel="00366A1F">
          <w:rPr>
            <w:rFonts w:hint="eastAsia"/>
          </w:rPr>
          <w:delText>参考：</w:delText>
        </w:r>
        <w:r w:rsidRPr="004F25AC" w:rsidDel="00366A1F">
          <w:delText>Differing spatial patterns of the urban heat exposure of elderly populations in two megacities identifies alternate adaptation strategies</w:delText>
        </w:r>
        <w:r w:rsidRPr="000155B9" w:rsidDel="00366A1F">
          <w:cr/>
        </w:r>
      </w:del>
    </w:p>
    <w:sectPr w:rsidR="000155B9" w:rsidRPr="004C719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楷体_GB2312">
    <w:charset w:val="00"/>
    <w:family w:val="auto"/>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Light">
    <w:panose1 w:val="020B0502040204020203"/>
    <w:charset w:val="86"/>
    <w:family w:val="swiss"/>
    <w:pitch w:val="variable"/>
    <w:sig w:usb0="80000287" w:usb1="2ACF001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6E4A"/>
    <w:multiLevelType w:val="multilevel"/>
    <w:tmpl w:val="A4C0F7E2"/>
    <w:lvl w:ilvl="0">
      <w:start w:val="3"/>
      <w:numFmt w:val="decimal"/>
      <w:lvlText w:val="%1."/>
      <w:lvlJc w:val="left"/>
      <w:pPr>
        <w:ind w:left="500" w:hanging="5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1DE637D"/>
    <w:multiLevelType w:val="hybridMultilevel"/>
    <w:tmpl w:val="3B686D28"/>
    <w:lvl w:ilvl="0" w:tplc="83CEE44E">
      <w:start w:val="3"/>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4106E74"/>
    <w:multiLevelType w:val="multilevel"/>
    <w:tmpl w:val="3EEC3C48"/>
    <w:lvl w:ilvl="0">
      <w:start w:val="1"/>
      <w:numFmt w:val="bullet"/>
      <w:lvlText w:val=""/>
      <w:lvlJc w:val="left"/>
      <w:pPr>
        <w:ind w:left="420" w:hanging="420"/>
      </w:pPr>
      <w:rPr>
        <w:rFonts w:ascii="Wingdings" w:hAnsi="Wingdings" w:hint="default"/>
      </w:rPr>
    </w:lvl>
    <w:lvl w:ilvl="1">
      <w:start w:val="1"/>
      <w:numFmt w:val="bullet"/>
      <w:lvlText w:val=""/>
      <w:lvlJc w:val="left"/>
      <w:pPr>
        <w:ind w:left="860" w:hanging="440"/>
      </w:pPr>
      <w:rPr>
        <w:rFonts w:ascii="Wingdings" w:hAnsi="Wingdings" w:hint="default"/>
      </w:rPr>
    </w:lvl>
    <w:lvl w:ilvl="2">
      <w:start w:val="1"/>
      <w:numFmt w:val="bullet"/>
      <w:lvlText w:val=""/>
      <w:lvlJc w:val="left"/>
      <w:pPr>
        <w:ind w:left="1280" w:hanging="440"/>
      </w:pPr>
      <w:rPr>
        <w:rFonts w:ascii="Wingdings" w:hAnsi="Wingdings" w:hint="default"/>
      </w:rPr>
    </w:lvl>
    <w:lvl w:ilvl="3">
      <w:start w:val="1"/>
      <w:numFmt w:val="bullet"/>
      <w:lvlText w:val=""/>
      <w:lvlJc w:val="left"/>
      <w:pPr>
        <w:tabs>
          <w:tab w:val="num" w:pos="1680"/>
        </w:tabs>
        <w:ind w:left="1680" w:hanging="420"/>
      </w:pPr>
      <w:rPr>
        <w:rFonts w:ascii="楷体" w:eastAsia="楷体" w:hAnsi="楷体" w:hint="eastAsia"/>
      </w:rPr>
    </w:lvl>
    <w:lvl w:ilvl="4">
      <w:start w:val="1"/>
      <w:numFmt w:val="bullet"/>
      <w:lvlText w:val=""/>
      <w:lvlJc w:val="left"/>
      <w:pPr>
        <w:tabs>
          <w:tab w:val="num" w:pos="2100"/>
        </w:tabs>
        <w:ind w:left="2100" w:hanging="420"/>
      </w:pPr>
      <w:rPr>
        <w:rFonts w:ascii="楷体" w:eastAsia="楷体" w:hAnsi="楷体" w:hint="eastAsia"/>
      </w:rPr>
    </w:lvl>
    <w:lvl w:ilvl="5">
      <w:start w:val="1"/>
      <w:numFmt w:val="bullet"/>
      <w:lvlText w:val=""/>
      <w:lvlJc w:val="left"/>
      <w:pPr>
        <w:tabs>
          <w:tab w:val="num" w:pos="2520"/>
        </w:tabs>
        <w:ind w:left="2520" w:hanging="420"/>
      </w:pPr>
      <w:rPr>
        <w:rFonts w:ascii="楷体" w:eastAsia="楷体" w:hAnsi="楷体" w:hint="eastAsia"/>
      </w:rPr>
    </w:lvl>
    <w:lvl w:ilvl="6">
      <w:start w:val="1"/>
      <w:numFmt w:val="bullet"/>
      <w:lvlText w:val=""/>
      <w:lvlJc w:val="left"/>
      <w:pPr>
        <w:tabs>
          <w:tab w:val="num" w:pos="2940"/>
        </w:tabs>
        <w:ind w:left="2940" w:hanging="420"/>
      </w:pPr>
      <w:rPr>
        <w:rFonts w:ascii="楷体" w:eastAsia="楷体" w:hAnsi="楷体" w:hint="eastAsia"/>
      </w:rPr>
    </w:lvl>
    <w:lvl w:ilvl="7">
      <w:start w:val="1"/>
      <w:numFmt w:val="bullet"/>
      <w:lvlText w:val=""/>
      <w:lvlJc w:val="left"/>
      <w:pPr>
        <w:tabs>
          <w:tab w:val="num" w:pos="3360"/>
        </w:tabs>
        <w:ind w:left="3360" w:hanging="420"/>
      </w:pPr>
      <w:rPr>
        <w:rFonts w:ascii="楷体" w:eastAsia="楷体" w:hAnsi="楷体" w:hint="eastAsia"/>
      </w:rPr>
    </w:lvl>
    <w:lvl w:ilvl="8">
      <w:start w:val="1"/>
      <w:numFmt w:val="bullet"/>
      <w:lvlText w:val=""/>
      <w:lvlJc w:val="left"/>
      <w:pPr>
        <w:tabs>
          <w:tab w:val="num" w:pos="3780"/>
        </w:tabs>
        <w:ind w:left="3780" w:hanging="420"/>
      </w:pPr>
      <w:rPr>
        <w:rFonts w:ascii="楷体" w:eastAsia="楷体" w:hAnsi="楷体" w:hint="eastAsia"/>
      </w:rPr>
    </w:lvl>
  </w:abstractNum>
  <w:abstractNum w:abstractNumId="3" w15:restartNumberingAfterBreak="0">
    <w:nsid w:val="1B647B14"/>
    <w:multiLevelType w:val="multilevel"/>
    <w:tmpl w:val="E660817C"/>
    <w:lvl w:ilvl="0">
      <w:start w:val="1"/>
      <w:numFmt w:val="bullet"/>
      <w:lvlText w:val=""/>
      <w:lvlJc w:val="left"/>
      <w:pPr>
        <w:tabs>
          <w:tab w:val="num" w:pos="-420"/>
        </w:tabs>
        <w:ind w:left="0" w:hanging="420"/>
      </w:pPr>
      <w:rPr>
        <w:rFonts w:ascii="Wingdings" w:hAnsi="Wingdings" w:hint="default"/>
      </w:rPr>
    </w:lvl>
    <w:lvl w:ilvl="1">
      <w:start w:val="1"/>
      <w:numFmt w:val="bullet"/>
      <w:lvlText w:val=""/>
      <w:lvlJc w:val="left"/>
      <w:pPr>
        <w:tabs>
          <w:tab w:val="num" w:pos="-420"/>
        </w:tabs>
        <w:ind w:left="440" w:hanging="440"/>
      </w:pPr>
      <w:rPr>
        <w:rFonts w:ascii="Wingdings" w:hAnsi="Wingdings" w:hint="default"/>
      </w:rPr>
    </w:lvl>
    <w:lvl w:ilvl="2">
      <w:start w:val="1"/>
      <w:numFmt w:val="bullet"/>
      <w:lvlText w:val=""/>
      <w:lvlJc w:val="left"/>
      <w:pPr>
        <w:tabs>
          <w:tab w:val="num" w:pos="-420"/>
        </w:tabs>
        <w:ind w:left="860" w:hanging="440"/>
      </w:pPr>
      <w:rPr>
        <w:rFonts w:ascii="Wingdings" w:hAnsi="Wingdings" w:hint="default"/>
      </w:rPr>
    </w:lvl>
    <w:lvl w:ilvl="3">
      <w:start w:val="1"/>
      <w:numFmt w:val="bullet"/>
      <w:lvlText w:val=""/>
      <w:lvlJc w:val="left"/>
      <w:pPr>
        <w:tabs>
          <w:tab w:val="num" w:pos="-420"/>
        </w:tabs>
        <w:ind w:left="1280" w:hanging="440"/>
      </w:pPr>
      <w:rPr>
        <w:rFonts w:ascii="Wingdings" w:hAnsi="Wingdings" w:hint="default"/>
      </w:rPr>
    </w:lvl>
    <w:lvl w:ilvl="4">
      <w:start w:val="1"/>
      <w:numFmt w:val="bullet"/>
      <w:lvlText w:val=""/>
      <w:lvlJc w:val="left"/>
      <w:pPr>
        <w:tabs>
          <w:tab w:val="num" w:pos="1680"/>
        </w:tabs>
        <w:ind w:left="1680" w:hanging="420"/>
      </w:pPr>
      <w:rPr>
        <w:rFonts w:ascii="楷体" w:eastAsia="楷体" w:hAnsi="楷体" w:hint="eastAsia"/>
      </w:rPr>
    </w:lvl>
    <w:lvl w:ilvl="5">
      <w:start w:val="1"/>
      <w:numFmt w:val="bullet"/>
      <w:lvlText w:val=""/>
      <w:lvlJc w:val="left"/>
      <w:pPr>
        <w:tabs>
          <w:tab w:val="num" w:pos="2100"/>
        </w:tabs>
        <w:ind w:left="2100" w:hanging="420"/>
      </w:pPr>
      <w:rPr>
        <w:rFonts w:ascii="楷体" w:eastAsia="楷体" w:hAnsi="楷体" w:hint="eastAsia"/>
      </w:rPr>
    </w:lvl>
    <w:lvl w:ilvl="6">
      <w:start w:val="1"/>
      <w:numFmt w:val="bullet"/>
      <w:lvlText w:val=""/>
      <w:lvlJc w:val="left"/>
      <w:pPr>
        <w:tabs>
          <w:tab w:val="num" w:pos="2520"/>
        </w:tabs>
        <w:ind w:left="2520" w:hanging="420"/>
      </w:pPr>
      <w:rPr>
        <w:rFonts w:ascii="楷体" w:eastAsia="楷体" w:hAnsi="楷体" w:hint="eastAsia"/>
      </w:rPr>
    </w:lvl>
    <w:lvl w:ilvl="7">
      <w:start w:val="1"/>
      <w:numFmt w:val="bullet"/>
      <w:lvlText w:val=""/>
      <w:lvlJc w:val="left"/>
      <w:pPr>
        <w:tabs>
          <w:tab w:val="num" w:pos="2940"/>
        </w:tabs>
        <w:ind w:left="2940" w:hanging="420"/>
      </w:pPr>
      <w:rPr>
        <w:rFonts w:ascii="楷体" w:eastAsia="楷体" w:hAnsi="楷体" w:hint="eastAsia"/>
      </w:rPr>
    </w:lvl>
    <w:lvl w:ilvl="8">
      <w:start w:val="1"/>
      <w:numFmt w:val="bullet"/>
      <w:lvlText w:val=""/>
      <w:lvlJc w:val="left"/>
      <w:pPr>
        <w:tabs>
          <w:tab w:val="num" w:pos="3360"/>
        </w:tabs>
        <w:ind w:left="3360" w:hanging="420"/>
      </w:pPr>
      <w:rPr>
        <w:rFonts w:ascii="楷体" w:eastAsia="楷体" w:hAnsi="楷体" w:hint="eastAsia"/>
      </w:rPr>
    </w:lvl>
  </w:abstractNum>
  <w:abstractNum w:abstractNumId="4" w15:restartNumberingAfterBreak="0">
    <w:nsid w:val="22153288"/>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5" w15:restartNumberingAfterBreak="0">
    <w:nsid w:val="2AFD6998"/>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6" w15:restartNumberingAfterBreak="0">
    <w:nsid w:val="2C3B0765"/>
    <w:multiLevelType w:val="multilevel"/>
    <w:tmpl w:val="D41CD14C"/>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DC06956"/>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8" w15:restartNumberingAfterBreak="0">
    <w:nsid w:val="2DD57CCC"/>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9" w15:restartNumberingAfterBreak="0">
    <w:nsid w:val="2E8D0894"/>
    <w:multiLevelType w:val="multilevel"/>
    <w:tmpl w:val="9516152A"/>
    <w:lvl w:ilvl="0">
      <w:start w:val="3"/>
      <w:numFmt w:val="decimal"/>
      <w:lvlText w:val="%1."/>
      <w:lvlJc w:val="left"/>
      <w:pPr>
        <w:ind w:left="0" w:firstLine="0"/>
      </w:pPr>
      <w:rPr>
        <w:rFonts w:eastAsia="黑体" w:hint="default"/>
        <w:sz w:val="28"/>
      </w:rPr>
    </w:lvl>
    <w:lvl w:ilvl="1">
      <w:start w:val="1"/>
      <w:numFmt w:val="decimal"/>
      <w:lvlText w:val="%1.%2."/>
      <w:lvlJc w:val="left"/>
      <w:pPr>
        <w:ind w:left="0" w:firstLine="0"/>
      </w:pPr>
      <w:rPr>
        <w:rFonts w:eastAsia="黑体" w:hint="default"/>
        <w:sz w:val="28"/>
      </w:rPr>
    </w:lvl>
    <w:lvl w:ilvl="2">
      <w:start w:val="5"/>
      <w:numFmt w:val="decimal"/>
      <w:lvlText w:val="%1.%2.%3."/>
      <w:lvlJc w:val="left"/>
      <w:pPr>
        <w:ind w:left="0" w:firstLine="0"/>
      </w:pPr>
      <w:rPr>
        <w:rFonts w:eastAsia="黑体" w:hint="default"/>
        <w:sz w:val="28"/>
      </w:rPr>
    </w:lvl>
    <w:lvl w:ilvl="3">
      <w:start w:val="1"/>
      <w:numFmt w:val="decimal"/>
      <w:lvlText w:val="%1.%2.%3.%4."/>
      <w:lvlJc w:val="left"/>
      <w:pPr>
        <w:ind w:left="340" w:hanging="340"/>
      </w:pPr>
      <w:rPr>
        <w:rFonts w:eastAsia="黑体" w:hint="default"/>
        <w:sz w:val="28"/>
      </w:rPr>
    </w:lvl>
    <w:lvl w:ilvl="4">
      <w:start w:val="1"/>
      <w:numFmt w:val="decimal"/>
      <w:lvlText w:val="%1.%2.%3.%4.%5."/>
      <w:lvlJc w:val="left"/>
      <w:pPr>
        <w:ind w:left="340" w:hanging="340"/>
      </w:pPr>
      <w:rPr>
        <w:rFonts w:eastAsia="黑体" w:hint="default"/>
        <w:sz w:val="28"/>
      </w:rPr>
    </w:lvl>
    <w:lvl w:ilvl="5">
      <w:start w:val="1"/>
      <w:numFmt w:val="decimal"/>
      <w:lvlText w:val="%1.%2.%3.%4.%5.%6."/>
      <w:lvlJc w:val="left"/>
      <w:pPr>
        <w:ind w:left="700" w:hanging="700"/>
      </w:pPr>
      <w:rPr>
        <w:rFonts w:eastAsia="黑体" w:hint="default"/>
        <w:sz w:val="28"/>
      </w:rPr>
    </w:lvl>
    <w:lvl w:ilvl="6">
      <w:start w:val="1"/>
      <w:numFmt w:val="decimal"/>
      <w:lvlText w:val="%1.%2.%3.%4.%5.%6.%7."/>
      <w:lvlJc w:val="left"/>
      <w:pPr>
        <w:ind w:left="1060" w:hanging="1060"/>
      </w:pPr>
      <w:rPr>
        <w:rFonts w:eastAsia="黑体" w:hint="default"/>
        <w:sz w:val="28"/>
      </w:rPr>
    </w:lvl>
    <w:lvl w:ilvl="7">
      <w:start w:val="1"/>
      <w:numFmt w:val="decimal"/>
      <w:lvlText w:val="%1.%2.%3.%4.%5.%6.%7.%8."/>
      <w:lvlJc w:val="left"/>
      <w:pPr>
        <w:ind w:left="1060" w:hanging="1060"/>
      </w:pPr>
      <w:rPr>
        <w:rFonts w:eastAsia="黑体" w:hint="default"/>
        <w:sz w:val="28"/>
      </w:rPr>
    </w:lvl>
    <w:lvl w:ilvl="8">
      <w:start w:val="1"/>
      <w:numFmt w:val="decimal"/>
      <w:lvlText w:val="%1.%2.%3.%4.%5.%6.%7.%8.%9."/>
      <w:lvlJc w:val="left"/>
      <w:pPr>
        <w:ind w:left="1420" w:hanging="1420"/>
      </w:pPr>
      <w:rPr>
        <w:rFonts w:eastAsia="黑体" w:hint="default"/>
        <w:sz w:val="28"/>
      </w:rPr>
    </w:lvl>
  </w:abstractNum>
  <w:abstractNum w:abstractNumId="10" w15:restartNumberingAfterBreak="0">
    <w:nsid w:val="30DC32CF"/>
    <w:multiLevelType w:val="hybridMultilevel"/>
    <w:tmpl w:val="C92C20E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 w15:restartNumberingAfterBreak="0">
    <w:nsid w:val="32C85BE5"/>
    <w:multiLevelType w:val="multilevel"/>
    <w:tmpl w:val="505A20BA"/>
    <w:lvl w:ilvl="0">
      <w:start w:val="3"/>
      <w:numFmt w:val="decimal"/>
      <w:lvlText w:val="%1."/>
      <w:lvlJc w:val="left"/>
      <w:pPr>
        <w:ind w:left="740" w:hanging="740"/>
      </w:pPr>
      <w:rPr>
        <w:rFonts w:hint="default"/>
      </w:rPr>
    </w:lvl>
    <w:lvl w:ilvl="1">
      <w:start w:val="1"/>
      <w:numFmt w:val="decimal"/>
      <w:lvlText w:val="%1.%2."/>
      <w:lvlJc w:val="left"/>
      <w:pPr>
        <w:ind w:left="740" w:hanging="74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4B70844"/>
    <w:multiLevelType w:val="multilevel"/>
    <w:tmpl w:val="84FADCA0"/>
    <w:lvl w:ilvl="0">
      <w:start w:val="1"/>
      <w:numFmt w:val="decimal"/>
      <w:lvlText w:val="%1."/>
      <w:lvlJc w:val="left"/>
      <w:pPr>
        <w:ind w:left="680" w:hanging="680"/>
      </w:pPr>
      <w:rPr>
        <w:rFonts w:ascii="黑体" w:hAnsi="黑体" w:hint="default"/>
      </w:rPr>
    </w:lvl>
    <w:lvl w:ilvl="1">
      <w:start w:val="2"/>
      <w:numFmt w:val="decimal"/>
      <w:lvlText w:val="%1.%2."/>
      <w:lvlJc w:val="left"/>
      <w:pPr>
        <w:ind w:left="720" w:hanging="720"/>
      </w:pPr>
      <w:rPr>
        <w:rFonts w:ascii="黑体" w:hAnsi="黑体" w:hint="default"/>
      </w:rPr>
    </w:lvl>
    <w:lvl w:ilvl="2">
      <w:start w:val="1"/>
      <w:numFmt w:val="decimal"/>
      <w:lvlText w:val="%1.%2.%3."/>
      <w:lvlJc w:val="left"/>
      <w:pPr>
        <w:ind w:left="1080" w:hanging="1080"/>
      </w:pPr>
      <w:rPr>
        <w:rFonts w:ascii="黑体" w:hAnsi="黑体" w:hint="default"/>
      </w:rPr>
    </w:lvl>
    <w:lvl w:ilvl="3">
      <w:start w:val="1"/>
      <w:numFmt w:val="decimal"/>
      <w:lvlText w:val="%1.%2.%3.%4."/>
      <w:lvlJc w:val="left"/>
      <w:pPr>
        <w:ind w:left="1080" w:hanging="1080"/>
      </w:pPr>
      <w:rPr>
        <w:rFonts w:ascii="黑体" w:hAnsi="黑体" w:hint="default"/>
      </w:rPr>
    </w:lvl>
    <w:lvl w:ilvl="4">
      <w:start w:val="1"/>
      <w:numFmt w:val="decimal"/>
      <w:lvlText w:val="%1.%2.%3.%4.%5."/>
      <w:lvlJc w:val="left"/>
      <w:pPr>
        <w:ind w:left="1440" w:hanging="1440"/>
      </w:pPr>
      <w:rPr>
        <w:rFonts w:ascii="黑体" w:hAnsi="黑体" w:hint="default"/>
      </w:rPr>
    </w:lvl>
    <w:lvl w:ilvl="5">
      <w:start w:val="1"/>
      <w:numFmt w:val="decimal"/>
      <w:lvlText w:val="%1.%2.%3.%4.%5.%6."/>
      <w:lvlJc w:val="left"/>
      <w:pPr>
        <w:ind w:left="1800" w:hanging="1800"/>
      </w:pPr>
      <w:rPr>
        <w:rFonts w:ascii="黑体" w:hAnsi="黑体" w:hint="default"/>
      </w:rPr>
    </w:lvl>
    <w:lvl w:ilvl="6">
      <w:start w:val="1"/>
      <w:numFmt w:val="decimal"/>
      <w:lvlText w:val="%1.%2.%3.%4.%5.%6.%7."/>
      <w:lvlJc w:val="left"/>
      <w:pPr>
        <w:ind w:left="2160" w:hanging="2160"/>
      </w:pPr>
      <w:rPr>
        <w:rFonts w:ascii="黑体" w:hAnsi="黑体" w:hint="default"/>
      </w:rPr>
    </w:lvl>
    <w:lvl w:ilvl="7">
      <w:start w:val="1"/>
      <w:numFmt w:val="decimal"/>
      <w:lvlText w:val="%1.%2.%3.%4.%5.%6.%7.%8."/>
      <w:lvlJc w:val="left"/>
      <w:pPr>
        <w:ind w:left="2160" w:hanging="2160"/>
      </w:pPr>
      <w:rPr>
        <w:rFonts w:ascii="黑体" w:hAnsi="黑体" w:hint="default"/>
      </w:rPr>
    </w:lvl>
    <w:lvl w:ilvl="8">
      <w:start w:val="1"/>
      <w:numFmt w:val="decimal"/>
      <w:lvlText w:val="%1.%2.%3.%4.%5.%6.%7.%8.%9."/>
      <w:lvlJc w:val="left"/>
      <w:pPr>
        <w:ind w:left="2520" w:hanging="2520"/>
      </w:pPr>
      <w:rPr>
        <w:rFonts w:ascii="黑体" w:hAnsi="黑体" w:hint="default"/>
      </w:rPr>
    </w:lvl>
  </w:abstractNum>
  <w:abstractNum w:abstractNumId="13" w15:restartNumberingAfterBreak="0">
    <w:nsid w:val="36D7122F"/>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14" w15:restartNumberingAfterBreak="0">
    <w:nsid w:val="39750BC7"/>
    <w:multiLevelType w:val="multilevel"/>
    <w:tmpl w:val="2168EF44"/>
    <w:lvl w:ilvl="0">
      <w:start w:val="1"/>
      <w:numFmt w:val="decimal"/>
      <w:suff w:val="space"/>
      <w:lvlText w:val="%1."/>
      <w:lvlJc w:val="left"/>
      <w:pPr>
        <w:ind w:left="0" w:firstLine="0"/>
      </w:pPr>
      <w:rPr>
        <w:rFonts w:ascii="Times New Roman" w:hAnsi="Times New Roman" w:cs="Times New Roman" w:hint="default"/>
      </w:rPr>
    </w:lvl>
    <w:lvl w:ilvl="1">
      <w:start w:val="1"/>
      <w:numFmt w:val="decimal"/>
      <w:suff w:val="space"/>
      <w:lvlText w:val="%1.%2."/>
      <w:lvlJc w:val="left"/>
      <w:pPr>
        <w:ind w:left="0" w:firstLine="0"/>
      </w:pPr>
      <w:rPr>
        <w:rFonts w:ascii="Times New Roman" w:hAnsi="Times New Roman" w:cs="Times New Roman" w:hint="default"/>
      </w:rPr>
    </w:lvl>
    <w:lvl w:ilvl="2">
      <w:start w:val="1"/>
      <w:numFmt w:val="decimal"/>
      <w:suff w:val="space"/>
      <w:lvlText w:val="%1.%2.%3."/>
      <w:lvlJc w:val="left"/>
      <w:pPr>
        <w:ind w:left="0" w:firstLine="0"/>
      </w:pPr>
      <w:rPr>
        <w:rFonts w:ascii="Times New Roman" w:hAnsi="Times New Roman" w:cs="Times New Roman" w:hint="default"/>
      </w:rPr>
    </w:lvl>
    <w:lvl w:ilvl="3">
      <w:start w:val="1"/>
      <w:numFmt w:val="decimal"/>
      <w:suff w:val="space"/>
      <w:lvlText w:val="%1.%2.%3.%4."/>
      <w:lvlJc w:val="left"/>
      <w:pPr>
        <w:ind w:left="0" w:firstLine="0"/>
      </w:pPr>
      <w:rPr>
        <w:rFonts w:ascii="Times New Roman" w:hAnsi="Times New Roman" w:cs="Times New Roman" w:hint="default"/>
      </w:rPr>
    </w:lvl>
    <w:lvl w:ilvl="4">
      <w:start w:val="1"/>
      <w:numFmt w:val="decimal"/>
      <w:suff w:val="space"/>
      <w:lvlText w:val="%1.%2.%3.%4.%5."/>
      <w:lvlJc w:val="left"/>
      <w:pPr>
        <w:ind w:left="0" w:firstLine="0"/>
      </w:pPr>
      <w:rPr>
        <w:rFonts w:ascii="Times New Roman" w:hAnsi="Times New Roman" w:cs="Times New Roman" w:hint="default"/>
      </w:rPr>
    </w:lvl>
    <w:lvl w:ilvl="5">
      <w:start w:val="1"/>
      <w:numFmt w:val="decimal"/>
      <w:suff w:val="space"/>
      <w:lvlText w:val="%1.%2.%3.%4.%5.%6."/>
      <w:lvlJc w:val="left"/>
      <w:pPr>
        <w:ind w:left="0" w:firstLine="0"/>
      </w:pPr>
      <w:rPr>
        <w:rFonts w:ascii="Times New Roman" w:hAnsi="Times New Roman" w:cs="Times New Roman" w:hint="default"/>
      </w:rPr>
    </w:lvl>
    <w:lvl w:ilvl="6">
      <w:start w:val="1"/>
      <w:numFmt w:val="decimal"/>
      <w:suff w:val="space"/>
      <w:lvlText w:val="%1.%2.%3.%4.%5.%6.%7."/>
      <w:lvlJc w:val="left"/>
      <w:pPr>
        <w:ind w:left="0" w:firstLine="0"/>
      </w:pPr>
      <w:rPr>
        <w:rFonts w:ascii="Times New Roman" w:hAnsi="Times New Roman" w:cs="Times New Roman" w:hint="default"/>
      </w:rPr>
    </w:lvl>
    <w:lvl w:ilvl="7">
      <w:start w:val="1"/>
      <w:numFmt w:val="decimal"/>
      <w:suff w:val="space"/>
      <w:lvlText w:val="%1.%2.%3.%4.%5.%6.%7.%8."/>
      <w:lvlJc w:val="left"/>
      <w:pPr>
        <w:ind w:left="0" w:firstLine="0"/>
      </w:pPr>
      <w:rPr>
        <w:rFonts w:ascii="Times New Roman" w:hAnsi="Times New Roman" w:cs="Times New Roman" w:hint="default"/>
      </w:rPr>
    </w:lvl>
    <w:lvl w:ilvl="8">
      <w:start w:val="1"/>
      <w:numFmt w:val="decimal"/>
      <w:suff w:val="space"/>
      <w:lvlText w:val="%1.%2.%3.%4.%5.%6.%7.%8.%9."/>
      <w:lvlJc w:val="left"/>
      <w:pPr>
        <w:ind w:left="0" w:firstLine="0"/>
      </w:pPr>
      <w:rPr>
        <w:rFonts w:ascii="Times New Roman" w:hAnsi="Times New Roman" w:cs="Times New Roman" w:hint="default"/>
      </w:rPr>
    </w:lvl>
  </w:abstractNum>
  <w:abstractNum w:abstractNumId="15" w15:restartNumberingAfterBreak="0">
    <w:nsid w:val="3A045E07"/>
    <w:multiLevelType w:val="hybridMultilevel"/>
    <w:tmpl w:val="200013F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6" w15:restartNumberingAfterBreak="0">
    <w:nsid w:val="40670384"/>
    <w:multiLevelType w:val="hybridMultilevel"/>
    <w:tmpl w:val="1988EC6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7" w15:restartNumberingAfterBreak="0">
    <w:nsid w:val="494E6BA4"/>
    <w:multiLevelType w:val="multilevel"/>
    <w:tmpl w:val="8E6EB1BE"/>
    <w:lvl w:ilvl="0">
      <w:start w:val="3"/>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4C7E34BA"/>
    <w:multiLevelType w:val="hybridMultilevel"/>
    <w:tmpl w:val="CFF21944"/>
    <w:lvl w:ilvl="0" w:tplc="46C2DA9A">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54D07BB8"/>
    <w:multiLevelType w:val="multilevel"/>
    <w:tmpl w:val="2C82F3E8"/>
    <w:lvl w:ilvl="0">
      <w:start w:val="1"/>
      <w:numFmt w:val="bullet"/>
      <w:lvlText w:val=""/>
      <w:lvlJc w:val="left"/>
      <w:pPr>
        <w:tabs>
          <w:tab w:val="num" w:pos="-420"/>
        </w:tabs>
        <w:ind w:left="0" w:hanging="420"/>
      </w:pPr>
      <w:rPr>
        <w:rFonts w:ascii="Wingdings" w:hAnsi="Wingdings" w:hint="default"/>
      </w:rPr>
    </w:lvl>
    <w:lvl w:ilvl="1">
      <w:start w:val="1"/>
      <w:numFmt w:val="bullet"/>
      <w:lvlText w:val=""/>
      <w:lvlJc w:val="left"/>
      <w:pPr>
        <w:tabs>
          <w:tab w:val="num" w:pos="-420"/>
        </w:tabs>
        <w:ind w:left="440" w:hanging="440"/>
      </w:pPr>
      <w:rPr>
        <w:rFonts w:ascii="Wingdings" w:hAnsi="Wingdings" w:hint="default"/>
      </w:rPr>
    </w:lvl>
    <w:lvl w:ilvl="2">
      <w:start w:val="1"/>
      <w:numFmt w:val="bullet"/>
      <w:lvlText w:val=""/>
      <w:lvlJc w:val="left"/>
      <w:pPr>
        <w:tabs>
          <w:tab w:val="num" w:pos="-420"/>
        </w:tabs>
        <w:ind w:left="860" w:hanging="440"/>
      </w:pPr>
      <w:rPr>
        <w:rFonts w:ascii="Wingdings" w:hAnsi="Wingdings" w:hint="default"/>
      </w:rPr>
    </w:lvl>
    <w:lvl w:ilvl="3">
      <w:start w:val="1"/>
      <w:numFmt w:val="bullet"/>
      <w:lvlText w:val=""/>
      <w:lvlJc w:val="left"/>
      <w:pPr>
        <w:tabs>
          <w:tab w:val="num" w:pos="-420"/>
        </w:tabs>
        <w:ind w:left="1280" w:hanging="440"/>
      </w:pPr>
      <w:rPr>
        <w:rFonts w:ascii="Wingdings" w:hAnsi="Wingdings" w:hint="default"/>
      </w:rPr>
    </w:lvl>
    <w:lvl w:ilvl="4">
      <w:start w:val="1"/>
      <w:numFmt w:val="bullet"/>
      <w:lvlText w:val=""/>
      <w:lvlJc w:val="left"/>
      <w:pPr>
        <w:tabs>
          <w:tab w:val="num" w:pos="1680"/>
        </w:tabs>
        <w:ind w:left="1680" w:hanging="420"/>
      </w:pPr>
      <w:rPr>
        <w:rFonts w:ascii="楷体" w:eastAsia="楷体" w:hAnsi="楷体" w:hint="eastAsia"/>
      </w:rPr>
    </w:lvl>
    <w:lvl w:ilvl="5">
      <w:start w:val="1"/>
      <w:numFmt w:val="bullet"/>
      <w:lvlText w:val=""/>
      <w:lvlJc w:val="left"/>
      <w:pPr>
        <w:tabs>
          <w:tab w:val="num" w:pos="2100"/>
        </w:tabs>
        <w:ind w:left="2100" w:hanging="420"/>
      </w:pPr>
      <w:rPr>
        <w:rFonts w:ascii="楷体" w:eastAsia="楷体" w:hAnsi="楷体" w:hint="eastAsia"/>
      </w:rPr>
    </w:lvl>
    <w:lvl w:ilvl="6">
      <w:start w:val="1"/>
      <w:numFmt w:val="bullet"/>
      <w:lvlText w:val=""/>
      <w:lvlJc w:val="left"/>
      <w:pPr>
        <w:tabs>
          <w:tab w:val="num" w:pos="2520"/>
        </w:tabs>
        <w:ind w:left="2520" w:hanging="420"/>
      </w:pPr>
      <w:rPr>
        <w:rFonts w:ascii="楷体" w:eastAsia="楷体" w:hAnsi="楷体" w:hint="eastAsia"/>
      </w:rPr>
    </w:lvl>
    <w:lvl w:ilvl="7">
      <w:start w:val="1"/>
      <w:numFmt w:val="bullet"/>
      <w:lvlText w:val=""/>
      <w:lvlJc w:val="left"/>
      <w:pPr>
        <w:tabs>
          <w:tab w:val="num" w:pos="2940"/>
        </w:tabs>
        <w:ind w:left="2940" w:hanging="420"/>
      </w:pPr>
      <w:rPr>
        <w:rFonts w:ascii="楷体" w:eastAsia="楷体" w:hAnsi="楷体" w:hint="eastAsia"/>
      </w:rPr>
    </w:lvl>
    <w:lvl w:ilvl="8">
      <w:start w:val="1"/>
      <w:numFmt w:val="bullet"/>
      <w:lvlText w:val=""/>
      <w:lvlJc w:val="left"/>
      <w:pPr>
        <w:tabs>
          <w:tab w:val="num" w:pos="3360"/>
        </w:tabs>
        <w:ind w:left="3360" w:hanging="420"/>
      </w:pPr>
      <w:rPr>
        <w:rFonts w:ascii="楷体" w:eastAsia="楷体" w:hAnsi="楷体" w:hint="eastAsia"/>
      </w:rPr>
    </w:lvl>
  </w:abstractNum>
  <w:abstractNum w:abstractNumId="20" w15:restartNumberingAfterBreak="0">
    <w:nsid w:val="56762F52"/>
    <w:multiLevelType w:val="multilevel"/>
    <w:tmpl w:val="5534059C"/>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7B7EA1"/>
    <w:multiLevelType w:val="multilevel"/>
    <w:tmpl w:val="4F168AB0"/>
    <w:lvl w:ilvl="0">
      <w:start w:val="3"/>
      <w:numFmt w:val="decimal"/>
      <w:lvlText w:val="%1."/>
      <w:lvlJc w:val="left"/>
      <w:pPr>
        <w:ind w:left="680" w:hanging="680"/>
      </w:pPr>
      <w:rPr>
        <w:rFonts w:ascii="黑体" w:hAnsi="黑体" w:hint="default"/>
        <w:sz w:val="32"/>
      </w:rPr>
    </w:lvl>
    <w:lvl w:ilvl="1">
      <w:start w:val="2"/>
      <w:numFmt w:val="decimal"/>
      <w:lvlText w:val="%1.%2."/>
      <w:lvlJc w:val="left"/>
      <w:pPr>
        <w:ind w:left="720" w:hanging="720"/>
      </w:pPr>
      <w:rPr>
        <w:rFonts w:ascii="黑体" w:hAnsi="黑体" w:hint="default"/>
        <w:sz w:val="32"/>
      </w:rPr>
    </w:lvl>
    <w:lvl w:ilvl="2">
      <w:start w:val="1"/>
      <w:numFmt w:val="decimal"/>
      <w:lvlText w:val="%1.%2.%3."/>
      <w:lvlJc w:val="left"/>
      <w:pPr>
        <w:ind w:left="720" w:hanging="720"/>
      </w:pPr>
      <w:rPr>
        <w:rFonts w:ascii="黑体" w:hAnsi="黑体" w:hint="default"/>
        <w:sz w:val="32"/>
      </w:rPr>
    </w:lvl>
    <w:lvl w:ilvl="3">
      <w:start w:val="1"/>
      <w:numFmt w:val="decimal"/>
      <w:lvlText w:val="%1.%2.%3.%4."/>
      <w:lvlJc w:val="left"/>
      <w:pPr>
        <w:ind w:left="1080" w:hanging="1080"/>
      </w:pPr>
      <w:rPr>
        <w:rFonts w:ascii="黑体" w:hAnsi="黑体" w:hint="default"/>
        <w:sz w:val="32"/>
      </w:rPr>
    </w:lvl>
    <w:lvl w:ilvl="4">
      <w:start w:val="1"/>
      <w:numFmt w:val="decimal"/>
      <w:lvlText w:val="%1.%2.%3.%4.%5."/>
      <w:lvlJc w:val="left"/>
      <w:pPr>
        <w:ind w:left="1440" w:hanging="1440"/>
      </w:pPr>
      <w:rPr>
        <w:rFonts w:ascii="黑体" w:hAnsi="黑体" w:hint="default"/>
        <w:sz w:val="32"/>
      </w:rPr>
    </w:lvl>
    <w:lvl w:ilvl="5">
      <w:start w:val="1"/>
      <w:numFmt w:val="decimal"/>
      <w:lvlText w:val="%1.%2.%3.%4.%5.%6."/>
      <w:lvlJc w:val="left"/>
      <w:pPr>
        <w:ind w:left="1440" w:hanging="1440"/>
      </w:pPr>
      <w:rPr>
        <w:rFonts w:ascii="黑体" w:hAnsi="黑体" w:hint="default"/>
        <w:sz w:val="32"/>
      </w:rPr>
    </w:lvl>
    <w:lvl w:ilvl="6">
      <w:start w:val="1"/>
      <w:numFmt w:val="decimal"/>
      <w:lvlText w:val="%1.%2.%3.%4.%5.%6.%7."/>
      <w:lvlJc w:val="left"/>
      <w:pPr>
        <w:ind w:left="1800" w:hanging="1800"/>
      </w:pPr>
      <w:rPr>
        <w:rFonts w:ascii="黑体" w:hAnsi="黑体" w:hint="default"/>
        <w:sz w:val="32"/>
      </w:rPr>
    </w:lvl>
    <w:lvl w:ilvl="7">
      <w:start w:val="1"/>
      <w:numFmt w:val="decimal"/>
      <w:lvlText w:val="%1.%2.%3.%4.%5.%6.%7.%8."/>
      <w:lvlJc w:val="left"/>
      <w:pPr>
        <w:ind w:left="2160" w:hanging="2160"/>
      </w:pPr>
      <w:rPr>
        <w:rFonts w:ascii="黑体" w:hAnsi="黑体" w:hint="default"/>
        <w:sz w:val="32"/>
      </w:rPr>
    </w:lvl>
    <w:lvl w:ilvl="8">
      <w:start w:val="1"/>
      <w:numFmt w:val="decimal"/>
      <w:lvlText w:val="%1.%2.%3.%4.%5.%6.%7.%8.%9."/>
      <w:lvlJc w:val="left"/>
      <w:pPr>
        <w:ind w:left="2160" w:hanging="2160"/>
      </w:pPr>
      <w:rPr>
        <w:rFonts w:ascii="黑体" w:hAnsi="黑体" w:hint="default"/>
        <w:sz w:val="32"/>
      </w:rPr>
    </w:lvl>
  </w:abstractNum>
  <w:abstractNum w:abstractNumId="22" w15:restartNumberingAfterBreak="0">
    <w:nsid w:val="572865BC"/>
    <w:multiLevelType w:val="hybridMultilevel"/>
    <w:tmpl w:val="78F25CB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58092018"/>
    <w:multiLevelType w:val="hybridMultilevel"/>
    <w:tmpl w:val="D86EAA4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59322B45"/>
    <w:multiLevelType w:val="multilevel"/>
    <w:tmpl w:val="88D03308"/>
    <w:lvl w:ilvl="0">
      <w:start w:val="3"/>
      <w:numFmt w:val="decimal"/>
      <w:lvlText w:val="%1."/>
      <w:lvlJc w:val="left"/>
      <w:pPr>
        <w:ind w:left="500" w:hanging="5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5AA07708"/>
    <w:multiLevelType w:val="multilevel"/>
    <w:tmpl w:val="A0427C98"/>
    <w:lvl w:ilvl="0">
      <w:start w:val="1"/>
      <w:numFmt w:val="bullet"/>
      <w:lvlText w:val=""/>
      <w:lvlJc w:val="left"/>
      <w:pPr>
        <w:ind w:left="420" w:hanging="420"/>
      </w:pPr>
      <w:rPr>
        <w:rFonts w:ascii="Wingdings" w:hAnsi="Wingdings" w:hint="default"/>
      </w:rPr>
    </w:lvl>
    <w:lvl w:ilvl="1">
      <w:start w:val="1"/>
      <w:numFmt w:val="bullet"/>
      <w:lvlText w:val=""/>
      <w:lvlJc w:val="left"/>
      <w:pPr>
        <w:ind w:left="860" w:hanging="440"/>
      </w:pPr>
      <w:rPr>
        <w:rFonts w:ascii="Wingdings" w:hAnsi="Wingdings" w:hint="default"/>
      </w:rPr>
    </w:lvl>
    <w:lvl w:ilvl="2">
      <w:start w:val="1"/>
      <w:numFmt w:val="bullet"/>
      <w:lvlText w:val=""/>
      <w:lvlJc w:val="left"/>
      <w:pPr>
        <w:ind w:left="1280" w:hanging="440"/>
      </w:pPr>
      <w:rPr>
        <w:rFonts w:ascii="Wingdings" w:hAnsi="Wingdings" w:hint="default"/>
      </w:rPr>
    </w:lvl>
    <w:lvl w:ilvl="3">
      <w:start w:val="1"/>
      <w:numFmt w:val="bullet"/>
      <w:lvlText w:val=""/>
      <w:lvlJc w:val="left"/>
      <w:pPr>
        <w:ind w:left="1700" w:hanging="440"/>
      </w:pPr>
      <w:rPr>
        <w:rFonts w:ascii="Wingdings" w:hAnsi="Wingdings" w:hint="default"/>
      </w:rPr>
    </w:lvl>
    <w:lvl w:ilvl="4">
      <w:start w:val="1"/>
      <w:numFmt w:val="bullet"/>
      <w:lvlText w:val=""/>
      <w:lvlJc w:val="left"/>
      <w:pPr>
        <w:tabs>
          <w:tab w:val="num" w:pos="2100"/>
        </w:tabs>
        <w:ind w:left="2100" w:hanging="420"/>
      </w:pPr>
      <w:rPr>
        <w:rFonts w:ascii="楷体" w:eastAsia="楷体" w:hAnsi="楷体" w:hint="eastAsia"/>
      </w:rPr>
    </w:lvl>
    <w:lvl w:ilvl="5">
      <w:start w:val="1"/>
      <w:numFmt w:val="bullet"/>
      <w:lvlText w:val=""/>
      <w:lvlJc w:val="left"/>
      <w:pPr>
        <w:tabs>
          <w:tab w:val="num" w:pos="2520"/>
        </w:tabs>
        <w:ind w:left="2520" w:hanging="420"/>
      </w:pPr>
      <w:rPr>
        <w:rFonts w:ascii="楷体" w:eastAsia="楷体" w:hAnsi="楷体" w:hint="eastAsia"/>
      </w:rPr>
    </w:lvl>
    <w:lvl w:ilvl="6">
      <w:start w:val="1"/>
      <w:numFmt w:val="bullet"/>
      <w:lvlText w:val=""/>
      <w:lvlJc w:val="left"/>
      <w:pPr>
        <w:tabs>
          <w:tab w:val="num" w:pos="2940"/>
        </w:tabs>
        <w:ind w:left="2940" w:hanging="420"/>
      </w:pPr>
      <w:rPr>
        <w:rFonts w:ascii="楷体" w:eastAsia="楷体" w:hAnsi="楷体" w:hint="eastAsia"/>
      </w:rPr>
    </w:lvl>
    <w:lvl w:ilvl="7">
      <w:start w:val="1"/>
      <w:numFmt w:val="bullet"/>
      <w:lvlText w:val=""/>
      <w:lvlJc w:val="left"/>
      <w:pPr>
        <w:tabs>
          <w:tab w:val="num" w:pos="3360"/>
        </w:tabs>
        <w:ind w:left="3360" w:hanging="420"/>
      </w:pPr>
      <w:rPr>
        <w:rFonts w:ascii="楷体" w:eastAsia="楷体" w:hAnsi="楷体" w:hint="eastAsia"/>
      </w:rPr>
    </w:lvl>
    <w:lvl w:ilvl="8">
      <w:start w:val="1"/>
      <w:numFmt w:val="bullet"/>
      <w:lvlText w:val=""/>
      <w:lvlJc w:val="left"/>
      <w:pPr>
        <w:tabs>
          <w:tab w:val="num" w:pos="3780"/>
        </w:tabs>
        <w:ind w:left="3780" w:hanging="420"/>
      </w:pPr>
      <w:rPr>
        <w:rFonts w:ascii="楷体" w:eastAsia="楷体" w:hAnsi="楷体" w:hint="eastAsia"/>
      </w:rPr>
    </w:lvl>
  </w:abstractNum>
  <w:abstractNum w:abstractNumId="26" w15:restartNumberingAfterBreak="0">
    <w:nsid w:val="5B063CB7"/>
    <w:multiLevelType w:val="multilevel"/>
    <w:tmpl w:val="F3B29392"/>
    <w:lvl w:ilvl="0">
      <w:start w:val="1"/>
      <w:numFmt w:val="decimal"/>
      <w:lvlText w:val="%1."/>
      <w:lvlJc w:val="left"/>
      <w:pPr>
        <w:ind w:left="470" w:hanging="47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27" w15:restartNumberingAfterBreak="0">
    <w:nsid w:val="5F50420E"/>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28" w15:restartNumberingAfterBreak="0">
    <w:nsid w:val="622906D3"/>
    <w:multiLevelType w:val="multilevel"/>
    <w:tmpl w:val="E222BD52"/>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9" w15:restartNumberingAfterBreak="0">
    <w:nsid w:val="63AC0EA1"/>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30" w15:restartNumberingAfterBreak="0">
    <w:nsid w:val="641B23FB"/>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31" w15:restartNumberingAfterBreak="0">
    <w:nsid w:val="668832D5"/>
    <w:multiLevelType w:val="multilevel"/>
    <w:tmpl w:val="BAB08E08"/>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2" w15:restartNumberingAfterBreak="0">
    <w:nsid w:val="66B20FC0"/>
    <w:multiLevelType w:val="hybridMultilevel"/>
    <w:tmpl w:val="E97CC51C"/>
    <w:lvl w:ilvl="0" w:tplc="7AB2A498">
      <w:start w:val="1"/>
      <w:numFmt w:val="decimal"/>
      <w:lvlText w:val="（%1）"/>
      <w:lvlJc w:val="left"/>
      <w:pPr>
        <w:ind w:left="720" w:hanging="72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66FB7201"/>
    <w:multiLevelType w:val="hybridMultilevel"/>
    <w:tmpl w:val="DC58A50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4" w15:restartNumberingAfterBreak="0">
    <w:nsid w:val="690357FC"/>
    <w:multiLevelType w:val="hybridMultilevel"/>
    <w:tmpl w:val="FC828B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69E0176A"/>
    <w:multiLevelType w:val="hybridMultilevel"/>
    <w:tmpl w:val="F094E2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72738650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49728983">
    <w:abstractNumId w:val="10"/>
  </w:num>
  <w:num w:numId="3" w16cid:durableId="143160533">
    <w:abstractNumId w:val="33"/>
  </w:num>
  <w:num w:numId="4" w16cid:durableId="1978021693">
    <w:abstractNumId w:val="22"/>
  </w:num>
  <w:num w:numId="5" w16cid:durableId="671644377">
    <w:abstractNumId w:val="28"/>
    <w:lvlOverride w:ilvl="0"/>
    <w:lvlOverride w:ilvl="1"/>
    <w:lvlOverride w:ilvl="2"/>
    <w:lvlOverride w:ilvl="3"/>
    <w:lvlOverride w:ilvl="4"/>
    <w:lvlOverride w:ilvl="5"/>
    <w:lvlOverride w:ilvl="6"/>
    <w:lvlOverride w:ilvl="7"/>
    <w:lvlOverride w:ilvl="8"/>
  </w:num>
  <w:num w:numId="6" w16cid:durableId="370616261">
    <w:abstractNumId w:val="6"/>
    <w:lvlOverride w:ilvl="0"/>
    <w:lvlOverride w:ilvl="1"/>
    <w:lvlOverride w:ilvl="2"/>
    <w:lvlOverride w:ilvl="3"/>
    <w:lvlOverride w:ilvl="4"/>
    <w:lvlOverride w:ilvl="5"/>
    <w:lvlOverride w:ilvl="6"/>
    <w:lvlOverride w:ilvl="7"/>
    <w:lvlOverride w:ilvl="8"/>
  </w:num>
  <w:num w:numId="7" w16cid:durableId="435441123">
    <w:abstractNumId w:val="15"/>
  </w:num>
  <w:num w:numId="8" w16cid:durableId="116602987">
    <w:abstractNumId w:val="31"/>
    <w:lvlOverride w:ilvl="0"/>
    <w:lvlOverride w:ilvl="1"/>
    <w:lvlOverride w:ilvl="2"/>
    <w:lvlOverride w:ilvl="3"/>
    <w:lvlOverride w:ilvl="4"/>
    <w:lvlOverride w:ilvl="5"/>
    <w:lvlOverride w:ilvl="6"/>
    <w:lvlOverride w:ilvl="7"/>
    <w:lvlOverride w:ilvl="8"/>
  </w:num>
  <w:num w:numId="9" w16cid:durableId="21419907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19047771">
    <w:abstractNumId w:val="2"/>
    <w:lvlOverride w:ilvl="0"/>
    <w:lvlOverride w:ilvl="1"/>
    <w:lvlOverride w:ilvl="2"/>
    <w:lvlOverride w:ilvl="3"/>
    <w:lvlOverride w:ilvl="4"/>
    <w:lvlOverride w:ilvl="5"/>
    <w:lvlOverride w:ilvl="6"/>
    <w:lvlOverride w:ilvl="7"/>
    <w:lvlOverride w:ilvl="8"/>
  </w:num>
  <w:num w:numId="11" w16cid:durableId="184944063">
    <w:abstractNumId w:val="25"/>
    <w:lvlOverride w:ilvl="0"/>
    <w:lvlOverride w:ilvl="1"/>
    <w:lvlOverride w:ilvl="2"/>
    <w:lvlOverride w:ilvl="3"/>
    <w:lvlOverride w:ilvl="4"/>
    <w:lvlOverride w:ilvl="5"/>
    <w:lvlOverride w:ilvl="6"/>
    <w:lvlOverride w:ilvl="7"/>
    <w:lvlOverride w:ilvl="8"/>
  </w:num>
  <w:num w:numId="12" w16cid:durableId="856891310">
    <w:abstractNumId w:val="3"/>
    <w:lvlOverride w:ilvl="0"/>
    <w:lvlOverride w:ilvl="1"/>
    <w:lvlOverride w:ilvl="2"/>
    <w:lvlOverride w:ilvl="3"/>
    <w:lvlOverride w:ilvl="4"/>
    <w:lvlOverride w:ilvl="5"/>
    <w:lvlOverride w:ilvl="6"/>
    <w:lvlOverride w:ilvl="7"/>
    <w:lvlOverride w:ilvl="8"/>
  </w:num>
  <w:num w:numId="13" w16cid:durableId="708799377">
    <w:abstractNumId w:val="23"/>
  </w:num>
  <w:num w:numId="14" w16cid:durableId="1485581987">
    <w:abstractNumId w:val="35"/>
  </w:num>
  <w:num w:numId="15" w16cid:durableId="454182700">
    <w:abstractNumId w:val="19"/>
    <w:lvlOverride w:ilvl="0"/>
    <w:lvlOverride w:ilvl="1"/>
    <w:lvlOverride w:ilvl="2"/>
    <w:lvlOverride w:ilvl="3"/>
    <w:lvlOverride w:ilvl="4"/>
    <w:lvlOverride w:ilvl="5"/>
    <w:lvlOverride w:ilvl="6"/>
    <w:lvlOverride w:ilvl="7"/>
    <w:lvlOverride w:ilvl="8"/>
  </w:num>
  <w:num w:numId="16" w16cid:durableId="2137719362">
    <w:abstractNumId w:val="30"/>
  </w:num>
  <w:num w:numId="17" w16cid:durableId="2134786176">
    <w:abstractNumId w:val="32"/>
  </w:num>
  <w:num w:numId="18" w16cid:durableId="1956515958">
    <w:abstractNumId w:val="13"/>
  </w:num>
  <w:num w:numId="19" w16cid:durableId="147134809">
    <w:abstractNumId w:val="5"/>
  </w:num>
  <w:num w:numId="20" w16cid:durableId="896402555">
    <w:abstractNumId w:val="4"/>
  </w:num>
  <w:num w:numId="21" w16cid:durableId="947661060">
    <w:abstractNumId w:val="7"/>
  </w:num>
  <w:num w:numId="22" w16cid:durableId="1290892654">
    <w:abstractNumId w:val="27"/>
  </w:num>
  <w:num w:numId="23" w16cid:durableId="266814871">
    <w:abstractNumId w:val="29"/>
  </w:num>
  <w:num w:numId="24" w16cid:durableId="1102534392">
    <w:abstractNumId w:val="8"/>
  </w:num>
  <w:num w:numId="25" w16cid:durableId="271283736">
    <w:abstractNumId w:val="16"/>
  </w:num>
  <w:num w:numId="26" w16cid:durableId="613708226">
    <w:abstractNumId w:val="34"/>
  </w:num>
  <w:num w:numId="27" w16cid:durableId="187377648">
    <w:abstractNumId w:val="21"/>
  </w:num>
  <w:num w:numId="28" w16cid:durableId="1228226217">
    <w:abstractNumId w:val="18"/>
  </w:num>
  <w:num w:numId="29" w16cid:durableId="138767762">
    <w:abstractNumId w:val="24"/>
  </w:num>
  <w:num w:numId="30" w16cid:durableId="955717644">
    <w:abstractNumId w:val="1"/>
  </w:num>
  <w:num w:numId="31" w16cid:durableId="404500102">
    <w:abstractNumId w:val="0"/>
  </w:num>
  <w:num w:numId="32" w16cid:durableId="1235431142">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26575152">
    <w:abstractNumId w:val="11"/>
  </w:num>
  <w:num w:numId="34" w16cid:durableId="781538910">
    <w:abstractNumId w:val="9"/>
  </w:num>
  <w:num w:numId="35" w16cid:durableId="1324620344">
    <w:abstractNumId w:val="12"/>
  </w:num>
  <w:num w:numId="36" w16cid:durableId="1113403623">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ed Zhou">
    <w15:presenceInfo w15:providerId="Windows Live" w15:userId="484439d31feae4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140"/>
    <w:rsid w:val="000049BB"/>
    <w:rsid w:val="000075C8"/>
    <w:rsid w:val="00007F09"/>
    <w:rsid w:val="000125B7"/>
    <w:rsid w:val="000155B9"/>
    <w:rsid w:val="00016B91"/>
    <w:rsid w:val="00017D9D"/>
    <w:rsid w:val="00021CD4"/>
    <w:rsid w:val="00021CF2"/>
    <w:rsid w:val="00021F7E"/>
    <w:rsid w:val="0002221A"/>
    <w:rsid w:val="00025E6C"/>
    <w:rsid w:val="00027DFD"/>
    <w:rsid w:val="00031883"/>
    <w:rsid w:val="00034697"/>
    <w:rsid w:val="00041583"/>
    <w:rsid w:val="0004359B"/>
    <w:rsid w:val="00044020"/>
    <w:rsid w:val="000445C1"/>
    <w:rsid w:val="0004499B"/>
    <w:rsid w:val="00050655"/>
    <w:rsid w:val="00050755"/>
    <w:rsid w:val="00050BE1"/>
    <w:rsid w:val="000517DB"/>
    <w:rsid w:val="00055060"/>
    <w:rsid w:val="0006041B"/>
    <w:rsid w:val="00060949"/>
    <w:rsid w:val="000614FB"/>
    <w:rsid w:val="0006399C"/>
    <w:rsid w:val="00067E1A"/>
    <w:rsid w:val="00070467"/>
    <w:rsid w:val="00074A6F"/>
    <w:rsid w:val="0007691F"/>
    <w:rsid w:val="00076D05"/>
    <w:rsid w:val="00076D6F"/>
    <w:rsid w:val="00080D98"/>
    <w:rsid w:val="00080E20"/>
    <w:rsid w:val="0008110A"/>
    <w:rsid w:val="00082928"/>
    <w:rsid w:val="00083582"/>
    <w:rsid w:val="00086B8F"/>
    <w:rsid w:val="00086EB8"/>
    <w:rsid w:val="00091621"/>
    <w:rsid w:val="00091DE2"/>
    <w:rsid w:val="000922B3"/>
    <w:rsid w:val="000955B6"/>
    <w:rsid w:val="00095A35"/>
    <w:rsid w:val="000972CA"/>
    <w:rsid w:val="000972F6"/>
    <w:rsid w:val="000A2673"/>
    <w:rsid w:val="000A79E1"/>
    <w:rsid w:val="000B7086"/>
    <w:rsid w:val="000C3170"/>
    <w:rsid w:val="000C3579"/>
    <w:rsid w:val="000C42C4"/>
    <w:rsid w:val="000D315F"/>
    <w:rsid w:val="000D6B7D"/>
    <w:rsid w:val="000D6DE8"/>
    <w:rsid w:val="000D77BD"/>
    <w:rsid w:val="000E1DBB"/>
    <w:rsid w:val="000E2718"/>
    <w:rsid w:val="000E5035"/>
    <w:rsid w:val="000F16D3"/>
    <w:rsid w:val="000F1B25"/>
    <w:rsid w:val="000F50FD"/>
    <w:rsid w:val="000F617D"/>
    <w:rsid w:val="000F6633"/>
    <w:rsid w:val="000F7029"/>
    <w:rsid w:val="001002C0"/>
    <w:rsid w:val="00101629"/>
    <w:rsid w:val="001028D6"/>
    <w:rsid w:val="00104397"/>
    <w:rsid w:val="001079F5"/>
    <w:rsid w:val="00116B6B"/>
    <w:rsid w:val="0012126B"/>
    <w:rsid w:val="00131F26"/>
    <w:rsid w:val="00134A77"/>
    <w:rsid w:val="00134F48"/>
    <w:rsid w:val="001406C0"/>
    <w:rsid w:val="00144165"/>
    <w:rsid w:val="00146562"/>
    <w:rsid w:val="00147C48"/>
    <w:rsid w:val="00151B65"/>
    <w:rsid w:val="00154B7C"/>
    <w:rsid w:val="001578F5"/>
    <w:rsid w:val="00160D29"/>
    <w:rsid w:val="00160D76"/>
    <w:rsid w:val="00161E35"/>
    <w:rsid w:val="00163C08"/>
    <w:rsid w:val="001641BF"/>
    <w:rsid w:val="0016675E"/>
    <w:rsid w:val="00170140"/>
    <w:rsid w:val="00176F8A"/>
    <w:rsid w:val="00177C74"/>
    <w:rsid w:val="001826D7"/>
    <w:rsid w:val="00185258"/>
    <w:rsid w:val="00185361"/>
    <w:rsid w:val="001916A3"/>
    <w:rsid w:val="001943F0"/>
    <w:rsid w:val="00196C27"/>
    <w:rsid w:val="001A1E04"/>
    <w:rsid w:val="001A1EE7"/>
    <w:rsid w:val="001A67DE"/>
    <w:rsid w:val="001B1EFA"/>
    <w:rsid w:val="001B4D22"/>
    <w:rsid w:val="001C3D44"/>
    <w:rsid w:val="001D1152"/>
    <w:rsid w:val="001D2BB4"/>
    <w:rsid w:val="001D5055"/>
    <w:rsid w:val="001D56BC"/>
    <w:rsid w:val="001D6709"/>
    <w:rsid w:val="001E1AC8"/>
    <w:rsid w:val="001E1D89"/>
    <w:rsid w:val="001E3733"/>
    <w:rsid w:val="001E3E74"/>
    <w:rsid w:val="001E41FD"/>
    <w:rsid w:val="001E5C0D"/>
    <w:rsid w:val="001E7A1F"/>
    <w:rsid w:val="001F1ECD"/>
    <w:rsid w:val="001F3580"/>
    <w:rsid w:val="00202532"/>
    <w:rsid w:val="0020664D"/>
    <w:rsid w:val="002111F9"/>
    <w:rsid w:val="00214EB2"/>
    <w:rsid w:val="00215BBF"/>
    <w:rsid w:val="0021738A"/>
    <w:rsid w:val="00221C9F"/>
    <w:rsid w:val="00226ED6"/>
    <w:rsid w:val="002344DA"/>
    <w:rsid w:val="0023631F"/>
    <w:rsid w:val="002373E4"/>
    <w:rsid w:val="00242503"/>
    <w:rsid w:val="00244E68"/>
    <w:rsid w:val="0025321D"/>
    <w:rsid w:val="00256468"/>
    <w:rsid w:val="00256717"/>
    <w:rsid w:val="002715E0"/>
    <w:rsid w:val="002726BD"/>
    <w:rsid w:val="00272B8E"/>
    <w:rsid w:val="00273FE7"/>
    <w:rsid w:val="002745A7"/>
    <w:rsid w:val="00276103"/>
    <w:rsid w:val="00276D63"/>
    <w:rsid w:val="00290C19"/>
    <w:rsid w:val="00292EAE"/>
    <w:rsid w:val="002930E9"/>
    <w:rsid w:val="00293117"/>
    <w:rsid w:val="0029689A"/>
    <w:rsid w:val="002A176E"/>
    <w:rsid w:val="002A1FFD"/>
    <w:rsid w:val="002A22F3"/>
    <w:rsid w:val="002A2690"/>
    <w:rsid w:val="002A45DF"/>
    <w:rsid w:val="002A5D59"/>
    <w:rsid w:val="002A5F28"/>
    <w:rsid w:val="002A63ED"/>
    <w:rsid w:val="002A6F24"/>
    <w:rsid w:val="002A781F"/>
    <w:rsid w:val="002B02BD"/>
    <w:rsid w:val="002B50E4"/>
    <w:rsid w:val="002C0368"/>
    <w:rsid w:val="002C077F"/>
    <w:rsid w:val="002C1043"/>
    <w:rsid w:val="002C3719"/>
    <w:rsid w:val="002C380B"/>
    <w:rsid w:val="002C48C7"/>
    <w:rsid w:val="002C7109"/>
    <w:rsid w:val="002D0382"/>
    <w:rsid w:val="002D27F3"/>
    <w:rsid w:val="002D4F08"/>
    <w:rsid w:val="002D7BE1"/>
    <w:rsid w:val="002D7D17"/>
    <w:rsid w:val="002E4116"/>
    <w:rsid w:val="002F2D51"/>
    <w:rsid w:val="002F3B89"/>
    <w:rsid w:val="00303586"/>
    <w:rsid w:val="003035AB"/>
    <w:rsid w:val="003109AF"/>
    <w:rsid w:val="003146E6"/>
    <w:rsid w:val="00315F9A"/>
    <w:rsid w:val="003178E6"/>
    <w:rsid w:val="003215D9"/>
    <w:rsid w:val="003302DF"/>
    <w:rsid w:val="0034309D"/>
    <w:rsid w:val="00347DC6"/>
    <w:rsid w:val="003504B4"/>
    <w:rsid w:val="00351AB4"/>
    <w:rsid w:val="00356C70"/>
    <w:rsid w:val="00364B95"/>
    <w:rsid w:val="003667EB"/>
    <w:rsid w:val="00366A1F"/>
    <w:rsid w:val="00366BCE"/>
    <w:rsid w:val="0037716E"/>
    <w:rsid w:val="003819B5"/>
    <w:rsid w:val="00381A7A"/>
    <w:rsid w:val="00382594"/>
    <w:rsid w:val="00394EFC"/>
    <w:rsid w:val="003965F5"/>
    <w:rsid w:val="003A196A"/>
    <w:rsid w:val="003A7974"/>
    <w:rsid w:val="003B6962"/>
    <w:rsid w:val="003B79C9"/>
    <w:rsid w:val="003C05A6"/>
    <w:rsid w:val="003C2291"/>
    <w:rsid w:val="003C2A3F"/>
    <w:rsid w:val="003D0957"/>
    <w:rsid w:val="003D68C9"/>
    <w:rsid w:val="003F2D4A"/>
    <w:rsid w:val="003F3352"/>
    <w:rsid w:val="003F701A"/>
    <w:rsid w:val="004016F3"/>
    <w:rsid w:val="0040421A"/>
    <w:rsid w:val="00406436"/>
    <w:rsid w:val="004109E6"/>
    <w:rsid w:val="00411D04"/>
    <w:rsid w:val="00415C06"/>
    <w:rsid w:val="00421FDF"/>
    <w:rsid w:val="00425F42"/>
    <w:rsid w:val="004314EB"/>
    <w:rsid w:val="004315DB"/>
    <w:rsid w:val="00434DE1"/>
    <w:rsid w:val="0043681B"/>
    <w:rsid w:val="004451F4"/>
    <w:rsid w:val="0044606F"/>
    <w:rsid w:val="004513FA"/>
    <w:rsid w:val="0045234C"/>
    <w:rsid w:val="00453892"/>
    <w:rsid w:val="004539F2"/>
    <w:rsid w:val="00453BB4"/>
    <w:rsid w:val="0046001D"/>
    <w:rsid w:val="00460BCB"/>
    <w:rsid w:val="004652A4"/>
    <w:rsid w:val="00465A7F"/>
    <w:rsid w:val="00466447"/>
    <w:rsid w:val="004816C0"/>
    <w:rsid w:val="004816E2"/>
    <w:rsid w:val="00482C0A"/>
    <w:rsid w:val="00483FA5"/>
    <w:rsid w:val="00486913"/>
    <w:rsid w:val="004876A0"/>
    <w:rsid w:val="00487C80"/>
    <w:rsid w:val="004901ED"/>
    <w:rsid w:val="0049303E"/>
    <w:rsid w:val="00493D80"/>
    <w:rsid w:val="004A1059"/>
    <w:rsid w:val="004A11F8"/>
    <w:rsid w:val="004A2079"/>
    <w:rsid w:val="004A3BE3"/>
    <w:rsid w:val="004B4968"/>
    <w:rsid w:val="004B5248"/>
    <w:rsid w:val="004C7193"/>
    <w:rsid w:val="004D1E35"/>
    <w:rsid w:val="004D4465"/>
    <w:rsid w:val="004D6CDB"/>
    <w:rsid w:val="004E00A5"/>
    <w:rsid w:val="004E037A"/>
    <w:rsid w:val="004E1202"/>
    <w:rsid w:val="004E21F7"/>
    <w:rsid w:val="004E36F1"/>
    <w:rsid w:val="004E6291"/>
    <w:rsid w:val="004F25AC"/>
    <w:rsid w:val="004F4213"/>
    <w:rsid w:val="004F4627"/>
    <w:rsid w:val="004F595F"/>
    <w:rsid w:val="004F7A7D"/>
    <w:rsid w:val="00500B6B"/>
    <w:rsid w:val="0050264E"/>
    <w:rsid w:val="00505183"/>
    <w:rsid w:val="00510625"/>
    <w:rsid w:val="00513C23"/>
    <w:rsid w:val="00514C25"/>
    <w:rsid w:val="0051528C"/>
    <w:rsid w:val="00515FB6"/>
    <w:rsid w:val="0052051B"/>
    <w:rsid w:val="0052166B"/>
    <w:rsid w:val="00523334"/>
    <w:rsid w:val="005236A7"/>
    <w:rsid w:val="00530A9B"/>
    <w:rsid w:val="0054534B"/>
    <w:rsid w:val="00554340"/>
    <w:rsid w:val="00554E4B"/>
    <w:rsid w:val="005566F3"/>
    <w:rsid w:val="005663A6"/>
    <w:rsid w:val="00567AAF"/>
    <w:rsid w:val="005743C1"/>
    <w:rsid w:val="00580CD4"/>
    <w:rsid w:val="0058491D"/>
    <w:rsid w:val="00585335"/>
    <w:rsid w:val="005859C6"/>
    <w:rsid w:val="0059153F"/>
    <w:rsid w:val="00594C09"/>
    <w:rsid w:val="005A1974"/>
    <w:rsid w:val="005A226C"/>
    <w:rsid w:val="005A6374"/>
    <w:rsid w:val="005A7A83"/>
    <w:rsid w:val="005A7CB6"/>
    <w:rsid w:val="005C1699"/>
    <w:rsid w:val="005C3229"/>
    <w:rsid w:val="005C39DC"/>
    <w:rsid w:val="005C4996"/>
    <w:rsid w:val="005C4ACD"/>
    <w:rsid w:val="005D16EE"/>
    <w:rsid w:val="005D265C"/>
    <w:rsid w:val="005D2F1F"/>
    <w:rsid w:val="005D46B8"/>
    <w:rsid w:val="005D6818"/>
    <w:rsid w:val="005D68B5"/>
    <w:rsid w:val="005D7C40"/>
    <w:rsid w:val="005E7603"/>
    <w:rsid w:val="005F1757"/>
    <w:rsid w:val="005F2B0E"/>
    <w:rsid w:val="005F4AA8"/>
    <w:rsid w:val="005F67F4"/>
    <w:rsid w:val="005F74C6"/>
    <w:rsid w:val="005F7F7F"/>
    <w:rsid w:val="00602370"/>
    <w:rsid w:val="00604B67"/>
    <w:rsid w:val="006074DE"/>
    <w:rsid w:val="006130CD"/>
    <w:rsid w:val="0061345A"/>
    <w:rsid w:val="0061557B"/>
    <w:rsid w:val="00615B9A"/>
    <w:rsid w:val="00616F05"/>
    <w:rsid w:val="00617769"/>
    <w:rsid w:val="00621467"/>
    <w:rsid w:val="00622657"/>
    <w:rsid w:val="00630278"/>
    <w:rsid w:val="006313C4"/>
    <w:rsid w:val="0063596B"/>
    <w:rsid w:val="00635D60"/>
    <w:rsid w:val="00637F7E"/>
    <w:rsid w:val="0064286F"/>
    <w:rsid w:val="00645413"/>
    <w:rsid w:val="00647E73"/>
    <w:rsid w:val="00653E46"/>
    <w:rsid w:val="0065762A"/>
    <w:rsid w:val="0066007F"/>
    <w:rsid w:val="0066097F"/>
    <w:rsid w:val="00661BF4"/>
    <w:rsid w:val="00662EC7"/>
    <w:rsid w:val="00663E36"/>
    <w:rsid w:val="00664295"/>
    <w:rsid w:val="006679AA"/>
    <w:rsid w:val="006750E7"/>
    <w:rsid w:val="00676171"/>
    <w:rsid w:val="00677BD4"/>
    <w:rsid w:val="0068071B"/>
    <w:rsid w:val="006809C8"/>
    <w:rsid w:val="006826FA"/>
    <w:rsid w:val="0068287B"/>
    <w:rsid w:val="00682B90"/>
    <w:rsid w:val="00686339"/>
    <w:rsid w:val="00686E23"/>
    <w:rsid w:val="006916E9"/>
    <w:rsid w:val="006916FD"/>
    <w:rsid w:val="00693412"/>
    <w:rsid w:val="0069642B"/>
    <w:rsid w:val="006A0468"/>
    <w:rsid w:val="006B5C18"/>
    <w:rsid w:val="006B69D4"/>
    <w:rsid w:val="006B7C7B"/>
    <w:rsid w:val="006B7C8F"/>
    <w:rsid w:val="006C6159"/>
    <w:rsid w:val="006C742B"/>
    <w:rsid w:val="006D4DAF"/>
    <w:rsid w:val="006D4E54"/>
    <w:rsid w:val="006D5E10"/>
    <w:rsid w:val="006D7411"/>
    <w:rsid w:val="006E0759"/>
    <w:rsid w:val="006E27AE"/>
    <w:rsid w:val="006E2811"/>
    <w:rsid w:val="006E3ED3"/>
    <w:rsid w:val="006F6628"/>
    <w:rsid w:val="006F7838"/>
    <w:rsid w:val="0070167F"/>
    <w:rsid w:val="00702733"/>
    <w:rsid w:val="00713457"/>
    <w:rsid w:val="00713B97"/>
    <w:rsid w:val="007147A4"/>
    <w:rsid w:val="00714DF5"/>
    <w:rsid w:val="007150D6"/>
    <w:rsid w:val="007205B6"/>
    <w:rsid w:val="00720CF9"/>
    <w:rsid w:val="007227AC"/>
    <w:rsid w:val="00723448"/>
    <w:rsid w:val="0072525F"/>
    <w:rsid w:val="00726096"/>
    <w:rsid w:val="007307D0"/>
    <w:rsid w:val="00730B90"/>
    <w:rsid w:val="00734613"/>
    <w:rsid w:val="0074326B"/>
    <w:rsid w:val="00746F83"/>
    <w:rsid w:val="007624CE"/>
    <w:rsid w:val="007675E4"/>
    <w:rsid w:val="00782A07"/>
    <w:rsid w:val="00782E23"/>
    <w:rsid w:val="00783353"/>
    <w:rsid w:val="00783FF2"/>
    <w:rsid w:val="00785551"/>
    <w:rsid w:val="00787419"/>
    <w:rsid w:val="00791B5F"/>
    <w:rsid w:val="00797CB3"/>
    <w:rsid w:val="007A5546"/>
    <w:rsid w:val="007A6507"/>
    <w:rsid w:val="007B1F96"/>
    <w:rsid w:val="007B3B68"/>
    <w:rsid w:val="007B3F3C"/>
    <w:rsid w:val="007B5496"/>
    <w:rsid w:val="007B590F"/>
    <w:rsid w:val="007B5A0F"/>
    <w:rsid w:val="007B7037"/>
    <w:rsid w:val="007C131F"/>
    <w:rsid w:val="007C7DF2"/>
    <w:rsid w:val="007D0ECD"/>
    <w:rsid w:val="007D15C0"/>
    <w:rsid w:val="007D2FE5"/>
    <w:rsid w:val="007D41A6"/>
    <w:rsid w:val="007D6397"/>
    <w:rsid w:val="007D791A"/>
    <w:rsid w:val="007D7C41"/>
    <w:rsid w:val="007E1FA7"/>
    <w:rsid w:val="007E301C"/>
    <w:rsid w:val="007E30E0"/>
    <w:rsid w:val="007E39D3"/>
    <w:rsid w:val="007E4708"/>
    <w:rsid w:val="007F26BA"/>
    <w:rsid w:val="007F30BE"/>
    <w:rsid w:val="007F59BE"/>
    <w:rsid w:val="007F6A35"/>
    <w:rsid w:val="008011CC"/>
    <w:rsid w:val="00802B30"/>
    <w:rsid w:val="008107C6"/>
    <w:rsid w:val="00820B24"/>
    <w:rsid w:val="00822B39"/>
    <w:rsid w:val="00823C01"/>
    <w:rsid w:val="00823DFA"/>
    <w:rsid w:val="00826452"/>
    <w:rsid w:val="0082704A"/>
    <w:rsid w:val="00831420"/>
    <w:rsid w:val="00834348"/>
    <w:rsid w:val="0083483A"/>
    <w:rsid w:val="008355B3"/>
    <w:rsid w:val="0083573A"/>
    <w:rsid w:val="008372E4"/>
    <w:rsid w:val="00840FBE"/>
    <w:rsid w:val="008503FD"/>
    <w:rsid w:val="0085119E"/>
    <w:rsid w:val="0085143A"/>
    <w:rsid w:val="008579AF"/>
    <w:rsid w:val="00864793"/>
    <w:rsid w:val="00865148"/>
    <w:rsid w:val="00865345"/>
    <w:rsid w:val="0087369C"/>
    <w:rsid w:val="00874AF6"/>
    <w:rsid w:val="00875B5F"/>
    <w:rsid w:val="0087626D"/>
    <w:rsid w:val="00876537"/>
    <w:rsid w:val="00876FE1"/>
    <w:rsid w:val="008777FE"/>
    <w:rsid w:val="00881935"/>
    <w:rsid w:val="00883547"/>
    <w:rsid w:val="00884A4A"/>
    <w:rsid w:val="00885467"/>
    <w:rsid w:val="008854A3"/>
    <w:rsid w:val="00887098"/>
    <w:rsid w:val="0088778C"/>
    <w:rsid w:val="00893DA4"/>
    <w:rsid w:val="00895F68"/>
    <w:rsid w:val="00896FAE"/>
    <w:rsid w:val="008A0BCB"/>
    <w:rsid w:val="008A29F8"/>
    <w:rsid w:val="008A535C"/>
    <w:rsid w:val="008B1917"/>
    <w:rsid w:val="008B3E4C"/>
    <w:rsid w:val="008B47D8"/>
    <w:rsid w:val="008C0C1B"/>
    <w:rsid w:val="008C302C"/>
    <w:rsid w:val="008C3873"/>
    <w:rsid w:val="008C397C"/>
    <w:rsid w:val="008C54EF"/>
    <w:rsid w:val="008D3463"/>
    <w:rsid w:val="008D3A99"/>
    <w:rsid w:val="008D631E"/>
    <w:rsid w:val="008D6CF1"/>
    <w:rsid w:val="008E1C65"/>
    <w:rsid w:val="008E2947"/>
    <w:rsid w:val="008E3933"/>
    <w:rsid w:val="008E3E72"/>
    <w:rsid w:val="008E7E24"/>
    <w:rsid w:val="008F0BF1"/>
    <w:rsid w:val="008F2E0B"/>
    <w:rsid w:val="008F3651"/>
    <w:rsid w:val="008F5A4B"/>
    <w:rsid w:val="0090094C"/>
    <w:rsid w:val="009027A0"/>
    <w:rsid w:val="00904F0F"/>
    <w:rsid w:val="00905DF8"/>
    <w:rsid w:val="009077CA"/>
    <w:rsid w:val="00911ACA"/>
    <w:rsid w:val="00911D65"/>
    <w:rsid w:val="00914265"/>
    <w:rsid w:val="009147F2"/>
    <w:rsid w:val="00921353"/>
    <w:rsid w:val="00927AFA"/>
    <w:rsid w:val="009347CD"/>
    <w:rsid w:val="00934D4C"/>
    <w:rsid w:val="0093739A"/>
    <w:rsid w:val="00940CC3"/>
    <w:rsid w:val="00942E59"/>
    <w:rsid w:val="0094401D"/>
    <w:rsid w:val="009518FF"/>
    <w:rsid w:val="0095209E"/>
    <w:rsid w:val="00952DAD"/>
    <w:rsid w:val="009559D0"/>
    <w:rsid w:val="00956DE1"/>
    <w:rsid w:val="00960C05"/>
    <w:rsid w:val="00963524"/>
    <w:rsid w:val="00963D55"/>
    <w:rsid w:val="0096676E"/>
    <w:rsid w:val="00972B74"/>
    <w:rsid w:val="009747FF"/>
    <w:rsid w:val="009766B8"/>
    <w:rsid w:val="0098119F"/>
    <w:rsid w:val="00984808"/>
    <w:rsid w:val="00987344"/>
    <w:rsid w:val="00990728"/>
    <w:rsid w:val="00996203"/>
    <w:rsid w:val="009A0136"/>
    <w:rsid w:val="009A310E"/>
    <w:rsid w:val="009A34B0"/>
    <w:rsid w:val="009A3A0F"/>
    <w:rsid w:val="009A5D86"/>
    <w:rsid w:val="009B2823"/>
    <w:rsid w:val="009B5DF2"/>
    <w:rsid w:val="009C3EE0"/>
    <w:rsid w:val="009C57B5"/>
    <w:rsid w:val="009D077B"/>
    <w:rsid w:val="009F103C"/>
    <w:rsid w:val="009F1584"/>
    <w:rsid w:val="009F4126"/>
    <w:rsid w:val="009F6FB0"/>
    <w:rsid w:val="00A01C12"/>
    <w:rsid w:val="00A026E6"/>
    <w:rsid w:val="00A058D3"/>
    <w:rsid w:val="00A05CFA"/>
    <w:rsid w:val="00A1127E"/>
    <w:rsid w:val="00A112C5"/>
    <w:rsid w:val="00A11D28"/>
    <w:rsid w:val="00A127CA"/>
    <w:rsid w:val="00A1611E"/>
    <w:rsid w:val="00A268E8"/>
    <w:rsid w:val="00A3145D"/>
    <w:rsid w:val="00A3325D"/>
    <w:rsid w:val="00A36CAE"/>
    <w:rsid w:val="00A37304"/>
    <w:rsid w:val="00A426F6"/>
    <w:rsid w:val="00A4366E"/>
    <w:rsid w:val="00A47C85"/>
    <w:rsid w:val="00A5568C"/>
    <w:rsid w:val="00A55A4A"/>
    <w:rsid w:val="00A55DA5"/>
    <w:rsid w:val="00A56E95"/>
    <w:rsid w:val="00A5786A"/>
    <w:rsid w:val="00A57D78"/>
    <w:rsid w:val="00A647E3"/>
    <w:rsid w:val="00A64B57"/>
    <w:rsid w:val="00A64EFD"/>
    <w:rsid w:val="00A67BFC"/>
    <w:rsid w:val="00A71E4C"/>
    <w:rsid w:val="00A742AC"/>
    <w:rsid w:val="00A743DD"/>
    <w:rsid w:val="00A77E20"/>
    <w:rsid w:val="00A83E60"/>
    <w:rsid w:val="00A86483"/>
    <w:rsid w:val="00A9421F"/>
    <w:rsid w:val="00A94483"/>
    <w:rsid w:val="00A961B4"/>
    <w:rsid w:val="00A96A37"/>
    <w:rsid w:val="00A97D0A"/>
    <w:rsid w:val="00AA54D9"/>
    <w:rsid w:val="00AB6CA8"/>
    <w:rsid w:val="00AB73CD"/>
    <w:rsid w:val="00AC0EF6"/>
    <w:rsid w:val="00AC10DE"/>
    <w:rsid w:val="00AC123F"/>
    <w:rsid w:val="00AC5EB1"/>
    <w:rsid w:val="00AD240A"/>
    <w:rsid w:val="00AD5670"/>
    <w:rsid w:val="00AE1EBD"/>
    <w:rsid w:val="00AE4273"/>
    <w:rsid w:val="00AE51FB"/>
    <w:rsid w:val="00AF445F"/>
    <w:rsid w:val="00AF4748"/>
    <w:rsid w:val="00AF5EDB"/>
    <w:rsid w:val="00B03DBE"/>
    <w:rsid w:val="00B04075"/>
    <w:rsid w:val="00B05BB0"/>
    <w:rsid w:val="00B07B72"/>
    <w:rsid w:val="00B102DD"/>
    <w:rsid w:val="00B11E01"/>
    <w:rsid w:val="00B127F3"/>
    <w:rsid w:val="00B1394A"/>
    <w:rsid w:val="00B15895"/>
    <w:rsid w:val="00B163C2"/>
    <w:rsid w:val="00B176F9"/>
    <w:rsid w:val="00B20617"/>
    <w:rsid w:val="00B23659"/>
    <w:rsid w:val="00B23C69"/>
    <w:rsid w:val="00B256B6"/>
    <w:rsid w:val="00B25D3C"/>
    <w:rsid w:val="00B26C38"/>
    <w:rsid w:val="00B37A5B"/>
    <w:rsid w:val="00B43065"/>
    <w:rsid w:val="00B4598F"/>
    <w:rsid w:val="00B46A2A"/>
    <w:rsid w:val="00B52C6A"/>
    <w:rsid w:val="00B5460C"/>
    <w:rsid w:val="00B55B6D"/>
    <w:rsid w:val="00B56401"/>
    <w:rsid w:val="00B566E1"/>
    <w:rsid w:val="00B63D68"/>
    <w:rsid w:val="00B66C89"/>
    <w:rsid w:val="00B676CD"/>
    <w:rsid w:val="00B67D4F"/>
    <w:rsid w:val="00B7085B"/>
    <w:rsid w:val="00B71116"/>
    <w:rsid w:val="00B7330F"/>
    <w:rsid w:val="00B75C3E"/>
    <w:rsid w:val="00B851A7"/>
    <w:rsid w:val="00B8707A"/>
    <w:rsid w:val="00B873B0"/>
    <w:rsid w:val="00B92EE3"/>
    <w:rsid w:val="00B94CE6"/>
    <w:rsid w:val="00BA560C"/>
    <w:rsid w:val="00BA7F57"/>
    <w:rsid w:val="00BB3E42"/>
    <w:rsid w:val="00BB3E7F"/>
    <w:rsid w:val="00BB40A7"/>
    <w:rsid w:val="00BB4CF5"/>
    <w:rsid w:val="00BB7B6D"/>
    <w:rsid w:val="00BC183F"/>
    <w:rsid w:val="00BC2147"/>
    <w:rsid w:val="00BC3CF8"/>
    <w:rsid w:val="00BC4C95"/>
    <w:rsid w:val="00BC5E07"/>
    <w:rsid w:val="00BC5EA8"/>
    <w:rsid w:val="00BD443B"/>
    <w:rsid w:val="00BD5681"/>
    <w:rsid w:val="00BE054D"/>
    <w:rsid w:val="00BE2745"/>
    <w:rsid w:val="00BE6EDE"/>
    <w:rsid w:val="00BE77AC"/>
    <w:rsid w:val="00BE7A6B"/>
    <w:rsid w:val="00BF0730"/>
    <w:rsid w:val="00BF20B1"/>
    <w:rsid w:val="00BF3164"/>
    <w:rsid w:val="00BF3F41"/>
    <w:rsid w:val="00BF6AED"/>
    <w:rsid w:val="00C008B5"/>
    <w:rsid w:val="00C01E15"/>
    <w:rsid w:val="00C03ED2"/>
    <w:rsid w:val="00C05F09"/>
    <w:rsid w:val="00C06DA0"/>
    <w:rsid w:val="00C10871"/>
    <w:rsid w:val="00C10BD0"/>
    <w:rsid w:val="00C12247"/>
    <w:rsid w:val="00C12287"/>
    <w:rsid w:val="00C13A07"/>
    <w:rsid w:val="00C13C71"/>
    <w:rsid w:val="00C14A0C"/>
    <w:rsid w:val="00C14E83"/>
    <w:rsid w:val="00C165DB"/>
    <w:rsid w:val="00C24D7B"/>
    <w:rsid w:val="00C25463"/>
    <w:rsid w:val="00C260D8"/>
    <w:rsid w:val="00C27802"/>
    <w:rsid w:val="00C2790B"/>
    <w:rsid w:val="00C27A24"/>
    <w:rsid w:val="00C311A3"/>
    <w:rsid w:val="00C31601"/>
    <w:rsid w:val="00C32501"/>
    <w:rsid w:val="00C35758"/>
    <w:rsid w:val="00C36717"/>
    <w:rsid w:val="00C36F37"/>
    <w:rsid w:val="00C37DE6"/>
    <w:rsid w:val="00C41243"/>
    <w:rsid w:val="00C43AC9"/>
    <w:rsid w:val="00C4443C"/>
    <w:rsid w:val="00C46E3F"/>
    <w:rsid w:val="00C5116F"/>
    <w:rsid w:val="00C576B7"/>
    <w:rsid w:val="00C57A84"/>
    <w:rsid w:val="00C57E6C"/>
    <w:rsid w:val="00C60E36"/>
    <w:rsid w:val="00C61ACF"/>
    <w:rsid w:val="00C637E2"/>
    <w:rsid w:val="00C63D5A"/>
    <w:rsid w:val="00C64913"/>
    <w:rsid w:val="00C73853"/>
    <w:rsid w:val="00C76284"/>
    <w:rsid w:val="00C776A3"/>
    <w:rsid w:val="00C80791"/>
    <w:rsid w:val="00C8163E"/>
    <w:rsid w:val="00C83D06"/>
    <w:rsid w:val="00C85414"/>
    <w:rsid w:val="00C85BEB"/>
    <w:rsid w:val="00C865AE"/>
    <w:rsid w:val="00C86D2B"/>
    <w:rsid w:val="00C87F4F"/>
    <w:rsid w:val="00C90026"/>
    <w:rsid w:val="00C92B1E"/>
    <w:rsid w:val="00C93703"/>
    <w:rsid w:val="00C94985"/>
    <w:rsid w:val="00C94BEE"/>
    <w:rsid w:val="00C9647F"/>
    <w:rsid w:val="00CA3585"/>
    <w:rsid w:val="00CA5CB9"/>
    <w:rsid w:val="00CA6833"/>
    <w:rsid w:val="00CB4D67"/>
    <w:rsid w:val="00CB59C0"/>
    <w:rsid w:val="00CB65C7"/>
    <w:rsid w:val="00CC081B"/>
    <w:rsid w:val="00CC0A16"/>
    <w:rsid w:val="00CC23D2"/>
    <w:rsid w:val="00CC2593"/>
    <w:rsid w:val="00CC4A3C"/>
    <w:rsid w:val="00CC5DED"/>
    <w:rsid w:val="00CC6D38"/>
    <w:rsid w:val="00CD0D9B"/>
    <w:rsid w:val="00CD7332"/>
    <w:rsid w:val="00CD77AA"/>
    <w:rsid w:val="00CE1121"/>
    <w:rsid w:val="00CE51DA"/>
    <w:rsid w:val="00CE57A0"/>
    <w:rsid w:val="00CF7789"/>
    <w:rsid w:val="00D02A33"/>
    <w:rsid w:val="00D03456"/>
    <w:rsid w:val="00D04274"/>
    <w:rsid w:val="00D13369"/>
    <w:rsid w:val="00D13752"/>
    <w:rsid w:val="00D20430"/>
    <w:rsid w:val="00D20E53"/>
    <w:rsid w:val="00D23164"/>
    <w:rsid w:val="00D24E8A"/>
    <w:rsid w:val="00D258D2"/>
    <w:rsid w:val="00D308D0"/>
    <w:rsid w:val="00D31342"/>
    <w:rsid w:val="00D40263"/>
    <w:rsid w:val="00D42975"/>
    <w:rsid w:val="00D43E20"/>
    <w:rsid w:val="00D441FA"/>
    <w:rsid w:val="00D44F6E"/>
    <w:rsid w:val="00D453FB"/>
    <w:rsid w:val="00D53D9E"/>
    <w:rsid w:val="00D55ADA"/>
    <w:rsid w:val="00D62B7F"/>
    <w:rsid w:val="00D63541"/>
    <w:rsid w:val="00D63F23"/>
    <w:rsid w:val="00D71677"/>
    <w:rsid w:val="00D837B9"/>
    <w:rsid w:val="00D87AF4"/>
    <w:rsid w:val="00D9018F"/>
    <w:rsid w:val="00D91485"/>
    <w:rsid w:val="00D9256D"/>
    <w:rsid w:val="00D95501"/>
    <w:rsid w:val="00D96402"/>
    <w:rsid w:val="00DA68B5"/>
    <w:rsid w:val="00DB3710"/>
    <w:rsid w:val="00DB4013"/>
    <w:rsid w:val="00DB5B2E"/>
    <w:rsid w:val="00DC2BBA"/>
    <w:rsid w:val="00DC3719"/>
    <w:rsid w:val="00DC6529"/>
    <w:rsid w:val="00DD0E75"/>
    <w:rsid w:val="00DD122A"/>
    <w:rsid w:val="00DD5B11"/>
    <w:rsid w:val="00DD5BA1"/>
    <w:rsid w:val="00DD5D0C"/>
    <w:rsid w:val="00DD76BC"/>
    <w:rsid w:val="00DE51B7"/>
    <w:rsid w:val="00DF1624"/>
    <w:rsid w:val="00DF176D"/>
    <w:rsid w:val="00DF33CE"/>
    <w:rsid w:val="00DF3456"/>
    <w:rsid w:val="00DF7477"/>
    <w:rsid w:val="00E03019"/>
    <w:rsid w:val="00E03B44"/>
    <w:rsid w:val="00E040C6"/>
    <w:rsid w:val="00E06EDB"/>
    <w:rsid w:val="00E06FB4"/>
    <w:rsid w:val="00E07779"/>
    <w:rsid w:val="00E10CDF"/>
    <w:rsid w:val="00E13781"/>
    <w:rsid w:val="00E16234"/>
    <w:rsid w:val="00E16726"/>
    <w:rsid w:val="00E1690D"/>
    <w:rsid w:val="00E17169"/>
    <w:rsid w:val="00E2114C"/>
    <w:rsid w:val="00E23A01"/>
    <w:rsid w:val="00E23A4E"/>
    <w:rsid w:val="00E25F72"/>
    <w:rsid w:val="00E2722A"/>
    <w:rsid w:val="00E30DF7"/>
    <w:rsid w:val="00E32736"/>
    <w:rsid w:val="00E33E3C"/>
    <w:rsid w:val="00E34FB4"/>
    <w:rsid w:val="00E36C04"/>
    <w:rsid w:val="00E40508"/>
    <w:rsid w:val="00E4066C"/>
    <w:rsid w:val="00E40948"/>
    <w:rsid w:val="00E43115"/>
    <w:rsid w:val="00E43209"/>
    <w:rsid w:val="00E43A55"/>
    <w:rsid w:val="00E46984"/>
    <w:rsid w:val="00E46E65"/>
    <w:rsid w:val="00E51F2E"/>
    <w:rsid w:val="00E55F12"/>
    <w:rsid w:val="00E60EB8"/>
    <w:rsid w:val="00E64693"/>
    <w:rsid w:val="00E66B8B"/>
    <w:rsid w:val="00E67AE5"/>
    <w:rsid w:val="00E7366E"/>
    <w:rsid w:val="00E7379F"/>
    <w:rsid w:val="00E76392"/>
    <w:rsid w:val="00E77675"/>
    <w:rsid w:val="00E801F4"/>
    <w:rsid w:val="00E822B7"/>
    <w:rsid w:val="00E83C12"/>
    <w:rsid w:val="00E8489F"/>
    <w:rsid w:val="00E8657E"/>
    <w:rsid w:val="00E91302"/>
    <w:rsid w:val="00E949FC"/>
    <w:rsid w:val="00E94C4B"/>
    <w:rsid w:val="00E95B69"/>
    <w:rsid w:val="00E95DD9"/>
    <w:rsid w:val="00E9643D"/>
    <w:rsid w:val="00EA5E43"/>
    <w:rsid w:val="00EA6B71"/>
    <w:rsid w:val="00EB1FD4"/>
    <w:rsid w:val="00EB4A09"/>
    <w:rsid w:val="00EB7028"/>
    <w:rsid w:val="00EC00A5"/>
    <w:rsid w:val="00EC1580"/>
    <w:rsid w:val="00EC25F2"/>
    <w:rsid w:val="00EC50EA"/>
    <w:rsid w:val="00ED0065"/>
    <w:rsid w:val="00ED05C6"/>
    <w:rsid w:val="00ED060B"/>
    <w:rsid w:val="00ED27E1"/>
    <w:rsid w:val="00ED2EE9"/>
    <w:rsid w:val="00ED4342"/>
    <w:rsid w:val="00ED6AA7"/>
    <w:rsid w:val="00EE0C94"/>
    <w:rsid w:val="00EE0E0C"/>
    <w:rsid w:val="00EE11D7"/>
    <w:rsid w:val="00EE36D4"/>
    <w:rsid w:val="00EE3DDE"/>
    <w:rsid w:val="00EF0CD4"/>
    <w:rsid w:val="00EF39FD"/>
    <w:rsid w:val="00EF4E5B"/>
    <w:rsid w:val="00F00152"/>
    <w:rsid w:val="00F008BE"/>
    <w:rsid w:val="00F00D41"/>
    <w:rsid w:val="00F027AF"/>
    <w:rsid w:val="00F0332E"/>
    <w:rsid w:val="00F050CE"/>
    <w:rsid w:val="00F07F2B"/>
    <w:rsid w:val="00F1139C"/>
    <w:rsid w:val="00F116B8"/>
    <w:rsid w:val="00F14DB0"/>
    <w:rsid w:val="00F15350"/>
    <w:rsid w:val="00F20087"/>
    <w:rsid w:val="00F2255F"/>
    <w:rsid w:val="00F230CD"/>
    <w:rsid w:val="00F23268"/>
    <w:rsid w:val="00F303DB"/>
    <w:rsid w:val="00F35F0A"/>
    <w:rsid w:val="00F36BD7"/>
    <w:rsid w:val="00F45FA9"/>
    <w:rsid w:val="00F46CBD"/>
    <w:rsid w:val="00F5030F"/>
    <w:rsid w:val="00F539F4"/>
    <w:rsid w:val="00F5486C"/>
    <w:rsid w:val="00F55114"/>
    <w:rsid w:val="00F60768"/>
    <w:rsid w:val="00F60C27"/>
    <w:rsid w:val="00F61373"/>
    <w:rsid w:val="00F63795"/>
    <w:rsid w:val="00F63D5E"/>
    <w:rsid w:val="00F66A7A"/>
    <w:rsid w:val="00F67BCF"/>
    <w:rsid w:val="00F71C80"/>
    <w:rsid w:val="00F85958"/>
    <w:rsid w:val="00F87AED"/>
    <w:rsid w:val="00F90267"/>
    <w:rsid w:val="00F924AD"/>
    <w:rsid w:val="00F9394E"/>
    <w:rsid w:val="00F94E62"/>
    <w:rsid w:val="00F950D7"/>
    <w:rsid w:val="00FA05DE"/>
    <w:rsid w:val="00FA162F"/>
    <w:rsid w:val="00FA35B2"/>
    <w:rsid w:val="00FA4F35"/>
    <w:rsid w:val="00FA63CB"/>
    <w:rsid w:val="00FB1523"/>
    <w:rsid w:val="00FB2E03"/>
    <w:rsid w:val="00FB3789"/>
    <w:rsid w:val="00FB56B0"/>
    <w:rsid w:val="00FB699A"/>
    <w:rsid w:val="00FB7CAE"/>
    <w:rsid w:val="00FC1BDA"/>
    <w:rsid w:val="00FC1E55"/>
    <w:rsid w:val="00FC258F"/>
    <w:rsid w:val="00FC3132"/>
    <w:rsid w:val="00FC6806"/>
    <w:rsid w:val="00FC7606"/>
    <w:rsid w:val="00FD2078"/>
    <w:rsid w:val="00FD5BCC"/>
    <w:rsid w:val="00FD75BF"/>
    <w:rsid w:val="00FE2B61"/>
    <w:rsid w:val="00FE30F9"/>
    <w:rsid w:val="00FE332C"/>
    <w:rsid w:val="00FE4EE7"/>
    <w:rsid w:val="00FE52FE"/>
    <w:rsid w:val="00FE5D4E"/>
    <w:rsid w:val="00FE5E80"/>
    <w:rsid w:val="00FF2E86"/>
    <w:rsid w:val="00FF3E6F"/>
    <w:rsid w:val="00FF62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9CC53"/>
  <w15:chartTrackingRefBased/>
  <w15:docId w15:val="{6464D343-C103-45D0-8833-5954AEA2B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0140"/>
    <w:pPr>
      <w:widowControl w:val="0"/>
      <w:spacing w:before="120" w:after="120" w:line="360" w:lineRule="auto"/>
      <w:jc w:val="both"/>
    </w:pPr>
    <w:rPr>
      <w:rFonts w:ascii="Times New Roman" w:eastAsia="楷体" w:hAnsi="Times New Roman" w:cs="Times New Roman"/>
      <w:sz w:val="24"/>
      <w:szCs w:val="24"/>
    </w:rPr>
  </w:style>
  <w:style w:type="paragraph" w:styleId="1">
    <w:name w:val="heading 1"/>
    <w:basedOn w:val="a"/>
    <w:next w:val="a"/>
    <w:link w:val="10"/>
    <w:uiPriority w:val="99"/>
    <w:qFormat/>
    <w:rsid w:val="008777FE"/>
    <w:pPr>
      <w:keepNext/>
      <w:keepLines/>
      <w:spacing w:before="480" w:after="80"/>
      <w:jc w:val="center"/>
      <w:outlineLvl w:val="0"/>
    </w:pPr>
    <w:rPr>
      <w:rFonts w:asciiTheme="majorHAnsi" w:eastAsia="黑体" w:hAnsiTheme="majorHAnsi" w:cstheme="majorBidi"/>
      <w:b/>
      <w:sz w:val="48"/>
      <w:szCs w:val="48"/>
    </w:rPr>
  </w:style>
  <w:style w:type="paragraph" w:styleId="2">
    <w:name w:val="heading 2"/>
    <w:basedOn w:val="a"/>
    <w:next w:val="a"/>
    <w:link w:val="20"/>
    <w:uiPriority w:val="99"/>
    <w:unhideWhenUsed/>
    <w:qFormat/>
    <w:rsid w:val="008777FE"/>
    <w:pPr>
      <w:keepNext/>
      <w:keepLines/>
      <w:spacing w:before="160" w:after="80"/>
      <w:outlineLvl w:val="1"/>
    </w:pPr>
    <w:rPr>
      <w:rFonts w:asciiTheme="majorHAnsi" w:eastAsia="黑体" w:hAnsiTheme="majorHAnsi" w:cstheme="majorBidi"/>
      <w:b/>
      <w:sz w:val="40"/>
      <w:szCs w:val="40"/>
    </w:rPr>
  </w:style>
  <w:style w:type="paragraph" w:styleId="3">
    <w:name w:val="heading 3"/>
    <w:basedOn w:val="a"/>
    <w:next w:val="a"/>
    <w:link w:val="30"/>
    <w:uiPriority w:val="99"/>
    <w:unhideWhenUsed/>
    <w:qFormat/>
    <w:rsid w:val="0043681B"/>
    <w:pPr>
      <w:keepNext/>
      <w:keepLines/>
      <w:spacing w:before="160" w:after="80"/>
      <w:outlineLvl w:val="2"/>
    </w:pPr>
    <w:rPr>
      <w:rFonts w:cstheme="majorBidi"/>
      <w:b/>
      <w:sz w:val="32"/>
      <w:szCs w:val="32"/>
    </w:rPr>
  </w:style>
  <w:style w:type="paragraph" w:styleId="4">
    <w:name w:val="heading 4"/>
    <w:basedOn w:val="a"/>
    <w:next w:val="a"/>
    <w:link w:val="40"/>
    <w:uiPriority w:val="9"/>
    <w:unhideWhenUsed/>
    <w:qFormat/>
    <w:rsid w:val="0043681B"/>
    <w:pPr>
      <w:keepNext/>
      <w:keepLines/>
      <w:spacing w:before="80" w:after="40"/>
      <w:outlineLvl w:val="3"/>
    </w:pPr>
    <w:rPr>
      <w:rFonts w:cstheme="majorBidi"/>
      <w:b/>
      <w:sz w:val="28"/>
      <w:szCs w:val="28"/>
    </w:rPr>
  </w:style>
  <w:style w:type="paragraph" w:styleId="5">
    <w:name w:val="heading 5"/>
    <w:basedOn w:val="a"/>
    <w:next w:val="a"/>
    <w:link w:val="50"/>
    <w:uiPriority w:val="9"/>
    <w:semiHidden/>
    <w:unhideWhenUsed/>
    <w:qFormat/>
    <w:rsid w:val="00170140"/>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17014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7014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7014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170140"/>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rsid w:val="008777FE"/>
    <w:rPr>
      <w:rFonts w:asciiTheme="majorHAnsi" w:eastAsia="黑体" w:hAnsiTheme="majorHAnsi" w:cstheme="majorBidi"/>
      <w:b/>
      <w:sz w:val="48"/>
      <w:szCs w:val="48"/>
    </w:rPr>
  </w:style>
  <w:style w:type="character" w:customStyle="1" w:styleId="20">
    <w:name w:val="标题 2 字符"/>
    <w:basedOn w:val="a0"/>
    <w:link w:val="2"/>
    <w:uiPriority w:val="99"/>
    <w:rsid w:val="008777FE"/>
    <w:rPr>
      <w:rFonts w:asciiTheme="majorHAnsi" w:eastAsia="黑体" w:hAnsiTheme="majorHAnsi" w:cstheme="majorBidi"/>
      <w:b/>
      <w:sz w:val="40"/>
      <w:szCs w:val="40"/>
    </w:rPr>
  </w:style>
  <w:style w:type="character" w:customStyle="1" w:styleId="30">
    <w:name w:val="标题 3 字符"/>
    <w:basedOn w:val="a0"/>
    <w:link w:val="3"/>
    <w:uiPriority w:val="99"/>
    <w:rsid w:val="0043681B"/>
    <w:rPr>
      <w:rFonts w:ascii="Times New Roman" w:eastAsia="楷体" w:hAnsi="Times New Roman" w:cstheme="majorBidi"/>
      <w:b/>
      <w:sz w:val="32"/>
      <w:szCs w:val="32"/>
    </w:rPr>
  </w:style>
  <w:style w:type="character" w:customStyle="1" w:styleId="40">
    <w:name w:val="标题 4 字符"/>
    <w:basedOn w:val="a0"/>
    <w:link w:val="4"/>
    <w:uiPriority w:val="9"/>
    <w:rsid w:val="0043681B"/>
    <w:rPr>
      <w:rFonts w:ascii="Times New Roman" w:eastAsia="楷体" w:hAnsi="Times New Roman" w:cstheme="majorBidi"/>
      <w:b/>
      <w:sz w:val="28"/>
      <w:szCs w:val="28"/>
    </w:rPr>
  </w:style>
  <w:style w:type="character" w:customStyle="1" w:styleId="50">
    <w:name w:val="标题 5 字符"/>
    <w:basedOn w:val="a0"/>
    <w:link w:val="5"/>
    <w:uiPriority w:val="9"/>
    <w:semiHidden/>
    <w:rsid w:val="00170140"/>
    <w:rPr>
      <w:rFonts w:cstheme="majorBidi"/>
      <w:color w:val="0F4761" w:themeColor="accent1" w:themeShade="BF"/>
      <w:sz w:val="24"/>
      <w:szCs w:val="24"/>
    </w:rPr>
  </w:style>
  <w:style w:type="character" w:customStyle="1" w:styleId="60">
    <w:name w:val="标题 6 字符"/>
    <w:basedOn w:val="a0"/>
    <w:link w:val="6"/>
    <w:uiPriority w:val="9"/>
    <w:semiHidden/>
    <w:rsid w:val="00170140"/>
    <w:rPr>
      <w:rFonts w:cstheme="majorBidi"/>
      <w:b/>
      <w:bCs/>
      <w:color w:val="0F4761" w:themeColor="accent1" w:themeShade="BF"/>
    </w:rPr>
  </w:style>
  <w:style w:type="character" w:customStyle="1" w:styleId="70">
    <w:name w:val="标题 7 字符"/>
    <w:basedOn w:val="a0"/>
    <w:link w:val="7"/>
    <w:uiPriority w:val="9"/>
    <w:semiHidden/>
    <w:rsid w:val="00170140"/>
    <w:rPr>
      <w:rFonts w:cstheme="majorBidi"/>
      <w:b/>
      <w:bCs/>
      <w:color w:val="595959" w:themeColor="text1" w:themeTint="A6"/>
    </w:rPr>
  </w:style>
  <w:style w:type="character" w:customStyle="1" w:styleId="80">
    <w:name w:val="标题 8 字符"/>
    <w:basedOn w:val="a0"/>
    <w:link w:val="8"/>
    <w:uiPriority w:val="9"/>
    <w:semiHidden/>
    <w:rsid w:val="00170140"/>
    <w:rPr>
      <w:rFonts w:cstheme="majorBidi"/>
      <w:color w:val="595959" w:themeColor="text1" w:themeTint="A6"/>
    </w:rPr>
  </w:style>
  <w:style w:type="character" w:customStyle="1" w:styleId="90">
    <w:name w:val="标题 9 字符"/>
    <w:basedOn w:val="a0"/>
    <w:link w:val="9"/>
    <w:uiPriority w:val="9"/>
    <w:semiHidden/>
    <w:rsid w:val="00170140"/>
    <w:rPr>
      <w:rFonts w:eastAsiaTheme="majorEastAsia" w:cstheme="majorBidi"/>
      <w:color w:val="595959" w:themeColor="text1" w:themeTint="A6"/>
    </w:rPr>
  </w:style>
  <w:style w:type="paragraph" w:styleId="a3">
    <w:name w:val="Title"/>
    <w:basedOn w:val="a"/>
    <w:next w:val="a"/>
    <w:link w:val="a4"/>
    <w:uiPriority w:val="10"/>
    <w:qFormat/>
    <w:rsid w:val="0017014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7014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7014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7014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445C1"/>
    <w:pPr>
      <w:spacing w:before="160" w:after="160"/>
      <w:jc w:val="left"/>
    </w:pPr>
    <w:rPr>
      <w:rFonts w:eastAsia="宋体"/>
      <w:iCs/>
      <w:color w:val="404040" w:themeColor="text1" w:themeTint="BF"/>
      <w:sz w:val="20"/>
    </w:rPr>
  </w:style>
  <w:style w:type="character" w:customStyle="1" w:styleId="a8">
    <w:name w:val="引用 字符"/>
    <w:basedOn w:val="a0"/>
    <w:link w:val="a7"/>
    <w:uiPriority w:val="29"/>
    <w:rsid w:val="000445C1"/>
    <w:rPr>
      <w:rFonts w:ascii="Times New Roman" w:eastAsia="宋体" w:hAnsi="Times New Roman" w:cs="Times New Roman"/>
      <w:iCs/>
      <w:color w:val="404040" w:themeColor="text1" w:themeTint="BF"/>
      <w:sz w:val="20"/>
      <w:szCs w:val="24"/>
    </w:rPr>
  </w:style>
  <w:style w:type="paragraph" w:styleId="a9">
    <w:name w:val="List Paragraph"/>
    <w:basedOn w:val="a"/>
    <w:uiPriority w:val="34"/>
    <w:qFormat/>
    <w:rsid w:val="00170140"/>
    <w:pPr>
      <w:ind w:left="720"/>
      <w:contextualSpacing/>
    </w:pPr>
  </w:style>
  <w:style w:type="character" w:styleId="aa">
    <w:name w:val="Intense Emphasis"/>
    <w:basedOn w:val="a0"/>
    <w:uiPriority w:val="21"/>
    <w:qFormat/>
    <w:rsid w:val="00170140"/>
    <w:rPr>
      <w:i/>
      <w:iCs/>
      <w:color w:val="0F4761" w:themeColor="accent1" w:themeShade="BF"/>
    </w:rPr>
  </w:style>
  <w:style w:type="paragraph" w:styleId="ab">
    <w:name w:val="Intense Quote"/>
    <w:basedOn w:val="a"/>
    <w:next w:val="a"/>
    <w:link w:val="ac"/>
    <w:uiPriority w:val="30"/>
    <w:qFormat/>
    <w:rsid w:val="001701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70140"/>
    <w:rPr>
      <w:i/>
      <w:iCs/>
      <w:color w:val="0F4761" w:themeColor="accent1" w:themeShade="BF"/>
    </w:rPr>
  </w:style>
  <w:style w:type="character" w:styleId="ad">
    <w:name w:val="Intense Reference"/>
    <w:basedOn w:val="a0"/>
    <w:uiPriority w:val="32"/>
    <w:qFormat/>
    <w:rsid w:val="00170140"/>
    <w:rPr>
      <w:b/>
      <w:bCs/>
      <w:smallCaps/>
      <w:color w:val="0F4761" w:themeColor="accent1" w:themeShade="BF"/>
      <w:spacing w:val="5"/>
    </w:rPr>
  </w:style>
  <w:style w:type="paragraph" w:customStyle="1" w:styleId="ListParagraph1">
    <w:name w:val="List Paragraph1"/>
    <w:basedOn w:val="a"/>
    <w:rsid w:val="00170140"/>
    <w:pPr>
      <w:spacing w:before="240" w:after="240" w:line="240" w:lineRule="auto"/>
      <w:ind w:left="720"/>
      <w:contextualSpacing/>
    </w:pPr>
    <w:rPr>
      <w:rFonts w:ascii="Calibri" w:hAnsi="Calibri"/>
    </w:rPr>
  </w:style>
  <w:style w:type="paragraph" w:customStyle="1" w:styleId="Normal">
    <w:name w:val="Normal"/>
    <w:rsid w:val="00B71116"/>
    <w:pPr>
      <w:jc w:val="both"/>
    </w:pPr>
    <w:rPr>
      <w:rFonts w:ascii="Times New Roman" w:eastAsia="宋体" w:hAnsi="Times New Roman" w:cs="Times New Roman"/>
      <w:szCs w:val="21"/>
    </w:rPr>
  </w:style>
  <w:style w:type="paragraph" w:customStyle="1" w:styleId="ListParagraph">
    <w:name w:val="List Paragraph"/>
    <w:basedOn w:val="a"/>
    <w:semiHidden/>
    <w:rsid w:val="00A11D28"/>
    <w:pPr>
      <w:ind w:firstLineChars="200" w:firstLine="420"/>
    </w:pPr>
  </w:style>
  <w:style w:type="paragraph" w:styleId="ae">
    <w:name w:val="Normal (Web)"/>
    <w:basedOn w:val="a"/>
    <w:uiPriority w:val="99"/>
    <w:semiHidden/>
    <w:unhideWhenUsed/>
    <w:rsid w:val="00C94985"/>
    <w:pPr>
      <w:widowControl/>
      <w:spacing w:before="100" w:beforeAutospacing="1" w:after="100" w:afterAutospacing="1" w:line="240" w:lineRule="auto"/>
      <w:jc w:val="left"/>
    </w:pPr>
    <w:rPr>
      <w:rFonts w:ascii="宋体" w:eastAsia="宋体" w:hAnsi="宋体" w:cs="宋体"/>
      <w:kern w:val="0"/>
    </w:rPr>
  </w:style>
  <w:style w:type="character" w:styleId="af">
    <w:name w:val="Hyperlink"/>
    <w:basedOn w:val="a0"/>
    <w:uiPriority w:val="99"/>
    <w:semiHidden/>
    <w:unhideWhenUsed/>
    <w:rsid w:val="00C94985"/>
    <w:rPr>
      <w:color w:val="0000FF"/>
      <w:u w:val="single"/>
    </w:rPr>
  </w:style>
  <w:style w:type="character" w:customStyle="1" w:styleId="anchor-text">
    <w:name w:val="anchor-text"/>
    <w:basedOn w:val="a0"/>
    <w:rsid w:val="00C94985"/>
  </w:style>
  <w:style w:type="character" w:customStyle="1" w:styleId="label">
    <w:name w:val="label"/>
    <w:basedOn w:val="a0"/>
    <w:rsid w:val="00C94985"/>
  </w:style>
  <w:style w:type="character" w:customStyle="1" w:styleId="mjxassistivemathml">
    <w:name w:val="mjx_assistive_mathml"/>
    <w:basedOn w:val="a0"/>
    <w:rsid w:val="00C94985"/>
  </w:style>
  <w:style w:type="paragraph" w:styleId="af0">
    <w:name w:val="Revision"/>
    <w:hidden/>
    <w:uiPriority w:val="99"/>
    <w:semiHidden/>
    <w:rsid w:val="00FD75BF"/>
    <w:rPr>
      <w:rFonts w:ascii="Times New Roman" w:eastAsia="楷体" w:hAnsi="Times New Roman" w:cs="Times New Roman"/>
      <w:sz w:val="24"/>
      <w:szCs w:val="24"/>
    </w:rPr>
  </w:style>
  <w:style w:type="character" w:styleId="af1">
    <w:name w:val="Placeholder Text"/>
    <w:basedOn w:val="a0"/>
    <w:uiPriority w:val="99"/>
    <w:semiHidden/>
    <w:rsid w:val="000F1B25"/>
    <w:rPr>
      <w:color w:val="666666"/>
    </w:rPr>
  </w:style>
  <w:style w:type="table" w:customStyle="1" w:styleId="GridTable6ColorfulAccent5">
    <w:name w:val="Grid Table 6 Colorful Accent 5"/>
    <w:basedOn w:val="a1"/>
    <w:rsid w:val="00E91302"/>
    <w:rPr>
      <w:rFonts w:ascii="Times New Roman" w:eastAsia="Times New Roman" w:hAnsi="Times New Roman" w:cs="Times New Roman"/>
      <w:color w:val="2E75B5"/>
      <w:kern w:val="0"/>
      <w:sz w:val="20"/>
      <w:szCs w:val="20"/>
    </w:rPr>
    <w:tblPr>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rFonts w:ascii="Times New Roman" w:hAnsi="Times New Roman" w:cs="Times New Roman" w:hint="default"/>
        <w:b/>
        <w:bCs/>
      </w:rPr>
      <w:tblPr/>
      <w:tcPr>
        <w:tcBorders>
          <w:bottom w:val="single" w:sz="12" w:space="0" w:color="9CC2E5"/>
        </w:tcBorders>
      </w:tcPr>
    </w:tblStylePr>
    <w:tblStylePr w:type="lastRow">
      <w:rPr>
        <w:rFonts w:ascii="Times New Roman" w:hAnsi="Times New Roman" w:cs="Times New Roman" w:hint="default"/>
        <w:b/>
        <w:bCs/>
      </w:rPr>
      <w:tblPr/>
      <w:tcPr>
        <w:tcBorders>
          <w:top w:val="double" w:sz="2" w:space="0" w:color="9CC2E5"/>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shd w:val="clear" w:color="auto" w:fill="DEEAF6"/>
      </w:tcPr>
    </w:tblStylePr>
    <w:tblStylePr w:type="band1Horz">
      <w:tblPr/>
      <w:tcPr>
        <w:shd w:val="clear" w:color="auto" w:fill="DEEA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3298">
      <w:bodyDiv w:val="1"/>
      <w:marLeft w:val="0"/>
      <w:marRight w:val="0"/>
      <w:marTop w:val="0"/>
      <w:marBottom w:val="0"/>
      <w:divBdr>
        <w:top w:val="none" w:sz="0" w:space="0" w:color="auto"/>
        <w:left w:val="none" w:sz="0" w:space="0" w:color="auto"/>
        <w:bottom w:val="none" w:sz="0" w:space="0" w:color="auto"/>
        <w:right w:val="none" w:sz="0" w:space="0" w:color="auto"/>
      </w:divBdr>
    </w:div>
    <w:div w:id="6372256">
      <w:bodyDiv w:val="1"/>
      <w:marLeft w:val="0"/>
      <w:marRight w:val="0"/>
      <w:marTop w:val="0"/>
      <w:marBottom w:val="0"/>
      <w:divBdr>
        <w:top w:val="none" w:sz="0" w:space="0" w:color="auto"/>
        <w:left w:val="none" w:sz="0" w:space="0" w:color="auto"/>
        <w:bottom w:val="none" w:sz="0" w:space="0" w:color="auto"/>
        <w:right w:val="none" w:sz="0" w:space="0" w:color="auto"/>
      </w:divBdr>
    </w:div>
    <w:div w:id="43601661">
      <w:bodyDiv w:val="1"/>
      <w:marLeft w:val="0"/>
      <w:marRight w:val="0"/>
      <w:marTop w:val="0"/>
      <w:marBottom w:val="0"/>
      <w:divBdr>
        <w:top w:val="none" w:sz="0" w:space="0" w:color="auto"/>
        <w:left w:val="none" w:sz="0" w:space="0" w:color="auto"/>
        <w:bottom w:val="none" w:sz="0" w:space="0" w:color="auto"/>
        <w:right w:val="none" w:sz="0" w:space="0" w:color="auto"/>
      </w:divBdr>
    </w:div>
    <w:div w:id="154803739">
      <w:bodyDiv w:val="1"/>
      <w:marLeft w:val="0"/>
      <w:marRight w:val="0"/>
      <w:marTop w:val="0"/>
      <w:marBottom w:val="0"/>
      <w:divBdr>
        <w:top w:val="none" w:sz="0" w:space="0" w:color="auto"/>
        <w:left w:val="none" w:sz="0" w:space="0" w:color="auto"/>
        <w:bottom w:val="none" w:sz="0" w:space="0" w:color="auto"/>
        <w:right w:val="none" w:sz="0" w:space="0" w:color="auto"/>
      </w:divBdr>
    </w:div>
    <w:div w:id="170411896">
      <w:bodyDiv w:val="1"/>
      <w:marLeft w:val="0"/>
      <w:marRight w:val="0"/>
      <w:marTop w:val="0"/>
      <w:marBottom w:val="0"/>
      <w:divBdr>
        <w:top w:val="none" w:sz="0" w:space="0" w:color="auto"/>
        <w:left w:val="none" w:sz="0" w:space="0" w:color="auto"/>
        <w:bottom w:val="none" w:sz="0" w:space="0" w:color="auto"/>
        <w:right w:val="none" w:sz="0" w:space="0" w:color="auto"/>
      </w:divBdr>
    </w:div>
    <w:div w:id="199712742">
      <w:bodyDiv w:val="1"/>
      <w:marLeft w:val="0"/>
      <w:marRight w:val="0"/>
      <w:marTop w:val="0"/>
      <w:marBottom w:val="0"/>
      <w:divBdr>
        <w:top w:val="none" w:sz="0" w:space="0" w:color="auto"/>
        <w:left w:val="none" w:sz="0" w:space="0" w:color="auto"/>
        <w:bottom w:val="none" w:sz="0" w:space="0" w:color="auto"/>
        <w:right w:val="none" w:sz="0" w:space="0" w:color="auto"/>
      </w:divBdr>
    </w:div>
    <w:div w:id="243344290">
      <w:bodyDiv w:val="1"/>
      <w:marLeft w:val="0"/>
      <w:marRight w:val="0"/>
      <w:marTop w:val="0"/>
      <w:marBottom w:val="0"/>
      <w:divBdr>
        <w:top w:val="none" w:sz="0" w:space="0" w:color="auto"/>
        <w:left w:val="none" w:sz="0" w:space="0" w:color="auto"/>
        <w:bottom w:val="none" w:sz="0" w:space="0" w:color="auto"/>
        <w:right w:val="none" w:sz="0" w:space="0" w:color="auto"/>
      </w:divBdr>
    </w:div>
    <w:div w:id="262803964">
      <w:bodyDiv w:val="1"/>
      <w:marLeft w:val="0"/>
      <w:marRight w:val="0"/>
      <w:marTop w:val="0"/>
      <w:marBottom w:val="0"/>
      <w:divBdr>
        <w:top w:val="none" w:sz="0" w:space="0" w:color="auto"/>
        <w:left w:val="none" w:sz="0" w:space="0" w:color="auto"/>
        <w:bottom w:val="none" w:sz="0" w:space="0" w:color="auto"/>
        <w:right w:val="none" w:sz="0" w:space="0" w:color="auto"/>
      </w:divBdr>
    </w:div>
    <w:div w:id="291374992">
      <w:bodyDiv w:val="1"/>
      <w:marLeft w:val="0"/>
      <w:marRight w:val="0"/>
      <w:marTop w:val="0"/>
      <w:marBottom w:val="0"/>
      <w:divBdr>
        <w:top w:val="none" w:sz="0" w:space="0" w:color="auto"/>
        <w:left w:val="none" w:sz="0" w:space="0" w:color="auto"/>
        <w:bottom w:val="none" w:sz="0" w:space="0" w:color="auto"/>
        <w:right w:val="none" w:sz="0" w:space="0" w:color="auto"/>
      </w:divBdr>
    </w:div>
    <w:div w:id="307826389">
      <w:bodyDiv w:val="1"/>
      <w:marLeft w:val="0"/>
      <w:marRight w:val="0"/>
      <w:marTop w:val="0"/>
      <w:marBottom w:val="0"/>
      <w:divBdr>
        <w:top w:val="none" w:sz="0" w:space="0" w:color="auto"/>
        <w:left w:val="none" w:sz="0" w:space="0" w:color="auto"/>
        <w:bottom w:val="none" w:sz="0" w:space="0" w:color="auto"/>
        <w:right w:val="none" w:sz="0" w:space="0" w:color="auto"/>
      </w:divBdr>
    </w:div>
    <w:div w:id="311444093">
      <w:bodyDiv w:val="1"/>
      <w:marLeft w:val="0"/>
      <w:marRight w:val="0"/>
      <w:marTop w:val="0"/>
      <w:marBottom w:val="0"/>
      <w:divBdr>
        <w:top w:val="none" w:sz="0" w:space="0" w:color="auto"/>
        <w:left w:val="none" w:sz="0" w:space="0" w:color="auto"/>
        <w:bottom w:val="none" w:sz="0" w:space="0" w:color="auto"/>
        <w:right w:val="none" w:sz="0" w:space="0" w:color="auto"/>
      </w:divBdr>
    </w:div>
    <w:div w:id="325321858">
      <w:bodyDiv w:val="1"/>
      <w:marLeft w:val="0"/>
      <w:marRight w:val="0"/>
      <w:marTop w:val="0"/>
      <w:marBottom w:val="0"/>
      <w:divBdr>
        <w:top w:val="none" w:sz="0" w:space="0" w:color="auto"/>
        <w:left w:val="none" w:sz="0" w:space="0" w:color="auto"/>
        <w:bottom w:val="none" w:sz="0" w:space="0" w:color="auto"/>
        <w:right w:val="none" w:sz="0" w:space="0" w:color="auto"/>
      </w:divBdr>
    </w:div>
    <w:div w:id="364983940">
      <w:bodyDiv w:val="1"/>
      <w:marLeft w:val="0"/>
      <w:marRight w:val="0"/>
      <w:marTop w:val="0"/>
      <w:marBottom w:val="0"/>
      <w:divBdr>
        <w:top w:val="none" w:sz="0" w:space="0" w:color="auto"/>
        <w:left w:val="none" w:sz="0" w:space="0" w:color="auto"/>
        <w:bottom w:val="none" w:sz="0" w:space="0" w:color="auto"/>
        <w:right w:val="none" w:sz="0" w:space="0" w:color="auto"/>
      </w:divBdr>
    </w:div>
    <w:div w:id="380594218">
      <w:bodyDiv w:val="1"/>
      <w:marLeft w:val="0"/>
      <w:marRight w:val="0"/>
      <w:marTop w:val="0"/>
      <w:marBottom w:val="0"/>
      <w:divBdr>
        <w:top w:val="none" w:sz="0" w:space="0" w:color="auto"/>
        <w:left w:val="none" w:sz="0" w:space="0" w:color="auto"/>
        <w:bottom w:val="none" w:sz="0" w:space="0" w:color="auto"/>
        <w:right w:val="none" w:sz="0" w:space="0" w:color="auto"/>
      </w:divBdr>
    </w:div>
    <w:div w:id="384526863">
      <w:bodyDiv w:val="1"/>
      <w:marLeft w:val="0"/>
      <w:marRight w:val="0"/>
      <w:marTop w:val="0"/>
      <w:marBottom w:val="0"/>
      <w:divBdr>
        <w:top w:val="none" w:sz="0" w:space="0" w:color="auto"/>
        <w:left w:val="none" w:sz="0" w:space="0" w:color="auto"/>
        <w:bottom w:val="none" w:sz="0" w:space="0" w:color="auto"/>
        <w:right w:val="none" w:sz="0" w:space="0" w:color="auto"/>
      </w:divBdr>
    </w:div>
    <w:div w:id="388774399">
      <w:bodyDiv w:val="1"/>
      <w:marLeft w:val="0"/>
      <w:marRight w:val="0"/>
      <w:marTop w:val="0"/>
      <w:marBottom w:val="0"/>
      <w:divBdr>
        <w:top w:val="none" w:sz="0" w:space="0" w:color="auto"/>
        <w:left w:val="none" w:sz="0" w:space="0" w:color="auto"/>
        <w:bottom w:val="none" w:sz="0" w:space="0" w:color="auto"/>
        <w:right w:val="none" w:sz="0" w:space="0" w:color="auto"/>
      </w:divBdr>
    </w:div>
    <w:div w:id="534585203">
      <w:bodyDiv w:val="1"/>
      <w:marLeft w:val="0"/>
      <w:marRight w:val="0"/>
      <w:marTop w:val="0"/>
      <w:marBottom w:val="0"/>
      <w:divBdr>
        <w:top w:val="none" w:sz="0" w:space="0" w:color="auto"/>
        <w:left w:val="none" w:sz="0" w:space="0" w:color="auto"/>
        <w:bottom w:val="none" w:sz="0" w:space="0" w:color="auto"/>
        <w:right w:val="none" w:sz="0" w:space="0" w:color="auto"/>
      </w:divBdr>
    </w:div>
    <w:div w:id="552277479">
      <w:bodyDiv w:val="1"/>
      <w:marLeft w:val="0"/>
      <w:marRight w:val="0"/>
      <w:marTop w:val="0"/>
      <w:marBottom w:val="0"/>
      <w:divBdr>
        <w:top w:val="none" w:sz="0" w:space="0" w:color="auto"/>
        <w:left w:val="none" w:sz="0" w:space="0" w:color="auto"/>
        <w:bottom w:val="none" w:sz="0" w:space="0" w:color="auto"/>
        <w:right w:val="none" w:sz="0" w:space="0" w:color="auto"/>
      </w:divBdr>
    </w:div>
    <w:div w:id="578255056">
      <w:bodyDiv w:val="1"/>
      <w:marLeft w:val="0"/>
      <w:marRight w:val="0"/>
      <w:marTop w:val="0"/>
      <w:marBottom w:val="0"/>
      <w:divBdr>
        <w:top w:val="none" w:sz="0" w:space="0" w:color="auto"/>
        <w:left w:val="none" w:sz="0" w:space="0" w:color="auto"/>
        <w:bottom w:val="none" w:sz="0" w:space="0" w:color="auto"/>
        <w:right w:val="none" w:sz="0" w:space="0" w:color="auto"/>
      </w:divBdr>
    </w:div>
    <w:div w:id="664479459">
      <w:bodyDiv w:val="1"/>
      <w:marLeft w:val="0"/>
      <w:marRight w:val="0"/>
      <w:marTop w:val="0"/>
      <w:marBottom w:val="0"/>
      <w:divBdr>
        <w:top w:val="none" w:sz="0" w:space="0" w:color="auto"/>
        <w:left w:val="none" w:sz="0" w:space="0" w:color="auto"/>
        <w:bottom w:val="none" w:sz="0" w:space="0" w:color="auto"/>
        <w:right w:val="none" w:sz="0" w:space="0" w:color="auto"/>
      </w:divBdr>
    </w:div>
    <w:div w:id="672997490">
      <w:bodyDiv w:val="1"/>
      <w:marLeft w:val="0"/>
      <w:marRight w:val="0"/>
      <w:marTop w:val="0"/>
      <w:marBottom w:val="0"/>
      <w:divBdr>
        <w:top w:val="none" w:sz="0" w:space="0" w:color="auto"/>
        <w:left w:val="none" w:sz="0" w:space="0" w:color="auto"/>
        <w:bottom w:val="none" w:sz="0" w:space="0" w:color="auto"/>
        <w:right w:val="none" w:sz="0" w:space="0" w:color="auto"/>
      </w:divBdr>
    </w:div>
    <w:div w:id="789082552">
      <w:bodyDiv w:val="1"/>
      <w:marLeft w:val="0"/>
      <w:marRight w:val="0"/>
      <w:marTop w:val="0"/>
      <w:marBottom w:val="0"/>
      <w:divBdr>
        <w:top w:val="none" w:sz="0" w:space="0" w:color="auto"/>
        <w:left w:val="none" w:sz="0" w:space="0" w:color="auto"/>
        <w:bottom w:val="none" w:sz="0" w:space="0" w:color="auto"/>
        <w:right w:val="none" w:sz="0" w:space="0" w:color="auto"/>
      </w:divBdr>
    </w:div>
    <w:div w:id="806512173">
      <w:bodyDiv w:val="1"/>
      <w:marLeft w:val="0"/>
      <w:marRight w:val="0"/>
      <w:marTop w:val="0"/>
      <w:marBottom w:val="0"/>
      <w:divBdr>
        <w:top w:val="none" w:sz="0" w:space="0" w:color="auto"/>
        <w:left w:val="none" w:sz="0" w:space="0" w:color="auto"/>
        <w:bottom w:val="none" w:sz="0" w:space="0" w:color="auto"/>
        <w:right w:val="none" w:sz="0" w:space="0" w:color="auto"/>
      </w:divBdr>
    </w:div>
    <w:div w:id="807093476">
      <w:bodyDiv w:val="1"/>
      <w:marLeft w:val="0"/>
      <w:marRight w:val="0"/>
      <w:marTop w:val="0"/>
      <w:marBottom w:val="0"/>
      <w:divBdr>
        <w:top w:val="none" w:sz="0" w:space="0" w:color="auto"/>
        <w:left w:val="none" w:sz="0" w:space="0" w:color="auto"/>
        <w:bottom w:val="none" w:sz="0" w:space="0" w:color="auto"/>
        <w:right w:val="none" w:sz="0" w:space="0" w:color="auto"/>
      </w:divBdr>
    </w:div>
    <w:div w:id="825509199">
      <w:bodyDiv w:val="1"/>
      <w:marLeft w:val="0"/>
      <w:marRight w:val="0"/>
      <w:marTop w:val="0"/>
      <w:marBottom w:val="0"/>
      <w:divBdr>
        <w:top w:val="none" w:sz="0" w:space="0" w:color="auto"/>
        <w:left w:val="none" w:sz="0" w:space="0" w:color="auto"/>
        <w:bottom w:val="none" w:sz="0" w:space="0" w:color="auto"/>
        <w:right w:val="none" w:sz="0" w:space="0" w:color="auto"/>
      </w:divBdr>
    </w:div>
    <w:div w:id="886339913">
      <w:bodyDiv w:val="1"/>
      <w:marLeft w:val="0"/>
      <w:marRight w:val="0"/>
      <w:marTop w:val="0"/>
      <w:marBottom w:val="0"/>
      <w:divBdr>
        <w:top w:val="none" w:sz="0" w:space="0" w:color="auto"/>
        <w:left w:val="none" w:sz="0" w:space="0" w:color="auto"/>
        <w:bottom w:val="none" w:sz="0" w:space="0" w:color="auto"/>
        <w:right w:val="none" w:sz="0" w:space="0" w:color="auto"/>
      </w:divBdr>
    </w:div>
    <w:div w:id="916788651">
      <w:bodyDiv w:val="1"/>
      <w:marLeft w:val="0"/>
      <w:marRight w:val="0"/>
      <w:marTop w:val="0"/>
      <w:marBottom w:val="0"/>
      <w:divBdr>
        <w:top w:val="none" w:sz="0" w:space="0" w:color="auto"/>
        <w:left w:val="none" w:sz="0" w:space="0" w:color="auto"/>
        <w:bottom w:val="none" w:sz="0" w:space="0" w:color="auto"/>
        <w:right w:val="none" w:sz="0" w:space="0" w:color="auto"/>
      </w:divBdr>
    </w:div>
    <w:div w:id="921598019">
      <w:bodyDiv w:val="1"/>
      <w:marLeft w:val="0"/>
      <w:marRight w:val="0"/>
      <w:marTop w:val="0"/>
      <w:marBottom w:val="0"/>
      <w:divBdr>
        <w:top w:val="none" w:sz="0" w:space="0" w:color="auto"/>
        <w:left w:val="none" w:sz="0" w:space="0" w:color="auto"/>
        <w:bottom w:val="none" w:sz="0" w:space="0" w:color="auto"/>
        <w:right w:val="none" w:sz="0" w:space="0" w:color="auto"/>
      </w:divBdr>
    </w:div>
    <w:div w:id="973027249">
      <w:bodyDiv w:val="1"/>
      <w:marLeft w:val="0"/>
      <w:marRight w:val="0"/>
      <w:marTop w:val="0"/>
      <w:marBottom w:val="0"/>
      <w:divBdr>
        <w:top w:val="none" w:sz="0" w:space="0" w:color="auto"/>
        <w:left w:val="none" w:sz="0" w:space="0" w:color="auto"/>
        <w:bottom w:val="none" w:sz="0" w:space="0" w:color="auto"/>
        <w:right w:val="none" w:sz="0" w:space="0" w:color="auto"/>
      </w:divBdr>
    </w:div>
    <w:div w:id="1044140633">
      <w:bodyDiv w:val="1"/>
      <w:marLeft w:val="0"/>
      <w:marRight w:val="0"/>
      <w:marTop w:val="0"/>
      <w:marBottom w:val="0"/>
      <w:divBdr>
        <w:top w:val="none" w:sz="0" w:space="0" w:color="auto"/>
        <w:left w:val="none" w:sz="0" w:space="0" w:color="auto"/>
        <w:bottom w:val="none" w:sz="0" w:space="0" w:color="auto"/>
        <w:right w:val="none" w:sz="0" w:space="0" w:color="auto"/>
      </w:divBdr>
    </w:div>
    <w:div w:id="1048650306">
      <w:bodyDiv w:val="1"/>
      <w:marLeft w:val="0"/>
      <w:marRight w:val="0"/>
      <w:marTop w:val="0"/>
      <w:marBottom w:val="0"/>
      <w:divBdr>
        <w:top w:val="none" w:sz="0" w:space="0" w:color="auto"/>
        <w:left w:val="none" w:sz="0" w:space="0" w:color="auto"/>
        <w:bottom w:val="none" w:sz="0" w:space="0" w:color="auto"/>
        <w:right w:val="none" w:sz="0" w:space="0" w:color="auto"/>
      </w:divBdr>
    </w:div>
    <w:div w:id="1123965189">
      <w:bodyDiv w:val="1"/>
      <w:marLeft w:val="0"/>
      <w:marRight w:val="0"/>
      <w:marTop w:val="0"/>
      <w:marBottom w:val="0"/>
      <w:divBdr>
        <w:top w:val="none" w:sz="0" w:space="0" w:color="auto"/>
        <w:left w:val="none" w:sz="0" w:space="0" w:color="auto"/>
        <w:bottom w:val="none" w:sz="0" w:space="0" w:color="auto"/>
        <w:right w:val="none" w:sz="0" w:space="0" w:color="auto"/>
      </w:divBdr>
    </w:div>
    <w:div w:id="1156262576">
      <w:bodyDiv w:val="1"/>
      <w:marLeft w:val="0"/>
      <w:marRight w:val="0"/>
      <w:marTop w:val="0"/>
      <w:marBottom w:val="0"/>
      <w:divBdr>
        <w:top w:val="none" w:sz="0" w:space="0" w:color="auto"/>
        <w:left w:val="none" w:sz="0" w:space="0" w:color="auto"/>
        <w:bottom w:val="none" w:sz="0" w:space="0" w:color="auto"/>
        <w:right w:val="none" w:sz="0" w:space="0" w:color="auto"/>
      </w:divBdr>
    </w:div>
    <w:div w:id="1226181874">
      <w:bodyDiv w:val="1"/>
      <w:marLeft w:val="0"/>
      <w:marRight w:val="0"/>
      <w:marTop w:val="0"/>
      <w:marBottom w:val="0"/>
      <w:divBdr>
        <w:top w:val="none" w:sz="0" w:space="0" w:color="auto"/>
        <w:left w:val="none" w:sz="0" w:space="0" w:color="auto"/>
        <w:bottom w:val="none" w:sz="0" w:space="0" w:color="auto"/>
        <w:right w:val="none" w:sz="0" w:space="0" w:color="auto"/>
      </w:divBdr>
    </w:div>
    <w:div w:id="1294487177">
      <w:bodyDiv w:val="1"/>
      <w:marLeft w:val="0"/>
      <w:marRight w:val="0"/>
      <w:marTop w:val="0"/>
      <w:marBottom w:val="0"/>
      <w:divBdr>
        <w:top w:val="none" w:sz="0" w:space="0" w:color="auto"/>
        <w:left w:val="none" w:sz="0" w:space="0" w:color="auto"/>
        <w:bottom w:val="none" w:sz="0" w:space="0" w:color="auto"/>
        <w:right w:val="none" w:sz="0" w:space="0" w:color="auto"/>
      </w:divBdr>
    </w:div>
    <w:div w:id="1347092612">
      <w:bodyDiv w:val="1"/>
      <w:marLeft w:val="0"/>
      <w:marRight w:val="0"/>
      <w:marTop w:val="0"/>
      <w:marBottom w:val="0"/>
      <w:divBdr>
        <w:top w:val="none" w:sz="0" w:space="0" w:color="auto"/>
        <w:left w:val="none" w:sz="0" w:space="0" w:color="auto"/>
        <w:bottom w:val="none" w:sz="0" w:space="0" w:color="auto"/>
        <w:right w:val="none" w:sz="0" w:space="0" w:color="auto"/>
      </w:divBdr>
    </w:div>
    <w:div w:id="1465611586">
      <w:bodyDiv w:val="1"/>
      <w:marLeft w:val="0"/>
      <w:marRight w:val="0"/>
      <w:marTop w:val="0"/>
      <w:marBottom w:val="0"/>
      <w:divBdr>
        <w:top w:val="none" w:sz="0" w:space="0" w:color="auto"/>
        <w:left w:val="none" w:sz="0" w:space="0" w:color="auto"/>
        <w:bottom w:val="none" w:sz="0" w:space="0" w:color="auto"/>
        <w:right w:val="none" w:sz="0" w:space="0" w:color="auto"/>
      </w:divBdr>
    </w:div>
    <w:div w:id="1468354235">
      <w:bodyDiv w:val="1"/>
      <w:marLeft w:val="0"/>
      <w:marRight w:val="0"/>
      <w:marTop w:val="0"/>
      <w:marBottom w:val="0"/>
      <w:divBdr>
        <w:top w:val="none" w:sz="0" w:space="0" w:color="auto"/>
        <w:left w:val="none" w:sz="0" w:space="0" w:color="auto"/>
        <w:bottom w:val="none" w:sz="0" w:space="0" w:color="auto"/>
        <w:right w:val="none" w:sz="0" w:space="0" w:color="auto"/>
      </w:divBdr>
    </w:div>
    <w:div w:id="1482037567">
      <w:bodyDiv w:val="1"/>
      <w:marLeft w:val="0"/>
      <w:marRight w:val="0"/>
      <w:marTop w:val="0"/>
      <w:marBottom w:val="0"/>
      <w:divBdr>
        <w:top w:val="none" w:sz="0" w:space="0" w:color="auto"/>
        <w:left w:val="none" w:sz="0" w:space="0" w:color="auto"/>
        <w:bottom w:val="none" w:sz="0" w:space="0" w:color="auto"/>
        <w:right w:val="none" w:sz="0" w:space="0" w:color="auto"/>
      </w:divBdr>
    </w:div>
    <w:div w:id="1514882011">
      <w:bodyDiv w:val="1"/>
      <w:marLeft w:val="0"/>
      <w:marRight w:val="0"/>
      <w:marTop w:val="0"/>
      <w:marBottom w:val="0"/>
      <w:divBdr>
        <w:top w:val="none" w:sz="0" w:space="0" w:color="auto"/>
        <w:left w:val="none" w:sz="0" w:space="0" w:color="auto"/>
        <w:bottom w:val="none" w:sz="0" w:space="0" w:color="auto"/>
        <w:right w:val="none" w:sz="0" w:space="0" w:color="auto"/>
      </w:divBdr>
    </w:div>
    <w:div w:id="1529484860">
      <w:bodyDiv w:val="1"/>
      <w:marLeft w:val="0"/>
      <w:marRight w:val="0"/>
      <w:marTop w:val="0"/>
      <w:marBottom w:val="0"/>
      <w:divBdr>
        <w:top w:val="none" w:sz="0" w:space="0" w:color="auto"/>
        <w:left w:val="none" w:sz="0" w:space="0" w:color="auto"/>
        <w:bottom w:val="none" w:sz="0" w:space="0" w:color="auto"/>
        <w:right w:val="none" w:sz="0" w:space="0" w:color="auto"/>
      </w:divBdr>
    </w:div>
    <w:div w:id="1557665920">
      <w:bodyDiv w:val="1"/>
      <w:marLeft w:val="0"/>
      <w:marRight w:val="0"/>
      <w:marTop w:val="0"/>
      <w:marBottom w:val="0"/>
      <w:divBdr>
        <w:top w:val="none" w:sz="0" w:space="0" w:color="auto"/>
        <w:left w:val="none" w:sz="0" w:space="0" w:color="auto"/>
        <w:bottom w:val="none" w:sz="0" w:space="0" w:color="auto"/>
        <w:right w:val="none" w:sz="0" w:space="0" w:color="auto"/>
      </w:divBdr>
    </w:div>
    <w:div w:id="1574386052">
      <w:bodyDiv w:val="1"/>
      <w:marLeft w:val="0"/>
      <w:marRight w:val="0"/>
      <w:marTop w:val="0"/>
      <w:marBottom w:val="0"/>
      <w:divBdr>
        <w:top w:val="none" w:sz="0" w:space="0" w:color="auto"/>
        <w:left w:val="none" w:sz="0" w:space="0" w:color="auto"/>
        <w:bottom w:val="none" w:sz="0" w:space="0" w:color="auto"/>
        <w:right w:val="none" w:sz="0" w:space="0" w:color="auto"/>
      </w:divBdr>
    </w:div>
    <w:div w:id="1658415294">
      <w:bodyDiv w:val="1"/>
      <w:marLeft w:val="0"/>
      <w:marRight w:val="0"/>
      <w:marTop w:val="0"/>
      <w:marBottom w:val="0"/>
      <w:divBdr>
        <w:top w:val="none" w:sz="0" w:space="0" w:color="auto"/>
        <w:left w:val="none" w:sz="0" w:space="0" w:color="auto"/>
        <w:bottom w:val="none" w:sz="0" w:space="0" w:color="auto"/>
        <w:right w:val="none" w:sz="0" w:space="0" w:color="auto"/>
      </w:divBdr>
    </w:div>
    <w:div w:id="1668707243">
      <w:bodyDiv w:val="1"/>
      <w:marLeft w:val="0"/>
      <w:marRight w:val="0"/>
      <w:marTop w:val="0"/>
      <w:marBottom w:val="0"/>
      <w:divBdr>
        <w:top w:val="none" w:sz="0" w:space="0" w:color="auto"/>
        <w:left w:val="none" w:sz="0" w:space="0" w:color="auto"/>
        <w:bottom w:val="none" w:sz="0" w:space="0" w:color="auto"/>
        <w:right w:val="none" w:sz="0" w:space="0" w:color="auto"/>
      </w:divBdr>
    </w:div>
    <w:div w:id="1687560804">
      <w:bodyDiv w:val="1"/>
      <w:marLeft w:val="0"/>
      <w:marRight w:val="0"/>
      <w:marTop w:val="0"/>
      <w:marBottom w:val="0"/>
      <w:divBdr>
        <w:top w:val="none" w:sz="0" w:space="0" w:color="auto"/>
        <w:left w:val="none" w:sz="0" w:space="0" w:color="auto"/>
        <w:bottom w:val="none" w:sz="0" w:space="0" w:color="auto"/>
        <w:right w:val="none" w:sz="0" w:space="0" w:color="auto"/>
      </w:divBdr>
    </w:div>
    <w:div w:id="1709909553">
      <w:bodyDiv w:val="1"/>
      <w:marLeft w:val="0"/>
      <w:marRight w:val="0"/>
      <w:marTop w:val="0"/>
      <w:marBottom w:val="0"/>
      <w:divBdr>
        <w:top w:val="none" w:sz="0" w:space="0" w:color="auto"/>
        <w:left w:val="none" w:sz="0" w:space="0" w:color="auto"/>
        <w:bottom w:val="none" w:sz="0" w:space="0" w:color="auto"/>
        <w:right w:val="none" w:sz="0" w:space="0" w:color="auto"/>
      </w:divBdr>
    </w:div>
    <w:div w:id="1724284320">
      <w:bodyDiv w:val="1"/>
      <w:marLeft w:val="0"/>
      <w:marRight w:val="0"/>
      <w:marTop w:val="0"/>
      <w:marBottom w:val="0"/>
      <w:divBdr>
        <w:top w:val="none" w:sz="0" w:space="0" w:color="auto"/>
        <w:left w:val="none" w:sz="0" w:space="0" w:color="auto"/>
        <w:bottom w:val="none" w:sz="0" w:space="0" w:color="auto"/>
        <w:right w:val="none" w:sz="0" w:space="0" w:color="auto"/>
      </w:divBdr>
    </w:div>
    <w:div w:id="1776361451">
      <w:bodyDiv w:val="1"/>
      <w:marLeft w:val="0"/>
      <w:marRight w:val="0"/>
      <w:marTop w:val="0"/>
      <w:marBottom w:val="0"/>
      <w:divBdr>
        <w:top w:val="none" w:sz="0" w:space="0" w:color="auto"/>
        <w:left w:val="none" w:sz="0" w:space="0" w:color="auto"/>
        <w:bottom w:val="none" w:sz="0" w:space="0" w:color="auto"/>
        <w:right w:val="none" w:sz="0" w:space="0" w:color="auto"/>
      </w:divBdr>
    </w:div>
    <w:div w:id="1776368663">
      <w:bodyDiv w:val="1"/>
      <w:marLeft w:val="0"/>
      <w:marRight w:val="0"/>
      <w:marTop w:val="0"/>
      <w:marBottom w:val="0"/>
      <w:divBdr>
        <w:top w:val="none" w:sz="0" w:space="0" w:color="auto"/>
        <w:left w:val="none" w:sz="0" w:space="0" w:color="auto"/>
        <w:bottom w:val="none" w:sz="0" w:space="0" w:color="auto"/>
        <w:right w:val="none" w:sz="0" w:space="0" w:color="auto"/>
      </w:divBdr>
    </w:div>
    <w:div w:id="2051177918">
      <w:bodyDiv w:val="1"/>
      <w:marLeft w:val="0"/>
      <w:marRight w:val="0"/>
      <w:marTop w:val="0"/>
      <w:marBottom w:val="0"/>
      <w:divBdr>
        <w:top w:val="none" w:sz="0" w:space="0" w:color="auto"/>
        <w:left w:val="none" w:sz="0" w:space="0" w:color="auto"/>
        <w:bottom w:val="none" w:sz="0" w:space="0" w:color="auto"/>
        <w:right w:val="none" w:sz="0" w:space="0" w:color="auto"/>
      </w:divBdr>
    </w:div>
    <w:div w:id="2076589430">
      <w:bodyDiv w:val="1"/>
      <w:marLeft w:val="0"/>
      <w:marRight w:val="0"/>
      <w:marTop w:val="0"/>
      <w:marBottom w:val="0"/>
      <w:divBdr>
        <w:top w:val="none" w:sz="0" w:space="0" w:color="auto"/>
        <w:left w:val="none" w:sz="0" w:space="0" w:color="auto"/>
        <w:bottom w:val="none" w:sz="0" w:space="0" w:color="auto"/>
        <w:right w:val="none" w:sz="0" w:space="0" w:color="auto"/>
      </w:divBdr>
    </w:div>
    <w:div w:id="2121606606">
      <w:bodyDiv w:val="1"/>
      <w:marLeft w:val="0"/>
      <w:marRight w:val="0"/>
      <w:marTop w:val="0"/>
      <w:marBottom w:val="0"/>
      <w:divBdr>
        <w:top w:val="none" w:sz="0" w:space="0" w:color="auto"/>
        <w:left w:val="none" w:sz="0" w:space="0" w:color="auto"/>
        <w:bottom w:val="none" w:sz="0" w:space="0" w:color="auto"/>
        <w:right w:val="none" w:sz="0" w:space="0" w:color="auto"/>
      </w:divBdr>
    </w:div>
    <w:div w:id="213308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30</Pages>
  <Words>17449</Words>
  <Characters>29142</Characters>
  <Application>Microsoft Office Word</Application>
  <DocSecurity>0</DocSecurity>
  <Lines>971</Lines>
  <Paragraphs>535</Paragraphs>
  <ScaleCrop>false</ScaleCrop>
  <Company/>
  <LinksUpToDate>false</LinksUpToDate>
  <CharactersWithSpaces>46056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Zhou</dc:creator>
  <cp:keywords/>
  <dc:description/>
  <cp:lastModifiedBy>Fred Zhou</cp:lastModifiedBy>
  <cp:revision>13</cp:revision>
  <dcterms:created xsi:type="dcterms:W3CDTF">2024-03-10T06:27:00Z</dcterms:created>
  <dcterms:modified xsi:type="dcterms:W3CDTF">2024-03-10T06:41:00Z</dcterms:modified>
</cp:coreProperties>
</file>