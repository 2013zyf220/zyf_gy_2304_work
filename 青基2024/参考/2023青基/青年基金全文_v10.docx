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588BA" w14:textId="77777777" w:rsidR="004C1B86" w:rsidRPr="00E14D1A" w:rsidRDefault="00000000" w:rsidP="004E41B3">
      <w:pPr>
        <w:snapToGrid w:val="0"/>
        <w:spacing w:afterLines="50" w:after="120" w:line="440" w:lineRule="exact"/>
        <w:jc w:val="center"/>
        <w:rPr>
          <w:rFonts w:ascii="楷体" w:eastAsia="楷体" w:hAnsi="楷体" w:cs="Times New Roman"/>
          <w:b/>
          <w:color w:val="0000FF"/>
          <w:sz w:val="32"/>
          <w:szCs w:val="32"/>
        </w:rPr>
      </w:pPr>
      <w:r w:rsidRPr="00E14D1A">
        <w:rPr>
          <w:rFonts w:ascii="楷体" w:eastAsia="楷体" w:hAnsi="楷体" w:hint="eastAsia"/>
          <w:b/>
          <w:sz w:val="32"/>
          <w:szCs w:val="32"/>
        </w:rPr>
        <w:t>报告正文</w:t>
      </w:r>
    </w:p>
    <w:p w14:paraId="788B1F88" w14:textId="77777777" w:rsidR="004C1B86" w:rsidRPr="00E14D1A" w:rsidRDefault="00000000">
      <w:pPr>
        <w:snapToGrid w:val="0"/>
        <w:spacing w:afterLines="50" w:after="120" w:line="440" w:lineRule="exact"/>
        <w:ind w:firstLineChars="200" w:firstLine="560"/>
        <w:rPr>
          <w:rFonts w:ascii="楷体" w:eastAsia="楷体" w:hAnsi="楷体"/>
          <w:b/>
          <w:bCs/>
          <w:color w:val="0070C0"/>
          <w:sz w:val="28"/>
          <w:szCs w:val="28"/>
        </w:rPr>
      </w:pPr>
      <w:r w:rsidRPr="00E14D1A">
        <w:rPr>
          <w:rFonts w:ascii="楷体" w:eastAsia="楷体" w:hAnsi="楷体" w:cs="楷体_GB2312" w:hint="eastAsia"/>
          <w:sz w:val="28"/>
          <w:szCs w:val="28"/>
        </w:rPr>
        <w:t>参照以下提纲撰写，要求内容翔实、清晰，层次分明，标题突出</w:t>
      </w:r>
      <w:r w:rsidRPr="00E14D1A">
        <w:rPr>
          <w:rFonts w:ascii="楷体" w:eastAsia="楷体" w:hAnsi="楷体" w:cs="楷体_GB2312" w:hint="eastAsia"/>
          <w:iCs/>
          <w:sz w:val="28"/>
          <w:szCs w:val="28"/>
        </w:rPr>
        <w:t>。</w:t>
      </w:r>
      <w:r w:rsidRPr="00E14D1A">
        <w:rPr>
          <w:rFonts w:ascii="楷体" w:eastAsia="楷体" w:hAnsi="楷体" w:cs="楷体_GB2312" w:hint="eastAsia"/>
          <w:b/>
          <w:iCs/>
          <w:color w:val="0070C0"/>
          <w:sz w:val="28"/>
          <w:szCs w:val="28"/>
        </w:rPr>
        <w:t>请勿删除或改动下述提纲标题及括号中的文字。</w:t>
      </w:r>
    </w:p>
    <w:p w14:paraId="0C45AE0E" w14:textId="77777777" w:rsidR="004C1B86" w:rsidRPr="00E14D1A" w:rsidRDefault="00000000">
      <w:pPr>
        <w:snapToGrid w:val="0"/>
        <w:spacing w:afterLines="50" w:after="120" w:line="440" w:lineRule="exact"/>
        <w:ind w:left="420"/>
        <w:rPr>
          <w:rFonts w:ascii="楷体" w:eastAsia="楷体" w:hAnsi="楷体"/>
          <w:color w:val="0070C0"/>
          <w:sz w:val="28"/>
          <w:szCs w:val="28"/>
        </w:rPr>
      </w:pPr>
      <w:r w:rsidRPr="00E14D1A">
        <w:rPr>
          <w:rFonts w:ascii="楷体" w:eastAsia="楷体" w:hAnsi="楷体" w:cs="楷体_GB2312" w:hint="eastAsia"/>
          <w:b/>
          <w:bCs/>
          <w:color w:val="0070C0"/>
          <w:sz w:val="28"/>
          <w:szCs w:val="28"/>
        </w:rPr>
        <w:t>（一）立项依据与研究内容</w:t>
      </w:r>
      <w:r w:rsidRPr="00E14D1A">
        <w:rPr>
          <w:rFonts w:ascii="楷体" w:eastAsia="楷体" w:hAnsi="楷体" w:cs="楷体_GB2312" w:hint="eastAsia"/>
          <w:color w:val="0070C0"/>
          <w:sz w:val="28"/>
          <w:szCs w:val="28"/>
        </w:rPr>
        <w:t>（建议</w:t>
      </w:r>
      <w:r w:rsidRPr="00E14D1A">
        <w:rPr>
          <w:rFonts w:ascii="楷体" w:eastAsia="楷体" w:hAnsi="楷体" w:hint="eastAsia"/>
          <w:color w:val="0070C0"/>
          <w:sz w:val="28"/>
          <w:szCs w:val="28"/>
        </w:rPr>
        <w:t>8000</w:t>
      </w:r>
      <w:r w:rsidRPr="00E14D1A">
        <w:rPr>
          <w:rFonts w:ascii="楷体" w:eastAsia="楷体" w:hAnsi="楷体" w:cs="楷体_GB2312" w:hint="eastAsia"/>
          <w:color w:val="0070C0"/>
          <w:sz w:val="28"/>
          <w:szCs w:val="28"/>
        </w:rPr>
        <w:t>字以内）：</w:t>
      </w:r>
    </w:p>
    <w:p w14:paraId="10418E8B" w14:textId="1EAF0AB3" w:rsidR="004C1B86" w:rsidRPr="00E14D1A" w:rsidRDefault="00000000" w:rsidP="004E41B3">
      <w:pPr>
        <w:snapToGrid w:val="0"/>
        <w:spacing w:line="360" w:lineRule="auto"/>
        <w:ind w:firstLineChars="196" w:firstLine="549"/>
        <w:rPr>
          <w:rFonts w:ascii="楷体" w:eastAsia="楷体" w:hAnsi="楷体" w:cs="楷体"/>
          <w:bCs/>
        </w:rPr>
      </w:pPr>
      <w:r w:rsidRPr="00E14D1A">
        <w:rPr>
          <w:rFonts w:ascii="楷体" w:eastAsia="楷体" w:hAnsi="楷体"/>
          <w:bCs/>
          <w:color w:val="0070C0"/>
          <w:sz w:val="28"/>
          <w:szCs w:val="28"/>
        </w:rPr>
        <w:t xml:space="preserve">1. </w:t>
      </w:r>
      <w:r w:rsidRPr="00E14D1A">
        <w:rPr>
          <w:rFonts w:ascii="楷体" w:eastAsia="楷体" w:hAnsi="楷体" w:cs="楷体_GB2312" w:hint="eastAsia"/>
          <w:b/>
          <w:bCs/>
          <w:color w:val="0070C0"/>
          <w:sz w:val="28"/>
          <w:szCs w:val="28"/>
        </w:rPr>
        <w:t>项目的立项依据</w:t>
      </w:r>
      <w:r w:rsidRPr="00E14D1A">
        <w:rPr>
          <w:rFonts w:ascii="楷体" w:eastAsia="楷体" w:hAnsi="楷体" w:cs="楷体_GB2312" w:hint="eastAsia"/>
          <w:color w:val="0070C0"/>
          <w:sz w:val="28"/>
          <w:szCs w:val="28"/>
        </w:rPr>
        <w:t>（研究意义、国内外研究现状及发展动态分析，需结合科学研究发展趋势来论述科学意义；或结合国民经济和社会发展中迫切需要解决的关键科技问题来论述其应用前景。附主要参考文献目录</w:t>
      </w:r>
      <w:proofErr w:type="gramStart"/>
      <w:r w:rsidRPr="00E14D1A">
        <w:rPr>
          <w:rFonts w:ascii="楷体" w:eastAsia="楷体" w:hAnsi="楷体" w:cs="楷体_GB2312" w:hint="eastAsia"/>
          <w:color w:val="0070C0"/>
          <w:sz w:val="28"/>
          <w:szCs w:val="28"/>
        </w:rPr>
        <w:t>）；</w:t>
      </w:r>
      <w:proofErr w:type="gramEnd"/>
    </w:p>
    <w:p w14:paraId="3E061BE0" w14:textId="18BCA0FF" w:rsidR="004C1B86" w:rsidRPr="00EA50D3" w:rsidRDefault="004F0F2E" w:rsidP="004F0F2E">
      <w:pPr>
        <w:pStyle w:val="3"/>
        <w:spacing w:line="360" w:lineRule="auto"/>
        <w:rPr>
          <w:rFonts w:ascii="Times New Roman" w:hAnsi="Times New Roman" w:cs="Times New Roman"/>
          <w:sz w:val="26"/>
          <w:szCs w:val="26"/>
        </w:rPr>
        <w:pPrChange w:id="0" w:author="Yifei Zhou" w:date="2023-03-10T10:24:00Z">
          <w:pPr>
            <w:pStyle w:val="3"/>
            <w:spacing w:line="360" w:lineRule="auto"/>
            <w:ind w:firstLine="549"/>
          </w:pPr>
        </w:pPrChange>
      </w:pPr>
      <w:ins w:id="1" w:author="Yifei Zhou" w:date="2023-03-10T10:24:00Z">
        <w:r>
          <w:rPr>
            <w:rFonts w:ascii="Times New Roman" w:hAnsi="Times New Roman" w:cs="Times New Roman"/>
            <w:sz w:val="26"/>
            <w:szCs w:val="26"/>
          </w:rPr>
          <w:t xml:space="preserve">        </w:t>
        </w:r>
      </w:ins>
      <w:r w:rsidR="00000000" w:rsidRPr="00EA50D3">
        <w:rPr>
          <w:rFonts w:ascii="Times New Roman" w:hAnsi="Times New Roman" w:cs="Times New Roman"/>
          <w:sz w:val="26"/>
          <w:szCs w:val="26"/>
        </w:rPr>
        <w:t xml:space="preserve">1.1. </w:t>
      </w:r>
      <w:r w:rsidR="00000000" w:rsidRPr="00EA50D3">
        <w:rPr>
          <w:rFonts w:ascii="Times New Roman" w:hAnsi="Times New Roman" w:cs="Times New Roman" w:hint="eastAsia"/>
          <w:sz w:val="26"/>
          <w:szCs w:val="26"/>
        </w:rPr>
        <w:t>研究意义</w:t>
      </w:r>
    </w:p>
    <w:p w14:paraId="0B682EC1" w14:textId="4DDCA5C0" w:rsidR="004C1B86" w:rsidRPr="00EC3252" w:rsidRDefault="00DA1C1F" w:rsidP="00AB08A8">
      <w:pPr>
        <w:spacing w:line="360" w:lineRule="auto"/>
        <w:rPr>
          <w:rFonts w:ascii="楷体" w:eastAsia="楷体" w:hAnsi="楷体" w:cs="黑体"/>
          <w:b/>
          <w:bCs/>
          <w:sz w:val="24"/>
          <w:szCs w:val="24"/>
          <w:rPrChange w:id="2" w:author="Yifei Zhou" w:date="2023-03-10T09:38:00Z">
            <w:rPr>
              <w:rFonts w:ascii="楷体" w:eastAsia="楷体" w:hAnsi="楷体" w:cs="黑体"/>
              <w:sz w:val="24"/>
              <w:szCs w:val="24"/>
            </w:rPr>
          </w:rPrChange>
        </w:rPr>
      </w:pPr>
      <w:r w:rsidRPr="00E14D1A">
        <w:rPr>
          <w:rFonts w:ascii="Times New Roman" w:eastAsia="楷体" w:hAnsi="Times New Roman" w:cs="Times New Roman"/>
          <w:sz w:val="24"/>
          <w:szCs w:val="24"/>
        </w:rPr>
        <w:t xml:space="preserve">        </w:t>
      </w:r>
      <w:r w:rsidR="000873EC" w:rsidRPr="00E14D1A">
        <w:rPr>
          <w:rFonts w:ascii="楷体" w:eastAsia="楷体" w:hAnsi="楷体" w:cs="黑体" w:hint="eastAsia"/>
          <w:sz w:val="24"/>
          <w:szCs w:val="24"/>
        </w:rPr>
        <w:t>随着</w:t>
      </w:r>
      <w:r w:rsidR="000873EC" w:rsidRPr="00EA50D3">
        <w:rPr>
          <w:rFonts w:ascii="楷体" w:eastAsia="楷体" w:hAnsi="楷体" w:cs="黑体" w:hint="eastAsia"/>
          <w:sz w:val="24"/>
          <w:szCs w:val="24"/>
        </w:rPr>
        <w:t>气候变化和城市化的推进</w:t>
      </w:r>
      <w:r w:rsidR="000873EC" w:rsidRPr="00E14D1A">
        <w:rPr>
          <w:rFonts w:ascii="楷体" w:eastAsia="楷体" w:hAnsi="楷体" w:cs="黑体" w:hint="eastAsia"/>
          <w:sz w:val="24"/>
          <w:szCs w:val="24"/>
        </w:rPr>
        <w:t>，我国正面临着</w:t>
      </w:r>
      <w:r w:rsidR="000873EC" w:rsidRPr="00EA50D3">
        <w:rPr>
          <w:rFonts w:ascii="楷体" w:eastAsia="楷体" w:hAnsi="楷体" w:cs="黑体" w:hint="eastAsia"/>
          <w:sz w:val="24"/>
          <w:szCs w:val="24"/>
        </w:rPr>
        <w:t>极端天气气候事件</w:t>
      </w:r>
      <w:r w:rsidR="000873EC" w:rsidRPr="00E14D1A">
        <w:rPr>
          <w:rFonts w:ascii="楷体" w:eastAsia="楷体" w:hAnsi="楷体" w:cs="黑体" w:hint="eastAsia"/>
          <w:sz w:val="24"/>
          <w:szCs w:val="24"/>
        </w:rPr>
        <w:t>增加、</w:t>
      </w:r>
      <w:r w:rsidR="000873EC" w:rsidRPr="00EA50D3">
        <w:rPr>
          <w:rFonts w:ascii="楷体" w:eastAsia="楷体" w:hAnsi="楷体" w:cs="黑体" w:hint="eastAsia"/>
          <w:sz w:val="24"/>
          <w:szCs w:val="24"/>
        </w:rPr>
        <w:t>城市生态系统恶化</w:t>
      </w:r>
      <w:r w:rsidR="000873EC" w:rsidRPr="00E14D1A">
        <w:rPr>
          <w:rFonts w:ascii="楷体" w:eastAsia="楷体" w:hAnsi="楷体" w:cs="黑体" w:hint="eastAsia"/>
          <w:sz w:val="24"/>
          <w:szCs w:val="24"/>
        </w:rPr>
        <w:t>的风险。受其影响，老年人等</w:t>
      </w:r>
      <w:r w:rsidR="000873EC" w:rsidRPr="00EA50D3">
        <w:rPr>
          <w:rFonts w:ascii="楷体" w:eastAsia="楷体" w:hAnsi="楷体" w:cs="黑体" w:hint="eastAsia"/>
          <w:sz w:val="24"/>
          <w:szCs w:val="24"/>
        </w:rPr>
        <w:t>脆弱群体的健康风险</w:t>
      </w:r>
      <w:r w:rsidR="000873EC" w:rsidRPr="00E14D1A">
        <w:rPr>
          <w:rFonts w:ascii="楷体" w:eastAsia="楷体" w:hAnsi="楷体" w:cs="黑体" w:hint="eastAsia"/>
          <w:sz w:val="24"/>
          <w:szCs w:val="24"/>
        </w:rPr>
        <w:t>显著增加，居民的</w:t>
      </w:r>
      <w:r w:rsidR="000873EC" w:rsidRPr="00EA50D3">
        <w:rPr>
          <w:rFonts w:ascii="楷体" w:eastAsia="楷体" w:hAnsi="楷体" w:cs="黑体" w:hint="eastAsia"/>
          <w:sz w:val="24"/>
          <w:szCs w:val="24"/>
        </w:rPr>
        <w:t>热舒适</w:t>
      </w:r>
      <w:proofErr w:type="gramStart"/>
      <w:r w:rsidR="000873EC" w:rsidRPr="00EA50D3">
        <w:rPr>
          <w:rFonts w:ascii="楷体" w:eastAsia="楷体" w:hAnsi="楷体" w:cs="黑体" w:hint="eastAsia"/>
          <w:sz w:val="24"/>
          <w:szCs w:val="24"/>
        </w:rPr>
        <w:t>度</w:t>
      </w:r>
      <w:r w:rsidR="000873EC" w:rsidRPr="00E14D1A">
        <w:rPr>
          <w:rFonts w:ascii="楷体" w:eastAsia="楷体" w:hAnsi="楷体" w:cs="黑体" w:hint="eastAsia"/>
          <w:sz w:val="24"/>
          <w:szCs w:val="24"/>
        </w:rPr>
        <w:t>显著</w:t>
      </w:r>
      <w:proofErr w:type="gramEnd"/>
      <w:r w:rsidR="000873EC" w:rsidRPr="00E14D1A">
        <w:rPr>
          <w:rFonts w:ascii="楷体" w:eastAsia="楷体" w:hAnsi="楷体" w:cs="黑体" w:hint="eastAsia"/>
          <w:sz w:val="24"/>
          <w:szCs w:val="24"/>
        </w:rPr>
        <w:t>下降，</w:t>
      </w:r>
      <w:r w:rsidR="000873EC" w:rsidRPr="00EA50D3">
        <w:rPr>
          <w:rFonts w:ascii="楷体" w:eastAsia="楷体" w:hAnsi="楷体" w:cs="黑体" w:hint="eastAsia"/>
          <w:b/>
          <w:bCs/>
          <w:sz w:val="24"/>
          <w:szCs w:val="24"/>
        </w:rPr>
        <w:t>城市人居环境</w:t>
      </w:r>
      <w:r w:rsidR="000873EC" w:rsidRPr="00E14D1A">
        <w:rPr>
          <w:rFonts w:ascii="楷体" w:eastAsia="楷体" w:hAnsi="楷体" w:cs="黑体" w:hint="eastAsia"/>
          <w:b/>
          <w:bCs/>
          <w:sz w:val="24"/>
          <w:szCs w:val="24"/>
        </w:rPr>
        <w:t>面临更加严峻的挑战</w:t>
      </w:r>
      <w:r w:rsidR="000873EC" w:rsidRPr="00E14D1A">
        <w:rPr>
          <w:rFonts w:ascii="楷体" w:eastAsia="楷体" w:hAnsi="楷体" w:cs="黑体" w:hint="eastAsia"/>
          <w:sz w:val="24"/>
          <w:szCs w:val="24"/>
        </w:rPr>
        <w:t>，尤其是在南方城市（</w:t>
      </w:r>
      <w:proofErr w:type="spellStart"/>
      <w:r w:rsidR="000873EC" w:rsidRPr="00EA50D3">
        <w:rPr>
          <w:rFonts w:ascii="楷体" w:eastAsia="楷体" w:hAnsi="楷体" w:cs="黑体"/>
          <w:sz w:val="24"/>
          <w:szCs w:val="24"/>
        </w:rPr>
        <w:t>Manoli</w:t>
      </w:r>
      <w:proofErr w:type="spellEnd"/>
      <w:r w:rsidR="000873EC" w:rsidRPr="00EA50D3">
        <w:rPr>
          <w:rFonts w:ascii="楷体" w:eastAsia="楷体" w:hAnsi="楷体" w:cs="黑体"/>
          <w:sz w:val="24"/>
          <w:szCs w:val="24"/>
        </w:rPr>
        <w:t xml:space="preserve"> et al., 2019</w:t>
      </w:r>
      <w:r w:rsidR="000873EC" w:rsidRPr="00E14D1A">
        <w:rPr>
          <w:rFonts w:ascii="楷体" w:eastAsia="楷体" w:hAnsi="楷体" w:cs="黑体" w:hint="eastAsia"/>
          <w:sz w:val="24"/>
          <w:szCs w:val="24"/>
        </w:rPr>
        <w:t>；</w:t>
      </w:r>
      <w:proofErr w:type="spellStart"/>
      <w:r w:rsidR="000873EC" w:rsidRPr="00EA50D3">
        <w:rPr>
          <w:rFonts w:ascii="楷体" w:eastAsia="楷体" w:hAnsi="楷体" w:cs="黑体"/>
          <w:sz w:val="24"/>
          <w:szCs w:val="24"/>
        </w:rPr>
        <w:t>Tuholske</w:t>
      </w:r>
      <w:proofErr w:type="spellEnd"/>
      <w:r w:rsidR="000873EC" w:rsidRPr="00EA50D3">
        <w:rPr>
          <w:rFonts w:ascii="楷体" w:eastAsia="楷体" w:hAnsi="楷体" w:cs="黑体"/>
          <w:sz w:val="24"/>
          <w:szCs w:val="24"/>
        </w:rPr>
        <w:t xml:space="preserve"> et al., 2021</w:t>
      </w:r>
      <w:r w:rsidR="000873EC" w:rsidRPr="00E14D1A">
        <w:rPr>
          <w:rFonts w:ascii="楷体" w:eastAsia="楷体" w:hAnsi="楷体" w:cs="黑体" w:hint="eastAsia"/>
          <w:sz w:val="24"/>
          <w:szCs w:val="24"/>
        </w:rPr>
        <w:t>；</w:t>
      </w:r>
      <w:r w:rsidR="000873EC" w:rsidRPr="00EA50D3">
        <w:rPr>
          <w:rFonts w:ascii="楷体" w:eastAsia="楷体" w:hAnsi="楷体" w:cs="黑体" w:hint="eastAsia"/>
          <w:sz w:val="24"/>
          <w:szCs w:val="24"/>
        </w:rPr>
        <w:t>黄晓军等，</w:t>
      </w:r>
      <w:r w:rsidR="000873EC" w:rsidRPr="00EA50D3">
        <w:rPr>
          <w:rFonts w:ascii="楷体" w:eastAsia="楷体" w:hAnsi="楷体" w:cs="黑体"/>
          <w:sz w:val="24"/>
          <w:szCs w:val="24"/>
        </w:rPr>
        <w:t>2020</w:t>
      </w:r>
      <w:r w:rsidR="000873EC" w:rsidRPr="00E14D1A">
        <w:rPr>
          <w:rFonts w:ascii="楷体" w:eastAsia="楷体" w:hAnsi="楷体" w:cs="黑体" w:hint="eastAsia"/>
          <w:sz w:val="24"/>
          <w:szCs w:val="24"/>
        </w:rPr>
        <w:t>）。2022年夏季，我国四川盆地发生历史罕见的异常高温事件，多地气温打破有气象观测记录以来的历史极值。此次异常高温事件导致城市居民户外活动强度下降，用电紧张，部分工业企业停产，对该区域内主要城市的</w:t>
      </w:r>
      <w:r w:rsidR="000873EC" w:rsidRPr="00EA50D3">
        <w:rPr>
          <w:rFonts w:ascii="楷体" w:eastAsia="楷体" w:hAnsi="楷体" w:cs="黑体" w:hint="eastAsia"/>
          <w:sz w:val="24"/>
          <w:szCs w:val="24"/>
        </w:rPr>
        <w:t>社会经济活动</w:t>
      </w:r>
      <w:r w:rsidR="000873EC" w:rsidRPr="00E14D1A">
        <w:rPr>
          <w:rFonts w:ascii="楷体" w:eastAsia="楷体" w:hAnsi="楷体" w:cs="黑体" w:hint="eastAsia"/>
          <w:sz w:val="24"/>
          <w:szCs w:val="24"/>
        </w:rPr>
        <w:t>造成了极大影响。为应对</w:t>
      </w:r>
      <w:r w:rsidR="000873EC" w:rsidRPr="00EA50D3">
        <w:rPr>
          <w:rFonts w:ascii="楷体" w:eastAsia="楷体" w:hAnsi="楷体" w:cs="黑体" w:hint="eastAsia"/>
          <w:sz w:val="24"/>
          <w:szCs w:val="24"/>
        </w:rPr>
        <w:t>气候变化风险</w:t>
      </w:r>
      <w:r w:rsidR="000873EC" w:rsidRPr="00E14D1A">
        <w:rPr>
          <w:rFonts w:ascii="楷体" w:eastAsia="楷体" w:hAnsi="楷体" w:cs="黑体" w:hint="eastAsia"/>
          <w:sz w:val="24"/>
          <w:szCs w:val="24"/>
        </w:rPr>
        <w:t>，</w:t>
      </w:r>
      <w:r w:rsidR="000873EC" w:rsidRPr="00E14D1A">
        <w:rPr>
          <w:rFonts w:ascii="楷体" w:eastAsia="楷体" w:hAnsi="楷体" w:cs="黑体" w:hint="eastAsia"/>
          <w:b/>
          <w:bCs/>
          <w:sz w:val="24"/>
          <w:szCs w:val="24"/>
        </w:rPr>
        <w:t>生态环境部等17部门联合印发的《国家适应气候变化战略2035》</w:t>
      </w:r>
      <w:r w:rsidR="000873EC" w:rsidRPr="00895EED">
        <w:rPr>
          <w:rFonts w:ascii="楷体" w:eastAsia="楷体" w:hAnsi="楷体" w:cs="黑体" w:hint="eastAsia"/>
          <w:b/>
          <w:bCs/>
          <w:sz w:val="24"/>
          <w:szCs w:val="24"/>
          <w:rPrChange w:id="3" w:author="Yifei Zhou" w:date="2023-03-10T09:38:00Z">
            <w:rPr>
              <w:rFonts w:ascii="楷体" w:eastAsia="楷体" w:hAnsi="楷体" w:cs="黑体" w:hint="eastAsia"/>
              <w:sz w:val="24"/>
              <w:szCs w:val="24"/>
            </w:rPr>
          </w:rPrChange>
        </w:rPr>
        <w:t>提出了建设气候适应型城市的迫切需要，</w:t>
      </w:r>
      <w:r w:rsidR="000873EC" w:rsidRPr="00E14D1A">
        <w:rPr>
          <w:rFonts w:ascii="楷体" w:eastAsia="楷体" w:hAnsi="楷体" w:cs="黑体" w:hint="eastAsia"/>
          <w:sz w:val="24"/>
          <w:szCs w:val="24"/>
        </w:rPr>
        <w:t>指出要</w:t>
      </w:r>
      <w:r w:rsidR="000873EC" w:rsidRPr="00336AC1">
        <w:rPr>
          <w:rFonts w:ascii="楷体" w:eastAsia="楷体" w:hAnsi="楷体" w:cs="黑体" w:hint="eastAsia"/>
          <w:sz w:val="24"/>
          <w:szCs w:val="24"/>
          <w:rPrChange w:id="4" w:author="Yifei Zhou" w:date="2023-03-10T09:37:00Z">
            <w:rPr>
              <w:rFonts w:ascii="楷体" w:eastAsia="楷体" w:hAnsi="楷体" w:cs="黑体" w:hint="eastAsia"/>
              <w:b/>
              <w:bCs/>
              <w:sz w:val="24"/>
              <w:szCs w:val="24"/>
            </w:rPr>
          </w:rPrChange>
        </w:rPr>
        <w:t>强化自然生态系统气候韧性，构建适应气候变化的区域格局</w:t>
      </w:r>
      <w:r w:rsidR="000873EC" w:rsidRPr="00336AC1">
        <w:rPr>
          <w:rFonts w:ascii="楷体" w:eastAsia="楷体" w:hAnsi="楷体" w:cs="黑体" w:hint="eastAsia"/>
          <w:sz w:val="24"/>
          <w:szCs w:val="24"/>
        </w:rPr>
        <w:t>。</w:t>
      </w:r>
      <w:r w:rsidR="000873EC" w:rsidRPr="00E14D1A">
        <w:rPr>
          <w:rFonts w:ascii="楷体" w:eastAsia="楷体" w:hAnsi="楷体" w:cs="黑体" w:hint="eastAsia"/>
          <w:sz w:val="24"/>
          <w:szCs w:val="24"/>
        </w:rPr>
        <w:t>因此，有效加强区域城市气候特征及其与自然环境因素的关系认识，</w:t>
      </w:r>
      <w:r w:rsidR="000873EC" w:rsidRPr="00EC3252">
        <w:rPr>
          <w:rFonts w:ascii="楷体" w:eastAsia="楷体" w:hAnsi="楷体" w:cs="黑体" w:hint="eastAsia"/>
          <w:b/>
          <w:bCs/>
          <w:sz w:val="24"/>
          <w:szCs w:val="24"/>
          <w:rPrChange w:id="5" w:author="Yifei Zhou" w:date="2023-03-10T09:38:00Z">
            <w:rPr>
              <w:rFonts w:ascii="楷体" w:eastAsia="楷体" w:hAnsi="楷体" w:cs="黑体" w:hint="eastAsia"/>
              <w:sz w:val="24"/>
              <w:szCs w:val="24"/>
            </w:rPr>
          </w:rPrChange>
        </w:rPr>
        <w:t>通过城市规划调整优化生态系统的功能布局，对服务国家战略需求、提升城市气候风险防控的可持续意义重大。</w:t>
      </w:r>
    </w:p>
    <w:p w14:paraId="0878E45C" w14:textId="372EC907" w:rsidR="00C629F0" w:rsidRPr="00EA50D3" w:rsidRDefault="00527696" w:rsidP="00AB08A8">
      <w:pPr>
        <w:spacing w:line="360" w:lineRule="auto"/>
        <w:rPr>
          <w:rFonts w:ascii="楷体" w:eastAsia="楷体" w:hAnsi="楷体" w:cs="Times New Roman"/>
          <w:sz w:val="24"/>
          <w:szCs w:val="24"/>
        </w:rPr>
      </w:pPr>
      <w:r w:rsidRPr="00E14D1A">
        <w:rPr>
          <w:rFonts w:ascii="Times New Roman" w:eastAsia="楷体" w:hAnsi="Times New Roman" w:cs="Times New Roman"/>
          <w:sz w:val="24"/>
          <w:szCs w:val="24"/>
        </w:rPr>
        <w:t xml:space="preserve">      </w:t>
      </w:r>
      <w:r w:rsidR="00DA1C1F"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在相关研究中，城市内的</w:t>
      </w:r>
      <w:r w:rsidRPr="00EA50D3">
        <w:rPr>
          <w:rFonts w:ascii="Times New Roman" w:eastAsia="楷体" w:hAnsi="Times New Roman" w:cs="Times New Roman" w:hint="eastAsia"/>
          <w:sz w:val="24"/>
          <w:szCs w:val="24"/>
        </w:rPr>
        <w:t>土地覆盖特征</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三维形态特征</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道路和建筑表面材料属性</w:t>
      </w:r>
      <w:r w:rsidRPr="00E14D1A">
        <w:rPr>
          <w:rFonts w:ascii="Times New Roman" w:eastAsia="楷体" w:hAnsi="Times New Roman" w:cs="Times New Roman" w:hint="eastAsia"/>
          <w:sz w:val="24"/>
          <w:szCs w:val="24"/>
        </w:rPr>
        <w:t>以及</w:t>
      </w:r>
      <w:r w:rsidRPr="00EA50D3">
        <w:rPr>
          <w:rFonts w:ascii="Times New Roman" w:eastAsia="楷体" w:hAnsi="Times New Roman" w:cs="Times New Roman" w:hint="eastAsia"/>
          <w:sz w:val="24"/>
          <w:szCs w:val="24"/>
        </w:rPr>
        <w:t>通风特征等</w:t>
      </w:r>
      <w:r w:rsidRPr="00E14D1A">
        <w:rPr>
          <w:rFonts w:ascii="Times New Roman" w:eastAsia="楷体" w:hAnsi="Times New Roman" w:cs="Times New Roman" w:hint="eastAsia"/>
          <w:sz w:val="24"/>
          <w:szCs w:val="24"/>
        </w:rPr>
        <w:t>均被发现对</w:t>
      </w:r>
      <w:r w:rsidRPr="00EA50D3">
        <w:rPr>
          <w:rFonts w:ascii="Times New Roman" w:eastAsia="楷体" w:hAnsi="Times New Roman" w:cs="Times New Roman" w:hint="eastAsia"/>
          <w:sz w:val="24"/>
          <w:szCs w:val="24"/>
        </w:rPr>
        <w:t>城市气候特征</w:t>
      </w:r>
      <w:r w:rsidRPr="00E14D1A">
        <w:rPr>
          <w:rFonts w:ascii="Times New Roman" w:eastAsia="楷体" w:hAnsi="Times New Roman" w:cs="Times New Roman" w:hint="eastAsia"/>
          <w:sz w:val="24"/>
          <w:szCs w:val="24"/>
        </w:rPr>
        <w:t>影响显著（</w:t>
      </w:r>
      <w:r w:rsidRPr="00EA50D3">
        <w:rPr>
          <w:rFonts w:ascii="Times New Roman" w:eastAsia="楷体" w:hAnsi="Times New Roman" w:cs="Times New Roman"/>
          <w:sz w:val="24"/>
          <w:szCs w:val="24"/>
        </w:rPr>
        <w:t>Berger et al., 2017</w:t>
      </w:r>
      <w:r w:rsidRPr="00E14D1A">
        <w:rPr>
          <w:rFonts w:ascii="Times New Roman" w:eastAsia="楷体" w:hAnsi="Times New Roman" w:cs="Times New Roman"/>
          <w:sz w:val="24"/>
          <w:szCs w:val="24"/>
        </w:rPr>
        <w:t>；</w:t>
      </w:r>
      <w:proofErr w:type="spellStart"/>
      <w:r w:rsidRPr="00EA50D3">
        <w:rPr>
          <w:rFonts w:ascii="Times New Roman" w:eastAsia="楷体" w:hAnsi="Times New Roman" w:cs="Times New Roman"/>
          <w:sz w:val="24"/>
          <w:szCs w:val="24"/>
        </w:rPr>
        <w:t>Giridharan</w:t>
      </w:r>
      <w:proofErr w:type="spellEnd"/>
      <w:r w:rsidRPr="00EA50D3">
        <w:rPr>
          <w:rFonts w:ascii="Times New Roman" w:eastAsia="楷体" w:hAnsi="Times New Roman" w:cs="Times New Roman"/>
          <w:sz w:val="24"/>
          <w:szCs w:val="24"/>
        </w:rPr>
        <w:t xml:space="preserve"> et al., 2018</w:t>
      </w:r>
      <w:r w:rsidRPr="00E14D1A">
        <w:rPr>
          <w:rFonts w:ascii="Times New Roman" w:eastAsia="楷体" w:hAnsi="Times New Roman" w:cs="Times New Roman"/>
          <w:sz w:val="24"/>
          <w:szCs w:val="24"/>
        </w:rPr>
        <w:t>；</w:t>
      </w:r>
      <w:r w:rsidRPr="00EA50D3">
        <w:rPr>
          <w:rFonts w:ascii="Times New Roman" w:eastAsia="楷体" w:hAnsi="Times New Roman" w:cs="Times New Roman"/>
          <w:sz w:val="24"/>
          <w:szCs w:val="24"/>
        </w:rPr>
        <w:t>He et al.,2020</w:t>
      </w:r>
      <w:r w:rsidRPr="00E14D1A">
        <w:rPr>
          <w:rFonts w:ascii="Times New Roman" w:eastAsia="楷体" w:hAnsi="Times New Roman" w:cs="Times New Roman"/>
          <w:sz w:val="24"/>
          <w:szCs w:val="24"/>
        </w:rPr>
        <w:t>；</w:t>
      </w:r>
      <w:r w:rsidRPr="00EA50D3">
        <w:rPr>
          <w:rFonts w:ascii="Times New Roman" w:eastAsia="楷体" w:hAnsi="Times New Roman" w:cs="Times New Roman"/>
          <w:sz w:val="24"/>
          <w:szCs w:val="24"/>
        </w:rPr>
        <w:t>Tran et al., 2017</w:t>
      </w:r>
      <w:r w:rsidRPr="00E14D1A">
        <w:rPr>
          <w:rFonts w:ascii="Times New Roman" w:eastAsia="楷体" w:hAnsi="Times New Roman" w:cs="Times New Roman"/>
          <w:sz w:val="24"/>
          <w:szCs w:val="24"/>
        </w:rPr>
        <w:t>）。</w:t>
      </w:r>
      <w:r w:rsidR="005056D2" w:rsidRPr="00E14D1A">
        <w:rPr>
          <w:rFonts w:ascii="Times New Roman" w:eastAsia="楷体" w:hAnsi="Times New Roman" w:cs="Times New Roman" w:hint="eastAsia"/>
          <w:sz w:val="24"/>
          <w:szCs w:val="24"/>
        </w:rPr>
        <w:t>其中，土地覆盖特征中的蓝绿空间（城市内的水体和绿地）影响受到了大量关注</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 xml:space="preserve">Gunawardena et al., </w:t>
      </w:r>
      <w:r w:rsidRPr="00EA50D3">
        <w:rPr>
          <w:rFonts w:ascii="Times New Roman" w:eastAsia="楷体" w:hAnsi="Times New Roman" w:cs="Times New Roman"/>
          <w:sz w:val="24"/>
          <w:szCs w:val="24"/>
        </w:rPr>
        <w:lastRenderedPageBreak/>
        <w:t>2017</w:t>
      </w:r>
      <w:r w:rsidRPr="00E14D1A">
        <w:rPr>
          <w:rFonts w:ascii="Times New Roman" w:eastAsia="楷体" w:hAnsi="Times New Roman" w:cs="Times New Roman"/>
          <w:sz w:val="24"/>
          <w:szCs w:val="24"/>
        </w:rPr>
        <w:t>）。与城市内大面积覆盖的</w:t>
      </w:r>
      <w:proofErr w:type="gramStart"/>
      <w:r w:rsidRPr="00EA50D3">
        <w:rPr>
          <w:rFonts w:ascii="Times New Roman" w:eastAsia="楷体" w:hAnsi="Times New Roman" w:cs="Times New Roman" w:hint="eastAsia"/>
          <w:sz w:val="24"/>
          <w:szCs w:val="24"/>
        </w:rPr>
        <w:t>不</w:t>
      </w:r>
      <w:proofErr w:type="gramEnd"/>
      <w:r w:rsidRPr="00EA50D3">
        <w:rPr>
          <w:rFonts w:ascii="Times New Roman" w:eastAsia="楷体" w:hAnsi="Times New Roman" w:cs="Times New Roman" w:hint="eastAsia"/>
          <w:sz w:val="24"/>
          <w:szCs w:val="24"/>
        </w:rPr>
        <w:t>透水表面</w:t>
      </w:r>
      <w:r w:rsidRPr="00E14D1A">
        <w:rPr>
          <w:rFonts w:ascii="Times New Roman" w:eastAsia="楷体" w:hAnsi="Times New Roman" w:cs="Times New Roman" w:hint="eastAsia"/>
          <w:sz w:val="24"/>
          <w:szCs w:val="24"/>
        </w:rPr>
        <w:t>相比，</w:t>
      </w:r>
      <w:r w:rsidRPr="00EA50D3">
        <w:rPr>
          <w:rFonts w:ascii="Times New Roman" w:eastAsia="楷体" w:hAnsi="Times New Roman" w:cs="Times New Roman" w:hint="eastAsia"/>
          <w:sz w:val="24"/>
          <w:szCs w:val="24"/>
        </w:rPr>
        <w:t>水体和绿地</w:t>
      </w:r>
      <w:r w:rsidRPr="00E14D1A">
        <w:rPr>
          <w:rFonts w:ascii="Times New Roman" w:eastAsia="楷体" w:hAnsi="Times New Roman" w:cs="Times New Roman" w:hint="eastAsia"/>
          <w:sz w:val="24"/>
          <w:szCs w:val="24"/>
        </w:rPr>
        <w:t>等表面类型在白天通常</w:t>
      </w:r>
      <w:r w:rsidRPr="00EA50D3">
        <w:rPr>
          <w:rFonts w:ascii="Times New Roman" w:eastAsia="楷体" w:hAnsi="Times New Roman" w:cs="Times New Roman" w:hint="eastAsia"/>
          <w:sz w:val="24"/>
          <w:szCs w:val="24"/>
        </w:rPr>
        <w:t>具有较低的温度</w:t>
      </w:r>
      <w:r w:rsidRPr="00E14D1A">
        <w:rPr>
          <w:rFonts w:ascii="Times New Roman" w:eastAsia="楷体" w:hAnsi="Times New Roman" w:cs="Times New Roman" w:hint="eastAsia"/>
          <w:sz w:val="24"/>
          <w:szCs w:val="24"/>
        </w:rPr>
        <w:t>，有助于形成“冷岛”。城市绿地主要通过</w:t>
      </w:r>
      <w:r w:rsidRPr="00EA50D3">
        <w:rPr>
          <w:rFonts w:ascii="Times New Roman" w:eastAsia="楷体" w:hAnsi="Times New Roman" w:cs="Times New Roman" w:hint="eastAsia"/>
          <w:sz w:val="24"/>
          <w:szCs w:val="24"/>
        </w:rPr>
        <w:t>促进地表蒸散、增加遮阴</w:t>
      </w:r>
      <w:r w:rsidRPr="00E14D1A">
        <w:rPr>
          <w:rFonts w:ascii="Times New Roman" w:eastAsia="楷体" w:hAnsi="Times New Roman" w:cs="Times New Roman" w:hint="eastAsia"/>
          <w:sz w:val="24"/>
          <w:szCs w:val="24"/>
        </w:rPr>
        <w:t>的手段来强化</w:t>
      </w:r>
      <w:r w:rsidRPr="00EA50D3">
        <w:rPr>
          <w:rFonts w:ascii="Times New Roman" w:eastAsia="楷体" w:hAnsi="Times New Roman" w:cs="Times New Roman" w:hint="eastAsia"/>
          <w:sz w:val="24"/>
          <w:szCs w:val="24"/>
        </w:rPr>
        <w:t>降温效应</w:t>
      </w:r>
      <w:r w:rsidRPr="00E14D1A">
        <w:rPr>
          <w:rFonts w:ascii="Times New Roman" w:eastAsia="楷体" w:hAnsi="Times New Roman" w:cs="Times New Roman" w:hint="eastAsia"/>
          <w:sz w:val="24"/>
          <w:szCs w:val="24"/>
        </w:rPr>
        <w:t>。而对于城市水体，其相对于</w:t>
      </w:r>
      <w:proofErr w:type="gramStart"/>
      <w:r w:rsidRPr="00EA50D3">
        <w:rPr>
          <w:rFonts w:ascii="Times New Roman" w:eastAsia="楷体" w:hAnsi="Times New Roman" w:cs="Times New Roman" w:hint="eastAsia"/>
          <w:sz w:val="24"/>
          <w:szCs w:val="24"/>
        </w:rPr>
        <w:t>不</w:t>
      </w:r>
      <w:proofErr w:type="gramEnd"/>
      <w:r w:rsidRPr="00EA50D3">
        <w:rPr>
          <w:rFonts w:ascii="Times New Roman" w:eastAsia="楷体" w:hAnsi="Times New Roman" w:cs="Times New Roman" w:hint="eastAsia"/>
          <w:sz w:val="24"/>
          <w:szCs w:val="24"/>
        </w:rPr>
        <w:t>透水表面</w:t>
      </w:r>
      <w:r w:rsidRPr="00E14D1A">
        <w:rPr>
          <w:rFonts w:ascii="Times New Roman" w:eastAsia="楷体" w:hAnsi="Times New Roman" w:cs="Times New Roman" w:hint="eastAsia"/>
          <w:sz w:val="24"/>
          <w:szCs w:val="24"/>
        </w:rPr>
        <w:t>具有</w:t>
      </w:r>
      <w:r w:rsidRPr="00EA50D3">
        <w:rPr>
          <w:rFonts w:ascii="Times New Roman" w:eastAsia="楷体" w:hAnsi="Times New Roman" w:cs="Times New Roman" w:hint="eastAsia"/>
          <w:sz w:val="24"/>
          <w:szCs w:val="24"/>
        </w:rPr>
        <w:t>更大的比热容</w:t>
      </w:r>
      <w:r w:rsidRPr="00E14D1A">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更低的热传导率</w:t>
      </w:r>
      <w:r w:rsidRPr="00E14D1A">
        <w:rPr>
          <w:rFonts w:ascii="Times New Roman" w:eastAsia="楷体" w:hAnsi="Times New Roman" w:cs="Times New Roman" w:hint="eastAsia"/>
          <w:sz w:val="24"/>
          <w:szCs w:val="24"/>
        </w:rPr>
        <w:t>，因此在白天</w:t>
      </w:r>
      <w:r w:rsidRPr="00EA50D3">
        <w:rPr>
          <w:rFonts w:ascii="Times New Roman" w:eastAsia="楷体" w:hAnsi="Times New Roman" w:cs="Times New Roman" w:hint="eastAsia"/>
          <w:sz w:val="24"/>
          <w:szCs w:val="24"/>
        </w:rPr>
        <w:t>升温速度</w:t>
      </w:r>
      <w:r w:rsidRPr="00E14D1A">
        <w:rPr>
          <w:rFonts w:ascii="Times New Roman" w:eastAsia="楷体" w:hAnsi="Times New Roman" w:cs="Times New Roman" w:hint="eastAsia"/>
          <w:sz w:val="24"/>
          <w:szCs w:val="24"/>
        </w:rPr>
        <w:t>较慢，充当着</w:t>
      </w:r>
      <w:r w:rsidRPr="00EA50D3">
        <w:rPr>
          <w:rFonts w:ascii="Times New Roman" w:eastAsia="楷体" w:hAnsi="Times New Roman" w:cs="Times New Roman" w:hint="eastAsia"/>
          <w:sz w:val="24"/>
          <w:szCs w:val="24"/>
        </w:rPr>
        <w:t>热缓冲器</w:t>
      </w:r>
      <w:r w:rsidRPr="00E14D1A">
        <w:rPr>
          <w:rFonts w:ascii="Times New Roman" w:eastAsia="楷体" w:hAnsi="Times New Roman" w:cs="Times New Roman" w:hint="eastAsia"/>
          <w:sz w:val="24"/>
          <w:szCs w:val="24"/>
        </w:rPr>
        <w:t>的作用（</w:t>
      </w:r>
      <w:proofErr w:type="spellStart"/>
      <w:r w:rsidRPr="00EA50D3">
        <w:rPr>
          <w:rFonts w:ascii="Times New Roman" w:eastAsia="楷体" w:hAnsi="Times New Roman" w:cs="Times New Roman"/>
          <w:sz w:val="24"/>
          <w:szCs w:val="24"/>
        </w:rPr>
        <w:t>Oke</w:t>
      </w:r>
      <w:proofErr w:type="spellEnd"/>
      <w:r w:rsidRPr="00EA50D3">
        <w:rPr>
          <w:rFonts w:ascii="Times New Roman" w:eastAsia="楷体" w:hAnsi="Times New Roman" w:cs="Times New Roman"/>
          <w:sz w:val="24"/>
          <w:szCs w:val="24"/>
        </w:rPr>
        <w:t xml:space="preserve"> et al., 2002</w:t>
      </w:r>
      <w:r w:rsidRPr="00E14D1A">
        <w:rPr>
          <w:rFonts w:ascii="Times New Roman" w:eastAsia="楷体" w:hAnsi="Times New Roman" w:cs="Times New Roman"/>
          <w:sz w:val="24"/>
          <w:szCs w:val="24"/>
        </w:rPr>
        <w:t>；</w:t>
      </w:r>
      <w:r w:rsidRPr="00EA50D3">
        <w:rPr>
          <w:rFonts w:ascii="Times New Roman" w:eastAsia="楷体" w:hAnsi="Times New Roman" w:cs="Times New Roman"/>
          <w:sz w:val="24"/>
          <w:szCs w:val="24"/>
        </w:rPr>
        <w:t>Peng et al., 2020</w:t>
      </w:r>
      <w:r w:rsidRPr="00E14D1A">
        <w:rPr>
          <w:rFonts w:ascii="Times New Roman" w:eastAsia="楷体" w:hAnsi="Times New Roman" w:cs="Times New Roman"/>
          <w:sz w:val="24"/>
          <w:szCs w:val="24"/>
        </w:rPr>
        <w:t>）。通过空气平流，</w:t>
      </w:r>
      <w:r w:rsidRPr="00EA50D3">
        <w:rPr>
          <w:rFonts w:ascii="Times New Roman" w:eastAsia="楷体" w:hAnsi="Times New Roman" w:cs="Times New Roman" w:hint="eastAsia"/>
          <w:sz w:val="24"/>
          <w:szCs w:val="24"/>
        </w:rPr>
        <w:t>水体之上较冷的空气</w:t>
      </w:r>
      <w:r w:rsidRPr="00E14D1A">
        <w:rPr>
          <w:rFonts w:ascii="Times New Roman" w:eastAsia="楷体" w:hAnsi="Times New Roman" w:cs="Times New Roman"/>
          <w:sz w:val="24"/>
          <w:szCs w:val="24"/>
        </w:rPr>
        <w:t>进入周边区域</w:t>
      </w:r>
      <w:r w:rsidRPr="00EA50D3">
        <w:rPr>
          <w:rFonts w:ascii="Times New Roman" w:eastAsia="楷体" w:hAnsi="Times New Roman" w:cs="Times New Roman" w:hint="eastAsia"/>
          <w:sz w:val="24"/>
          <w:szCs w:val="24"/>
        </w:rPr>
        <w:t>并达到</w:t>
      </w:r>
      <w:r w:rsidRPr="00E14D1A">
        <w:rPr>
          <w:rFonts w:ascii="Times New Roman" w:eastAsia="楷体" w:hAnsi="Times New Roman" w:cs="Times New Roman"/>
          <w:sz w:val="24"/>
          <w:szCs w:val="24"/>
        </w:rPr>
        <w:t>降温的效果。目前，</w:t>
      </w:r>
      <w:r w:rsidRPr="00EA50D3">
        <w:rPr>
          <w:rFonts w:ascii="Times New Roman" w:eastAsia="楷体" w:hAnsi="Times New Roman" w:cs="Times New Roman" w:hint="eastAsia"/>
          <w:sz w:val="24"/>
          <w:szCs w:val="24"/>
        </w:rPr>
        <w:t>相较于</w:t>
      </w:r>
      <w:r w:rsidRPr="00E14D1A">
        <w:rPr>
          <w:rFonts w:ascii="Times New Roman" w:eastAsia="楷体" w:hAnsi="Times New Roman" w:cs="Times New Roman"/>
          <w:sz w:val="24"/>
          <w:szCs w:val="24"/>
        </w:rPr>
        <w:t>城市</w:t>
      </w:r>
      <w:r w:rsidRPr="00EA50D3">
        <w:rPr>
          <w:rFonts w:ascii="Times New Roman" w:eastAsia="楷体" w:hAnsi="Times New Roman" w:cs="Times New Roman" w:hint="eastAsia"/>
          <w:sz w:val="24"/>
          <w:szCs w:val="24"/>
        </w:rPr>
        <w:t>绿地热环境效应</w:t>
      </w:r>
      <w:r w:rsidRPr="00E14D1A">
        <w:rPr>
          <w:rFonts w:ascii="Times New Roman" w:eastAsia="楷体" w:hAnsi="Times New Roman" w:cs="Times New Roman" w:hint="eastAsia"/>
          <w:sz w:val="24"/>
          <w:szCs w:val="24"/>
        </w:rPr>
        <w:t>的研究而言，针对</w:t>
      </w:r>
      <w:r w:rsidRPr="00EA50D3">
        <w:rPr>
          <w:rFonts w:ascii="Times New Roman" w:eastAsia="楷体" w:hAnsi="Times New Roman" w:cs="Times New Roman" w:hint="eastAsia"/>
          <w:sz w:val="24"/>
          <w:szCs w:val="24"/>
        </w:rPr>
        <w:t>城市水体热环境效应</w:t>
      </w:r>
      <w:r w:rsidRPr="00E14D1A">
        <w:rPr>
          <w:rFonts w:ascii="Times New Roman" w:eastAsia="楷体" w:hAnsi="Times New Roman" w:cs="Times New Roman" w:hint="eastAsia"/>
          <w:sz w:val="24"/>
          <w:szCs w:val="24"/>
        </w:rPr>
        <w:t>的研究相对有限，</w:t>
      </w:r>
      <w:r w:rsidRPr="00E14D1A">
        <w:rPr>
          <w:rFonts w:ascii="Times New Roman" w:eastAsia="楷体" w:hAnsi="Times New Roman" w:cs="Times New Roman" w:hint="eastAsia"/>
          <w:b/>
          <w:bCs/>
          <w:sz w:val="24"/>
          <w:szCs w:val="24"/>
        </w:rPr>
        <w:t>且存在以下几个方面的不足：（</w:t>
      </w:r>
      <w:r w:rsidRPr="00E14D1A">
        <w:rPr>
          <w:rFonts w:ascii="Times New Roman" w:eastAsia="楷体" w:hAnsi="Times New Roman" w:cs="Times New Roman"/>
          <w:b/>
          <w:bCs/>
          <w:sz w:val="24"/>
          <w:szCs w:val="24"/>
        </w:rPr>
        <w:t>1</w:t>
      </w:r>
      <w:r w:rsidRPr="00E14D1A">
        <w:rPr>
          <w:rFonts w:ascii="Times New Roman" w:eastAsia="楷体" w:hAnsi="Times New Roman" w:cs="Times New Roman"/>
          <w:b/>
          <w:bCs/>
          <w:sz w:val="24"/>
          <w:szCs w:val="24"/>
        </w:rPr>
        <w:t>）以往关于</w:t>
      </w:r>
      <w:r w:rsidRPr="00EA50D3">
        <w:rPr>
          <w:rFonts w:ascii="Times New Roman" w:eastAsia="楷体" w:hAnsi="Times New Roman" w:cs="Times New Roman" w:hint="eastAsia"/>
          <w:b/>
          <w:bCs/>
          <w:sz w:val="24"/>
          <w:szCs w:val="24"/>
        </w:rPr>
        <w:t>城市水体热环境效应</w:t>
      </w:r>
      <w:r w:rsidRPr="00E14D1A">
        <w:rPr>
          <w:rFonts w:ascii="Times New Roman" w:eastAsia="楷体" w:hAnsi="Times New Roman" w:cs="Times New Roman"/>
          <w:b/>
          <w:bCs/>
          <w:sz w:val="24"/>
          <w:szCs w:val="24"/>
        </w:rPr>
        <w:t>的研究以</w:t>
      </w:r>
      <w:r w:rsidRPr="00EA50D3">
        <w:rPr>
          <w:rFonts w:ascii="Times New Roman" w:eastAsia="楷体" w:hAnsi="Times New Roman" w:cs="Times New Roman" w:hint="eastAsia"/>
          <w:b/>
          <w:bCs/>
          <w:sz w:val="24"/>
          <w:szCs w:val="24"/>
        </w:rPr>
        <w:t>地表温度分析</w:t>
      </w:r>
      <w:r w:rsidRPr="00E14D1A">
        <w:rPr>
          <w:rFonts w:ascii="Times New Roman" w:eastAsia="楷体" w:hAnsi="Times New Roman" w:cs="Times New Roman"/>
          <w:b/>
          <w:bCs/>
          <w:sz w:val="24"/>
          <w:szCs w:val="24"/>
        </w:rPr>
        <w:t>为主，对</w:t>
      </w:r>
      <w:r w:rsidRPr="00EA50D3">
        <w:rPr>
          <w:rFonts w:ascii="Times New Roman" w:eastAsia="楷体" w:hAnsi="Times New Roman" w:cs="Times New Roman" w:hint="eastAsia"/>
          <w:b/>
          <w:bCs/>
          <w:sz w:val="24"/>
          <w:szCs w:val="24"/>
        </w:rPr>
        <w:t>行人高度处</w:t>
      </w:r>
      <w:r w:rsidRPr="00E14D1A">
        <w:rPr>
          <w:rFonts w:ascii="Times New Roman" w:eastAsia="楷体" w:hAnsi="Times New Roman" w:cs="Times New Roman"/>
          <w:b/>
          <w:bCs/>
          <w:sz w:val="24"/>
          <w:szCs w:val="24"/>
        </w:rPr>
        <w:t>的</w:t>
      </w:r>
      <w:r w:rsidRPr="00EA50D3">
        <w:rPr>
          <w:rFonts w:ascii="Times New Roman" w:eastAsia="楷体" w:hAnsi="Times New Roman" w:cs="Times New Roman" w:hint="eastAsia"/>
          <w:b/>
          <w:bCs/>
          <w:sz w:val="24"/>
          <w:szCs w:val="24"/>
        </w:rPr>
        <w:t>热环境</w:t>
      </w:r>
      <w:r w:rsidR="005056D2" w:rsidRPr="00EA50D3">
        <w:rPr>
          <w:rFonts w:ascii="Times New Roman" w:eastAsia="楷体" w:hAnsi="Times New Roman" w:cs="Times New Roman" w:hint="eastAsia"/>
          <w:b/>
          <w:bCs/>
          <w:sz w:val="24"/>
          <w:szCs w:val="24"/>
        </w:rPr>
        <w:t>影响</w:t>
      </w:r>
      <w:r w:rsidRPr="00E14D1A">
        <w:rPr>
          <w:rFonts w:ascii="Times New Roman" w:eastAsia="楷体" w:hAnsi="Times New Roman" w:cs="Times New Roman"/>
          <w:b/>
          <w:bCs/>
          <w:sz w:val="24"/>
          <w:szCs w:val="24"/>
        </w:rPr>
        <w:t>理解不足</w:t>
      </w:r>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b/>
          <w:bCs/>
          <w:sz w:val="24"/>
          <w:szCs w:val="24"/>
        </w:rPr>
        <w:t>（</w:t>
      </w:r>
      <w:r w:rsidRPr="00E14D1A">
        <w:rPr>
          <w:rFonts w:ascii="Times New Roman" w:eastAsia="楷体" w:hAnsi="Times New Roman" w:cs="Times New Roman"/>
          <w:b/>
          <w:bCs/>
          <w:sz w:val="24"/>
          <w:szCs w:val="24"/>
        </w:rPr>
        <w:t>2</w:t>
      </w:r>
      <w:r w:rsidRPr="00E14D1A">
        <w:rPr>
          <w:rFonts w:ascii="Times New Roman" w:eastAsia="楷体" w:hAnsi="Times New Roman" w:cs="Times New Roman"/>
          <w:b/>
          <w:bCs/>
          <w:sz w:val="24"/>
          <w:szCs w:val="24"/>
        </w:rPr>
        <w:t>）以往相关研究主要基于一天</w:t>
      </w:r>
      <w:r w:rsidRPr="00EA50D3">
        <w:rPr>
          <w:rFonts w:ascii="Times New Roman" w:eastAsia="楷体" w:hAnsi="Times New Roman" w:cs="Times New Roman" w:hint="eastAsia"/>
          <w:b/>
          <w:bCs/>
          <w:sz w:val="24"/>
          <w:szCs w:val="24"/>
        </w:rPr>
        <w:t>特定时间点</w:t>
      </w:r>
      <w:r w:rsidRPr="00E14D1A">
        <w:rPr>
          <w:rFonts w:ascii="Times New Roman" w:eastAsia="楷体" w:hAnsi="Times New Roman" w:cs="Times New Roman"/>
          <w:b/>
          <w:bCs/>
          <w:sz w:val="24"/>
          <w:szCs w:val="24"/>
        </w:rPr>
        <w:t>的数据</w:t>
      </w:r>
      <w:r w:rsidRPr="00E14D1A">
        <w:rPr>
          <w:rFonts w:ascii="Times New Roman" w:eastAsia="楷体" w:hAnsi="Times New Roman" w:cs="Times New Roman" w:hint="eastAsia"/>
          <w:b/>
          <w:bCs/>
          <w:sz w:val="24"/>
          <w:szCs w:val="24"/>
        </w:rPr>
        <w:t>进行分析，尚未关注</w:t>
      </w:r>
      <w:r w:rsidRPr="00EA50D3">
        <w:rPr>
          <w:rFonts w:ascii="Times New Roman" w:eastAsia="楷体" w:hAnsi="Times New Roman" w:cs="Times New Roman" w:hint="eastAsia"/>
          <w:b/>
          <w:bCs/>
          <w:sz w:val="24"/>
          <w:szCs w:val="24"/>
        </w:rPr>
        <w:t>城市水体对周边热环境影响</w:t>
      </w:r>
      <w:r w:rsidRPr="00E14D1A">
        <w:rPr>
          <w:rFonts w:ascii="Times New Roman" w:eastAsia="楷体" w:hAnsi="Times New Roman" w:cs="Times New Roman" w:hint="eastAsia"/>
          <w:b/>
          <w:bCs/>
          <w:sz w:val="24"/>
          <w:szCs w:val="24"/>
        </w:rPr>
        <w:t>在</w:t>
      </w:r>
      <w:r w:rsidRPr="00EA50D3">
        <w:rPr>
          <w:rFonts w:ascii="Times New Roman" w:eastAsia="楷体" w:hAnsi="Times New Roman" w:cs="Times New Roman" w:hint="eastAsia"/>
          <w:b/>
          <w:bCs/>
          <w:sz w:val="24"/>
          <w:szCs w:val="24"/>
        </w:rPr>
        <w:t>居民主要活动时段内</w:t>
      </w:r>
      <w:r w:rsidRPr="00E14D1A">
        <w:rPr>
          <w:rFonts w:ascii="Times New Roman" w:eastAsia="楷体" w:hAnsi="Times New Roman" w:cs="Times New Roman" w:hint="eastAsia"/>
          <w:b/>
          <w:bCs/>
          <w:sz w:val="24"/>
          <w:szCs w:val="24"/>
        </w:rPr>
        <w:t>随时间的变化及其整体效应；（</w:t>
      </w:r>
      <w:r w:rsidRPr="00E14D1A">
        <w:rPr>
          <w:rFonts w:ascii="Times New Roman" w:eastAsia="楷体" w:hAnsi="Times New Roman" w:cs="Times New Roman"/>
          <w:b/>
          <w:bCs/>
          <w:sz w:val="24"/>
          <w:szCs w:val="24"/>
        </w:rPr>
        <w:t>3</w:t>
      </w:r>
      <w:r w:rsidRPr="00E14D1A">
        <w:rPr>
          <w:rFonts w:ascii="Times New Roman" w:eastAsia="楷体" w:hAnsi="Times New Roman" w:cs="Times New Roman"/>
          <w:b/>
          <w:bCs/>
          <w:sz w:val="24"/>
          <w:szCs w:val="24"/>
        </w:rPr>
        <w:t>）</w:t>
      </w:r>
      <w:r w:rsidRPr="00E14D1A">
        <w:rPr>
          <w:rFonts w:ascii="Times New Roman" w:eastAsia="楷体" w:hAnsi="Times New Roman" w:cs="Times New Roman" w:hint="eastAsia"/>
          <w:b/>
          <w:bCs/>
          <w:sz w:val="24"/>
          <w:szCs w:val="24"/>
        </w:rPr>
        <w:t>对</w:t>
      </w:r>
      <w:r w:rsidRPr="00EA50D3">
        <w:rPr>
          <w:rFonts w:ascii="Times New Roman" w:eastAsia="楷体" w:hAnsi="Times New Roman" w:cs="Times New Roman" w:hint="eastAsia"/>
          <w:b/>
          <w:bCs/>
          <w:sz w:val="24"/>
          <w:szCs w:val="24"/>
        </w:rPr>
        <w:t>城市水体热环境效应</w:t>
      </w:r>
      <w:r w:rsidRPr="00E14D1A">
        <w:rPr>
          <w:rFonts w:ascii="Times New Roman" w:eastAsia="楷体" w:hAnsi="Times New Roman" w:cs="Times New Roman" w:hint="eastAsia"/>
          <w:b/>
          <w:bCs/>
          <w:sz w:val="24"/>
          <w:szCs w:val="24"/>
        </w:rPr>
        <w:t>的空间分异特征及其形成机制</w:t>
      </w:r>
      <w:r w:rsidR="00B57F3E" w:rsidRPr="00E14D1A">
        <w:rPr>
          <w:rFonts w:ascii="Times New Roman" w:eastAsia="楷体" w:hAnsi="Times New Roman" w:cs="Times New Roman" w:hint="eastAsia"/>
          <w:b/>
          <w:bCs/>
          <w:sz w:val="24"/>
          <w:szCs w:val="24"/>
        </w:rPr>
        <w:t>缺乏</w:t>
      </w:r>
      <w:r w:rsidRPr="00E14D1A">
        <w:rPr>
          <w:rFonts w:ascii="Times New Roman" w:eastAsia="楷体" w:hAnsi="Times New Roman" w:cs="Times New Roman" w:hint="eastAsia"/>
          <w:b/>
          <w:bCs/>
          <w:sz w:val="24"/>
          <w:szCs w:val="24"/>
        </w:rPr>
        <w:t>理解。</w:t>
      </w:r>
      <w:r w:rsidR="00735602" w:rsidRPr="00E14D1A">
        <w:rPr>
          <w:rFonts w:ascii="Times New Roman" w:eastAsia="楷体" w:hAnsi="Times New Roman" w:cs="Times New Roman" w:hint="eastAsia"/>
          <w:b/>
          <w:bCs/>
          <w:sz w:val="24"/>
          <w:szCs w:val="24"/>
        </w:rPr>
        <w:t>可见</w:t>
      </w:r>
      <w:r w:rsidR="00D440F7" w:rsidRPr="00E14D1A">
        <w:rPr>
          <w:rFonts w:ascii="Times New Roman" w:eastAsia="楷体" w:hAnsi="Times New Roman" w:cs="Times New Roman" w:hint="eastAsia"/>
          <w:b/>
          <w:bCs/>
          <w:sz w:val="24"/>
          <w:szCs w:val="24"/>
        </w:rPr>
        <w:t>，对于城市滨江地区的规划设计而言，相关研究结果的参考意义有限。</w:t>
      </w:r>
      <w:r w:rsidRPr="00EA50D3">
        <w:rPr>
          <w:rFonts w:ascii="Times New Roman" w:eastAsia="楷体" w:hAnsi="Times New Roman" w:cs="Times New Roman" w:hint="eastAsia"/>
          <w:sz w:val="24"/>
          <w:szCs w:val="24"/>
        </w:rPr>
        <w:t>另外，在有限的城市水体热环境效应研究中，对湖泊的关注较多，河流影响的相关研究偏少（</w:t>
      </w:r>
      <w:proofErr w:type="spellStart"/>
      <w:r w:rsidRPr="00EA50D3">
        <w:rPr>
          <w:rFonts w:ascii="Times New Roman" w:eastAsia="楷体" w:hAnsi="Times New Roman" w:cs="Times New Roman"/>
          <w:sz w:val="24"/>
          <w:szCs w:val="24"/>
        </w:rPr>
        <w:t>Ampatzidis</w:t>
      </w:r>
      <w:proofErr w:type="spellEnd"/>
      <w:r w:rsidRPr="00EA50D3">
        <w:rPr>
          <w:rFonts w:ascii="Times New Roman" w:eastAsia="楷体" w:hAnsi="Times New Roman" w:cs="Times New Roman"/>
          <w:sz w:val="24"/>
          <w:szCs w:val="24"/>
        </w:rPr>
        <w:t xml:space="preserve"> et al., 2020</w:t>
      </w:r>
      <w:r w:rsidRPr="00EA50D3">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
        <w:t>在我国主要城市，尤其是南方城市，众多河流穿城或绕城而过。</w:t>
      </w:r>
      <w:r w:rsidR="00E2568F" w:rsidRPr="00EA50D3">
        <w:rPr>
          <w:rFonts w:ascii="楷体" w:eastAsia="楷体" w:hAnsi="楷体" w:hint="eastAsia"/>
          <w:sz w:val="24"/>
          <w:szCs w:val="24"/>
        </w:rPr>
        <w:t>这些城市滨江地区</w:t>
      </w:r>
      <w:r w:rsidR="00E2568F" w:rsidRPr="00E14D1A">
        <w:rPr>
          <w:rFonts w:ascii="楷体" w:eastAsia="楷体" w:hAnsi="楷体" w:hint="eastAsia"/>
          <w:sz w:val="24"/>
          <w:szCs w:val="24"/>
        </w:rPr>
        <w:t>的气候特征受到河流的显著影响</w:t>
      </w:r>
      <w:r w:rsidR="00E2568F" w:rsidRPr="00E14D1A">
        <w:rPr>
          <w:rFonts w:ascii="Times New Roman" w:eastAsia="楷体" w:hAnsi="Times New Roman"/>
          <w:sz w:val="24"/>
          <w:szCs w:val="24"/>
        </w:rPr>
        <w:t xml:space="preserve"> </w:t>
      </w:r>
      <w:r w:rsidR="00E2568F" w:rsidRPr="00E14D1A">
        <w:rPr>
          <w:rFonts w:ascii="楷体" w:eastAsia="楷体" w:hAnsi="楷体" w:hint="eastAsia"/>
          <w:sz w:val="24"/>
          <w:szCs w:val="24"/>
        </w:rPr>
        <w:t>（</w:t>
      </w:r>
      <w:r w:rsidR="00E2568F" w:rsidRPr="00EA50D3">
        <w:rPr>
          <w:rFonts w:ascii="Times New Roman" w:eastAsia="楷体" w:hAnsi="Times New Roman"/>
          <w:sz w:val="24"/>
          <w:szCs w:val="24"/>
        </w:rPr>
        <w:t>Cheng et al., 2019</w:t>
      </w:r>
      <w:r w:rsidR="00E2568F" w:rsidRPr="00E14D1A">
        <w:rPr>
          <w:rFonts w:ascii="楷体" w:eastAsia="楷体" w:hAnsi="楷体" w:hint="eastAsia"/>
          <w:sz w:val="24"/>
          <w:szCs w:val="24"/>
        </w:rPr>
        <w:t>；</w:t>
      </w:r>
      <w:r w:rsidR="00E2568F" w:rsidRPr="00EA50D3">
        <w:rPr>
          <w:rFonts w:ascii="Times New Roman" w:eastAsia="楷体" w:hAnsi="Times New Roman"/>
          <w:sz w:val="24"/>
          <w:szCs w:val="24"/>
        </w:rPr>
        <w:t>Du et al., 2016</w:t>
      </w:r>
      <w:r w:rsidR="00E2568F" w:rsidRPr="00E14D1A">
        <w:rPr>
          <w:rFonts w:ascii="楷体" w:eastAsia="楷体" w:hAnsi="楷体" w:hint="eastAsia"/>
          <w:sz w:val="24"/>
          <w:szCs w:val="24"/>
        </w:rPr>
        <w:t>），</w:t>
      </w:r>
      <w:r w:rsidR="00E2568F" w:rsidRPr="00336AC1">
        <w:rPr>
          <w:rFonts w:ascii="楷体" w:eastAsia="楷体" w:hAnsi="楷体" w:hint="eastAsia"/>
          <w:b/>
          <w:bCs/>
          <w:sz w:val="24"/>
          <w:szCs w:val="24"/>
          <w:rPrChange w:id="6" w:author="Yifei Zhou" w:date="2023-03-10T09:38:00Z">
            <w:rPr>
              <w:rFonts w:ascii="楷体" w:eastAsia="楷体" w:hAnsi="楷体" w:hint="eastAsia"/>
              <w:sz w:val="24"/>
              <w:szCs w:val="24"/>
            </w:rPr>
          </w:rPrChange>
        </w:rPr>
        <w:t>但</w:t>
      </w:r>
      <w:r w:rsidR="00E2568F" w:rsidRPr="00E14D1A">
        <w:rPr>
          <w:rFonts w:ascii="楷体" w:eastAsia="楷体" w:hAnsi="楷体" w:hint="eastAsia"/>
          <w:b/>
          <w:bCs/>
          <w:sz w:val="24"/>
          <w:szCs w:val="24"/>
        </w:rPr>
        <w:t>基于</w:t>
      </w:r>
      <w:r w:rsidR="00E2568F" w:rsidRPr="00EA50D3">
        <w:rPr>
          <w:rFonts w:ascii="楷体" w:eastAsia="楷体" w:hAnsi="楷体" w:hint="eastAsia"/>
          <w:b/>
          <w:bCs/>
          <w:sz w:val="24"/>
          <w:szCs w:val="24"/>
        </w:rPr>
        <w:t>气候适应性城市建设</w:t>
      </w:r>
      <w:r w:rsidR="00E2568F" w:rsidRPr="00E14D1A">
        <w:rPr>
          <w:rFonts w:ascii="楷体" w:eastAsia="楷体" w:hAnsi="楷体" w:hint="eastAsia"/>
          <w:b/>
          <w:bCs/>
          <w:sz w:val="24"/>
          <w:szCs w:val="24"/>
        </w:rPr>
        <w:t>的</w:t>
      </w:r>
      <w:r w:rsidR="00E2568F" w:rsidRPr="00EA50D3">
        <w:rPr>
          <w:rFonts w:ascii="楷体" w:eastAsia="楷体" w:hAnsi="楷体" w:hint="eastAsia"/>
          <w:b/>
          <w:bCs/>
          <w:sz w:val="24"/>
          <w:szCs w:val="24"/>
        </w:rPr>
        <w:t>滨江地区城市规划</w:t>
      </w:r>
      <w:r w:rsidR="00E2568F" w:rsidRPr="00E14D1A">
        <w:rPr>
          <w:rFonts w:ascii="楷体" w:eastAsia="楷体" w:hAnsi="楷体" w:hint="eastAsia"/>
          <w:b/>
          <w:bCs/>
          <w:sz w:val="24"/>
          <w:szCs w:val="24"/>
        </w:rPr>
        <w:t>还缺乏针对性措施</w:t>
      </w:r>
      <w:r w:rsidR="00E2568F" w:rsidRPr="00E14D1A">
        <w:rPr>
          <w:rFonts w:ascii="楷体" w:eastAsia="楷体" w:hAnsi="楷体" w:hint="eastAsia"/>
          <w:sz w:val="24"/>
          <w:szCs w:val="24"/>
        </w:rPr>
        <w:t>。</w:t>
      </w:r>
      <w:r w:rsidR="00E2568F" w:rsidRPr="00E14D1A">
        <w:rPr>
          <w:rFonts w:ascii="楷体" w:eastAsia="楷体" w:hAnsi="楷体" w:hint="eastAsia"/>
          <w:b/>
          <w:bCs/>
          <w:sz w:val="24"/>
          <w:szCs w:val="24"/>
        </w:rPr>
        <w:t>因此，对</w:t>
      </w:r>
      <w:r w:rsidR="00E2568F" w:rsidRPr="00EA50D3">
        <w:rPr>
          <w:rFonts w:ascii="楷体" w:eastAsia="楷体" w:hAnsi="楷体" w:hint="eastAsia"/>
          <w:b/>
          <w:bCs/>
          <w:sz w:val="24"/>
          <w:szCs w:val="24"/>
        </w:rPr>
        <w:t>行人高度处的河流热环境效应的时空分异特征、关键影响因素和形成机制分析，</w:t>
      </w:r>
      <w:r w:rsidR="00E2568F" w:rsidRPr="00336AC1">
        <w:rPr>
          <w:rFonts w:ascii="楷体" w:eastAsia="楷体" w:hAnsi="楷体" w:cs="黑体" w:hint="eastAsia"/>
          <w:b/>
          <w:bCs/>
          <w:sz w:val="24"/>
          <w:szCs w:val="24"/>
          <w:rPrChange w:id="7" w:author="Yifei Zhou" w:date="2023-03-10T09:38:00Z">
            <w:rPr>
              <w:rFonts w:ascii="楷体" w:eastAsia="楷体" w:hAnsi="楷体" w:cs="黑体" w:hint="eastAsia"/>
              <w:sz w:val="24"/>
              <w:szCs w:val="24"/>
            </w:rPr>
          </w:rPrChange>
        </w:rPr>
        <w:t>将有助于进一步理解环境因素对城市滨江地区气候的影响，</w:t>
      </w:r>
      <w:r w:rsidR="00E2568F" w:rsidRPr="00E14D1A">
        <w:rPr>
          <w:rFonts w:ascii="楷体" w:eastAsia="楷体" w:hAnsi="楷体" w:cs="黑体" w:hint="eastAsia"/>
          <w:sz w:val="24"/>
          <w:szCs w:val="24"/>
        </w:rPr>
        <w:t>为相关地区的</w:t>
      </w:r>
      <w:r w:rsidR="00E2568F" w:rsidRPr="00EA50D3">
        <w:rPr>
          <w:rFonts w:ascii="楷体" w:eastAsia="楷体" w:hAnsi="楷体" w:cs="黑体" w:hint="eastAsia"/>
          <w:sz w:val="24"/>
          <w:szCs w:val="24"/>
        </w:rPr>
        <w:t>规划设计</w:t>
      </w:r>
      <w:r w:rsidR="00E2568F" w:rsidRPr="00E14D1A">
        <w:rPr>
          <w:rFonts w:ascii="楷体" w:eastAsia="楷体" w:hAnsi="楷体" w:cs="黑体" w:hint="eastAsia"/>
          <w:sz w:val="24"/>
          <w:szCs w:val="24"/>
        </w:rPr>
        <w:t>提供科学参考，</w:t>
      </w:r>
      <w:r w:rsidR="00E2568F" w:rsidRPr="00E14D1A">
        <w:rPr>
          <w:rFonts w:ascii="楷体" w:eastAsia="楷体" w:hAnsi="楷体" w:hint="eastAsia"/>
          <w:sz w:val="24"/>
          <w:szCs w:val="24"/>
        </w:rPr>
        <w:t>丰富城市水体对减缓气候变化不利风险的应用领域。</w:t>
      </w:r>
    </w:p>
    <w:p w14:paraId="136A67A7" w14:textId="77777777" w:rsidR="004C1B86" w:rsidRPr="00E14D1A" w:rsidRDefault="004C1B86" w:rsidP="00AB08A8">
      <w:pPr>
        <w:spacing w:line="360" w:lineRule="auto"/>
        <w:rPr>
          <w:rFonts w:ascii="Times New Roman" w:eastAsia="楷体" w:hAnsi="Times New Roman" w:cs="Times New Roman"/>
          <w:sz w:val="24"/>
          <w:szCs w:val="24"/>
        </w:rPr>
      </w:pPr>
    </w:p>
    <w:p w14:paraId="74173F24" w14:textId="67DB4F4E" w:rsidR="004C1B86" w:rsidRPr="00EA50D3" w:rsidRDefault="004F0F2E" w:rsidP="004F0F2E">
      <w:pPr>
        <w:pStyle w:val="3"/>
        <w:spacing w:line="360" w:lineRule="auto"/>
        <w:rPr>
          <w:rFonts w:ascii="Times New Roman" w:hAnsi="Times New Roman" w:cs="Times New Roman"/>
          <w:sz w:val="26"/>
          <w:szCs w:val="26"/>
        </w:rPr>
        <w:pPrChange w:id="8" w:author="Yifei Zhou" w:date="2023-03-10T10:24:00Z">
          <w:pPr>
            <w:pStyle w:val="3"/>
            <w:spacing w:line="360" w:lineRule="auto"/>
            <w:ind w:firstLine="720"/>
          </w:pPr>
        </w:pPrChange>
      </w:pPr>
      <w:ins w:id="9" w:author="Yifei Zhou" w:date="2023-03-10T10:24:00Z">
        <w:r>
          <w:rPr>
            <w:rFonts w:ascii="Times New Roman" w:hAnsi="Times New Roman" w:cs="Times New Roman"/>
            <w:sz w:val="26"/>
            <w:szCs w:val="26"/>
          </w:rPr>
          <w:t xml:space="preserve">    </w:t>
        </w:r>
      </w:ins>
      <w:ins w:id="10" w:author="Yifei Zhou" w:date="2023-03-10T10:25:00Z">
        <w:r>
          <w:rPr>
            <w:rFonts w:ascii="Times New Roman" w:hAnsi="Times New Roman" w:cs="Times New Roman"/>
            <w:sz w:val="26"/>
            <w:szCs w:val="26"/>
          </w:rPr>
          <w:t xml:space="preserve">  </w:t>
        </w:r>
      </w:ins>
      <w:ins w:id="11" w:author="Yifei Zhou" w:date="2023-03-10T10:24:00Z">
        <w:r>
          <w:rPr>
            <w:rFonts w:ascii="Times New Roman" w:hAnsi="Times New Roman" w:cs="Times New Roman"/>
            <w:sz w:val="26"/>
            <w:szCs w:val="26"/>
          </w:rPr>
          <w:t xml:space="preserve">  </w:t>
        </w:r>
      </w:ins>
      <w:r w:rsidR="00000000" w:rsidRPr="00EA50D3">
        <w:rPr>
          <w:rFonts w:ascii="Times New Roman" w:hAnsi="Times New Roman" w:cs="Times New Roman"/>
          <w:sz w:val="26"/>
          <w:szCs w:val="26"/>
        </w:rPr>
        <w:t xml:space="preserve">1.2. </w:t>
      </w:r>
      <w:r w:rsidR="00000000" w:rsidRPr="00EA50D3">
        <w:rPr>
          <w:rFonts w:ascii="Times New Roman" w:hAnsi="Times New Roman" w:cs="Times New Roman" w:hint="eastAsia"/>
          <w:sz w:val="26"/>
          <w:szCs w:val="26"/>
        </w:rPr>
        <w:t>国内外研究现状及发展动态分析</w:t>
      </w:r>
    </w:p>
    <w:p w14:paraId="41CA2C0F" w14:textId="41B97B06" w:rsidR="002D5213" w:rsidRPr="00E14D1A" w:rsidRDefault="00527696" w:rsidP="00AB08A8">
      <w:pPr>
        <w:spacing w:line="360" w:lineRule="auto"/>
        <w:rPr>
          <w:rFonts w:ascii="Times New Roman" w:eastAsia="楷体" w:hAnsi="Times New Roman" w:cs="Times New Roman"/>
          <w:sz w:val="24"/>
          <w:szCs w:val="24"/>
        </w:rPr>
      </w:pPr>
      <w:r w:rsidRPr="00EA50D3">
        <w:rPr>
          <w:rFonts w:ascii="Times New Roman" w:eastAsia="楷体" w:hAnsi="Times New Roman" w:cs="Times New Roman"/>
          <w:b/>
          <w:bCs/>
          <w:sz w:val="24"/>
          <w:szCs w:val="24"/>
        </w:rPr>
        <w:t xml:space="preserve"> </w:t>
      </w:r>
      <w:ins w:id="12" w:author="Yifei Zhou" w:date="2023-03-10T10:24:00Z">
        <w:r w:rsidR="004F0F2E">
          <w:rPr>
            <w:rFonts w:ascii="Times New Roman" w:eastAsia="楷体" w:hAnsi="Times New Roman" w:cs="Times New Roman"/>
            <w:b/>
            <w:bCs/>
            <w:sz w:val="24"/>
            <w:szCs w:val="24"/>
          </w:rPr>
          <w:t xml:space="preserve">        </w:t>
        </w:r>
      </w:ins>
      <w:del w:id="13" w:author="Yifei Zhou" w:date="2023-03-10T10:24:00Z">
        <w:r w:rsidR="00206D74" w:rsidRPr="00E14D1A" w:rsidDel="004F0F2E">
          <w:rPr>
            <w:rFonts w:ascii="Times New Roman" w:eastAsia="楷体" w:hAnsi="Times New Roman" w:cs="Times New Roman"/>
            <w:b/>
            <w:bCs/>
            <w:sz w:val="24"/>
            <w:szCs w:val="24"/>
          </w:rPr>
          <w:tab/>
        </w:r>
      </w:del>
      <w:r w:rsidR="002D5213" w:rsidRPr="00EA50D3">
        <w:rPr>
          <w:rFonts w:ascii="Times New Roman" w:eastAsia="楷体" w:hAnsi="Times New Roman" w:cs="Times New Roman"/>
          <w:b/>
          <w:bCs/>
          <w:sz w:val="24"/>
          <w:szCs w:val="24"/>
        </w:rPr>
        <w:t xml:space="preserve">1.2.1. </w:t>
      </w:r>
      <w:r w:rsidR="002D5213" w:rsidRPr="00EA50D3">
        <w:rPr>
          <w:rFonts w:ascii="Times New Roman" w:eastAsia="楷体" w:hAnsi="Times New Roman" w:cs="Times New Roman" w:hint="eastAsia"/>
          <w:b/>
          <w:bCs/>
          <w:sz w:val="24"/>
          <w:szCs w:val="24"/>
        </w:rPr>
        <w:t>城市水体热环境效应的量化研究</w:t>
      </w:r>
    </w:p>
    <w:p w14:paraId="7B79900E" w14:textId="5372CB86" w:rsidR="004C1B86" w:rsidRPr="00E14D1A" w:rsidRDefault="002D5213"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00527696" w:rsidRPr="00E14D1A">
        <w:rPr>
          <w:rFonts w:ascii="Times New Roman" w:eastAsia="楷体" w:hAnsi="Times New Roman" w:cs="Times New Roman" w:hint="eastAsia"/>
          <w:b/>
          <w:bCs/>
          <w:sz w:val="24"/>
          <w:szCs w:val="24"/>
        </w:rPr>
        <w:t>以往</w:t>
      </w:r>
      <w:r w:rsidR="00527696" w:rsidRPr="00EA50D3">
        <w:rPr>
          <w:rFonts w:ascii="Times New Roman" w:eastAsia="楷体" w:hAnsi="Times New Roman" w:cs="Times New Roman" w:hint="eastAsia"/>
          <w:b/>
          <w:bCs/>
          <w:sz w:val="24"/>
          <w:szCs w:val="24"/>
        </w:rPr>
        <w:t>包括河流在内</w:t>
      </w:r>
      <w:r w:rsidR="00527696" w:rsidRPr="00E14D1A">
        <w:rPr>
          <w:rFonts w:ascii="Times New Roman" w:eastAsia="楷体" w:hAnsi="Times New Roman" w:cs="Times New Roman" w:hint="eastAsia"/>
          <w:b/>
          <w:bCs/>
          <w:sz w:val="24"/>
          <w:szCs w:val="24"/>
        </w:rPr>
        <w:t>的</w:t>
      </w:r>
      <w:r w:rsidR="00527696" w:rsidRPr="00EA50D3">
        <w:rPr>
          <w:rFonts w:ascii="Times New Roman" w:eastAsia="楷体" w:hAnsi="Times New Roman" w:cs="Times New Roman" w:hint="eastAsia"/>
          <w:b/>
          <w:bCs/>
          <w:sz w:val="24"/>
          <w:szCs w:val="24"/>
        </w:rPr>
        <w:t>城市水体的热环境效应</w:t>
      </w:r>
      <w:r w:rsidR="00527696" w:rsidRPr="00E14D1A">
        <w:rPr>
          <w:rFonts w:ascii="Times New Roman" w:eastAsia="楷体" w:hAnsi="Times New Roman" w:cs="Times New Roman" w:hint="eastAsia"/>
          <w:b/>
          <w:bCs/>
          <w:sz w:val="24"/>
          <w:szCs w:val="24"/>
        </w:rPr>
        <w:t>研究以遥感分析为主。</w:t>
      </w:r>
      <w:r w:rsidR="00527696" w:rsidRPr="00E14D1A">
        <w:rPr>
          <w:rFonts w:ascii="Times New Roman" w:eastAsia="楷体" w:hAnsi="Times New Roman" w:cs="Times New Roman" w:hint="eastAsia"/>
          <w:sz w:val="24"/>
          <w:szCs w:val="24"/>
        </w:rPr>
        <w:t>相对于通过</w:t>
      </w:r>
      <w:r w:rsidR="00527696" w:rsidRPr="00EA50D3">
        <w:rPr>
          <w:rFonts w:ascii="Times New Roman" w:eastAsia="楷体" w:hAnsi="Times New Roman" w:cs="Times New Roman" w:hint="eastAsia"/>
          <w:sz w:val="24"/>
          <w:szCs w:val="24"/>
        </w:rPr>
        <w:t>实地测量</w:t>
      </w:r>
      <w:r w:rsidR="00527696" w:rsidRPr="00E14D1A">
        <w:rPr>
          <w:rFonts w:ascii="Times New Roman" w:eastAsia="楷体" w:hAnsi="Times New Roman" w:cs="Times New Roman" w:hint="eastAsia"/>
          <w:sz w:val="24"/>
          <w:szCs w:val="24"/>
        </w:rPr>
        <w:t>获取的气温，遥感图像能够提供</w:t>
      </w:r>
      <w:r w:rsidR="00527696" w:rsidRPr="00EA50D3">
        <w:rPr>
          <w:rFonts w:ascii="Times New Roman" w:eastAsia="楷体" w:hAnsi="Times New Roman" w:cs="Times New Roman" w:hint="eastAsia"/>
          <w:sz w:val="24"/>
          <w:szCs w:val="24"/>
        </w:rPr>
        <w:t>空间连续表面</w:t>
      </w:r>
      <w:r w:rsidR="00527696" w:rsidRPr="00E14D1A">
        <w:rPr>
          <w:rFonts w:ascii="Times New Roman" w:eastAsia="楷体" w:hAnsi="Times New Roman" w:cs="Times New Roman" w:hint="eastAsia"/>
          <w:sz w:val="24"/>
          <w:szCs w:val="24"/>
        </w:rPr>
        <w:t>的地表温度信息。然而，</w:t>
      </w:r>
      <w:r w:rsidR="00527696" w:rsidRPr="00EA50D3">
        <w:rPr>
          <w:rFonts w:ascii="Times New Roman" w:eastAsia="楷体" w:hAnsi="Times New Roman" w:cs="Times New Roman" w:hint="eastAsia"/>
          <w:sz w:val="24"/>
          <w:szCs w:val="24"/>
        </w:rPr>
        <w:t>地表温度与气温</w:t>
      </w:r>
      <w:r w:rsidR="00527696" w:rsidRPr="00E14D1A">
        <w:rPr>
          <w:rFonts w:ascii="Times New Roman" w:eastAsia="楷体" w:hAnsi="Times New Roman" w:cs="Times New Roman" w:hint="eastAsia"/>
          <w:sz w:val="24"/>
          <w:szCs w:val="24"/>
        </w:rPr>
        <w:t>之间存在着</w:t>
      </w:r>
      <w:r w:rsidR="00527696" w:rsidRPr="00EA50D3">
        <w:rPr>
          <w:rFonts w:ascii="Times New Roman" w:eastAsia="楷体" w:hAnsi="Times New Roman" w:cs="Times New Roman" w:hint="eastAsia"/>
          <w:sz w:val="24"/>
          <w:szCs w:val="24"/>
        </w:rPr>
        <w:t>一定的差异性</w:t>
      </w:r>
      <w:r w:rsidR="00527696" w:rsidRPr="00E14D1A">
        <w:rPr>
          <w:rFonts w:ascii="Times New Roman" w:eastAsia="楷体" w:hAnsi="Times New Roman" w:cs="Times New Roman" w:hint="eastAsia"/>
          <w:sz w:val="24"/>
          <w:szCs w:val="24"/>
        </w:rPr>
        <w:t>（</w:t>
      </w:r>
      <w:r w:rsidR="00527696" w:rsidRPr="00EA50D3">
        <w:rPr>
          <w:rFonts w:ascii="Times New Roman" w:eastAsia="楷体" w:hAnsi="Times New Roman" w:cs="Times New Roman"/>
          <w:sz w:val="24"/>
          <w:szCs w:val="24"/>
        </w:rPr>
        <w:t>Estoque et al., 2017</w:t>
      </w:r>
      <w:r w:rsidR="00527696" w:rsidRPr="00E14D1A">
        <w:rPr>
          <w:rFonts w:ascii="Times New Roman" w:eastAsia="楷体" w:hAnsi="Times New Roman" w:cs="Times New Roman"/>
          <w:sz w:val="24"/>
          <w:szCs w:val="24"/>
        </w:rPr>
        <w:t>；</w:t>
      </w:r>
      <w:r w:rsidR="00527696" w:rsidRPr="00EA50D3">
        <w:rPr>
          <w:rFonts w:ascii="Times New Roman" w:eastAsia="楷体" w:hAnsi="Times New Roman" w:cs="Times New Roman"/>
          <w:sz w:val="24"/>
          <w:szCs w:val="24"/>
        </w:rPr>
        <w:t xml:space="preserve">Venter et al., </w:t>
      </w:r>
      <w:r w:rsidR="00527696" w:rsidRPr="00EA50D3">
        <w:rPr>
          <w:rFonts w:ascii="Times New Roman" w:eastAsia="楷体" w:hAnsi="Times New Roman" w:cs="Times New Roman"/>
          <w:sz w:val="24"/>
          <w:szCs w:val="24"/>
        </w:rPr>
        <w:lastRenderedPageBreak/>
        <w:t>2021</w:t>
      </w:r>
      <w:r w:rsidR="00527696" w:rsidRPr="00E14D1A">
        <w:rPr>
          <w:rFonts w:ascii="Times New Roman" w:eastAsia="楷体" w:hAnsi="Times New Roman" w:cs="Times New Roman"/>
          <w:sz w:val="24"/>
          <w:szCs w:val="24"/>
        </w:rPr>
        <w:t>）。根据在我国长春的一项研究，尽管</w:t>
      </w:r>
      <w:r w:rsidR="00527696" w:rsidRPr="00EA50D3">
        <w:rPr>
          <w:rFonts w:ascii="Times New Roman" w:eastAsia="楷体" w:hAnsi="Times New Roman" w:cs="Times New Roman" w:hint="eastAsia"/>
          <w:sz w:val="24"/>
          <w:szCs w:val="24"/>
        </w:rPr>
        <w:t>两者之间</w:t>
      </w:r>
      <w:r w:rsidR="00527696" w:rsidRPr="00E14D1A">
        <w:rPr>
          <w:rFonts w:ascii="Times New Roman" w:eastAsia="楷体" w:hAnsi="Times New Roman" w:cs="Times New Roman"/>
          <w:sz w:val="24"/>
          <w:szCs w:val="24"/>
        </w:rPr>
        <w:t>存在正相关关系，但地表温度在夏季显著高于气温，在冬季则低于气温</w:t>
      </w:r>
      <w:r w:rsidR="00527696" w:rsidRPr="00E14D1A">
        <w:rPr>
          <w:rFonts w:ascii="Times New Roman" w:eastAsia="楷体" w:hAnsi="Times New Roman" w:cs="Times New Roman"/>
          <w:sz w:val="24"/>
          <w:szCs w:val="24"/>
        </w:rPr>
        <w:t xml:space="preserve"> </w:t>
      </w:r>
      <w:r w:rsidR="00527696" w:rsidRPr="00E14D1A">
        <w:rPr>
          <w:rFonts w:ascii="Times New Roman" w:eastAsia="楷体" w:hAnsi="Times New Roman" w:cs="Times New Roman" w:hint="eastAsia"/>
          <w:sz w:val="24"/>
          <w:szCs w:val="24"/>
        </w:rPr>
        <w:t>（</w:t>
      </w:r>
      <w:r w:rsidR="00527696" w:rsidRPr="00EA50D3">
        <w:rPr>
          <w:rFonts w:ascii="Times New Roman" w:eastAsia="楷体" w:hAnsi="Times New Roman" w:cs="Times New Roman"/>
          <w:sz w:val="24"/>
          <w:szCs w:val="24"/>
        </w:rPr>
        <w:t>Yang et al., 2020</w:t>
      </w:r>
      <w:r w:rsidR="00527696" w:rsidRPr="00E14D1A">
        <w:rPr>
          <w:rFonts w:ascii="Times New Roman" w:eastAsia="楷体" w:hAnsi="Times New Roman" w:cs="Times New Roman"/>
          <w:sz w:val="24"/>
          <w:szCs w:val="24"/>
        </w:rPr>
        <w:t>）。事实上，</w:t>
      </w:r>
      <w:r w:rsidR="00527696" w:rsidRPr="00EA50D3">
        <w:rPr>
          <w:rFonts w:ascii="Times New Roman" w:eastAsia="楷体" w:hAnsi="Times New Roman" w:cs="Times New Roman" w:hint="eastAsia"/>
          <w:sz w:val="24"/>
          <w:szCs w:val="24"/>
        </w:rPr>
        <w:t>地表温度与气温的关系</w:t>
      </w:r>
      <w:r w:rsidR="00527696" w:rsidRPr="00E14D1A">
        <w:rPr>
          <w:rFonts w:ascii="Times New Roman" w:eastAsia="楷体" w:hAnsi="Times New Roman" w:cs="Times New Roman"/>
          <w:sz w:val="24"/>
          <w:szCs w:val="24"/>
        </w:rPr>
        <w:t>较为复杂，受</w:t>
      </w:r>
      <w:r w:rsidR="00527696" w:rsidRPr="00EA50D3">
        <w:rPr>
          <w:rFonts w:ascii="Times New Roman" w:eastAsia="楷体" w:hAnsi="Times New Roman" w:cs="Times New Roman" w:hint="eastAsia"/>
          <w:sz w:val="24"/>
          <w:szCs w:val="24"/>
        </w:rPr>
        <w:t>土地覆盖特征、地理位置、观测时间</w:t>
      </w:r>
      <w:r w:rsidR="00527696" w:rsidRPr="00E14D1A">
        <w:rPr>
          <w:rFonts w:ascii="Times New Roman" w:eastAsia="楷体" w:hAnsi="Times New Roman" w:cs="Times New Roman" w:hint="eastAsia"/>
          <w:sz w:val="24"/>
          <w:szCs w:val="24"/>
        </w:rPr>
        <w:t>等多方面因素的综合影响（</w:t>
      </w:r>
      <w:r w:rsidR="00527696" w:rsidRPr="00EA50D3">
        <w:rPr>
          <w:rFonts w:ascii="Times New Roman" w:eastAsia="楷体" w:hAnsi="Times New Roman" w:cs="Times New Roman"/>
          <w:sz w:val="24"/>
          <w:szCs w:val="24"/>
        </w:rPr>
        <w:t>Cao et al., 2021</w:t>
      </w:r>
      <w:r w:rsidR="00527696" w:rsidRPr="00E14D1A">
        <w:rPr>
          <w:rFonts w:ascii="Times New Roman" w:eastAsia="楷体" w:hAnsi="Times New Roman" w:cs="Times New Roman"/>
          <w:sz w:val="24"/>
          <w:szCs w:val="24"/>
        </w:rPr>
        <w:t>；</w:t>
      </w:r>
      <w:r w:rsidR="00527696" w:rsidRPr="00EA50D3">
        <w:rPr>
          <w:rFonts w:ascii="Times New Roman" w:eastAsia="楷体" w:hAnsi="Times New Roman" w:cs="Times New Roman"/>
          <w:sz w:val="24"/>
          <w:szCs w:val="24"/>
        </w:rPr>
        <w:t>Hooker et al., 2018</w:t>
      </w:r>
      <w:r w:rsidR="00527696" w:rsidRPr="00E14D1A">
        <w:rPr>
          <w:rFonts w:ascii="Times New Roman" w:eastAsia="楷体" w:hAnsi="Times New Roman" w:cs="Times New Roman"/>
          <w:sz w:val="24"/>
          <w:szCs w:val="24"/>
        </w:rPr>
        <w:t>）。</w:t>
      </w:r>
      <w:r w:rsidR="00527696" w:rsidRPr="00E14D1A">
        <w:rPr>
          <w:rFonts w:ascii="Times New Roman" w:eastAsia="楷体" w:hAnsi="Times New Roman" w:cs="Times New Roman"/>
          <w:b/>
          <w:bCs/>
          <w:sz w:val="24"/>
          <w:szCs w:val="24"/>
        </w:rPr>
        <w:t>城市微气候调节的目的不仅仅是对</w:t>
      </w:r>
      <w:r w:rsidR="00527696" w:rsidRPr="00EA50D3">
        <w:rPr>
          <w:rFonts w:ascii="Times New Roman" w:eastAsia="楷体" w:hAnsi="Times New Roman" w:cs="Times New Roman" w:hint="eastAsia"/>
          <w:b/>
          <w:bCs/>
          <w:sz w:val="24"/>
          <w:szCs w:val="24"/>
        </w:rPr>
        <w:t>地表温度的改变</w:t>
      </w:r>
      <w:r w:rsidR="00527696" w:rsidRPr="00E14D1A">
        <w:rPr>
          <w:rFonts w:ascii="Times New Roman" w:eastAsia="楷体" w:hAnsi="Times New Roman" w:cs="Times New Roman" w:hint="eastAsia"/>
          <w:b/>
          <w:bCs/>
          <w:sz w:val="24"/>
          <w:szCs w:val="24"/>
        </w:rPr>
        <w:t>，</w:t>
      </w:r>
      <w:r w:rsidR="00527696" w:rsidRPr="00EA50D3">
        <w:rPr>
          <w:rFonts w:ascii="Times New Roman" w:eastAsia="楷体" w:hAnsi="Times New Roman" w:cs="Times New Roman" w:hint="eastAsia"/>
          <w:b/>
          <w:bCs/>
          <w:sz w:val="24"/>
          <w:szCs w:val="24"/>
        </w:rPr>
        <w:t>更重要的是</w:t>
      </w:r>
      <w:r w:rsidR="00527696" w:rsidRPr="00E14D1A">
        <w:rPr>
          <w:rFonts w:ascii="Times New Roman" w:eastAsia="楷体" w:hAnsi="Times New Roman" w:cs="Times New Roman" w:hint="eastAsia"/>
          <w:b/>
          <w:bCs/>
          <w:sz w:val="24"/>
          <w:szCs w:val="24"/>
        </w:rPr>
        <w:t>要进一步理解并优化</w:t>
      </w:r>
      <w:r w:rsidR="00527696" w:rsidRPr="00EA50D3">
        <w:rPr>
          <w:rFonts w:ascii="Times New Roman" w:eastAsia="楷体" w:hAnsi="Times New Roman" w:cs="Times New Roman" w:hint="eastAsia"/>
          <w:b/>
          <w:bCs/>
          <w:sz w:val="24"/>
          <w:szCs w:val="24"/>
        </w:rPr>
        <w:t>行人高度处</w:t>
      </w:r>
      <w:r w:rsidR="00527696" w:rsidRPr="00E14D1A">
        <w:rPr>
          <w:rFonts w:ascii="Times New Roman" w:eastAsia="楷体" w:hAnsi="Times New Roman" w:cs="Times New Roman" w:hint="eastAsia"/>
          <w:b/>
          <w:bCs/>
          <w:sz w:val="24"/>
          <w:szCs w:val="24"/>
        </w:rPr>
        <w:t>（</w:t>
      </w:r>
      <w:r w:rsidR="00527696" w:rsidRPr="00E14D1A">
        <w:rPr>
          <w:rFonts w:ascii="Times New Roman" w:eastAsia="楷体" w:hAnsi="Times New Roman" w:cs="Times New Roman"/>
          <w:b/>
          <w:bCs/>
          <w:sz w:val="24"/>
          <w:szCs w:val="24"/>
        </w:rPr>
        <w:t>1.5</w:t>
      </w:r>
      <w:r w:rsidR="00527696" w:rsidRPr="00E14D1A">
        <w:rPr>
          <w:rFonts w:ascii="Times New Roman" w:eastAsia="楷体" w:hAnsi="Times New Roman" w:cs="Times New Roman"/>
          <w:b/>
          <w:bCs/>
          <w:sz w:val="24"/>
          <w:szCs w:val="24"/>
        </w:rPr>
        <w:t>米）的热环境，从而提升居民的</w:t>
      </w:r>
      <w:r w:rsidR="00527696" w:rsidRPr="00EA50D3">
        <w:rPr>
          <w:rFonts w:ascii="Times New Roman" w:eastAsia="楷体" w:hAnsi="Times New Roman" w:cs="Times New Roman" w:hint="eastAsia"/>
          <w:b/>
          <w:bCs/>
          <w:sz w:val="24"/>
          <w:szCs w:val="24"/>
        </w:rPr>
        <w:t>热舒适性</w:t>
      </w:r>
      <w:r w:rsidR="00527696" w:rsidRPr="00E14D1A">
        <w:rPr>
          <w:rFonts w:ascii="Times New Roman" w:eastAsia="楷体" w:hAnsi="Times New Roman" w:cs="Times New Roman"/>
          <w:b/>
          <w:bCs/>
          <w:sz w:val="24"/>
          <w:szCs w:val="24"/>
        </w:rPr>
        <w:t>。因此，直接使用</w:t>
      </w:r>
      <w:r w:rsidR="00527696" w:rsidRPr="00EA50D3">
        <w:rPr>
          <w:rFonts w:ascii="Times New Roman" w:eastAsia="楷体" w:hAnsi="Times New Roman" w:cs="Times New Roman" w:hint="eastAsia"/>
          <w:b/>
          <w:bCs/>
          <w:sz w:val="24"/>
          <w:szCs w:val="24"/>
        </w:rPr>
        <w:t>遥感反演的地表温度</w:t>
      </w:r>
      <w:r w:rsidR="00527696" w:rsidRPr="00E14D1A">
        <w:rPr>
          <w:rFonts w:ascii="Times New Roman" w:eastAsia="楷体" w:hAnsi="Times New Roman" w:cs="Times New Roman"/>
          <w:b/>
          <w:bCs/>
          <w:sz w:val="24"/>
          <w:szCs w:val="24"/>
        </w:rPr>
        <w:t>来表征</w:t>
      </w:r>
      <w:r w:rsidR="00527696" w:rsidRPr="00EA50D3">
        <w:rPr>
          <w:rFonts w:ascii="Times New Roman" w:eastAsia="楷体" w:hAnsi="Times New Roman" w:cs="Times New Roman" w:hint="eastAsia"/>
          <w:b/>
          <w:bCs/>
          <w:sz w:val="24"/>
          <w:szCs w:val="24"/>
        </w:rPr>
        <w:t>城市</w:t>
      </w:r>
      <w:hyperlink r:id="rId7" w:tooltip="Learn more about thermal environment from ScienceDirect's AI-generated Topic Pages" w:history="1">
        <w:r w:rsidR="00527696" w:rsidRPr="00EA50D3">
          <w:rPr>
            <w:rFonts w:ascii="Times New Roman" w:eastAsia="楷体" w:hAnsi="Times New Roman" w:cs="Times New Roman" w:hint="eastAsia"/>
            <w:b/>
            <w:bCs/>
            <w:sz w:val="24"/>
            <w:szCs w:val="24"/>
          </w:rPr>
          <w:t>热环境的</w:t>
        </w:r>
      </w:hyperlink>
      <w:r w:rsidR="00527696" w:rsidRPr="00EA50D3">
        <w:rPr>
          <w:rFonts w:ascii="Times New Roman" w:eastAsia="楷体" w:hAnsi="Times New Roman" w:cs="Times New Roman" w:hint="eastAsia"/>
          <w:b/>
          <w:bCs/>
          <w:sz w:val="24"/>
          <w:szCs w:val="24"/>
        </w:rPr>
        <w:t>状况</w:t>
      </w:r>
      <w:r w:rsidR="00527696" w:rsidRPr="00E14D1A">
        <w:rPr>
          <w:rFonts w:ascii="Times New Roman" w:eastAsia="楷体" w:hAnsi="Times New Roman" w:cs="Times New Roman" w:hint="eastAsia"/>
          <w:b/>
          <w:bCs/>
          <w:sz w:val="24"/>
          <w:szCs w:val="24"/>
        </w:rPr>
        <w:t>可能并不合适。其次，遥感图像的</w:t>
      </w:r>
      <w:r w:rsidR="00527696" w:rsidRPr="00EA50D3">
        <w:rPr>
          <w:rFonts w:ascii="Times New Roman" w:eastAsia="楷体" w:hAnsi="Times New Roman" w:cs="Times New Roman" w:hint="eastAsia"/>
          <w:b/>
          <w:bCs/>
          <w:sz w:val="24"/>
          <w:szCs w:val="24"/>
        </w:rPr>
        <w:t>时间分辨率</w:t>
      </w:r>
      <w:r w:rsidR="00527696" w:rsidRPr="00E14D1A">
        <w:rPr>
          <w:rFonts w:ascii="Times New Roman" w:eastAsia="楷体" w:hAnsi="Times New Roman" w:cs="Times New Roman" w:hint="eastAsia"/>
          <w:b/>
          <w:bCs/>
          <w:sz w:val="24"/>
          <w:szCs w:val="24"/>
        </w:rPr>
        <w:t>相对较低。目前，多数</w:t>
      </w:r>
      <w:r w:rsidR="00527696" w:rsidRPr="00EA50D3">
        <w:rPr>
          <w:rFonts w:ascii="Times New Roman" w:eastAsia="楷体" w:hAnsi="Times New Roman" w:cs="Times New Roman" w:hint="eastAsia"/>
          <w:b/>
          <w:bCs/>
          <w:sz w:val="24"/>
          <w:szCs w:val="24"/>
        </w:rPr>
        <w:t>基于地表温度</w:t>
      </w:r>
      <w:r w:rsidR="00527696" w:rsidRPr="00E14D1A">
        <w:rPr>
          <w:rFonts w:ascii="Times New Roman" w:eastAsia="楷体" w:hAnsi="Times New Roman" w:cs="Times New Roman" w:hint="eastAsia"/>
          <w:b/>
          <w:bCs/>
          <w:sz w:val="24"/>
          <w:szCs w:val="24"/>
        </w:rPr>
        <w:t>的相关研究仅反映</w:t>
      </w:r>
      <w:r w:rsidR="00527696" w:rsidRPr="00EA50D3">
        <w:rPr>
          <w:rFonts w:ascii="Times New Roman" w:eastAsia="楷体" w:hAnsi="Times New Roman" w:cs="Times New Roman" w:hint="eastAsia"/>
          <w:b/>
          <w:bCs/>
          <w:sz w:val="24"/>
          <w:szCs w:val="24"/>
        </w:rPr>
        <w:t>午后时段</w:t>
      </w:r>
      <w:r w:rsidR="00527696" w:rsidRPr="00E14D1A">
        <w:rPr>
          <w:rFonts w:ascii="Times New Roman" w:eastAsia="楷体" w:hAnsi="Times New Roman" w:cs="Times New Roman" w:hint="eastAsia"/>
          <w:b/>
          <w:bCs/>
          <w:sz w:val="24"/>
          <w:szCs w:val="24"/>
        </w:rPr>
        <w:t>的气候特征，水体对周边热环境的影响以降温作用为主</w:t>
      </w:r>
      <w:r w:rsidR="00527696" w:rsidRPr="00EA50D3">
        <w:rPr>
          <w:rFonts w:ascii="Times New Roman" w:eastAsia="楷体" w:hAnsi="Times New Roman" w:cs="Times New Roman" w:hint="eastAsia"/>
          <w:sz w:val="24"/>
          <w:szCs w:val="24"/>
        </w:rPr>
        <w:t>（</w:t>
      </w:r>
      <w:proofErr w:type="spellStart"/>
      <w:r w:rsidR="00527696" w:rsidRPr="00EA50D3">
        <w:rPr>
          <w:rFonts w:ascii="Times New Roman" w:eastAsia="楷体" w:hAnsi="Times New Roman" w:cs="Times New Roman"/>
          <w:sz w:val="24"/>
          <w:szCs w:val="24"/>
        </w:rPr>
        <w:t>Xue</w:t>
      </w:r>
      <w:proofErr w:type="spellEnd"/>
      <w:r w:rsidR="00527696" w:rsidRPr="00EA50D3">
        <w:rPr>
          <w:rFonts w:ascii="Times New Roman" w:eastAsia="楷体" w:hAnsi="Times New Roman" w:cs="Times New Roman"/>
          <w:sz w:val="24"/>
          <w:szCs w:val="24"/>
        </w:rPr>
        <w:t xml:space="preserve"> et al., 2019</w:t>
      </w:r>
      <w:r w:rsidR="00527696" w:rsidRPr="00EA50D3">
        <w:rPr>
          <w:rFonts w:ascii="Times New Roman" w:eastAsia="楷体" w:hAnsi="Times New Roman" w:cs="Times New Roman" w:hint="eastAsia"/>
          <w:sz w:val="24"/>
          <w:szCs w:val="24"/>
        </w:rPr>
        <w:t>；</w:t>
      </w:r>
      <w:r w:rsidR="00527696" w:rsidRPr="00EA50D3">
        <w:rPr>
          <w:rFonts w:ascii="Times New Roman" w:eastAsia="楷体" w:hAnsi="Times New Roman" w:cs="Times New Roman"/>
          <w:sz w:val="24"/>
          <w:szCs w:val="24"/>
        </w:rPr>
        <w:t>Wu et al., 2020</w:t>
      </w:r>
      <w:r w:rsidR="00527696" w:rsidRPr="00EA50D3">
        <w:rPr>
          <w:rFonts w:ascii="Times New Roman" w:eastAsia="楷体" w:hAnsi="Times New Roman" w:cs="Times New Roman" w:hint="eastAsia"/>
          <w:sz w:val="24"/>
          <w:szCs w:val="24"/>
        </w:rPr>
        <w:t>）</w:t>
      </w:r>
      <w:r w:rsidR="00527696" w:rsidRPr="00E14D1A">
        <w:rPr>
          <w:rFonts w:ascii="Times New Roman" w:eastAsia="楷体" w:hAnsi="Times New Roman" w:cs="Times New Roman" w:hint="eastAsia"/>
          <w:b/>
          <w:bCs/>
          <w:sz w:val="24"/>
          <w:szCs w:val="24"/>
        </w:rPr>
        <w:t>。</w:t>
      </w:r>
      <w:r w:rsidR="00527696" w:rsidRPr="00E14D1A">
        <w:rPr>
          <w:rFonts w:ascii="Times New Roman" w:eastAsia="楷体" w:hAnsi="Times New Roman" w:cs="Times New Roman" w:hint="eastAsia"/>
          <w:sz w:val="24"/>
          <w:szCs w:val="24"/>
        </w:rPr>
        <w:t>事实上，在一天的不同时间，</w:t>
      </w:r>
      <w:r w:rsidR="00527696" w:rsidRPr="00EA50D3">
        <w:rPr>
          <w:rFonts w:ascii="Times New Roman" w:eastAsia="楷体" w:hAnsi="Times New Roman" w:cs="Times New Roman" w:hint="eastAsia"/>
          <w:sz w:val="24"/>
          <w:szCs w:val="24"/>
        </w:rPr>
        <w:t>水体热环境效应的空间分</w:t>
      </w:r>
      <w:proofErr w:type="gramStart"/>
      <w:r w:rsidR="00527696" w:rsidRPr="00EA50D3">
        <w:rPr>
          <w:rFonts w:ascii="Times New Roman" w:eastAsia="楷体" w:hAnsi="Times New Roman" w:cs="Times New Roman" w:hint="eastAsia"/>
          <w:sz w:val="24"/>
          <w:szCs w:val="24"/>
        </w:rPr>
        <w:t>异</w:t>
      </w:r>
      <w:r w:rsidR="00527696" w:rsidRPr="00E14D1A">
        <w:rPr>
          <w:rFonts w:ascii="Times New Roman" w:eastAsia="楷体" w:hAnsi="Times New Roman" w:cs="Times New Roman" w:hint="eastAsia"/>
          <w:sz w:val="24"/>
          <w:szCs w:val="24"/>
        </w:rPr>
        <w:t>及其</w:t>
      </w:r>
      <w:proofErr w:type="gramEnd"/>
      <w:r w:rsidR="00527696" w:rsidRPr="00E14D1A">
        <w:rPr>
          <w:rFonts w:ascii="Times New Roman" w:eastAsia="楷体" w:hAnsi="Times New Roman" w:cs="Times New Roman" w:hint="eastAsia"/>
          <w:sz w:val="24"/>
          <w:szCs w:val="24"/>
        </w:rPr>
        <w:t>形成机制存在差异。在午后时段，大气对流不稳定，蒸发通量和</w:t>
      </w:r>
      <w:r w:rsidR="00527696" w:rsidRPr="00EA50D3">
        <w:rPr>
          <w:rFonts w:ascii="Times New Roman" w:eastAsia="楷体" w:hAnsi="Times New Roman" w:cs="Times New Roman" w:hint="eastAsia"/>
          <w:sz w:val="24"/>
          <w:szCs w:val="24"/>
        </w:rPr>
        <w:t>水体与周边环境的温度梯度</w:t>
      </w:r>
      <w:r w:rsidR="00527696" w:rsidRPr="00E14D1A">
        <w:rPr>
          <w:rFonts w:ascii="Times New Roman" w:eastAsia="楷体" w:hAnsi="Times New Roman" w:cs="Times New Roman" w:hint="eastAsia"/>
          <w:sz w:val="24"/>
          <w:szCs w:val="24"/>
        </w:rPr>
        <w:t>通常达到最大值。</w:t>
      </w:r>
      <w:r w:rsidR="00527696" w:rsidRPr="00EA50D3">
        <w:rPr>
          <w:rFonts w:ascii="Times New Roman" w:eastAsia="楷体" w:hAnsi="Times New Roman" w:cs="Times New Roman" w:hint="eastAsia"/>
          <w:b/>
          <w:bCs/>
          <w:sz w:val="24"/>
          <w:szCs w:val="24"/>
        </w:rPr>
        <w:t>而在夜间，</w:t>
      </w:r>
      <w:r w:rsidR="00527696" w:rsidRPr="00EA50D3">
        <w:rPr>
          <w:rFonts w:ascii="Times New Roman" w:eastAsia="楷体" w:hAnsi="Times New Roman" w:cs="Times New Roman" w:hint="eastAsia"/>
          <w:sz w:val="24"/>
          <w:szCs w:val="24"/>
        </w:rPr>
        <w:t>周边区域温度</w:t>
      </w:r>
      <w:r w:rsidR="00527696" w:rsidRPr="00E14D1A">
        <w:rPr>
          <w:rFonts w:ascii="Times New Roman" w:eastAsia="楷体" w:hAnsi="Times New Roman" w:cs="Times New Roman" w:hint="eastAsia"/>
          <w:sz w:val="24"/>
          <w:szCs w:val="24"/>
        </w:rPr>
        <w:t>随时间的变化主要受</w:t>
      </w:r>
      <w:r w:rsidR="00527696" w:rsidRPr="00EA50D3">
        <w:rPr>
          <w:rFonts w:ascii="Times New Roman" w:eastAsia="楷体" w:hAnsi="Times New Roman" w:cs="Times New Roman" w:hint="eastAsia"/>
          <w:sz w:val="24"/>
          <w:szCs w:val="24"/>
        </w:rPr>
        <w:t>地表储热释放</w:t>
      </w:r>
      <w:r w:rsidR="00527696" w:rsidRPr="00E14D1A">
        <w:rPr>
          <w:rFonts w:ascii="Times New Roman" w:eastAsia="楷体" w:hAnsi="Times New Roman" w:cs="Times New Roman" w:hint="eastAsia"/>
          <w:sz w:val="24"/>
          <w:szCs w:val="24"/>
        </w:rPr>
        <w:t>的影响，且由于</w:t>
      </w:r>
      <w:r w:rsidR="00527696" w:rsidRPr="00EA50D3">
        <w:rPr>
          <w:rFonts w:ascii="Times New Roman" w:eastAsia="楷体" w:hAnsi="Times New Roman" w:cs="Times New Roman" w:hint="eastAsia"/>
          <w:sz w:val="24"/>
          <w:szCs w:val="24"/>
        </w:rPr>
        <w:t>水体的储热效应</w:t>
      </w:r>
      <w:r w:rsidR="00527696" w:rsidRPr="00E14D1A">
        <w:rPr>
          <w:rFonts w:ascii="Times New Roman" w:eastAsia="楷体" w:hAnsi="Times New Roman" w:cs="Times New Roman" w:hint="eastAsia"/>
          <w:sz w:val="24"/>
          <w:szCs w:val="24"/>
        </w:rPr>
        <w:t>，</w:t>
      </w:r>
      <w:r w:rsidR="00527696" w:rsidRPr="00EA50D3">
        <w:rPr>
          <w:rFonts w:ascii="Times New Roman" w:eastAsia="楷体" w:hAnsi="Times New Roman" w:cs="Times New Roman" w:hint="eastAsia"/>
          <w:b/>
          <w:bCs/>
          <w:sz w:val="24"/>
          <w:szCs w:val="24"/>
        </w:rPr>
        <w:t>水体降温效应减弱或者甚至转变为升温效应</w:t>
      </w:r>
      <w:r w:rsidR="00527696" w:rsidRPr="00E14D1A">
        <w:rPr>
          <w:rFonts w:ascii="Times New Roman" w:eastAsia="楷体" w:hAnsi="Times New Roman" w:cs="Times New Roman" w:hint="eastAsia"/>
          <w:sz w:val="24"/>
          <w:szCs w:val="24"/>
        </w:rPr>
        <w:t>（</w:t>
      </w:r>
      <w:r w:rsidR="00527696" w:rsidRPr="00EA50D3">
        <w:rPr>
          <w:rFonts w:ascii="Times New Roman" w:eastAsia="楷体" w:hAnsi="Times New Roman" w:cs="Times New Roman"/>
          <w:sz w:val="24"/>
          <w:szCs w:val="24"/>
        </w:rPr>
        <w:t>Jacobs  et al., 2020</w:t>
      </w:r>
      <w:r w:rsidR="00527696" w:rsidRPr="00E14D1A">
        <w:rPr>
          <w:rFonts w:ascii="Times New Roman" w:eastAsia="楷体" w:hAnsi="Times New Roman" w:cs="Times New Roman"/>
          <w:sz w:val="24"/>
          <w:szCs w:val="24"/>
        </w:rPr>
        <w:t>；</w:t>
      </w:r>
      <w:proofErr w:type="spellStart"/>
      <w:r w:rsidR="00527696" w:rsidRPr="00EA50D3">
        <w:rPr>
          <w:rFonts w:ascii="Times New Roman" w:eastAsia="楷体" w:hAnsi="Times New Roman" w:cs="Times New Roman"/>
          <w:sz w:val="24"/>
          <w:szCs w:val="24"/>
        </w:rPr>
        <w:t>Oke</w:t>
      </w:r>
      <w:proofErr w:type="spellEnd"/>
      <w:r w:rsidR="00527696" w:rsidRPr="00EA50D3">
        <w:rPr>
          <w:rFonts w:ascii="Times New Roman" w:eastAsia="楷体" w:hAnsi="Times New Roman" w:cs="Times New Roman"/>
          <w:sz w:val="24"/>
          <w:szCs w:val="24"/>
        </w:rPr>
        <w:t xml:space="preserve"> et al., 2002</w:t>
      </w:r>
      <w:r w:rsidR="00527696" w:rsidRPr="00E14D1A">
        <w:rPr>
          <w:rFonts w:ascii="Times New Roman" w:eastAsia="楷体" w:hAnsi="Times New Roman" w:cs="Times New Roman"/>
          <w:sz w:val="24"/>
          <w:szCs w:val="24"/>
        </w:rPr>
        <w:t>）</w:t>
      </w:r>
      <w:r w:rsidR="00527696" w:rsidRPr="00EA50D3">
        <w:rPr>
          <w:rFonts w:ascii="Times New Roman" w:eastAsia="楷体" w:hAnsi="Times New Roman" w:cs="Times New Roman" w:hint="eastAsia"/>
          <w:b/>
          <w:bCs/>
          <w:sz w:val="24"/>
          <w:szCs w:val="24"/>
        </w:rPr>
        <w:t>。</w:t>
      </w:r>
      <w:r w:rsidR="00527696" w:rsidRPr="00E14D1A">
        <w:rPr>
          <w:rFonts w:ascii="Times New Roman" w:eastAsia="楷体" w:hAnsi="Times New Roman" w:cs="Times New Roman"/>
          <w:b/>
          <w:bCs/>
          <w:sz w:val="24"/>
          <w:szCs w:val="24"/>
        </w:rPr>
        <w:t>通过</w:t>
      </w:r>
      <w:r w:rsidR="00527696" w:rsidRPr="00EA50D3">
        <w:rPr>
          <w:rFonts w:ascii="Times New Roman" w:eastAsia="楷体" w:hAnsi="Times New Roman" w:cs="Times New Roman" w:hint="eastAsia"/>
          <w:b/>
          <w:bCs/>
          <w:sz w:val="24"/>
          <w:szCs w:val="24"/>
        </w:rPr>
        <w:t>实地测量</w:t>
      </w:r>
      <w:r w:rsidR="00527696" w:rsidRPr="00E14D1A">
        <w:rPr>
          <w:rFonts w:ascii="Times New Roman" w:eastAsia="楷体" w:hAnsi="Times New Roman" w:cs="Times New Roman" w:hint="eastAsia"/>
          <w:b/>
          <w:bCs/>
          <w:sz w:val="24"/>
          <w:szCs w:val="24"/>
        </w:rPr>
        <w:t>的方法可以有效弥补</w:t>
      </w:r>
      <w:r w:rsidR="00527696" w:rsidRPr="00EA50D3">
        <w:rPr>
          <w:rFonts w:ascii="Times New Roman" w:eastAsia="楷体" w:hAnsi="Times New Roman" w:cs="Times New Roman" w:hint="eastAsia"/>
          <w:b/>
          <w:bCs/>
          <w:sz w:val="24"/>
          <w:szCs w:val="24"/>
        </w:rPr>
        <w:t>遥感分析</w:t>
      </w:r>
      <w:r w:rsidR="00527696" w:rsidRPr="00E14D1A">
        <w:rPr>
          <w:rFonts w:ascii="Times New Roman" w:eastAsia="楷体" w:hAnsi="Times New Roman" w:cs="Times New Roman" w:hint="eastAsia"/>
          <w:b/>
          <w:bCs/>
          <w:sz w:val="24"/>
          <w:szCs w:val="24"/>
        </w:rPr>
        <w:t>在反映</w:t>
      </w:r>
      <w:r w:rsidR="00527696" w:rsidRPr="00EA50D3">
        <w:rPr>
          <w:rFonts w:ascii="Times New Roman" w:eastAsia="楷体" w:hAnsi="Times New Roman" w:cs="Times New Roman" w:hint="eastAsia"/>
          <w:b/>
          <w:bCs/>
          <w:sz w:val="24"/>
          <w:szCs w:val="24"/>
        </w:rPr>
        <w:t>行人高度处</w:t>
      </w:r>
      <w:r w:rsidR="00527696" w:rsidRPr="00E14D1A">
        <w:rPr>
          <w:rFonts w:ascii="Times New Roman" w:eastAsia="楷体" w:hAnsi="Times New Roman" w:cs="Times New Roman" w:hint="eastAsia"/>
          <w:b/>
          <w:bCs/>
          <w:sz w:val="24"/>
          <w:szCs w:val="24"/>
        </w:rPr>
        <w:t>气温及其时间变化方面的不足。</w:t>
      </w:r>
      <w:r w:rsidR="00527696" w:rsidRPr="00E14D1A">
        <w:rPr>
          <w:rFonts w:ascii="Times New Roman" w:eastAsia="楷体" w:hAnsi="Times New Roman" w:cs="Times New Roman" w:hint="eastAsia"/>
          <w:sz w:val="24"/>
          <w:szCs w:val="24"/>
        </w:rPr>
        <w:t>实地测量</w:t>
      </w:r>
      <w:r w:rsidR="00527696" w:rsidRPr="00EA50D3">
        <w:rPr>
          <w:rFonts w:ascii="Times New Roman" w:eastAsia="楷体" w:hAnsi="Times New Roman" w:cs="Times New Roman" w:hint="eastAsia"/>
          <w:sz w:val="24"/>
          <w:szCs w:val="24"/>
        </w:rPr>
        <w:t>包括固定点测量和移动测量</w:t>
      </w:r>
      <w:r w:rsidR="00527696" w:rsidRPr="00E14D1A">
        <w:rPr>
          <w:rFonts w:ascii="Times New Roman" w:eastAsia="楷体" w:hAnsi="Times New Roman" w:cs="Times New Roman" w:hint="eastAsia"/>
          <w:sz w:val="24"/>
          <w:szCs w:val="24"/>
        </w:rPr>
        <w:t>。固定点测量对测量点</w:t>
      </w:r>
      <w:r w:rsidR="00527696" w:rsidRPr="00EA50D3">
        <w:rPr>
          <w:rFonts w:ascii="Times New Roman" w:eastAsia="楷体" w:hAnsi="Times New Roman" w:cs="Times New Roman" w:hint="eastAsia"/>
          <w:sz w:val="24"/>
          <w:szCs w:val="24"/>
        </w:rPr>
        <w:t>周边环境的稳定性</w:t>
      </w:r>
      <w:r w:rsidR="00527696" w:rsidRPr="00E14D1A">
        <w:rPr>
          <w:rFonts w:ascii="Times New Roman" w:eastAsia="楷体" w:hAnsi="Times New Roman" w:cs="Times New Roman" w:hint="eastAsia"/>
          <w:sz w:val="24"/>
          <w:szCs w:val="24"/>
        </w:rPr>
        <w:t>具有一定要求。而</w:t>
      </w:r>
      <w:r w:rsidR="00527696" w:rsidRPr="00EA50D3">
        <w:rPr>
          <w:rFonts w:ascii="Times New Roman" w:eastAsia="楷体" w:hAnsi="Times New Roman" w:cs="Times New Roman" w:hint="eastAsia"/>
          <w:sz w:val="24"/>
          <w:szCs w:val="24"/>
        </w:rPr>
        <w:t>移动测量方法</w:t>
      </w:r>
      <w:r w:rsidR="00527696" w:rsidRPr="00E14D1A">
        <w:rPr>
          <w:rFonts w:ascii="Times New Roman" w:eastAsia="楷体" w:hAnsi="Times New Roman" w:cs="Times New Roman" w:hint="eastAsia"/>
          <w:sz w:val="24"/>
          <w:szCs w:val="24"/>
        </w:rPr>
        <w:t>则是利用</w:t>
      </w:r>
      <w:r w:rsidR="00527696" w:rsidRPr="00EA50D3">
        <w:rPr>
          <w:rFonts w:ascii="Times New Roman" w:eastAsia="楷体" w:hAnsi="Times New Roman" w:cs="Times New Roman" w:hint="eastAsia"/>
          <w:sz w:val="24"/>
          <w:szCs w:val="24"/>
        </w:rPr>
        <w:t>可移动的气象测量设备</w:t>
      </w:r>
      <w:r w:rsidR="00527696" w:rsidRPr="00E14D1A">
        <w:rPr>
          <w:rFonts w:ascii="Times New Roman" w:eastAsia="楷体" w:hAnsi="Times New Roman" w:cs="Times New Roman" w:hint="eastAsia"/>
          <w:sz w:val="24"/>
          <w:szCs w:val="24"/>
        </w:rPr>
        <w:t>沿着</w:t>
      </w:r>
      <w:r w:rsidR="00527696" w:rsidRPr="00EA50D3">
        <w:rPr>
          <w:rFonts w:ascii="Times New Roman" w:eastAsia="楷体" w:hAnsi="Times New Roman" w:cs="Times New Roman" w:hint="eastAsia"/>
          <w:sz w:val="24"/>
          <w:szCs w:val="24"/>
        </w:rPr>
        <w:t>预先规划的路线</w:t>
      </w:r>
      <w:r w:rsidR="00527696" w:rsidRPr="00E14D1A">
        <w:rPr>
          <w:rFonts w:ascii="Times New Roman" w:eastAsia="楷体" w:hAnsi="Times New Roman" w:cs="Times New Roman" w:hint="eastAsia"/>
          <w:sz w:val="24"/>
          <w:szCs w:val="24"/>
        </w:rPr>
        <w:t>在研究区域内开展相关数据的测量。相对于固定点测量，</w:t>
      </w:r>
      <w:r w:rsidR="00527696" w:rsidRPr="00EA50D3">
        <w:rPr>
          <w:rFonts w:ascii="Times New Roman" w:eastAsia="楷体" w:hAnsi="Times New Roman" w:cs="Times New Roman" w:hint="eastAsia"/>
          <w:sz w:val="24"/>
          <w:szCs w:val="24"/>
        </w:rPr>
        <w:t>移动测量</w:t>
      </w:r>
      <w:r w:rsidR="00527696" w:rsidRPr="00E14D1A">
        <w:rPr>
          <w:rFonts w:ascii="Times New Roman" w:eastAsia="楷体" w:hAnsi="Times New Roman" w:cs="Times New Roman" w:hint="eastAsia"/>
          <w:sz w:val="24"/>
          <w:szCs w:val="24"/>
        </w:rPr>
        <w:t>更为灵活，测量设备的安装较为容易，可</w:t>
      </w:r>
      <w:r w:rsidR="00527696" w:rsidRPr="00EA50D3">
        <w:rPr>
          <w:rFonts w:ascii="Times New Roman" w:eastAsia="楷体" w:hAnsi="Times New Roman" w:cs="Times New Roman" w:hint="eastAsia"/>
          <w:sz w:val="24"/>
          <w:szCs w:val="24"/>
        </w:rPr>
        <w:t>以相对较低的成本</w:t>
      </w:r>
      <w:r w:rsidR="00527696" w:rsidRPr="00E14D1A">
        <w:rPr>
          <w:rFonts w:ascii="Times New Roman" w:eastAsia="楷体" w:hAnsi="Times New Roman" w:cs="Times New Roman" w:hint="eastAsia"/>
          <w:sz w:val="24"/>
          <w:szCs w:val="24"/>
        </w:rPr>
        <w:t>进行高密度的</w:t>
      </w:r>
      <w:r w:rsidR="00527696" w:rsidRPr="00EA50D3">
        <w:rPr>
          <w:rFonts w:ascii="Times New Roman" w:eastAsia="楷体" w:hAnsi="Times New Roman" w:cs="Times New Roman" w:hint="eastAsia"/>
          <w:sz w:val="24"/>
          <w:szCs w:val="24"/>
        </w:rPr>
        <w:t>城市气候监测</w:t>
      </w:r>
      <w:r w:rsidR="00527696" w:rsidRPr="00E14D1A">
        <w:rPr>
          <w:rFonts w:ascii="Times New Roman" w:eastAsia="楷体" w:hAnsi="Times New Roman" w:cs="Times New Roman" w:hint="eastAsia"/>
          <w:sz w:val="24"/>
          <w:szCs w:val="24"/>
        </w:rPr>
        <w:t>（</w:t>
      </w:r>
      <w:proofErr w:type="spellStart"/>
      <w:r w:rsidR="00527696" w:rsidRPr="00EA50D3">
        <w:rPr>
          <w:rFonts w:ascii="Times New Roman" w:eastAsia="楷体" w:hAnsi="Times New Roman" w:cs="Times New Roman"/>
          <w:sz w:val="24"/>
          <w:szCs w:val="24"/>
        </w:rPr>
        <w:t>Chàfer</w:t>
      </w:r>
      <w:proofErr w:type="spellEnd"/>
      <w:r w:rsidR="00527696" w:rsidRPr="00EA50D3">
        <w:rPr>
          <w:rFonts w:ascii="Times New Roman" w:eastAsia="楷体" w:hAnsi="Times New Roman" w:cs="Times New Roman"/>
          <w:sz w:val="24"/>
          <w:szCs w:val="24"/>
        </w:rPr>
        <w:t xml:space="preserve"> et al., 2022</w:t>
      </w:r>
      <w:r w:rsidR="00527696" w:rsidRPr="00E14D1A">
        <w:rPr>
          <w:rFonts w:ascii="Times New Roman" w:eastAsia="楷体" w:hAnsi="Times New Roman" w:cs="Times New Roman"/>
          <w:sz w:val="24"/>
          <w:szCs w:val="24"/>
        </w:rPr>
        <w:t>；</w:t>
      </w:r>
      <w:r w:rsidR="00527696" w:rsidRPr="00EA50D3">
        <w:rPr>
          <w:rFonts w:ascii="Times New Roman" w:eastAsia="楷体" w:hAnsi="Times New Roman" w:cs="Times New Roman"/>
          <w:sz w:val="24"/>
          <w:szCs w:val="24"/>
        </w:rPr>
        <w:t>Shi et al., 2021</w:t>
      </w:r>
      <w:r w:rsidR="00527696" w:rsidRPr="00E14D1A">
        <w:rPr>
          <w:rFonts w:ascii="Times New Roman" w:eastAsia="楷体" w:hAnsi="Times New Roman" w:cs="Times New Roman"/>
          <w:sz w:val="24"/>
          <w:szCs w:val="24"/>
        </w:rPr>
        <w:t>；</w:t>
      </w:r>
      <w:proofErr w:type="gramStart"/>
      <w:r w:rsidR="00527696" w:rsidRPr="00EA50D3">
        <w:rPr>
          <w:rFonts w:ascii="Times New Roman" w:eastAsia="楷体" w:hAnsi="Times New Roman" w:cs="Times New Roman" w:hint="eastAsia"/>
          <w:sz w:val="24"/>
          <w:szCs w:val="24"/>
        </w:rPr>
        <w:t>江斯达</w:t>
      </w:r>
      <w:proofErr w:type="gramEnd"/>
      <w:r w:rsidR="00527696" w:rsidRPr="00EA50D3">
        <w:rPr>
          <w:rFonts w:ascii="Times New Roman" w:eastAsia="楷体" w:hAnsi="Times New Roman" w:cs="Times New Roman" w:hint="eastAsia"/>
          <w:sz w:val="24"/>
          <w:szCs w:val="24"/>
        </w:rPr>
        <w:t>等，</w:t>
      </w:r>
      <w:r w:rsidR="00527696" w:rsidRPr="00EA50D3">
        <w:rPr>
          <w:rFonts w:ascii="Times New Roman" w:eastAsia="楷体" w:hAnsi="Times New Roman" w:cs="Times New Roman"/>
          <w:sz w:val="24"/>
          <w:szCs w:val="24"/>
        </w:rPr>
        <w:t>2020</w:t>
      </w:r>
      <w:r w:rsidR="00527696" w:rsidRPr="00E14D1A">
        <w:rPr>
          <w:rFonts w:ascii="Times New Roman" w:eastAsia="楷体" w:hAnsi="Times New Roman" w:cs="Times New Roman"/>
          <w:sz w:val="24"/>
          <w:szCs w:val="24"/>
        </w:rPr>
        <w:t>；</w:t>
      </w:r>
      <w:r w:rsidR="00527696" w:rsidRPr="00EA50D3">
        <w:rPr>
          <w:rFonts w:ascii="Times New Roman" w:eastAsia="楷体" w:hAnsi="Times New Roman" w:cs="Times New Roman" w:hint="eastAsia"/>
          <w:sz w:val="24"/>
          <w:szCs w:val="24"/>
        </w:rPr>
        <w:t>晏海等，</w:t>
      </w:r>
      <w:r w:rsidR="00527696" w:rsidRPr="00EA50D3">
        <w:rPr>
          <w:rFonts w:ascii="Times New Roman" w:eastAsia="楷体" w:hAnsi="Times New Roman" w:cs="Times New Roman"/>
          <w:sz w:val="24"/>
          <w:szCs w:val="24"/>
        </w:rPr>
        <w:t>2017</w:t>
      </w:r>
      <w:r w:rsidR="00527696" w:rsidRPr="00E14D1A">
        <w:rPr>
          <w:rFonts w:ascii="Times New Roman" w:eastAsia="楷体" w:hAnsi="Times New Roman" w:cs="Times New Roman"/>
          <w:sz w:val="24"/>
          <w:szCs w:val="24"/>
        </w:rPr>
        <w:t>）</w:t>
      </w:r>
      <w:r w:rsidR="00527696" w:rsidRPr="00E14D1A">
        <w:rPr>
          <w:rFonts w:ascii="Times New Roman" w:eastAsia="楷体" w:hAnsi="Times New Roman" w:cs="Times New Roman" w:hint="eastAsia"/>
          <w:sz w:val="24"/>
          <w:szCs w:val="24"/>
        </w:rPr>
        <w:t>。</w:t>
      </w:r>
    </w:p>
    <w:p w14:paraId="7365DDD4" w14:textId="4C823095" w:rsidR="00527696" w:rsidRPr="00EA50D3" w:rsidRDefault="00527696" w:rsidP="00AB08A8">
      <w:pPr>
        <w:spacing w:line="360" w:lineRule="auto"/>
        <w:rPr>
          <w:rFonts w:ascii="Times New Roman" w:eastAsia="楷体" w:hAnsi="Times New Roman" w:cs="Times New Roman"/>
          <w:b/>
          <w:bCs/>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目前常用于量化</w:t>
      </w:r>
      <w:r w:rsidRPr="00EA50D3">
        <w:rPr>
          <w:rFonts w:ascii="Times New Roman" w:eastAsia="楷体" w:hAnsi="Times New Roman" w:cs="Times New Roman" w:hint="eastAsia"/>
          <w:sz w:val="24"/>
          <w:szCs w:val="24"/>
        </w:rPr>
        <w:t>水体对周边区域热环境影响</w:t>
      </w:r>
      <w:r w:rsidRPr="00E14D1A">
        <w:rPr>
          <w:rFonts w:ascii="Times New Roman" w:eastAsia="楷体" w:hAnsi="Times New Roman" w:cs="Times New Roman" w:hint="eastAsia"/>
          <w:sz w:val="24"/>
          <w:szCs w:val="24"/>
        </w:rPr>
        <w:t>的指标主要有水体降温强度（</w:t>
      </w:r>
      <w:r w:rsidRPr="00E14D1A">
        <w:rPr>
          <w:rFonts w:ascii="Times New Roman" w:eastAsia="楷体" w:hAnsi="Times New Roman" w:cs="Times New Roman"/>
          <w:sz w:val="24"/>
          <w:szCs w:val="24"/>
        </w:rPr>
        <w:t>Water Cooling Intensity, WCI</w:t>
      </w:r>
      <w:r w:rsidRPr="00E14D1A">
        <w:rPr>
          <w:rFonts w:ascii="Times New Roman" w:eastAsia="楷体" w:hAnsi="Times New Roman" w:cs="Times New Roman"/>
          <w:sz w:val="24"/>
          <w:szCs w:val="24"/>
        </w:rPr>
        <w:t>）、水体降温距离（</w:t>
      </w:r>
      <w:r w:rsidRPr="00E14D1A">
        <w:rPr>
          <w:rFonts w:ascii="Times New Roman" w:eastAsia="楷体" w:hAnsi="Times New Roman" w:cs="Times New Roman"/>
          <w:sz w:val="24"/>
          <w:szCs w:val="24"/>
        </w:rPr>
        <w:t>Water Cooling Distance, WCD</w:t>
      </w:r>
      <w:r w:rsidRPr="00E14D1A">
        <w:rPr>
          <w:rFonts w:ascii="Times New Roman" w:eastAsia="楷体" w:hAnsi="Times New Roman" w:cs="Times New Roman"/>
          <w:sz w:val="24"/>
          <w:szCs w:val="24"/>
        </w:rPr>
        <w:t>）和水体降温梯度（</w:t>
      </w:r>
      <w:r w:rsidRPr="00E14D1A">
        <w:rPr>
          <w:rFonts w:ascii="Times New Roman" w:eastAsia="楷体" w:hAnsi="Times New Roman" w:cs="Times New Roman"/>
          <w:sz w:val="24"/>
          <w:szCs w:val="24"/>
        </w:rPr>
        <w:t>Water Cooling Gradient, WCG</w:t>
      </w:r>
      <w:r w:rsidRPr="00E14D1A">
        <w:rPr>
          <w:rFonts w:ascii="Times New Roman" w:eastAsia="楷体" w:hAnsi="Times New Roman" w:cs="Times New Roman"/>
          <w:sz w:val="24"/>
          <w:szCs w:val="24"/>
        </w:rPr>
        <w:t>）等（</w:t>
      </w:r>
      <w:r w:rsidRPr="00EA50D3">
        <w:rPr>
          <w:rFonts w:ascii="Times New Roman" w:eastAsia="楷体" w:hAnsi="Times New Roman" w:cs="Times New Roman"/>
          <w:sz w:val="24"/>
          <w:szCs w:val="24"/>
        </w:rPr>
        <w:t>Yao et al., 2022</w:t>
      </w:r>
      <w:r w:rsidRPr="00E14D1A">
        <w:rPr>
          <w:rFonts w:ascii="Times New Roman" w:eastAsia="楷体" w:hAnsi="Times New Roman" w:cs="Times New Roman"/>
          <w:sz w:val="24"/>
          <w:szCs w:val="24"/>
        </w:rPr>
        <w:t>）。</w:t>
      </w:r>
      <w:r w:rsidRPr="00E14D1A">
        <w:rPr>
          <w:rFonts w:ascii="Times New Roman" w:eastAsia="楷体" w:hAnsi="Times New Roman" w:cs="Times New Roman"/>
          <w:b/>
          <w:bCs/>
          <w:sz w:val="24"/>
          <w:szCs w:val="24"/>
        </w:rPr>
        <w:t>这些指标主要关注</w:t>
      </w:r>
      <w:r w:rsidRPr="00EA50D3">
        <w:rPr>
          <w:rFonts w:ascii="Times New Roman" w:eastAsia="楷体" w:hAnsi="Times New Roman" w:cs="Times New Roman" w:hint="eastAsia"/>
          <w:b/>
          <w:bCs/>
          <w:sz w:val="24"/>
          <w:szCs w:val="24"/>
        </w:rPr>
        <w:t>水体的整体影响</w:t>
      </w:r>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hint="eastAsia"/>
          <w:sz w:val="24"/>
          <w:szCs w:val="24"/>
        </w:rPr>
        <w:t>比如，</w:t>
      </w:r>
      <w:r w:rsidRPr="00EA50D3">
        <w:rPr>
          <w:rFonts w:ascii="Times New Roman" w:eastAsia="楷体" w:hAnsi="Times New Roman" w:cs="Times New Roman" w:hint="eastAsia"/>
          <w:sz w:val="24"/>
          <w:szCs w:val="24"/>
        </w:rPr>
        <w:t>水体降温距离</w:t>
      </w:r>
      <w:r w:rsidRPr="00E14D1A">
        <w:rPr>
          <w:rFonts w:ascii="Times New Roman" w:eastAsia="楷体" w:hAnsi="Times New Roman" w:cs="Times New Roman" w:hint="eastAsia"/>
          <w:sz w:val="24"/>
          <w:szCs w:val="24"/>
        </w:rPr>
        <w:t>用于描述水体的</w:t>
      </w:r>
      <w:r w:rsidRPr="00EA50D3">
        <w:rPr>
          <w:rFonts w:ascii="Times New Roman" w:eastAsia="楷体" w:hAnsi="Times New Roman" w:cs="Times New Roman" w:hint="eastAsia"/>
          <w:sz w:val="24"/>
          <w:szCs w:val="24"/>
        </w:rPr>
        <w:t>最大影响范围</w:t>
      </w:r>
      <w:r w:rsidRPr="00E14D1A">
        <w:rPr>
          <w:rFonts w:ascii="Times New Roman" w:eastAsia="楷体" w:hAnsi="Times New Roman" w:cs="Times New Roman" w:hint="eastAsia"/>
          <w:sz w:val="24"/>
          <w:szCs w:val="24"/>
        </w:rPr>
        <w:t>，而</w:t>
      </w:r>
      <w:r w:rsidRPr="00EA50D3">
        <w:rPr>
          <w:rFonts w:ascii="Times New Roman" w:eastAsia="楷体" w:hAnsi="Times New Roman" w:cs="Times New Roman" w:hint="eastAsia"/>
          <w:sz w:val="24"/>
          <w:szCs w:val="24"/>
        </w:rPr>
        <w:t>水体降温强度</w:t>
      </w:r>
      <w:r w:rsidRPr="00E14D1A">
        <w:rPr>
          <w:rFonts w:ascii="Times New Roman" w:eastAsia="楷体" w:hAnsi="Times New Roman" w:cs="Times New Roman" w:hint="eastAsia"/>
          <w:sz w:val="24"/>
          <w:szCs w:val="24"/>
        </w:rPr>
        <w:t>则表示水体</w:t>
      </w:r>
      <w:r w:rsidRPr="00EA50D3">
        <w:rPr>
          <w:rFonts w:ascii="Times New Roman" w:eastAsia="楷体" w:hAnsi="Times New Roman" w:cs="Times New Roman" w:hint="eastAsia"/>
          <w:sz w:val="24"/>
          <w:szCs w:val="24"/>
        </w:rPr>
        <w:t>在影响范围内</w:t>
      </w:r>
      <w:r w:rsidRPr="00E14D1A">
        <w:rPr>
          <w:rFonts w:ascii="Times New Roman" w:eastAsia="楷体" w:hAnsi="Times New Roman" w:cs="Times New Roman" w:hint="eastAsia"/>
          <w:sz w:val="24"/>
          <w:szCs w:val="24"/>
        </w:rPr>
        <w:t>降温强度的最大值。</w:t>
      </w:r>
      <w:r w:rsidRPr="00E14D1A">
        <w:rPr>
          <w:rFonts w:ascii="Times New Roman" w:eastAsia="楷体" w:hAnsi="Times New Roman" w:cs="Times New Roman" w:hint="eastAsia"/>
          <w:b/>
          <w:bCs/>
          <w:sz w:val="24"/>
          <w:szCs w:val="24"/>
        </w:rPr>
        <w:t>然而，基于相应指标的研究</w:t>
      </w:r>
      <w:r w:rsidRPr="00EA50D3">
        <w:rPr>
          <w:rFonts w:ascii="Times New Roman" w:eastAsia="楷体" w:hAnsi="Times New Roman" w:cs="Times New Roman" w:hint="eastAsia"/>
          <w:b/>
          <w:bCs/>
          <w:sz w:val="24"/>
          <w:szCs w:val="24"/>
        </w:rPr>
        <w:t>尚未考虑水体</w:t>
      </w:r>
      <w:r w:rsidRPr="00E14D1A">
        <w:rPr>
          <w:rFonts w:ascii="Times New Roman" w:eastAsia="楷体" w:hAnsi="Times New Roman" w:cs="Times New Roman" w:hint="eastAsia"/>
          <w:b/>
          <w:bCs/>
          <w:sz w:val="24"/>
          <w:szCs w:val="24"/>
        </w:rPr>
        <w:t>在其影响范围内部</w:t>
      </w:r>
      <w:r w:rsidRPr="00EA50D3">
        <w:rPr>
          <w:rFonts w:ascii="Times New Roman" w:eastAsia="楷体" w:hAnsi="Times New Roman" w:cs="Times New Roman" w:hint="eastAsia"/>
          <w:b/>
          <w:bCs/>
          <w:sz w:val="24"/>
          <w:szCs w:val="24"/>
        </w:rPr>
        <w:t>热环境效应</w:t>
      </w:r>
      <w:r w:rsidRPr="00E14D1A">
        <w:rPr>
          <w:rFonts w:ascii="Times New Roman" w:eastAsia="楷体" w:hAnsi="Times New Roman" w:cs="Times New Roman" w:hint="eastAsia"/>
          <w:b/>
          <w:bCs/>
          <w:sz w:val="24"/>
          <w:szCs w:val="24"/>
        </w:rPr>
        <w:t>的空间分异特征。</w:t>
      </w:r>
      <w:r w:rsidRPr="00EA50D3">
        <w:rPr>
          <w:rFonts w:ascii="Times New Roman" w:eastAsia="楷体" w:hAnsi="Times New Roman" w:cs="Times New Roman" w:hint="eastAsia"/>
          <w:b/>
          <w:bCs/>
          <w:sz w:val="24"/>
          <w:szCs w:val="24"/>
        </w:rPr>
        <w:t>可见，以</w:t>
      </w:r>
      <w:r w:rsidRPr="00EA50D3">
        <w:rPr>
          <w:rFonts w:ascii="Times New Roman" w:eastAsia="楷体" w:hAnsi="Times New Roman" w:cs="Times New Roman" w:hint="eastAsia"/>
          <w:b/>
          <w:bCs/>
          <w:sz w:val="24"/>
          <w:szCs w:val="24"/>
        </w:rPr>
        <w:lastRenderedPageBreak/>
        <w:t>往关于城市水体热环境效应的研究有一定的局限性</w:t>
      </w:r>
      <w:r w:rsidR="00A84BB6" w:rsidRPr="00E14D1A">
        <w:rPr>
          <w:rFonts w:ascii="Times New Roman" w:eastAsia="楷体" w:hAnsi="Times New Roman" w:cs="Times New Roman" w:hint="eastAsia"/>
          <w:b/>
          <w:bCs/>
          <w:sz w:val="24"/>
          <w:szCs w:val="24"/>
        </w:rPr>
        <w:t>，不足以实现对</w:t>
      </w:r>
      <w:r w:rsidR="00A84BB6" w:rsidRPr="00EA50D3">
        <w:rPr>
          <w:rFonts w:ascii="Times New Roman" w:eastAsia="楷体" w:hAnsi="Times New Roman" w:cs="Times New Roman" w:hint="eastAsia"/>
          <w:b/>
          <w:bCs/>
          <w:sz w:val="24"/>
          <w:szCs w:val="24"/>
        </w:rPr>
        <w:t>该效应</w:t>
      </w:r>
      <w:r w:rsidR="00A84BB6" w:rsidRPr="00E14D1A">
        <w:rPr>
          <w:rFonts w:ascii="Times New Roman" w:eastAsia="楷体" w:hAnsi="Times New Roman" w:cs="Times New Roman" w:hint="eastAsia"/>
          <w:b/>
          <w:bCs/>
          <w:sz w:val="24"/>
          <w:szCs w:val="24"/>
        </w:rPr>
        <w:t>的空间格局及其与</w:t>
      </w:r>
      <w:r w:rsidR="00A84BB6" w:rsidRPr="00EA50D3">
        <w:rPr>
          <w:rFonts w:ascii="Times New Roman" w:eastAsia="楷体" w:hAnsi="Times New Roman" w:cs="Times New Roman" w:hint="eastAsia"/>
          <w:b/>
          <w:bCs/>
          <w:sz w:val="24"/>
          <w:szCs w:val="24"/>
        </w:rPr>
        <w:t>环境因素</w:t>
      </w:r>
      <w:r w:rsidR="00A84BB6" w:rsidRPr="00E14D1A">
        <w:rPr>
          <w:rFonts w:ascii="Times New Roman" w:eastAsia="楷体" w:hAnsi="Times New Roman" w:cs="Times New Roman" w:hint="eastAsia"/>
          <w:b/>
          <w:bCs/>
          <w:sz w:val="24"/>
          <w:szCs w:val="24"/>
        </w:rPr>
        <w:t>的关系的深入理解。</w:t>
      </w:r>
    </w:p>
    <w:p w14:paraId="7FBBDFA7" w14:textId="30F591C2" w:rsidR="00527696" w:rsidRPr="00530A92" w:rsidRDefault="00527696" w:rsidP="004E41B3">
      <w:pPr>
        <w:spacing w:line="360" w:lineRule="auto"/>
        <w:rPr>
          <w:rFonts w:ascii="Times New Roman" w:eastAsia="楷体" w:hAnsi="Times New Roman" w:cs="Times New Roman"/>
          <w:b/>
          <w:bCs/>
          <w:sz w:val="24"/>
          <w:szCs w:val="24"/>
          <w:rPrChange w:id="14" w:author="Yifei Zhou" w:date="2023-03-10T09:44:00Z">
            <w:rPr>
              <w:rFonts w:ascii="Times New Roman" w:eastAsia="楷体" w:hAnsi="Times New Roman" w:cs="Times New Roman"/>
              <w:sz w:val="24"/>
              <w:szCs w:val="24"/>
            </w:rPr>
          </w:rPrChange>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城市气候特征是</w:t>
      </w:r>
      <w:r w:rsidRPr="00EA50D3">
        <w:rPr>
          <w:rFonts w:ascii="Times New Roman" w:eastAsia="楷体" w:hAnsi="Times New Roman" w:cs="Times New Roman" w:hint="eastAsia"/>
          <w:sz w:val="24"/>
          <w:szCs w:val="24"/>
        </w:rPr>
        <w:t>背景气候、地表类型、材料属性和三维形态</w:t>
      </w:r>
      <w:r w:rsidRPr="00E14D1A">
        <w:rPr>
          <w:rFonts w:ascii="Times New Roman" w:eastAsia="楷体" w:hAnsi="Times New Roman" w:cs="Times New Roman" w:hint="eastAsia"/>
          <w:sz w:val="24"/>
          <w:szCs w:val="24"/>
        </w:rPr>
        <w:t>等因素</w:t>
      </w:r>
      <w:r w:rsidRPr="00EA50D3">
        <w:rPr>
          <w:rFonts w:ascii="Times New Roman" w:eastAsia="楷体" w:hAnsi="Times New Roman" w:cs="Times New Roman" w:hint="eastAsia"/>
          <w:sz w:val="24"/>
          <w:szCs w:val="24"/>
        </w:rPr>
        <w:t>共同作用</w:t>
      </w:r>
      <w:r w:rsidRPr="00E14D1A">
        <w:rPr>
          <w:rFonts w:ascii="Times New Roman" w:eastAsia="楷体" w:hAnsi="Times New Roman" w:cs="Times New Roman" w:hint="eastAsia"/>
          <w:sz w:val="24"/>
          <w:szCs w:val="24"/>
        </w:rPr>
        <w:t>的结果。由于不同尺度之间</w:t>
      </w:r>
      <w:r w:rsidRPr="00EA50D3">
        <w:rPr>
          <w:rFonts w:ascii="Times New Roman" w:eastAsia="楷体" w:hAnsi="Times New Roman" w:cs="Times New Roman" w:hint="eastAsia"/>
          <w:sz w:val="24"/>
          <w:szCs w:val="24"/>
        </w:rPr>
        <w:t>土地覆盖和三维形态特征等方面</w:t>
      </w:r>
      <w:r w:rsidRPr="00E14D1A">
        <w:rPr>
          <w:rFonts w:ascii="Times New Roman" w:eastAsia="楷体" w:hAnsi="Times New Roman" w:cs="Times New Roman" w:hint="eastAsia"/>
          <w:sz w:val="24"/>
          <w:szCs w:val="24"/>
        </w:rPr>
        <w:t>的差异性，</w:t>
      </w:r>
      <w:r w:rsidRPr="00E14D1A">
        <w:rPr>
          <w:rFonts w:ascii="Times New Roman" w:eastAsia="楷体" w:hAnsi="Times New Roman" w:cs="Times New Roman" w:hint="eastAsia"/>
          <w:b/>
          <w:bCs/>
          <w:sz w:val="24"/>
          <w:szCs w:val="24"/>
        </w:rPr>
        <w:t>各因素对</w:t>
      </w:r>
      <w:r w:rsidRPr="00EA50D3">
        <w:rPr>
          <w:rFonts w:ascii="Times New Roman" w:eastAsia="楷体" w:hAnsi="Times New Roman" w:cs="Times New Roman" w:hint="eastAsia"/>
          <w:b/>
          <w:bCs/>
          <w:sz w:val="24"/>
          <w:szCs w:val="24"/>
        </w:rPr>
        <w:t>城市气候</w:t>
      </w:r>
      <w:r w:rsidRPr="00E14D1A">
        <w:rPr>
          <w:rFonts w:ascii="Times New Roman" w:eastAsia="楷体" w:hAnsi="Times New Roman" w:cs="Times New Roman" w:hint="eastAsia"/>
          <w:b/>
          <w:bCs/>
          <w:sz w:val="24"/>
          <w:szCs w:val="24"/>
        </w:rPr>
        <w:t>的影响随</w:t>
      </w:r>
      <w:r w:rsidRPr="00EA50D3">
        <w:rPr>
          <w:rFonts w:ascii="Times New Roman" w:eastAsia="楷体" w:hAnsi="Times New Roman" w:cs="Times New Roman" w:hint="eastAsia"/>
          <w:b/>
          <w:bCs/>
          <w:sz w:val="24"/>
          <w:szCs w:val="24"/>
        </w:rPr>
        <w:t>研究尺度的变化</w:t>
      </w:r>
      <w:r w:rsidRPr="00E14D1A">
        <w:rPr>
          <w:rFonts w:ascii="Times New Roman" w:eastAsia="楷体" w:hAnsi="Times New Roman" w:cs="Times New Roman" w:hint="eastAsia"/>
          <w:b/>
          <w:bCs/>
          <w:sz w:val="24"/>
          <w:szCs w:val="24"/>
        </w:rPr>
        <w:t>而变化，空间尺度的大小在</w:t>
      </w:r>
      <w:r w:rsidRPr="00EA50D3">
        <w:rPr>
          <w:rFonts w:ascii="Times New Roman" w:eastAsia="楷体" w:hAnsi="Times New Roman" w:cs="Times New Roman" w:hint="eastAsia"/>
          <w:b/>
          <w:bCs/>
          <w:sz w:val="24"/>
          <w:szCs w:val="24"/>
        </w:rPr>
        <w:t>解释城市气候</w:t>
      </w:r>
      <w:r w:rsidRPr="00E14D1A">
        <w:rPr>
          <w:rFonts w:ascii="Times New Roman" w:eastAsia="楷体" w:hAnsi="Times New Roman" w:cs="Times New Roman" w:hint="eastAsia"/>
          <w:b/>
          <w:bCs/>
          <w:sz w:val="24"/>
          <w:szCs w:val="24"/>
        </w:rPr>
        <w:t>时起着关键作用。</w:t>
      </w:r>
      <w:r w:rsidRPr="00E14D1A">
        <w:rPr>
          <w:rFonts w:ascii="Times New Roman" w:eastAsia="楷体" w:hAnsi="Times New Roman" w:cs="Times New Roman" w:hint="eastAsia"/>
          <w:sz w:val="24"/>
          <w:szCs w:val="24"/>
        </w:rPr>
        <w:t>一般而言，</w:t>
      </w:r>
      <w:r w:rsidRPr="00EA50D3">
        <w:rPr>
          <w:rFonts w:ascii="Times New Roman" w:eastAsia="楷体" w:hAnsi="Times New Roman" w:cs="Times New Roman" w:hint="eastAsia"/>
          <w:sz w:val="24"/>
          <w:szCs w:val="24"/>
        </w:rPr>
        <w:t>在相对小尺度的</w:t>
      </w:r>
      <w:r w:rsidRPr="00E14D1A">
        <w:rPr>
          <w:rFonts w:ascii="Times New Roman" w:eastAsia="楷体" w:hAnsi="Times New Roman" w:cs="Times New Roman" w:hint="eastAsia"/>
          <w:sz w:val="24"/>
          <w:szCs w:val="24"/>
        </w:rPr>
        <w:t>区域范围内，</w:t>
      </w:r>
      <w:r w:rsidRPr="00EA50D3">
        <w:rPr>
          <w:rFonts w:ascii="Times New Roman" w:eastAsia="楷体" w:hAnsi="Times New Roman" w:cs="Times New Roman" w:hint="eastAsia"/>
          <w:sz w:val="24"/>
          <w:szCs w:val="24"/>
        </w:rPr>
        <w:t>三维形态特征</w:t>
      </w:r>
      <w:r w:rsidRPr="00E14D1A">
        <w:rPr>
          <w:rFonts w:ascii="Times New Roman" w:eastAsia="楷体" w:hAnsi="Times New Roman" w:cs="Times New Roman" w:hint="eastAsia"/>
          <w:sz w:val="24"/>
          <w:szCs w:val="24"/>
        </w:rPr>
        <w:t>对</w:t>
      </w:r>
      <w:r w:rsidRPr="00EA50D3">
        <w:rPr>
          <w:rFonts w:ascii="Times New Roman" w:eastAsia="楷体" w:hAnsi="Times New Roman" w:cs="Times New Roman" w:hint="eastAsia"/>
          <w:sz w:val="24"/>
          <w:szCs w:val="24"/>
        </w:rPr>
        <w:t>气象变量的空间分异</w:t>
      </w:r>
      <w:r w:rsidRPr="00E14D1A">
        <w:rPr>
          <w:rFonts w:ascii="Times New Roman" w:eastAsia="楷体" w:hAnsi="Times New Roman" w:cs="Times New Roman" w:hint="eastAsia"/>
          <w:sz w:val="24"/>
          <w:szCs w:val="24"/>
        </w:rPr>
        <w:t>有显著的影响。随着尺度扩大，</w:t>
      </w:r>
      <w:r w:rsidRPr="00EA50D3">
        <w:rPr>
          <w:rFonts w:ascii="Times New Roman" w:eastAsia="楷体" w:hAnsi="Times New Roman" w:cs="Times New Roman" w:hint="eastAsia"/>
          <w:sz w:val="24"/>
          <w:szCs w:val="24"/>
        </w:rPr>
        <w:t>其影响</w:t>
      </w:r>
      <w:r w:rsidRPr="00E14D1A">
        <w:rPr>
          <w:rFonts w:ascii="Times New Roman" w:eastAsia="楷体" w:hAnsi="Times New Roman" w:cs="Times New Roman" w:hint="eastAsia"/>
          <w:sz w:val="24"/>
          <w:szCs w:val="24"/>
        </w:rPr>
        <w:t>逐渐减弱，</w:t>
      </w:r>
      <w:r w:rsidRPr="00EA50D3">
        <w:rPr>
          <w:rFonts w:ascii="Times New Roman" w:eastAsia="楷体" w:hAnsi="Times New Roman" w:cs="Times New Roman" w:hint="eastAsia"/>
          <w:sz w:val="24"/>
          <w:szCs w:val="24"/>
        </w:rPr>
        <w:t>地理位置、地形等因素</w:t>
      </w:r>
      <w:r w:rsidRPr="00E14D1A">
        <w:rPr>
          <w:rFonts w:ascii="Times New Roman" w:eastAsia="楷体" w:hAnsi="Times New Roman" w:cs="Times New Roman" w:hint="eastAsia"/>
          <w:sz w:val="24"/>
          <w:szCs w:val="24"/>
        </w:rPr>
        <w:t>的作用更为突出。这很大程度上是因为</w:t>
      </w:r>
      <w:r w:rsidRPr="00EA50D3">
        <w:rPr>
          <w:rFonts w:ascii="Times New Roman" w:eastAsia="楷体" w:hAnsi="Times New Roman" w:cs="Times New Roman" w:hint="eastAsia"/>
          <w:sz w:val="24"/>
          <w:szCs w:val="24"/>
        </w:rPr>
        <w:t>三维形态特征</w:t>
      </w:r>
      <w:r w:rsidRPr="00E14D1A">
        <w:rPr>
          <w:rFonts w:ascii="Times New Roman" w:eastAsia="楷体" w:hAnsi="Times New Roman" w:cs="Times New Roman" w:hint="eastAsia"/>
          <w:sz w:val="24"/>
          <w:szCs w:val="24"/>
        </w:rPr>
        <w:t>导致的</w:t>
      </w:r>
      <w:r w:rsidRPr="00EA50D3">
        <w:rPr>
          <w:rFonts w:ascii="Times New Roman" w:eastAsia="楷体" w:hAnsi="Times New Roman" w:cs="Times New Roman" w:hint="eastAsia"/>
          <w:sz w:val="24"/>
          <w:szCs w:val="24"/>
        </w:rPr>
        <w:t>城市微气候空间分异</w:t>
      </w:r>
      <w:r w:rsidRPr="00E14D1A">
        <w:rPr>
          <w:rFonts w:ascii="Times New Roman" w:eastAsia="楷体" w:hAnsi="Times New Roman" w:cs="Times New Roman" w:hint="eastAsia"/>
          <w:sz w:val="24"/>
          <w:szCs w:val="24"/>
        </w:rPr>
        <w:t>在较大的尺度被平滑（</w:t>
      </w:r>
      <w:r w:rsidRPr="00EA50D3">
        <w:rPr>
          <w:rFonts w:ascii="Times New Roman" w:eastAsia="楷体" w:hAnsi="Times New Roman" w:cs="Times New Roman" w:hint="eastAsia"/>
          <w:sz w:val="24"/>
          <w:szCs w:val="24"/>
        </w:rPr>
        <w:t>黄群芳，</w:t>
      </w:r>
      <w:r w:rsidRPr="00EA50D3">
        <w:rPr>
          <w:rFonts w:ascii="Times New Roman" w:eastAsia="楷体" w:hAnsi="Times New Roman" w:cs="Times New Roman"/>
          <w:sz w:val="24"/>
          <w:szCs w:val="24"/>
        </w:rPr>
        <w:t>2021</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Hu et al., 2016</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Wong et al., 2013</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
        <w:t>以往包括河流在内的城市</w:t>
      </w:r>
      <w:r w:rsidRPr="00EA50D3">
        <w:rPr>
          <w:rFonts w:ascii="Times New Roman" w:eastAsia="楷体" w:hAnsi="Times New Roman" w:cs="Times New Roman" w:hint="eastAsia"/>
          <w:b/>
          <w:bCs/>
          <w:sz w:val="24"/>
          <w:szCs w:val="24"/>
        </w:rPr>
        <w:t>水体的热环境效应</w:t>
      </w:r>
      <w:r w:rsidRPr="00E14D1A">
        <w:rPr>
          <w:rFonts w:ascii="Times New Roman" w:eastAsia="楷体" w:hAnsi="Times New Roman" w:cs="Times New Roman" w:hint="eastAsia"/>
          <w:b/>
          <w:bCs/>
          <w:sz w:val="24"/>
          <w:szCs w:val="24"/>
        </w:rPr>
        <w:t>研究以遥感分析为主，关注的尺度主要为</w:t>
      </w:r>
      <w:r w:rsidRPr="00EA50D3">
        <w:rPr>
          <w:rFonts w:ascii="Times New Roman" w:eastAsia="楷体" w:hAnsi="Times New Roman" w:cs="Times New Roman" w:hint="eastAsia"/>
          <w:b/>
          <w:bCs/>
          <w:sz w:val="24"/>
          <w:szCs w:val="24"/>
        </w:rPr>
        <w:t>街区或更大的尺度</w:t>
      </w:r>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b/>
          <w:bCs/>
          <w:sz w:val="24"/>
          <w:szCs w:val="24"/>
        </w:rPr>
        <w:t xml:space="preserve">&gt; </w:t>
      </w:r>
      <w:r w:rsidRPr="00EA50D3">
        <w:rPr>
          <w:rFonts w:ascii="Times New Roman" w:eastAsia="楷体" w:hAnsi="Times New Roman" w:cs="Times New Roman"/>
          <w:b/>
          <w:bCs/>
          <w:sz w:val="24"/>
          <w:szCs w:val="24"/>
        </w:rPr>
        <w:t>500 m</w:t>
      </w:r>
      <w:r w:rsidRPr="00EA50D3">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Moyer et al., 2017</w:t>
      </w:r>
      <w:r w:rsidRPr="00EA50D3">
        <w:rPr>
          <w:rFonts w:ascii="Times New Roman" w:eastAsia="楷体" w:hAnsi="Times New Roman" w:cs="Times New Roman" w:hint="eastAsia"/>
          <w:sz w:val="24"/>
          <w:szCs w:val="24"/>
        </w:rPr>
        <w:t>；</w:t>
      </w:r>
      <w:proofErr w:type="spellStart"/>
      <w:r w:rsidRPr="00EA50D3">
        <w:rPr>
          <w:rFonts w:ascii="Times New Roman" w:eastAsia="楷体" w:hAnsi="Times New Roman" w:cs="Times New Roman"/>
          <w:sz w:val="24"/>
          <w:szCs w:val="24"/>
        </w:rPr>
        <w:t>Xue</w:t>
      </w:r>
      <w:proofErr w:type="spellEnd"/>
      <w:r w:rsidRPr="00EA50D3">
        <w:rPr>
          <w:rFonts w:ascii="Times New Roman" w:eastAsia="楷体" w:hAnsi="Times New Roman" w:cs="Times New Roman"/>
          <w:sz w:val="24"/>
          <w:szCs w:val="24"/>
        </w:rPr>
        <w:t xml:space="preserve"> et al., 2019</w:t>
      </w:r>
      <w:r w:rsidRPr="00EA50D3">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
        <w:t>。然而，对于更小尺度下（</w:t>
      </w:r>
      <w:r w:rsidRPr="00E14D1A">
        <w:rPr>
          <w:rFonts w:ascii="Times New Roman" w:eastAsia="楷体" w:hAnsi="Times New Roman" w:cs="Times New Roman"/>
          <w:b/>
          <w:bCs/>
          <w:sz w:val="24"/>
          <w:szCs w:val="24"/>
        </w:rPr>
        <w:t xml:space="preserve">&lt; </w:t>
      </w:r>
      <w:r w:rsidRPr="00EA50D3">
        <w:rPr>
          <w:rFonts w:ascii="Times New Roman" w:eastAsia="楷体" w:hAnsi="Times New Roman" w:cs="Times New Roman"/>
          <w:b/>
          <w:bCs/>
          <w:sz w:val="24"/>
          <w:szCs w:val="24"/>
        </w:rPr>
        <w:t>100 m</w:t>
      </w:r>
      <w:r w:rsidRPr="00E14D1A">
        <w:rPr>
          <w:rFonts w:ascii="Times New Roman" w:eastAsia="楷体" w:hAnsi="Times New Roman" w:cs="Times New Roman" w:hint="eastAsia"/>
          <w:b/>
          <w:bCs/>
          <w:sz w:val="24"/>
          <w:szCs w:val="24"/>
        </w:rPr>
        <w:t>）</w:t>
      </w:r>
      <w:r w:rsidRPr="00EA50D3">
        <w:rPr>
          <w:rFonts w:ascii="Times New Roman" w:eastAsia="楷体" w:hAnsi="Times New Roman" w:cs="Times New Roman" w:hint="eastAsia"/>
          <w:b/>
          <w:bCs/>
          <w:sz w:val="24"/>
          <w:szCs w:val="24"/>
        </w:rPr>
        <w:t>水体热环境效应</w:t>
      </w:r>
      <w:r w:rsidRPr="00E14D1A">
        <w:rPr>
          <w:rFonts w:ascii="Times New Roman" w:eastAsia="楷体" w:hAnsi="Times New Roman" w:cs="Times New Roman" w:hint="eastAsia"/>
          <w:b/>
          <w:bCs/>
          <w:sz w:val="24"/>
          <w:szCs w:val="24"/>
        </w:rPr>
        <w:t>的</w:t>
      </w:r>
      <w:r w:rsidRPr="00EA50D3">
        <w:rPr>
          <w:rFonts w:ascii="Times New Roman" w:eastAsia="楷体" w:hAnsi="Times New Roman" w:cs="Times New Roman" w:hint="eastAsia"/>
          <w:b/>
          <w:bCs/>
          <w:sz w:val="24"/>
          <w:szCs w:val="24"/>
        </w:rPr>
        <w:t>空间分</w:t>
      </w:r>
      <w:proofErr w:type="gramStart"/>
      <w:r w:rsidRPr="00EA50D3">
        <w:rPr>
          <w:rFonts w:ascii="Times New Roman" w:eastAsia="楷体" w:hAnsi="Times New Roman" w:cs="Times New Roman" w:hint="eastAsia"/>
          <w:b/>
          <w:bCs/>
          <w:sz w:val="24"/>
          <w:szCs w:val="24"/>
        </w:rPr>
        <w:t>异</w:t>
      </w:r>
      <w:r w:rsidRPr="00E14D1A">
        <w:rPr>
          <w:rFonts w:ascii="Times New Roman" w:eastAsia="楷体" w:hAnsi="Times New Roman" w:cs="Times New Roman" w:hint="eastAsia"/>
          <w:b/>
          <w:bCs/>
          <w:sz w:val="24"/>
          <w:szCs w:val="24"/>
        </w:rPr>
        <w:t>及其</w:t>
      </w:r>
      <w:proofErr w:type="gramEnd"/>
      <w:r w:rsidRPr="00E14D1A">
        <w:rPr>
          <w:rFonts w:ascii="Times New Roman" w:eastAsia="楷体" w:hAnsi="Times New Roman" w:cs="Times New Roman" w:hint="eastAsia"/>
          <w:b/>
          <w:bCs/>
          <w:sz w:val="24"/>
          <w:szCs w:val="24"/>
        </w:rPr>
        <w:t>与</w:t>
      </w:r>
      <w:r w:rsidRPr="00EA50D3">
        <w:rPr>
          <w:rFonts w:ascii="Times New Roman" w:eastAsia="楷体" w:hAnsi="Times New Roman" w:cs="Times New Roman" w:hint="eastAsia"/>
          <w:b/>
          <w:bCs/>
          <w:sz w:val="24"/>
          <w:szCs w:val="24"/>
        </w:rPr>
        <w:t>街区或更大尺度空间分</w:t>
      </w:r>
      <w:proofErr w:type="gramStart"/>
      <w:r w:rsidRPr="00EA50D3">
        <w:rPr>
          <w:rFonts w:ascii="Times New Roman" w:eastAsia="楷体" w:hAnsi="Times New Roman" w:cs="Times New Roman" w:hint="eastAsia"/>
          <w:b/>
          <w:bCs/>
          <w:sz w:val="24"/>
          <w:szCs w:val="24"/>
        </w:rPr>
        <w:t>异</w:t>
      </w:r>
      <w:r w:rsidRPr="00E14D1A">
        <w:rPr>
          <w:rFonts w:ascii="Times New Roman" w:eastAsia="楷体" w:hAnsi="Times New Roman" w:cs="Times New Roman" w:hint="eastAsia"/>
          <w:b/>
          <w:bCs/>
          <w:sz w:val="24"/>
          <w:szCs w:val="24"/>
        </w:rPr>
        <w:t>之间</w:t>
      </w:r>
      <w:proofErr w:type="gramEnd"/>
      <w:r w:rsidRPr="00E14D1A">
        <w:rPr>
          <w:rFonts w:ascii="Times New Roman" w:eastAsia="楷体" w:hAnsi="Times New Roman" w:cs="Times New Roman" w:hint="eastAsia"/>
          <w:b/>
          <w:bCs/>
          <w:sz w:val="24"/>
          <w:szCs w:val="24"/>
        </w:rPr>
        <w:t>的差异</w:t>
      </w:r>
      <w:r w:rsidR="00A4249D" w:rsidRPr="00E14D1A">
        <w:rPr>
          <w:rFonts w:ascii="Times New Roman" w:eastAsia="楷体" w:hAnsi="Times New Roman" w:cs="Times New Roman" w:hint="eastAsia"/>
          <w:b/>
          <w:bCs/>
          <w:sz w:val="24"/>
          <w:szCs w:val="24"/>
        </w:rPr>
        <w:t>还缺乏理解</w:t>
      </w:r>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sz w:val="24"/>
          <w:szCs w:val="24"/>
        </w:rPr>
        <w:t xml:space="preserve"> </w:t>
      </w:r>
      <w:r w:rsidR="00A4249D" w:rsidRPr="00530A92">
        <w:rPr>
          <w:rFonts w:ascii="Times New Roman" w:eastAsia="楷体" w:hAnsi="Times New Roman" w:cs="Times New Roman" w:hint="eastAsia"/>
          <w:b/>
          <w:bCs/>
          <w:sz w:val="24"/>
          <w:szCs w:val="24"/>
          <w:rPrChange w:id="15" w:author="Yifei Zhou" w:date="2023-03-10T09:44:00Z">
            <w:rPr>
              <w:rFonts w:ascii="Times New Roman" w:eastAsia="楷体" w:hAnsi="Times New Roman" w:cs="Times New Roman" w:hint="eastAsia"/>
              <w:sz w:val="24"/>
              <w:szCs w:val="24"/>
            </w:rPr>
          </w:rPrChange>
        </w:rPr>
        <w:t>加强不同尺度的水体热环境效应分析有助于对水体对城市气候影响的更全面的认识。</w:t>
      </w:r>
    </w:p>
    <w:p w14:paraId="1E597798" w14:textId="669551AC" w:rsidR="00527696" w:rsidRPr="00E14D1A" w:rsidRDefault="00527696" w:rsidP="004E41B3">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针对上述</w:t>
      </w:r>
      <w:r w:rsidRPr="00EA50D3">
        <w:rPr>
          <w:rFonts w:ascii="Times New Roman" w:eastAsia="楷体" w:hAnsi="Times New Roman" w:cs="Times New Roman" w:hint="eastAsia"/>
          <w:sz w:val="24"/>
          <w:szCs w:val="24"/>
        </w:rPr>
        <w:t>研究进展和不足</w:t>
      </w:r>
      <w:r w:rsidRPr="00E14D1A">
        <w:rPr>
          <w:rFonts w:ascii="Times New Roman" w:eastAsia="楷体" w:hAnsi="Times New Roman" w:cs="Times New Roman" w:hint="eastAsia"/>
          <w:sz w:val="24"/>
          <w:szCs w:val="24"/>
        </w:rPr>
        <w:t>，本项目第一部分</w:t>
      </w:r>
      <w:r w:rsidRPr="00EA50D3">
        <w:rPr>
          <w:rFonts w:ascii="Times New Roman" w:eastAsia="楷体" w:hAnsi="Times New Roman" w:cs="Times New Roman" w:hint="eastAsia"/>
          <w:sz w:val="24"/>
          <w:szCs w:val="24"/>
        </w:rPr>
        <w:t>拟以重庆为例</w:t>
      </w:r>
      <w:r w:rsidRPr="00E14D1A">
        <w:rPr>
          <w:rFonts w:ascii="Times New Roman" w:eastAsia="楷体" w:hAnsi="Times New Roman" w:cs="Times New Roman" w:hint="eastAsia"/>
          <w:sz w:val="24"/>
          <w:szCs w:val="24"/>
        </w:rPr>
        <w:t>，</w:t>
      </w:r>
      <w:r w:rsidR="00E2568F" w:rsidRPr="00E14D1A">
        <w:rPr>
          <w:rFonts w:ascii="Times New Roman" w:eastAsia="楷体" w:hAnsi="Times New Roman" w:cs="Times New Roman" w:hint="eastAsia"/>
          <w:sz w:val="24"/>
          <w:szCs w:val="24"/>
        </w:rPr>
        <w:t>提出“河</w:t>
      </w:r>
      <w:proofErr w:type="gramStart"/>
      <w:r w:rsidR="00E2568F" w:rsidRPr="00E14D1A">
        <w:rPr>
          <w:rFonts w:ascii="Times New Roman" w:eastAsia="楷体" w:hAnsi="Times New Roman" w:cs="Times New Roman" w:hint="eastAsia"/>
          <w:sz w:val="24"/>
          <w:szCs w:val="24"/>
        </w:rPr>
        <w:t>流冠</w:t>
      </w:r>
      <w:proofErr w:type="gramEnd"/>
      <w:r w:rsidR="00E2568F" w:rsidRPr="00E14D1A">
        <w:rPr>
          <w:rFonts w:ascii="Times New Roman" w:eastAsia="楷体" w:hAnsi="Times New Roman" w:cs="Times New Roman" w:hint="eastAsia"/>
          <w:sz w:val="24"/>
          <w:szCs w:val="24"/>
        </w:rPr>
        <w:t>层热效应”以描述行人高度处的城市河流热环境影响，并</w:t>
      </w:r>
      <w:r w:rsidRPr="00E14D1A">
        <w:rPr>
          <w:rFonts w:ascii="Times New Roman" w:eastAsia="楷体" w:hAnsi="Times New Roman" w:cs="Times New Roman" w:hint="eastAsia"/>
          <w:sz w:val="24"/>
          <w:szCs w:val="24"/>
        </w:rPr>
        <w:t>建立新的指标体系</w:t>
      </w:r>
      <w:r w:rsidR="001E1ED4" w:rsidRPr="00E14D1A">
        <w:rPr>
          <w:rFonts w:ascii="Times New Roman" w:eastAsia="楷体" w:hAnsi="Times New Roman" w:cs="Times New Roman" w:hint="eastAsia"/>
          <w:sz w:val="24"/>
          <w:szCs w:val="24"/>
        </w:rPr>
        <w:t>来量化该影响</w:t>
      </w:r>
      <w:r w:rsidRPr="00E14D1A">
        <w:rPr>
          <w:rFonts w:ascii="Times New Roman" w:eastAsia="楷体" w:hAnsi="Times New Roman" w:cs="Times New Roman" w:hint="eastAsia"/>
          <w:sz w:val="24"/>
          <w:szCs w:val="24"/>
        </w:rPr>
        <w:t>，选择</w:t>
      </w:r>
      <w:r w:rsidRPr="00EA50D3">
        <w:rPr>
          <w:rFonts w:ascii="Times New Roman" w:eastAsia="楷体" w:hAnsi="Times New Roman" w:cs="Times New Roman" w:hint="eastAsia"/>
          <w:sz w:val="24"/>
          <w:szCs w:val="24"/>
        </w:rPr>
        <w:t>街道峡谷尺度</w:t>
      </w:r>
      <w:r w:rsidRPr="00E14D1A">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街区尺度</w:t>
      </w:r>
      <w:r w:rsidRPr="00E14D1A">
        <w:rPr>
          <w:rFonts w:ascii="Times New Roman" w:eastAsia="楷体" w:hAnsi="Times New Roman" w:cs="Times New Roman" w:hint="eastAsia"/>
          <w:sz w:val="24"/>
          <w:szCs w:val="24"/>
        </w:rPr>
        <w:t>，基于</w:t>
      </w:r>
      <w:r w:rsidRPr="00EA50D3">
        <w:rPr>
          <w:rFonts w:ascii="Times New Roman" w:eastAsia="楷体" w:hAnsi="Times New Roman" w:cs="Times New Roman" w:hint="eastAsia"/>
          <w:sz w:val="24"/>
          <w:szCs w:val="24"/>
        </w:rPr>
        <w:t>固定点测量和移动测量</w:t>
      </w:r>
      <w:r w:rsidRPr="00E14D1A">
        <w:rPr>
          <w:rFonts w:ascii="Times New Roman" w:eastAsia="楷体" w:hAnsi="Times New Roman" w:cs="Times New Roman" w:hint="eastAsia"/>
          <w:sz w:val="24"/>
          <w:szCs w:val="24"/>
        </w:rPr>
        <w:t>相结合的手段收集气象数据，以量化</w:t>
      </w:r>
      <w:r w:rsidRPr="00EA50D3">
        <w:rPr>
          <w:rFonts w:ascii="Times New Roman" w:eastAsia="楷体" w:hAnsi="Times New Roman" w:cs="Times New Roman" w:hint="eastAsia"/>
          <w:sz w:val="24"/>
          <w:szCs w:val="24"/>
        </w:rPr>
        <w:t>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层热效应</w:t>
      </w:r>
      <w:r w:rsidRPr="00E14D1A">
        <w:rPr>
          <w:rFonts w:ascii="Times New Roman" w:eastAsia="楷体" w:hAnsi="Times New Roman" w:cs="Times New Roman" w:hint="eastAsia"/>
          <w:sz w:val="24"/>
          <w:szCs w:val="24"/>
        </w:rPr>
        <w:t>的空间分异特征及其在</w:t>
      </w:r>
      <w:r w:rsidRPr="00EA50D3">
        <w:rPr>
          <w:rFonts w:ascii="Times New Roman" w:eastAsia="楷体" w:hAnsi="Times New Roman" w:cs="Times New Roman" w:hint="eastAsia"/>
          <w:sz w:val="24"/>
          <w:szCs w:val="24"/>
        </w:rPr>
        <w:t>居民主要活动时段内</w:t>
      </w:r>
      <w:r w:rsidRPr="00E14D1A">
        <w:rPr>
          <w:rFonts w:ascii="Times New Roman" w:eastAsia="楷体" w:hAnsi="Times New Roman" w:cs="Times New Roman" w:hint="eastAsia"/>
          <w:sz w:val="24"/>
          <w:szCs w:val="24"/>
        </w:rPr>
        <w:t>随时间的变化。</w:t>
      </w:r>
      <w:r w:rsidRPr="00E14D1A">
        <w:rPr>
          <w:rFonts w:ascii="Times New Roman" w:eastAsia="楷体" w:hAnsi="Times New Roman" w:cs="Times New Roman"/>
          <w:sz w:val="24"/>
          <w:szCs w:val="24"/>
        </w:rPr>
        <w:t xml:space="preserve">  </w:t>
      </w:r>
    </w:p>
    <w:p w14:paraId="743E1149" w14:textId="271C84F8" w:rsidR="004C1B86" w:rsidRDefault="00527696" w:rsidP="004E41B3">
      <w:pPr>
        <w:spacing w:line="360" w:lineRule="auto"/>
        <w:rPr>
          <w:ins w:id="16" w:author="Yifei Zhou" w:date="2023-03-10T10:31:00Z"/>
          <w:rFonts w:ascii="Times New Roman" w:eastAsia="楷体" w:hAnsi="Times New Roman" w:cs="Times New Roman"/>
          <w:b/>
          <w:bCs/>
          <w:sz w:val="24"/>
          <w:szCs w:val="24"/>
        </w:rPr>
      </w:pPr>
      <w:r w:rsidRPr="00E14D1A">
        <w:rPr>
          <w:rFonts w:ascii="Times New Roman" w:eastAsia="楷体" w:hAnsi="Times New Roman" w:cs="Times New Roman" w:hint="eastAsia"/>
          <w:sz w:val="24"/>
          <w:szCs w:val="24"/>
        </w:rPr>
        <w:t xml:space="preserve"> </w:t>
      </w: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由于</w:t>
      </w:r>
      <w:r w:rsidRPr="00EA50D3">
        <w:rPr>
          <w:rFonts w:ascii="Times New Roman" w:eastAsia="楷体" w:hAnsi="Times New Roman" w:cs="Times New Roman" w:hint="eastAsia"/>
          <w:sz w:val="24"/>
          <w:szCs w:val="24"/>
        </w:rPr>
        <w:t>三维形态</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地表覆盖等因素</w:t>
      </w:r>
      <w:r w:rsidRPr="00E14D1A">
        <w:rPr>
          <w:rFonts w:ascii="Times New Roman" w:eastAsia="楷体" w:hAnsi="Times New Roman" w:cs="Times New Roman" w:hint="eastAsia"/>
          <w:sz w:val="24"/>
          <w:szCs w:val="24"/>
        </w:rPr>
        <w:t>在城市内部的聚类性，</w:t>
      </w:r>
      <w:r w:rsidRPr="00EA50D3">
        <w:rPr>
          <w:rFonts w:ascii="Times New Roman" w:eastAsia="楷体" w:hAnsi="Times New Roman" w:cs="Times New Roman"/>
          <w:sz w:val="24"/>
          <w:szCs w:val="24"/>
        </w:rPr>
        <w:t>Stewart</w:t>
      </w:r>
      <w:r w:rsidRPr="00EA50D3">
        <w:rPr>
          <w:rFonts w:ascii="Times New Roman" w:eastAsia="楷体" w:hAnsi="Times New Roman" w:cs="Times New Roman" w:hint="eastAsia"/>
          <w:sz w:val="24"/>
          <w:szCs w:val="24"/>
        </w:rPr>
        <w:t>和</w:t>
      </w:r>
      <w:proofErr w:type="spellStart"/>
      <w:r w:rsidRPr="00EA50D3">
        <w:rPr>
          <w:rFonts w:ascii="Times New Roman" w:eastAsia="楷体" w:hAnsi="Times New Roman" w:cs="Times New Roman"/>
          <w:sz w:val="24"/>
          <w:szCs w:val="24"/>
        </w:rPr>
        <w:t>Oke</w:t>
      </w:r>
      <w:proofErr w:type="spellEnd"/>
      <w:r w:rsidRPr="00EA50D3">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2012</w:t>
      </w:r>
      <w:r w:rsidRPr="00EA50D3">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
        <w:t>提出了</w:t>
      </w:r>
      <w:r w:rsidRPr="00EA50D3">
        <w:rPr>
          <w:rFonts w:ascii="Times New Roman" w:eastAsia="楷体" w:hAnsi="Times New Roman" w:cs="Times New Roman" w:hint="eastAsia"/>
          <w:sz w:val="24"/>
          <w:szCs w:val="24"/>
        </w:rPr>
        <w:t>局地气候区</w:t>
      </w:r>
      <w:r w:rsidRPr="00E14D1A">
        <w:rPr>
          <w:rFonts w:ascii="Times New Roman" w:eastAsia="楷体" w:hAnsi="Times New Roman" w:cs="Times New Roman" w:hint="eastAsia"/>
          <w:sz w:val="24"/>
          <w:szCs w:val="24"/>
        </w:rPr>
        <w:t>这一概念。</w:t>
      </w:r>
      <w:r w:rsidRPr="00EA50D3">
        <w:rPr>
          <w:rFonts w:ascii="Times New Roman" w:eastAsia="楷体" w:hAnsi="Times New Roman" w:cs="Times New Roman" w:hint="eastAsia"/>
          <w:sz w:val="24"/>
          <w:szCs w:val="24"/>
        </w:rPr>
        <w:t>局地气候区</w:t>
      </w:r>
      <w:r w:rsidRPr="00E14D1A">
        <w:rPr>
          <w:rFonts w:ascii="Times New Roman" w:eastAsia="楷体" w:hAnsi="Times New Roman" w:cs="Times New Roman" w:hint="eastAsia"/>
          <w:sz w:val="24"/>
          <w:szCs w:val="24"/>
        </w:rPr>
        <w:t>指具有</w:t>
      </w:r>
      <w:r w:rsidRPr="00EA50D3">
        <w:rPr>
          <w:rFonts w:ascii="Times New Roman" w:eastAsia="楷体" w:hAnsi="Times New Roman" w:cs="Times New Roman" w:hint="eastAsia"/>
          <w:sz w:val="24"/>
          <w:szCs w:val="24"/>
        </w:rPr>
        <w:t>均匀表面覆盖物、结构、材料和人类活动</w:t>
      </w:r>
      <w:r w:rsidRPr="00E14D1A">
        <w:rPr>
          <w:rFonts w:ascii="Times New Roman" w:eastAsia="楷体" w:hAnsi="Times New Roman" w:cs="Times New Roman" w:hint="eastAsia"/>
          <w:sz w:val="24"/>
          <w:szCs w:val="24"/>
        </w:rPr>
        <w:t>的区域，其</w:t>
      </w:r>
      <w:r w:rsidRPr="00EA50D3">
        <w:rPr>
          <w:rFonts w:ascii="Times New Roman" w:eastAsia="楷体" w:hAnsi="Times New Roman" w:cs="Times New Roman" w:hint="eastAsia"/>
          <w:sz w:val="24"/>
          <w:szCs w:val="24"/>
        </w:rPr>
        <w:t>水平尺度</w:t>
      </w:r>
      <w:r w:rsidRPr="00E14D1A">
        <w:rPr>
          <w:rFonts w:ascii="Times New Roman" w:eastAsia="楷体" w:hAnsi="Times New Roman" w:cs="Times New Roman" w:hint="eastAsia"/>
          <w:sz w:val="24"/>
          <w:szCs w:val="24"/>
        </w:rPr>
        <w:t>跨越</w:t>
      </w:r>
      <w:r w:rsidRPr="00EA50D3">
        <w:rPr>
          <w:rFonts w:ascii="Times New Roman" w:eastAsia="楷体" w:hAnsi="Times New Roman" w:cs="Times New Roman" w:hint="eastAsia"/>
          <w:sz w:val="24"/>
          <w:szCs w:val="24"/>
        </w:rPr>
        <w:t>数百米至几公里</w:t>
      </w:r>
      <w:r w:rsidRPr="00E14D1A">
        <w:rPr>
          <w:rFonts w:ascii="Times New Roman" w:eastAsia="楷体" w:hAnsi="Times New Roman" w:cs="Times New Roman" w:hint="eastAsia"/>
          <w:sz w:val="24"/>
          <w:szCs w:val="24"/>
        </w:rPr>
        <w:t>。根据一项基于</w:t>
      </w:r>
      <w:r w:rsidRPr="00EA50D3">
        <w:rPr>
          <w:rFonts w:ascii="Times New Roman" w:eastAsia="楷体" w:hAnsi="Times New Roman" w:cs="Times New Roman" w:hint="eastAsia"/>
          <w:sz w:val="24"/>
          <w:szCs w:val="24"/>
        </w:rPr>
        <w:t>中国</w:t>
      </w:r>
      <w:r w:rsidRPr="00EA50D3">
        <w:rPr>
          <w:rFonts w:ascii="Times New Roman" w:eastAsia="楷体" w:hAnsi="Times New Roman" w:cs="Times New Roman"/>
          <w:sz w:val="24"/>
          <w:szCs w:val="24"/>
        </w:rPr>
        <w:t>9</w:t>
      </w:r>
      <w:r w:rsidRPr="00EA50D3">
        <w:rPr>
          <w:rFonts w:ascii="Times New Roman" w:eastAsia="楷体" w:hAnsi="Times New Roman" w:cs="Times New Roman" w:hint="eastAsia"/>
          <w:sz w:val="24"/>
          <w:szCs w:val="24"/>
        </w:rPr>
        <w:t>个特大城市</w:t>
      </w:r>
      <w:r w:rsidRPr="00E14D1A">
        <w:rPr>
          <w:rFonts w:ascii="Times New Roman" w:eastAsia="楷体" w:hAnsi="Times New Roman" w:cs="Times New Roman" w:hint="eastAsia"/>
          <w:sz w:val="24"/>
          <w:szCs w:val="24"/>
        </w:rPr>
        <w:t>的研究，</w:t>
      </w:r>
      <w:r w:rsidRPr="00E14D1A">
        <w:rPr>
          <w:rFonts w:ascii="Times New Roman" w:eastAsia="楷体" w:hAnsi="Times New Roman" w:cs="Times New Roman" w:hint="eastAsia"/>
          <w:b/>
          <w:bCs/>
          <w:sz w:val="24"/>
          <w:szCs w:val="24"/>
        </w:rPr>
        <w:t>在不同</w:t>
      </w:r>
      <w:r w:rsidRPr="00EA50D3">
        <w:rPr>
          <w:rFonts w:ascii="Times New Roman" w:eastAsia="楷体" w:hAnsi="Times New Roman" w:cs="Times New Roman" w:hint="eastAsia"/>
          <w:b/>
          <w:bCs/>
          <w:sz w:val="24"/>
          <w:szCs w:val="24"/>
        </w:rPr>
        <w:t>局地气候区</w:t>
      </w:r>
      <w:r w:rsidRPr="00E14D1A">
        <w:rPr>
          <w:rFonts w:ascii="Times New Roman" w:eastAsia="楷体" w:hAnsi="Times New Roman" w:cs="Times New Roman" w:hint="eastAsia"/>
          <w:b/>
          <w:bCs/>
          <w:sz w:val="24"/>
          <w:szCs w:val="24"/>
        </w:rPr>
        <w:t>之间，表面温度的</w:t>
      </w:r>
      <w:r w:rsidRPr="00EA50D3">
        <w:rPr>
          <w:rFonts w:ascii="Times New Roman" w:eastAsia="楷体" w:hAnsi="Times New Roman" w:cs="Times New Roman" w:hint="eastAsia"/>
          <w:b/>
          <w:bCs/>
          <w:sz w:val="24"/>
          <w:szCs w:val="24"/>
        </w:rPr>
        <w:t>空间格局</w:t>
      </w:r>
      <w:r w:rsidRPr="00E14D1A">
        <w:rPr>
          <w:rFonts w:ascii="Times New Roman" w:eastAsia="楷体" w:hAnsi="Times New Roman" w:cs="Times New Roman" w:hint="eastAsia"/>
          <w:b/>
          <w:bCs/>
          <w:sz w:val="24"/>
          <w:szCs w:val="24"/>
        </w:rPr>
        <w:t>均存在较大差异，</w:t>
      </w:r>
      <w:r w:rsidRPr="00E14D1A">
        <w:rPr>
          <w:rFonts w:ascii="Times New Roman" w:eastAsia="楷体" w:hAnsi="Times New Roman" w:cs="Times New Roman" w:hint="eastAsia"/>
          <w:sz w:val="24"/>
          <w:szCs w:val="24"/>
        </w:rPr>
        <w:t>且差值</w:t>
      </w:r>
      <w:r w:rsidRPr="00EA50D3">
        <w:rPr>
          <w:rFonts w:ascii="Times New Roman" w:eastAsia="楷体" w:hAnsi="Times New Roman" w:cs="Times New Roman" w:hint="eastAsia"/>
          <w:sz w:val="24"/>
          <w:szCs w:val="24"/>
        </w:rPr>
        <w:t>随时间和背景气候类型</w:t>
      </w:r>
      <w:r w:rsidRPr="00E14D1A">
        <w:rPr>
          <w:rFonts w:ascii="Times New Roman" w:eastAsia="楷体" w:hAnsi="Times New Roman" w:cs="Times New Roman" w:hint="eastAsia"/>
          <w:sz w:val="24"/>
          <w:szCs w:val="24"/>
        </w:rPr>
        <w:t>而变化（</w:t>
      </w:r>
      <w:r w:rsidRPr="00EA50D3">
        <w:rPr>
          <w:rFonts w:ascii="Times New Roman" w:eastAsia="楷体" w:hAnsi="Times New Roman" w:cs="Times New Roman"/>
          <w:sz w:val="24"/>
          <w:szCs w:val="24"/>
        </w:rPr>
        <w:t>Jiang et al., 2022</w:t>
      </w:r>
      <w:r w:rsidRPr="00E14D1A">
        <w:rPr>
          <w:rFonts w:ascii="Times New Roman" w:eastAsia="楷体" w:hAnsi="Times New Roman" w:cs="Times New Roman" w:hint="eastAsia"/>
          <w:sz w:val="24"/>
          <w:szCs w:val="24"/>
        </w:rPr>
        <w:t>）。在重庆，</w:t>
      </w:r>
      <w:r w:rsidRPr="00EA50D3">
        <w:rPr>
          <w:rFonts w:ascii="Times New Roman" w:eastAsia="楷体" w:hAnsi="Times New Roman" w:cs="Times New Roman" w:hint="eastAsia"/>
          <w:sz w:val="24"/>
          <w:szCs w:val="24"/>
        </w:rPr>
        <w:t>紧凑型低层建筑、开放型高层建筑</w:t>
      </w:r>
      <w:r w:rsidRPr="00E14D1A">
        <w:rPr>
          <w:rFonts w:ascii="Times New Roman" w:eastAsia="楷体" w:hAnsi="Times New Roman" w:cs="Times New Roman" w:hint="eastAsia"/>
          <w:sz w:val="24"/>
          <w:szCs w:val="24"/>
        </w:rPr>
        <w:t>为住宅区的</w:t>
      </w:r>
      <w:r w:rsidRPr="00EA50D3">
        <w:rPr>
          <w:rFonts w:ascii="Times New Roman" w:eastAsia="楷体" w:hAnsi="Times New Roman" w:cs="Times New Roman" w:hint="eastAsia"/>
          <w:sz w:val="24"/>
          <w:szCs w:val="24"/>
        </w:rPr>
        <w:t>主要局地气候区类型</w:t>
      </w:r>
      <w:r w:rsidRPr="00E14D1A">
        <w:rPr>
          <w:rFonts w:ascii="Times New Roman" w:eastAsia="楷体" w:hAnsi="Times New Roman" w:cs="Times New Roman" w:hint="eastAsia"/>
          <w:sz w:val="24"/>
          <w:szCs w:val="24"/>
        </w:rPr>
        <w:t>，而工业区则以</w:t>
      </w:r>
      <w:r w:rsidRPr="00EA50D3">
        <w:rPr>
          <w:rFonts w:ascii="Times New Roman" w:eastAsia="楷体" w:hAnsi="Times New Roman" w:cs="Times New Roman" w:hint="eastAsia"/>
          <w:sz w:val="24"/>
          <w:szCs w:val="24"/>
        </w:rPr>
        <w:t>大型低层建筑</w:t>
      </w:r>
      <w:r w:rsidRPr="00E14D1A">
        <w:rPr>
          <w:rFonts w:ascii="Times New Roman" w:eastAsia="楷体" w:hAnsi="Times New Roman" w:cs="Times New Roman" w:hint="eastAsia"/>
          <w:sz w:val="24"/>
          <w:szCs w:val="24"/>
        </w:rPr>
        <w:t>为主。</w:t>
      </w:r>
      <w:r w:rsidRPr="00E14D1A">
        <w:rPr>
          <w:rFonts w:ascii="Times New Roman" w:eastAsia="楷体" w:hAnsi="Times New Roman" w:cs="Times New Roman" w:hint="eastAsia"/>
          <w:b/>
          <w:bCs/>
          <w:sz w:val="24"/>
          <w:szCs w:val="24"/>
        </w:rPr>
        <w:t>在本项目的</w:t>
      </w:r>
      <w:r w:rsidRPr="00EA50D3">
        <w:rPr>
          <w:rFonts w:ascii="Times New Roman" w:eastAsia="楷体" w:hAnsi="Times New Roman" w:cs="Times New Roman" w:hint="eastAsia"/>
          <w:b/>
          <w:bCs/>
          <w:sz w:val="24"/>
          <w:szCs w:val="24"/>
        </w:rPr>
        <w:t>街区尺度</w:t>
      </w:r>
      <w:r w:rsidRPr="00E14D1A">
        <w:rPr>
          <w:rFonts w:ascii="Times New Roman" w:eastAsia="楷体" w:hAnsi="Times New Roman" w:cs="Times New Roman" w:hint="eastAsia"/>
          <w:b/>
          <w:bCs/>
          <w:sz w:val="24"/>
          <w:szCs w:val="24"/>
        </w:rPr>
        <w:t>研究中，将针对以上</w:t>
      </w:r>
      <w:r w:rsidRPr="00E14D1A">
        <w:rPr>
          <w:rFonts w:ascii="Times New Roman" w:eastAsia="楷体" w:hAnsi="Times New Roman" w:cs="Times New Roman"/>
          <w:b/>
          <w:bCs/>
          <w:sz w:val="24"/>
          <w:szCs w:val="24"/>
        </w:rPr>
        <w:t>3</w:t>
      </w:r>
      <w:r w:rsidRPr="00E14D1A">
        <w:rPr>
          <w:rFonts w:ascii="Times New Roman" w:eastAsia="楷体" w:hAnsi="Times New Roman" w:cs="Times New Roman"/>
          <w:b/>
          <w:bCs/>
          <w:sz w:val="24"/>
          <w:szCs w:val="24"/>
        </w:rPr>
        <w:t>个</w:t>
      </w:r>
      <w:r w:rsidRPr="00EA50D3">
        <w:rPr>
          <w:rFonts w:ascii="Times New Roman" w:eastAsia="楷体" w:hAnsi="Times New Roman" w:cs="Times New Roman" w:hint="eastAsia"/>
          <w:b/>
          <w:bCs/>
          <w:sz w:val="24"/>
          <w:szCs w:val="24"/>
        </w:rPr>
        <w:t>局地气候</w:t>
      </w:r>
      <w:proofErr w:type="gramStart"/>
      <w:r w:rsidRPr="00EA50D3">
        <w:rPr>
          <w:rFonts w:ascii="Times New Roman" w:eastAsia="楷体" w:hAnsi="Times New Roman" w:cs="Times New Roman" w:hint="eastAsia"/>
          <w:b/>
          <w:bCs/>
          <w:sz w:val="24"/>
          <w:szCs w:val="24"/>
        </w:rPr>
        <w:t>区</w:t>
      </w:r>
      <w:r w:rsidRPr="00E14D1A">
        <w:rPr>
          <w:rFonts w:ascii="Times New Roman" w:eastAsia="楷体" w:hAnsi="Times New Roman" w:cs="Times New Roman" w:hint="eastAsia"/>
          <w:b/>
          <w:bCs/>
          <w:sz w:val="24"/>
          <w:szCs w:val="24"/>
        </w:rPr>
        <w:t>类型</w:t>
      </w:r>
      <w:proofErr w:type="gramEnd"/>
      <w:r w:rsidRPr="00E14D1A">
        <w:rPr>
          <w:rFonts w:ascii="Times New Roman" w:eastAsia="楷体" w:hAnsi="Times New Roman" w:cs="Times New Roman" w:hint="eastAsia"/>
          <w:b/>
          <w:bCs/>
          <w:sz w:val="24"/>
          <w:szCs w:val="24"/>
        </w:rPr>
        <w:t>开展研究，以深入</w:t>
      </w:r>
      <w:r w:rsidRPr="00E14D1A">
        <w:rPr>
          <w:rFonts w:ascii="Times New Roman" w:eastAsia="楷体" w:hAnsi="Times New Roman" w:cs="Times New Roman" w:hint="eastAsia"/>
          <w:b/>
          <w:bCs/>
          <w:sz w:val="24"/>
          <w:szCs w:val="24"/>
        </w:rPr>
        <w:lastRenderedPageBreak/>
        <w:t>理解该区域</w:t>
      </w:r>
      <w:r w:rsidRPr="00EA50D3">
        <w:rPr>
          <w:rFonts w:ascii="Times New Roman" w:eastAsia="楷体" w:hAnsi="Times New Roman" w:cs="Times New Roman" w:hint="eastAsia"/>
          <w:b/>
          <w:bCs/>
          <w:sz w:val="24"/>
          <w:szCs w:val="24"/>
        </w:rPr>
        <w:t>河</w:t>
      </w:r>
      <w:proofErr w:type="gramStart"/>
      <w:r w:rsidRPr="00EA50D3">
        <w:rPr>
          <w:rFonts w:ascii="Times New Roman" w:eastAsia="楷体" w:hAnsi="Times New Roman" w:cs="Times New Roman" w:hint="eastAsia"/>
          <w:b/>
          <w:bCs/>
          <w:sz w:val="24"/>
          <w:szCs w:val="24"/>
        </w:rPr>
        <w:t>流冠</w:t>
      </w:r>
      <w:proofErr w:type="gramEnd"/>
      <w:r w:rsidRPr="00EA50D3">
        <w:rPr>
          <w:rFonts w:ascii="Times New Roman" w:eastAsia="楷体" w:hAnsi="Times New Roman" w:cs="Times New Roman" w:hint="eastAsia"/>
          <w:b/>
          <w:bCs/>
          <w:sz w:val="24"/>
          <w:szCs w:val="24"/>
        </w:rPr>
        <w:t>层热效应</w:t>
      </w:r>
      <w:r w:rsidRPr="00E14D1A">
        <w:rPr>
          <w:rFonts w:ascii="Times New Roman" w:eastAsia="楷体" w:hAnsi="Times New Roman" w:cs="Times New Roman" w:hint="eastAsia"/>
          <w:b/>
          <w:bCs/>
          <w:sz w:val="24"/>
          <w:szCs w:val="24"/>
        </w:rPr>
        <w:t>在</w:t>
      </w:r>
      <w:r w:rsidRPr="00EA50D3">
        <w:rPr>
          <w:rFonts w:ascii="Times New Roman" w:eastAsia="楷体" w:hAnsi="Times New Roman" w:cs="Times New Roman" w:hint="eastAsia"/>
          <w:b/>
          <w:bCs/>
          <w:sz w:val="24"/>
          <w:szCs w:val="24"/>
        </w:rPr>
        <w:t>不同局地气候区之间</w:t>
      </w:r>
      <w:r w:rsidRPr="00E14D1A">
        <w:rPr>
          <w:rFonts w:ascii="Times New Roman" w:eastAsia="楷体" w:hAnsi="Times New Roman" w:cs="Times New Roman" w:hint="eastAsia"/>
          <w:b/>
          <w:bCs/>
          <w:sz w:val="24"/>
          <w:szCs w:val="24"/>
        </w:rPr>
        <w:t>的差异和在</w:t>
      </w:r>
      <w:r w:rsidRPr="00EA50D3">
        <w:rPr>
          <w:rFonts w:ascii="Times New Roman" w:eastAsia="楷体" w:hAnsi="Times New Roman" w:cs="Times New Roman" w:hint="eastAsia"/>
          <w:b/>
          <w:bCs/>
          <w:sz w:val="24"/>
          <w:szCs w:val="24"/>
        </w:rPr>
        <w:t>各局地气候区内部</w:t>
      </w:r>
      <w:r w:rsidRPr="00E14D1A">
        <w:rPr>
          <w:rFonts w:ascii="Times New Roman" w:eastAsia="楷体" w:hAnsi="Times New Roman" w:cs="Times New Roman" w:hint="eastAsia"/>
          <w:b/>
          <w:bCs/>
          <w:sz w:val="24"/>
          <w:szCs w:val="24"/>
        </w:rPr>
        <w:t>的空间分异。</w:t>
      </w:r>
    </w:p>
    <w:p w14:paraId="0C25E3B5" w14:textId="77777777" w:rsidR="00AE0AD9" w:rsidRPr="00E14D1A" w:rsidRDefault="00AE0AD9" w:rsidP="004E41B3">
      <w:pPr>
        <w:spacing w:line="360" w:lineRule="auto"/>
        <w:rPr>
          <w:rFonts w:ascii="Times New Roman" w:eastAsia="楷体" w:hAnsi="Times New Roman" w:cs="Times New Roman" w:hint="eastAsia"/>
          <w:b/>
          <w:bCs/>
          <w:sz w:val="24"/>
          <w:szCs w:val="24"/>
        </w:rPr>
      </w:pPr>
    </w:p>
    <w:p w14:paraId="1818FD0E" w14:textId="1A1CDBAD" w:rsidR="002D5213" w:rsidRPr="00E14D1A" w:rsidRDefault="004F0F2E" w:rsidP="004F0F2E">
      <w:pPr>
        <w:spacing w:line="360" w:lineRule="auto"/>
        <w:rPr>
          <w:rFonts w:ascii="Times New Roman" w:eastAsia="楷体" w:hAnsi="Times New Roman" w:cs="Times New Roman"/>
          <w:sz w:val="24"/>
          <w:szCs w:val="24"/>
        </w:rPr>
        <w:pPrChange w:id="17" w:author="Yifei Zhou" w:date="2023-03-10T10:25:00Z">
          <w:pPr>
            <w:spacing w:line="360" w:lineRule="auto"/>
            <w:ind w:firstLine="720"/>
          </w:pPr>
        </w:pPrChange>
      </w:pPr>
      <w:ins w:id="18" w:author="Yifei Zhou" w:date="2023-03-10T10:25:00Z">
        <w:r>
          <w:rPr>
            <w:rFonts w:ascii="Times New Roman" w:eastAsia="楷体" w:hAnsi="Times New Roman" w:cs="Times New Roman"/>
            <w:b/>
            <w:bCs/>
            <w:sz w:val="24"/>
            <w:szCs w:val="24"/>
          </w:rPr>
          <w:t xml:space="preserve">        </w:t>
        </w:r>
      </w:ins>
      <w:r w:rsidR="002D5213" w:rsidRPr="00E14D1A">
        <w:rPr>
          <w:rFonts w:ascii="Times New Roman" w:eastAsia="楷体" w:hAnsi="Times New Roman" w:cs="Times New Roman"/>
          <w:b/>
          <w:bCs/>
          <w:sz w:val="24"/>
          <w:szCs w:val="24"/>
        </w:rPr>
        <w:t xml:space="preserve">1.2.2. </w:t>
      </w:r>
      <w:r w:rsidR="002D5213" w:rsidRPr="00E14D1A">
        <w:rPr>
          <w:rFonts w:ascii="Times New Roman" w:eastAsia="楷体" w:hAnsi="Times New Roman" w:cs="Times New Roman" w:hint="eastAsia"/>
          <w:b/>
          <w:bCs/>
          <w:sz w:val="24"/>
          <w:szCs w:val="24"/>
        </w:rPr>
        <w:t>城市水体热环境效应的形成机制研究</w:t>
      </w:r>
    </w:p>
    <w:p w14:paraId="0C2A17E2" w14:textId="47CB0FCB" w:rsidR="004C1B86" w:rsidRDefault="00527696" w:rsidP="00AB08A8">
      <w:pPr>
        <w:spacing w:line="360" w:lineRule="auto"/>
        <w:rPr>
          <w:ins w:id="19" w:author="Yifei Zhou" w:date="2023-03-10T10:31:00Z"/>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对于</w:t>
      </w:r>
      <w:r w:rsidRPr="00EA50D3">
        <w:rPr>
          <w:rFonts w:ascii="Times New Roman" w:eastAsia="楷体" w:hAnsi="Times New Roman" w:cs="Times New Roman" w:hint="eastAsia"/>
          <w:sz w:val="24"/>
          <w:szCs w:val="24"/>
        </w:rPr>
        <w:t>包括河流在内</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城市水体热环境效应</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以往的研究</w:t>
      </w:r>
      <w:r w:rsidRPr="00E14D1A">
        <w:rPr>
          <w:rFonts w:ascii="Times New Roman" w:eastAsia="楷体" w:hAnsi="Times New Roman" w:cs="Times New Roman" w:hint="eastAsia"/>
          <w:sz w:val="24"/>
          <w:szCs w:val="24"/>
        </w:rPr>
        <w:t>已经从</w:t>
      </w:r>
      <w:r w:rsidRPr="00EA50D3">
        <w:rPr>
          <w:rFonts w:ascii="Times New Roman" w:eastAsia="楷体" w:hAnsi="Times New Roman" w:cs="Times New Roman" w:hint="eastAsia"/>
          <w:sz w:val="24"/>
          <w:szCs w:val="24"/>
        </w:rPr>
        <w:t>不同的角度</w:t>
      </w:r>
      <w:r w:rsidRPr="00E14D1A">
        <w:rPr>
          <w:rFonts w:ascii="Times New Roman" w:eastAsia="楷体" w:hAnsi="Times New Roman" w:cs="Times New Roman" w:hint="eastAsia"/>
          <w:sz w:val="24"/>
          <w:szCs w:val="24"/>
        </w:rPr>
        <w:t>分析了</w:t>
      </w:r>
      <w:r w:rsidRPr="00EA50D3">
        <w:rPr>
          <w:rFonts w:ascii="Times New Roman" w:eastAsia="楷体" w:hAnsi="Times New Roman" w:cs="Times New Roman" w:hint="eastAsia"/>
          <w:sz w:val="24"/>
          <w:szCs w:val="24"/>
        </w:rPr>
        <w:t>其影响因素</w:t>
      </w:r>
      <w:r w:rsidRPr="00E14D1A">
        <w:rPr>
          <w:rFonts w:ascii="Times New Roman" w:eastAsia="楷体" w:hAnsi="Times New Roman" w:cs="Times New Roman" w:hint="eastAsia"/>
          <w:sz w:val="24"/>
          <w:szCs w:val="24"/>
        </w:rPr>
        <w:t>。比如，水体的</w:t>
      </w:r>
      <w:r w:rsidRPr="00EA50D3">
        <w:rPr>
          <w:rFonts w:ascii="Times New Roman" w:eastAsia="楷体" w:hAnsi="Times New Roman" w:cs="Times New Roman" w:hint="eastAsia"/>
          <w:sz w:val="24"/>
          <w:szCs w:val="24"/>
        </w:rPr>
        <w:t>自身形态特征</w:t>
      </w:r>
      <w:r w:rsidRPr="00E14D1A">
        <w:rPr>
          <w:rFonts w:ascii="Times New Roman" w:eastAsia="楷体" w:hAnsi="Times New Roman" w:cs="Times New Roman" w:hint="eastAsia"/>
          <w:sz w:val="24"/>
          <w:szCs w:val="24"/>
        </w:rPr>
        <w:t>能显著影响水体在</w:t>
      </w:r>
      <w:proofErr w:type="gramStart"/>
      <w:r w:rsidRPr="00EA50D3">
        <w:rPr>
          <w:rFonts w:ascii="Times New Roman" w:eastAsia="楷体" w:hAnsi="Times New Roman" w:cs="Times New Roman" w:hint="eastAsia"/>
          <w:sz w:val="24"/>
          <w:szCs w:val="24"/>
        </w:rPr>
        <w:t>午后对</w:t>
      </w:r>
      <w:proofErr w:type="gramEnd"/>
      <w:r w:rsidRPr="00EA50D3">
        <w:rPr>
          <w:rFonts w:ascii="Times New Roman" w:eastAsia="楷体" w:hAnsi="Times New Roman" w:cs="Times New Roman" w:hint="eastAsia"/>
          <w:sz w:val="24"/>
          <w:szCs w:val="24"/>
        </w:rPr>
        <w:t>周边环境</w:t>
      </w:r>
      <w:r w:rsidRPr="00E14D1A">
        <w:rPr>
          <w:rFonts w:ascii="Times New Roman" w:eastAsia="楷体" w:hAnsi="Times New Roman" w:cs="Times New Roman" w:hint="eastAsia"/>
          <w:sz w:val="24"/>
          <w:szCs w:val="24"/>
        </w:rPr>
        <w:t>的降温作用。对于水体周边的</w:t>
      </w:r>
      <w:r w:rsidRPr="00EA50D3">
        <w:rPr>
          <w:rFonts w:ascii="Times New Roman" w:eastAsia="楷体" w:hAnsi="Times New Roman" w:cs="Times New Roman" w:hint="eastAsia"/>
          <w:sz w:val="24"/>
          <w:szCs w:val="24"/>
        </w:rPr>
        <w:t>城市地区</w:t>
      </w:r>
      <w:r w:rsidRPr="00E14D1A">
        <w:rPr>
          <w:rFonts w:ascii="Times New Roman" w:eastAsia="楷体" w:hAnsi="Times New Roman" w:cs="Times New Roman" w:hint="eastAsia"/>
          <w:sz w:val="24"/>
          <w:szCs w:val="24"/>
        </w:rPr>
        <w:t>，其</w:t>
      </w:r>
      <w:r w:rsidRPr="00EA50D3">
        <w:rPr>
          <w:rFonts w:ascii="Times New Roman" w:eastAsia="楷体" w:hAnsi="Times New Roman" w:cs="Times New Roman" w:hint="eastAsia"/>
          <w:sz w:val="24"/>
          <w:szCs w:val="24"/>
        </w:rPr>
        <w:t>土地覆盖特征</w:t>
      </w:r>
      <w:r w:rsidRPr="00E14D1A">
        <w:rPr>
          <w:rFonts w:ascii="Times New Roman" w:eastAsia="楷体" w:hAnsi="Times New Roman" w:cs="Times New Roman" w:hint="eastAsia"/>
          <w:sz w:val="24"/>
          <w:szCs w:val="24"/>
        </w:rPr>
        <w:t>被认为是关键影响因素（</w:t>
      </w:r>
      <w:r w:rsidRPr="00EA50D3">
        <w:rPr>
          <w:rFonts w:ascii="Times New Roman" w:eastAsia="楷体" w:hAnsi="Times New Roman" w:cs="Times New Roman"/>
          <w:sz w:val="24"/>
          <w:szCs w:val="24"/>
        </w:rPr>
        <w:t>Wu et al., 2020</w:t>
      </w:r>
      <w:r w:rsidRPr="00E14D1A">
        <w:rPr>
          <w:rFonts w:ascii="Times New Roman" w:eastAsia="楷体" w:hAnsi="Times New Roman" w:cs="Times New Roman"/>
          <w:sz w:val="24"/>
          <w:szCs w:val="24"/>
        </w:rPr>
        <w:t>；</w:t>
      </w:r>
      <w:r w:rsidRPr="00EA50D3">
        <w:rPr>
          <w:rFonts w:ascii="Times New Roman" w:eastAsia="楷体" w:hAnsi="Times New Roman" w:cs="Times New Roman"/>
          <w:sz w:val="24"/>
          <w:szCs w:val="24"/>
        </w:rPr>
        <w:t>Zhou et al., 2014</w:t>
      </w:r>
      <w:r w:rsidRPr="00E14D1A">
        <w:rPr>
          <w:rFonts w:ascii="Times New Roman" w:eastAsia="楷体" w:hAnsi="Times New Roman" w:cs="Times New Roman"/>
          <w:sz w:val="24"/>
          <w:szCs w:val="24"/>
        </w:rPr>
        <w:t>；</w:t>
      </w:r>
      <w:r w:rsidRPr="00EA50D3">
        <w:rPr>
          <w:rFonts w:ascii="Times New Roman" w:eastAsia="楷体" w:hAnsi="Times New Roman" w:cs="Times New Roman" w:hint="eastAsia"/>
          <w:sz w:val="24"/>
          <w:szCs w:val="24"/>
        </w:rPr>
        <w:t>王琳等，</w:t>
      </w:r>
      <w:r w:rsidRPr="00EA50D3">
        <w:rPr>
          <w:rFonts w:ascii="Times New Roman" w:eastAsia="楷体" w:hAnsi="Times New Roman" w:cs="Times New Roman"/>
          <w:sz w:val="24"/>
          <w:szCs w:val="24"/>
        </w:rPr>
        <w:t>2018</w:t>
      </w:r>
      <w:r w:rsidRPr="00E14D1A">
        <w:rPr>
          <w:rFonts w:ascii="Times New Roman" w:eastAsia="楷体" w:hAnsi="Times New Roman" w:cs="Times New Roman"/>
          <w:sz w:val="24"/>
          <w:szCs w:val="24"/>
        </w:rPr>
        <w:t>）。</w:t>
      </w:r>
      <w:r w:rsidRPr="00E14D1A">
        <w:rPr>
          <w:rFonts w:ascii="Times New Roman" w:eastAsia="楷体" w:hAnsi="Times New Roman" w:cs="Times New Roman" w:hint="eastAsia"/>
          <w:sz w:val="24"/>
          <w:szCs w:val="24"/>
        </w:rPr>
        <w:t>事实上，除</w:t>
      </w:r>
      <w:r w:rsidRPr="00EA50D3">
        <w:rPr>
          <w:rFonts w:ascii="Times New Roman" w:eastAsia="楷体" w:hAnsi="Times New Roman" w:cs="Times New Roman" w:hint="eastAsia"/>
          <w:sz w:val="24"/>
          <w:szCs w:val="24"/>
        </w:rPr>
        <w:t>土地覆盖特征</w:t>
      </w:r>
      <w:r w:rsidRPr="00E14D1A">
        <w:rPr>
          <w:rFonts w:ascii="Times New Roman" w:eastAsia="楷体" w:hAnsi="Times New Roman" w:cs="Times New Roman" w:hint="eastAsia"/>
          <w:sz w:val="24"/>
          <w:szCs w:val="24"/>
        </w:rPr>
        <w:t>以外，</w:t>
      </w:r>
      <w:r w:rsidRPr="00EA50D3">
        <w:rPr>
          <w:rFonts w:ascii="Times New Roman" w:eastAsia="楷体" w:hAnsi="Times New Roman" w:cs="Times New Roman" w:hint="eastAsia"/>
          <w:sz w:val="24"/>
          <w:szCs w:val="24"/>
        </w:rPr>
        <w:t>建筑的分布、密度、朝向</w:t>
      </w:r>
      <w:r w:rsidRPr="00E14D1A">
        <w:rPr>
          <w:rFonts w:ascii="Times New Roman" w:eastAsia="楷体" w:hAnsi="Times New Roman" w:cs="Times New Roman" w:hint="eastAsia"/>
          <w:sz w:val="24"/>
          <w:szCs w:val="24"/>
        </w:rPr>
        <w:t>等</w:t>
      </w:r>
      <w:r w:rsidRPr="00EA50D3">
        <w:rPr>
          <w:rFonts w:ascii="Times New Roman" w:eastAsia="楷体" w:hAnsi="Times New Roman" w:cs="Times New Roman" w:hint="eastAsia"/>
          <w:sz w:val="24"/>
          <w:szCs w:val="24"/>
        </w:rPr>
        <w:t>三维形态特征</w:t>
      </w:r>
      <w:r w:rsidRPr="00E14D1A">
        <w:rPr>
          <w:rFonts w:ascii="Times New Roman" w:eastAsia="楷体" w:hAnsi="Times New Roman" w:cs="Times New Roman" w:hint="eastAsia"/>
          <w:sz w:val="24"/>
          <w:szCs w:val="24"/>
        </w:rPr>
        <w:t>对</w:t>
      </w:r>
      <w:r w:rsidRPr="00EA50D3">
        <w:rPr>
          <w:rFonts w:ascii="Times New Roman" w:eastAsia="楷体" w:hAnsi="Times New Roman" w:cs="Times New Roman" w:hint="eastAsia"/>
          <w:sz w:val="24"/>
          <w:szCs w:val="24"/>
        </w:rPr>
        <w:t>城市气候</w:t>
      </w:r>
      <w:r w:rsidRPr="00E14D1A">
        <w:rPr>
          <w:rFonts w:ascii="Times New Roman" w:eastAsia="楷体" w:hAnsi="Times New Roman" w:cs="Times New Roman" w:hint="eastAsia"/>
          <w:sz w:val="24"/>
          <w:szCs w:val="24"/>
        </w:rPr>
        <w:t>也起着至关重要的作用（</w:t>
      </w:r>
      <w:proofErr w:type="spellStart"/>
      <w:r w:rsidRPr="00EA50D3">
        <w:rPr>
          <w:rFonts w:ascii="Times New Roman" w:eastAsia="楷体" w:hAnsi="Times New Roman" w:cs="Times New Roman"/>
          <w:sz w:val="24"/>
          <w:szCs w:val="24"/>
        </w:rPr>
        <w:t>Alavipanah</w:t>
      </w:r>
      <w:proofErr w:type="spellEnd"/>
      <w:r w:rsidRPr="00EA50D3">
        <w:rPr>
          <w:rFonts w:ascii="Times New Roman" w:eastAsia="楷体" w:hAnsi="Times New Roman" w:cs="Times New Roman"/>
          <w:sz w:val="24"/>
          <w:szCs w:val="24"/>
        </w:rPr>
        <w:t xml:space="preserve"> et al., 2018</w:t>
      </w:r>
      <w:r w:rsidRPr="00E14D1A">
        <w:rPr>
          <w:rFonts w:ascii="Times New Roman" w:eastAsia="楷体" w:hAnsi="Times New Roman" w:cs="Times New Roman"/>
          <w:sz w:val="24"/>
          <w:szCs w:val="24"/>
        </w:rPr>
        <w:t>）。这些因素通过对</w:t>
      </w:r>
      <w:r w:rsidRPr="00EA50D3">
        <w:rPr>
          <w:rFonts w:ascii="Times New Roman" w:eastAsia="楷体" w:hAnsi="Times New Roman" w:cs="Times New Roman" w:hint="eastAsia"/>
          <w:sz w:val="24"/>
          <w:szCs w:val="24"/>
        </w:rPr>
        <w:t>地表辐射平衡、通风效应</w:t>
      </w:r>
      <w:r w:rsidRPr="00E14D1A">
        <w:rPr>
          <w:rFonts w:ascii="Times New Roman" w:eastAsia="楷体" w:hAnsi="Times New Roman" w:cs="Times New Roman" w:hint="eastAsia"/>
          <w:sz w:val="24"/>
          <w:szCs w:val="24"/>
        </w:rPr>
        <w:t>等的影响可以使</w:t>
      </w:r>
      <w:r w:rsidRPr="00EA50D3">
        <w:rPr>
          <w:rFonts w:ascii="Times New Roman" w:eastAsia="楷体" w:hAnsi="Times New Roman" w:cs="Times New Roman" w:hint="eastAsia"/>
          <w:sz w:val="24"/>
          <w:szCs w:val="24"/>
        </w:rPr>
        <w:t>气候特征</w:t>
      </w:r>
      <w:r w:rsidRPr="00E14D1A">
        <w:rPr>
          <w:rFonts w:ascii="Times New Roman" w:eastAsia="楷体" w:hAnsi="Times New Roman" w:cs="Times New Roman" w:hint="eastAsia"/>
          <w:sz w:val="24"/>
          <w:szCs w:val="24"/>
        </w:rPr>
        <w:t>发生显著变化。一项</w:t>
      </w:r>
      <w:r w:rsidRPr="00EA50D3">
        <w:rPr>
          <w:rFonts w:ascii="Times New Roman" w:eastAsia="楷体" w:hAnsi="Times New Roman" w:cs="Times New Roman" w:hint="eastAsia"/>
          <w:sz w:val="24"/>
          <w:szCs w:val="24"/>
        </w:rPr>
        <w:t>在北京的研究</w:t>
      </w:r>
      <w:r w:rsidRPr="00E14D1A">
        <w:rPr>
          <w:rFonts w:ascii="Times New Roman" w:eastAsia="楷体" w:hAnsi="Times New Roman" w:cs="Times New Roman" w:hint="eastAsia"/>
          <w:sz w:val="24"/>
          <w:szCs w:val="24"/>
        </w:rPr>
        <w:t>发现，相对于</w:t>
      </w:r>
      <w:r w:rsidRPr="00EA50D3">
        <w:rPr>
          <w:rFonts w:ascii="Times New Roman" w:eastAsia="楷体" w:hAnsi="Times New Roman" w:cs="Times New Roman" w:hint="eastAsia"/>
          <w:sz w:val="24"/>
          <w:szCs w:val="24"/>
        </w:rPr>
        <w:t>二维形态特征</w:t>
      </w:r>
      <w:r w:rsidRPr="00E14D1A">
        <w:rPr>
          <w:rFonts w:ascii="Times New Roman" w:eastAsia="楷体" w:hAnsi="Times New Roman" w:cs="Times New Roman" w:hint="eastAsia"/>
          <w:sz w:val="24"/>
          <w:szCs w:val="24"/>
        </w:rPr>
        <w:t>（如</w:t>
      </w:r>
      <w:r w:rsidRPr="00EA50D3">
        <w:rPr>
          <w:rFonts w:ascii="Times New Roman" w:eastAsia="楷体" w:hAnsi="Times New Roman" w:cs="Times New Roman" w:hint="eastAsia"/>
          <w:sz w:val="24"/>
          <w:szCs w:val="24"/>
        </w:rPr>
        <w:t>植被覆盖率、建筑覆盖率</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三维形态特征</w:t>
      </w:r>
      <w:r w:rsidRPr="00E14D1A">
        <w:rPr>
          <w:rFonts w:ascii="Times New Roman" w:eastAsia="楷体" w:hAnsi="Times New Roman" w:cs="Times New Roman" w:hint="eastAsia"/>
          <w:sz w:val="24"/>
          <w:szCs w:val="24"/>
        </w:rPr>
        <w:t>在</w:t>
      </w:r>
      <w:r w:rsidRPr="00EA50D3">
        <w:rPr>
          <w:rFonts w:ascii="Times New Roman" w:eastAsia="楷体" w:hAnsi="Times New Roman" w:cs="Times New Roman" w:hint="eastAsia"/>
          <w:sz w:val="24"/>
          <w:szCs w:val="24"/>
        </w:rPr>
        <w:t>预测气温方面</w:t>
      </w:r>
      <w:r w:rsidRPr="00E14D1A">
        <w:rPr>
          <w:rFonts w:ascii="Times New Roman" w:eastAsia="楷体" w:hAnsi="Times New Roman" w:cs="Times New Roman" w:hint="eastAsia"/>
          <w:sz w:val="24"/>
          <w:szCs w:val="24"/>
        </w:rPr>
        <w:t>表现更好（</w:t>
      </w:r>
      <w:r w:rsidRPr="00EA50D3">
        <w:rPr>
          <w:rFonts w:ascii="Times New Roman" w:eastAsia="楷体" w:hAnsi="Times New Roman" w:cs="Times New Roman"/>
          <w:sz w:val="24"/>
          <w:szCs w:val="24"/>
        </w:rPr>
        <w:t>Tian et al., 2019</w:t>
      </w:r>
      <w:r w:rsidRPr="00E14D1A">
        <w:rPr>
          <w:rFonts w:ascii="Times New Roman" w:eastAsia="楷体" w:hAnsi="Times New Roman" w:cs="Times New Roman"/>
          <w:sz w:val="24"/>
          <w:szCs w:val="24"/>
        </w:rPr>
        <w:t>）。需要注意的是，</w:t>
      </w:r>
      <w:r w:rsidRPr="00EA50D3">
        <w:rPr>
          <w:rFonts w:ascii="Times New Roman" w:eastAsia="楷体" w:hAnsi="Times New Roman" w:cs="Times New Roman" w:hint="eastAsia"/>
          <w:sz w:val="24"/>
          <w:szCs w:val="24"/>
        </w:rPr>
        <w:t>三维形态特征</w:t>
      </w:r>
      <w:r w:rsidRPr="00E14D1A">
        <w:rPr>
          <w:rFonts w:ascii="Times New Roman" w:eastAsia="楷体" w:hAnsi="Times New Roman" w:cs="Times New Roman" w:hint="eastAsia"/>
          <w:sz w:val="24"/>
          <w:szCs w:val="24"/>
        </w:rPr>
        <w:t>对城市气候的影响</w:t>
      </w:r>
      <w:r w:rsidRPr="00EA50D3">
        <w:rPr>
          <w:rFonts w:ascii="Times New Roman" w:eastAsia="楷体" w:hAnsi="Times New Roman" w:cs="Times New Roman" w:hint="eastAsia"/>
          <w:sz w:val="24"/>
          <w:szCs w:val="24"/>
        </w:rPr>
        <w:t>较为复杂</w:t>
      </w:r>
      <w:r w:rsidRPr="00E14D1A">
        <w:rPr>
          <w:rFonts w:ascii="Times New Roman" w:eastAsia="楷体" w:hAnsi="Times New Roman" w:cs="Times New Roman" w:hint="eastAsia"/>
          <w:sz w:val="24"/>
          <w:szCs w:val="24"/>
        </w:rPr>
        <w:t>。比如，提升</w:t>
      </w:r>
      <w:r w:rsidRPr="00EA50D3">
        <w:rPr>
          <w:rFonts w:ascii="Times New Roman" w:eastAsia="楷体" w:hAnsi="Times New Roman" w:cs="Times New Roman" w:hint="eastAsia"/>
          <w:sz w:val="24"/>
          <w:szCs w:val="24"/>
        </w:rPr>
        <w:t>天空视域因子</w:t>
      </w:r>
      <w:r w:rsidRPr="00E14D1A">
        <w:rPr>
          <w:rFonts w:ascii="Times New Roman" w:eastAsia="楷体" w:hAnsi="Times New Roman" w:cs="Times New Roman" w:hint="eastAsia"/>
          <w:sz w:val="24"/>
          <w:szCs w:val="24"/>
        </w:rPr>
        <w:t>一方面有助于增强</w:t>
      </w:r>
      <w:r w:rsidRPr="00EA50D3">
        <w:rPr>
          <w:rFonts w:ascii="Times New Roman" w:eastAsia="楷体" w:hAnsi="Times New Roman" w:cs="Times New Roman" w:hint="eastAsia"/>
          <w:sz w:val="24"/>
          <w:szCs w:val="24"/>
        </w:rPr>
        <w:t>密集建筑环境中</w:t>
      </w:r>
      <w:r w:rsidRPr="00E14D1A">
        <w:rPr>
          <w:rFonts w:ascii="Times New Roman" w:eastAsia="楷体" w:hAnsi="Times New Roman" w:cs="Times New Roman" w:hint="eastAsia"/>
          <w:sz w:val="24"/>
          <w:szCs w:val="24"/>
        </w:rPr>
        <w:t>的空气流通以</w:t>
      </w:r>
      <w:r w:rsidRPr="00EA50D3">
        <w:rPr>
          <w:rFonts w:ascii="Times New Roman" w:eastAsia="楷体" w:hAnsi="Times New Roman" w:cs="Times New Roman" w:hint="eastAsia"/>
          <w:sz w:val="24"/>
          <w:szCs w:val="24"/>
        </w:rPr>
        <w:t>降低温度</w:t>
      </w:r>
      <w:r w:rsidRPr="00E14D1A">
        <w:rPr>
          <w:rFonts w:ascii="Times New Roman" w:eastAsia="楷体" w:hAnsi="Times New Roman" w:cs="Times New Roman" w:hint="eastAsia"/>
          <w:sz w:val="24"/>
          <w:szCs w:val="24"/>
        </w:rPr>
        <w:t>，另一方面</w:t>
      </w:r>
      <w:r w:rsidRPr="00EA50D3">
        <w:rPr>
          <w:rFonts w:ascii="Times New Roman" w:eastAsia="楷体" w:hAnsi="Times New Roman" w:cs="Times New Roman" w:hint="eastAsia"/>
          <w:sz w:val="24"/>
          <w:szCs w:val="24"/>
        </w:rPr>
        <w:t>则可以使得</w:t>
      </w:r>
      <w:r w:rsidRPr="00E14D1A">
        <w:rPr>
          <w:rFonts w:ascii="Times New Roman" w:eastAsia="楷体" w:hAnsi="Times New Roman" w:cs="Times New Roman" w:hint="eastAsia"/>
          <w:sz w:val="24"/>
          <w:szCs w:val="24"/>
        </w:rPr>
        <w:t>入射到地表的</w:t>
      </w:r>
      <w:r w:rsidRPr="00EA50D3">
        <w:rPr>
          <w:rFonts w:ascii="Times New Roman" w:eastAsia="楷体" w:hAnsi="Times New Roman" w:cs="Times New Roman" w:hint="eastAsia"/>
          <w:sz w:val="24"/>
          <w:szCs w:val="24"/>
        </w:rPr>
        <w:t>太阳辐射增加</w:t>
      </w:r>
      <w:r w:rsidRPr="00E14D1A">
        <w:rPr>
          <w:rFonts w:ascii="Times New Roman" w:eastAsia="楷体" w:hAnsi="Times New Roman" w:cs="Times New Roman" w:hint="eastAsia"/>
          <w:sz w:val="24"/>
          <w:szCs w:val="24"/>
        </w:rPr>
        <w:t>，不利于</w:t>
      </w:r>
      <w:r w:rsidRPr="00EA50D3">
        <w:rPr>
          <w:rFonts w:ascii="Times New Roman" w:eastAsia="楷体" w:hAnsi="Times New Roman" w:cs="Times New Roman" w:hint="eastAsia"/>
          <w:sz w:val="24"/>
          <w:szCs w:val="24"/>
        </w:rPr>
        <w:t>表面温度</w:t>
      </w:r>
      <w:r w:rsidRPr="00E14D1A">
        <w:rPr>
          <w:rFonts w:ascii="Times New Roman" w:eastAsia="楷体" w:hAnsi="Times New Roman" w:cs="Times New Roman" w:hint="eastAsia"/>
          <w:sz w:val="24"/>
          <w:szCs w:val="24"/>
        </w:rPr>
        <w:t>的下降</w:t>
      </w:r>
      <w:r w:rsidRPr="00E14D1A">
        <w:rPr>
          <w:rFonts w:ascii="Times New Roman" w:eastAsia="楷体" w:hAnsi="Times New Roman" w:cs="Times New Roman"/>
          <w:sz w:val="24"/>
          <w:szCs w:val="24"/>
        </w:rPr>
        <w:t xml:space="preserve"> (</w:t>
      </w:r>
      <w:proofErr w:type="spellStart"/>
      <w:r w:rsidRPr="00EA50D3">
        <w:rPr>
          <w:rFonts w:ascii="Times New Roman" w:eastAsia="楷体" w:hAnsi="Times New Roman" w:cs="Times New Roman"/>
          <w:sz w:val="24"/>
          <w:szCs w:val="24"/>
        </w:rPr>
        <w:t>Jamei</w:t>
      </w:r>
      <w:proofErr w:type="spellEnd"/>
      <w:r w:rsidRPr="00EA50D3">
        <w:rPr>
          <w:rFonts w:ascii="Times New Roman" w:eastAsia="楷体" w:hAnsi="Times New Roman" w:cs="Times New Roman"/>
          <w:sz w:val="24"/>
          <w:szCs w:val="24"/>
        </w:rPr>
        <w:t xml:space="preserve"> et al., 2016</w:t>
      </w:r>
      <w:r w:rsidRPr="00E14D1A">
        <w:rPr>
          <w:rFonts w:ascii="Times New Roman" w:eastAsia="楷体" w:hAnsi="Times New Roman" w:cs="Times New Roman"/>
          <w:sz w:val="24"/>
          <w:szCs w:val="24"/>
        </w:rPr>
        <w:t>；</w:t>
      </w:r>
      <w:r w:rsidRPr="00EA50D3">
        <w:rPr>
          <w:rFonts w:ascii="Times New Roman" w:eastAsia="楷体" w:hAnsi="Times New Roman" w:cs="Times New Roman"/>
          <w:sz w:val="24"/>
          <w:szCs w:val="24"/>
        </w:rPr>
        <w:t>Joshi et al., 2022</w:t>
      </w:r>
      <w:r w:rsidRPr="00E14D1A">
        <w:rPr>
          <w:rFonts w:ascii="Times New Roman" w:eastAsia="楷体" w:hAnsi="Times New Roman" w:cs="Times New Roman"/>
          <w:sz w:val="24"/>
          <w:szCs w:val="24"/>
        </w:rPr>
        <w:t>）。</w:t>
      </w:r>
      <w:r w:rsidRPr="00E14D1A">
        <w:rPr>
          <w:rFonts w:ascii="Times New Roman" w:eastAsia="楷体" w:hAnsi="Times New Roman" w:cs="Times New Roman" w:hint="eastAsia"/>
          <w:b/>
          <w:bCs/>
          <w:sz w:val="24"/>
          <w:szCs w:val="24"/>
        </w:rPr>
        <w:t>目前，</w:t>
      </w:r>
      <w:r w:rsidRPr="00EA50D3">
        <w:rPr>
          <w:rFonts w:ascii="Times New Roman" w:eastAsia="楷体" w:hAnsi="Times New Roman" w:cs="Times New Roman" w:hint="eastAsia"/>
          <w:b/>
          <w:bCs/>
          <w:sz w:val="24"/>
          <w:szCs w:val="24"/>
        </w:rPr>
        <w:t>三维形态特征</w:t>
      </w:r>
      <w:r w:rsidRPr="00E14D1A">
        <w:rPr>
          <w:rFonts w:ascii="Times New Roman" w:eastAsia="楷体" w:hAnsi="Times New Roman" w:cs="Times New Roman" w:hint="eastAsia"/>
          <w:b/>
          <w:bCs/>
          <w:sz w:val="24"/>
          <w:szCs w:val="24"/>
        </w:rPr>
        <w:t>对</w:t>
      </w:r>
      <w:r w:rsidRPr="00EA50D3">
        <w:rPr>
          <w:rFonts w:ascii="Times New Roman" w:eastAsia="楷体" w:hAnsi="Times New Roman" w:cs="Times New Roman" w:hint="eastAsia"/>
          <w:b/>
          <w:bCs/>
          <w:sz w:val="24"/>
          <w:szCs w:val="24"/>
        </w:rPr>
        <w:t>城市气候影响</w:t>
      </w:r>
      <w:r w:rsidRPr="00E14D1A">
        <w:rPr>
          <w:rFonts w:ascii="Times New Roman" w:eastAsia="楷体" w:hAnsi="Times New Roman" w:cs="Times New Roman" w:hint="eastAsia"/>
          <w:b/>
          <w:bCs/>
          <w:sz w:val="24"/>
          <w:szCs w:val="24"/>
        </w:rPr>
        <w:t>的</w:t>
      </w:r>
      <w:r w:rsidR="0092009C" w:rsidRPr="00E14D1A">
        <w:rPr>
          <w:rFonts w:ascii="Times New Roman" w:eastAsia="楷体" w:hAnsi="Times New Roman" w:cs="Times New Roman" w:hint="eastAsia"/>
          <w:b/>
          <w:bCs/>
          <w:sz w:val="24"/>
          <w:szCs w:val="24"/>
        </w:rPr>
        <w:t>量化</w:t>
      </w:r>
      <w:r w:rsidRPr="00E14D1A">
        <w:rPr>
          <w:rFonts w:ascii="Times New Roman" w:eastAsia="楷体" w:hAnsi="Times New Roman" w:cs="Times New Roman" w:hint="eastAsia"/>
          <w:b/>
          <w:bCs/>
          <w:sz w:val="24"/>
          <w:szCs w:val="24"/>
        </w:rPr>
        <w:t>研究主要涉及</w:t>
      </w:r>
      <w:r w:rsidRPr="00EA50D3">
        <w:rPr>
          <w:rFonts w:ascii="Times New Roman" w:eastAsia="楷体" w:hAnsi="Times New Roman" w:cs="Times New Roman" w:hint="eastAsia"/>
          <w:b/>
          <w:bCs/>
          <w:sz w:val="24"/>
          <w:szCs w:val="24"/>
        </w:rPr>
        <w:t>城市尺度的区域</w:t>
      </w:r>
      <w:r w:rsidRPr="00E14D1A">
        <w:rPr>
          <w:rFonts w:ascii="Times New Roman" w:eastAsia="楷体" w:hAnsi="Times New Roman" w:cs="Times New Roman" w:hint="eastAsia"/>
          <w:b/>
          <w:bCs/>
          <w:sz w:val="24"/>
          <w:szCs w:val="24"/>
        </w:rPr>
        <w:t>或</w:t>
      </w:r>
      <w:r w:rsidRPr="00EA50D3">
        <w:rPr>
          <w:rFonts w:ascii="Times New Roman" w:eastAsia="楷体" w:hAnsi="Times New Roman" w:cs="Times New Roman" w:hint="eastAsia"/>
          <w:b/>
          <w:bCs/>
          <w:sz w:val="24"/>
          <w:szCs w:val="24"/>
        </w:rPr>
        <w:t>绿地周边等</w:t>
      </w:r>
      <w:r w:rsidR="0092009C" w:rsidRPr="00E14D1A">
        <w:rPr>
          <w:rFonts w:ascii="Times New Roman" w:eastAsia="楷体" w:hAnsi="Times New Roman" w:cs="Times New Roman" w:hint="eastAsia"/>
          <w:b/>
          <w:bCs/>
          <w:sz w:val="24"/>
          <w:szCs w:val="24"/>
        </w:rPr>
        <w:t>，滨江地区的</w:t>
      </w:r>
      <w:r w:rsidRPr="00E14D1A">
        <w:rPr>
          <w:rFonts w:ascii="Times New Roman" w:eastAsia="楷体" w:hAnsi="Times New Roman" w:cs="Times New Roman" w:hint="eastAsia"/>
          <w:b/>
          <w:bCs/>
          <w:sz w:val="24"/>
          <w:szCs w:val="24"/>
        </w:rPr>
        <w:t>分析</w:t>
      </w:r>
      <w:r w:rsidR="0092009C" w:rsidRPr="00E14D1A">
        <w:rPr>
          <w:rFonts w:ascii="Times New Roman" w:eastAsia="楷体" w:hAnsi="Times New Roman" w:cs="Times New Roman" w:hint="eastAsia"/>
          <w:b/>
          <w:bCs/>
          <w:sz w:val="24"/>
          <w:szCs w:val="24"/>
        </w:rPr>
        <w:t>偏少</w:t>
      </w:r>
      <w:r w:rsidRPr="00EA50D3">
        <w:rPr>
          <w:rFonts w:ascii="Times New Roman" w:eastAsia="楷体" w:hAnsi="Times New Roman" w:cs="Times New Roman" w:hint="eastAsia"/>
          <w:sz w:val="24"/>
          <w:szCs w:val="24"/>
        </w:rPr>
        <w:t>（</w:t>
      </w:r>
      <w:proofErr w:type="spellStart"/>
      <w:r w:rsidRPr="00EA50D3">
        <w:rPr>
          <w:rFonts w:ascii="Times New Roman" w:eastAsia="楷体" w:hAnsi="Times New Roman" w:cs="Times New Roman"/>
          <w:sz w:val="24"/>
          <w:szCs w:val="24"/>
        </w:rPr>
        <w:t>Ampatzidis</w:t>
      </w:r>
      <w:proofErr w:type="spellEnd"/>
      <w:r w:rsidRPr="00EA50D3">
        <w:rPr>
          <w:rFonts w:ascii="Times New Roman" w:eastAsia="楷体" w:hAnsi="Times New Roman" w:cs="Times New Roman"/>
          <w:sz w:val="24"/>
          <w:szCs w:val="24"/>
        </w:rPr>
        <w:t xml:space="preserve"> et al., 2020</w:t>
      </w:r>
      <w:r w:rsidRPr="00EA50D3">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Cheval et al., 2020; Wang et al., 2021</w:t>
      </w:r>
      <w:r w:rsidRPr="00EA50D3">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Wu et al., 2018</w:t>
      </w:r>
      <w:r w:rsidRPr="00EA50D3">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Yang et al., 2023</w:t>
      </w:r>
      <w:r w:rsidRPr="00EA50D3">
        <w:rPr>
          <w:rFonts w:ascii="Times New Roman" w:eastAsia="楷体" w:hAnsi="Times New Roman" w:cs="Times New Roman" w:hint="eastAsia"/>
          <w:sz w:val="24"/>
          <w:szCs w:val="24"/>
        </w:rPr>
        <w:t>）</w:t>
      </w:r>
      <w:r w:rsidRPr="00E14D1A">
        <w:rPr>
          <w:rFonts w:ascii="Times New Roman" w:eastAsia="楷体" w:hAnsi="Times New Roman" w:cs="Times New Roman"/>
          <w:b/>
          <w:bCs/>
          <w:sz w:val="24"/>
          <w:szCs w:val="24"/>
        </w:rPr>
        <w:t>。</w:t>
      </w:r>
      <w:ins w:id="20" w:author="Yifei Zhou" w:date="2023-03-10T09:44:00Z">
        <w:r w:rsidR="00530A92">
          <w:rPr>
            <w:rFonts w:ascii="Times New Roman" w:eastAsia="楷体" w:hAnsi="Times New Roman" w:cs="Times New Roman" w:hint="eastAsia"/>
            <w:b/>
            <w:bCs/>
            <w:sz w:val="24"/>
            <w:szCs w:val="24"/>
          </w:rPr>
          <w:t>这不利于对城市滨江地区气候的深入理解。</w:t>
        </w:r>
      </w:ins>
      <w:r w:rsidR="009F3ACA" w:rsidRPr="00E14D1A">
        <w:rPr>
          <w:rFonts w:ascii="Times New Roman" w:eastAsia="楷体" w:hAnsi="Times New Roman" w:cs="Times New Roman" w:hint="eastAsia"/>
          <w:sz w:val="24"/>
          <w:szCs w:val="24"/>
        </w:rPr>
        <w:t>为</w:t>
      </w:r>
      <w:del w:id="21" w:author="Yifei Zhou" w:date="2023-03-10T09:44:00Z">
        <w:r w:rsidR="009F3ACA" w:rsidRPr="00E14D1A" w:rsidDel="00530A92">
          <w:rPr>
            <w:rFonts w:ascii="Times New Roman" w:eastAsia="楷体" w:hAnsi="Times New Roman" w:cs="Times New Roman" w:hint="eastAsia"/>
            <w:sz w:val="24"/>
            <w:szCs w:val="24"/>
          </w:rPr>
          <w:delText>深入</w:delText>
        </w:r>
      </w:del>
      <w:r w:rsidR="009F3ACA" w:rsidRPr="00E14D1A">
        <w:rPr>
          <w:rFonts w:ascii="Times New Roman" w:eastAsia="楷体" w:hAnsi="Times New Roman" w:cs="Times New Roman" w:hint="eastAsia"/>
          <w:sz w:val="24"/>
          <w:szCs w:val="24"/>
        </w:rPr>
        <w:t>探究城市滨江地区行人高度处的河流热</w:t>
      </w:r>
      <w:ins w:id="22" w:author="Yifei Zhou" w:date="2023-03-10T09:45:00Z">
        <w:r w:rsidR="00896D0C">
          <w:rPr>
            <w:rFonts w:ascii="Times New Roman" w:eastAsia="楷体" w:hAnsi="Times New Roman" w:cs="Times New Roman" w:hint="eastAsia"/>
            <w:sz w:val="24"/>
            <w:szCs w:val="24"/>
          </w:rPr>
          <w:t>环境</w:t>
        </w:r>
      </w:ins>
      <w:r w:rsidR="009F3ACA" w:rsidRPr="00E14D1A">
        <w:rPr>
          <w:rFonts w:ascii="Times New Roman" w:eastAsia="楷体" w:hAnsi="Times New Roman" w:cs="Times New Roman" w:hint="eastAsia"/>
          <w:sz w:val="24"/>
          <w:szCs w:val="24"/>
        </w:rPr>
        <w:t>效应及其对环境特征的响应</w:t>
      </w:r>
      <w:r w:rsidRPr="00E14D1A">
        <w:rPr>
          <w:rFonts w:ascii="Times New Roman" w:eastAsia="楷体" w:hAnsi="Times New Roman" w:cs="Times New Roman"/>
          <w:sz w:val="24"/>
          <w:szCs w:val="24"/>
        </w:rPr>
        <w:t>，本项目第二部分拟</w:t>
      </w:r>
      <w:r w:rsidRPr="00E14D1A">
        <w:rPr>
          <w:rFonts w:ascii="Times New Roman" w:eastAsia="楷体" w:hAnsi="Times New Roman" w:cs="Times New Roman" w:hint="eastAsia"/>
          <w:sz w:val="24"/>
          <w:szCs w:val="24"/>
        </w:rPr>
        <w:t>在</w:t>
      </w:r>
      <w:r w:rsidRPr="00EA50D3">
        <w:rPr>
          <w:rFonts w:ascii="Times New Roman" w:eastAsia="楷体" w:hAnsi="Times New Roman" w:cs="Times New Roman" w:hint="eastAsia"/>
          <w:sz w:val="24"/>
          <w:szCs w:val="24"/>
        </w:rPr>
        <w:t>河流冠层热效应</w:t>
      </w:r>
      <w:r w:rsidRPr="00E14D1A">
        <w:rPr>
          <w:rFonts w:ascii="Times New Roman" w:eastAsia="楷体" w:hAnsi="Times New Roman" w:cs="Times New Roman" w:hint="eastAsia"/>
          <w:sz w:val="24"/>
          <w:szCs w:val="24"/>
        </w:rPr>
        <w:t>时空分析的基础上，提取关键影响因素，量化</w:t>
      </w:r>
      <w:ins w:id="23" w:author="Yifei Zhou" w:date="2023-03-10T07:29:00Z">
        <w:r w:rsidR="00F829AB" w:rsidRPr="00F829AB">
          <w:rPr>
            <w:rFonts w:ascii="楷体" w:eastAsia="楷体" w:hAnsi="楷体" w:cs="楷体" w:hint="eastAsia"/>
            <w:sz w:val="24"/>
            <w:lang w:bidi="ar"/>
            <w:rPrChange w:id="24" w:author="Yifei Zhou" w:date="2023-03-10T07:30:00Z">
              <w:rPr>
                <w:rFonts w:ascii="楷体" w:eastAsia="楷体" w:hAnsi="楷体" w:cs="楷体" w:hint="eastAsia"/>
                <w:sz w:val="24"/>
                <w:highlight w:val="cyan"/>
                <w:lang w:bidi="ar"/>
              </w:rPr>
            </w:rPrChange>
          </w:rPr>
          <w:t>包括三维形态指标在内的</w:t>
        </w:r>
      </w:ins>
      <w:ins w:id="25" w:author="Yifei Zhou" w:date="2023-03-10T07:30:00Z">
        <w:r w:rsidR="00F829AB" w:rsidRPr="00F829AB">
          <w:rPr>
            <w:rFonts w:ascii="楷体" w:eastAsia="楷体" w:hAnsi="楷体" w:cs="楷体" w:hint="eastAsia"/>
            <w:sz w:val="24"/>
            <w:lang w:bidi="ar"/>
            <w:rPrChange w:id="26" w:author="Yifei Zhou" w:date="2023-03-10T07:30:00Z">
              <w:rPr>
                <w:rFonts w:ascii="楷体" w:eastAsia="楷体" w:hAnsi="楷体" w:cs="楷体" w:hint="eastAsia"/>
                <w:sz w:val="24"/>
                <w:highlight w:val="cyan"/>
                <w:lang w:bidi="ar"/>
              </w:rPr>
            </w:rPrChange>
          </w:rPr>
          <w:t>关键</w:t>
        </w:r>
      </w:ins>
      <w:ins w:id="27" w:author="Yifei Zhou" w:date="2023-03-10T07:29:00Z">
        <w:r w:rsidR="00F829AB" w:rsidRPr="00F829AB">
          <w:rPr>
            <w:rFonts w:ascii="楷体" w:eastAsia="楷体" w:hAnsi="楷体" w:cs="楷体" w:hint="eastAsia"/>
            <w:sz w:val="24"/>
            <w:lang w:bidi="ar"/>
          </w:rPr>
          <w:t>环境因素</w:t>
        </w:r>
      </w:ins>
      <w:del w:id="28" w:author="Yifei Zhou" w:date="2023-03-10T07:29:00Z">
        <w:r w:rsidRPr="00F829AB" w:rsidDel="00F829AB">
          <w:rPr>
            <w:rFonts w:ascii="Times New Roman" w:eastAsia="楷体" w:hAnsi="Times New Roman" w:cs="Times New Roman" w:hint="eastAsia"/>
            <w:sz w:val="24"/>
            <w:szCs w:val="24"/>
          </w:rPr>
          <w:delText>各关键因素对该效应</w:delText>
        </w:r>
      </w:del>
      <w:r w:rsidRPr="00F829AB">
        <w:rPr>
          <w:rFonts w:ascii="Times New Roman" w:eastAsia="楷体" w:hAnsi="Times New Roman" w:cs="Times New Roman" w:hint="eastAsia"/>
          <w:sz w:val="24"/>
          <w:szCs w:val="24"/>
        </w:rPr>
        <w:t>的相对</w:t>
      </w:r>
      <w:r w:rsidRPr="00E14D1A">
        <w:rPr>
          <w:rFonts w:ascii="Times New Roman" w:eastAsia="楷体" w:hAnsi="Times New Roman" w:cs="Times New Roman" w:hint="eastAsia"/>
          <w:sz w:val="24"/>
          <w:szCs w:val="24"/>
        </w:rPr>
        <w:t>贡献</w:t>
      </w:r>
      <w:del w:id="29" w:author="Yifei Zhou" w:date="2023-03-10T07:30:00Z">
        <w:r w:rsidRPr="00E14D1A" w:rsidDel="00F829AB">
          <w:rPr>
            <w:rFonts w:ascii="Times New Roman" w:eastAsia="楷体" w:hAnsi="Times New Roman" w:cs="Times New Roman" w:hint="eastAsia"/>
            <w:sz w:val="24"/>
            <w:szCs w:val="24"/>
          </w:rPr>
          <w:delText>，并特别关注各三维形态指标的作用</w:delText>
        </w:r>
      </w:del>
      <w:r w:rsidRPr="00E14D1A">
        <w:rPr>
          <w:rFonts w:ascii="Times New Roman" w:eastAsia="楷体" w:hAnsi="Times New Roman" w:cs="Times New Roman" w:hint="eastAsia"/>
          <w:sz w:val="24"/>
          <w:szCs w:val="24"/>
        </w:rPr>
        <w:t>，阐明</w:t>
      </w:r>
      <w:r w:rsidR="00D53E1E" w:rsidRPr="00E14D1A">
        <w:rPr>
          <w:rFonts w:ascii="Times New Roman" w:eastAsia="楷体" w:hAnsi="Times New Roman" w:cs="Times New Roman" w:hint="eastAsia"/>
          <w:sz w:val="24"/>
          <w:szCs w:val="24"/>
        </w:rPr>
        <w:t>该效应</w:t>
      </w:r>
      <w:r w:rsidRPr="00E14D1A">
        <w:rPr>
          <w:rFonts w:ascii="Times New Roman" w:eastAsia="楷体" w:hAnsi="Times New Roman" w:cs="Times New Roman" w:hint="eastAsia"/>
          <w:sz w:val="24"/>
          <w:szCs w:val="24"/>
        </w:rPr>
        <w:t>的形成机制。</w:t>
      </w:r>
      <w:bookmarkStart w:id="30" w:name="OLE_LINK1"/>
    </w:p>
    <w:p w14:paraId="5429BEBA" w14:textId="77777777" w:rsidR="00AE0AD9" w:rsidRPr="00E14D1A" w:rsidRDefault="00AE0AD9" w:rsidP="00AB08A8">
      <w:pPr>
        <w:spacing w:line="360" w:lineRule="auto"/>
        <w:rPr>
          <w:rFonts w:ascii="Times New Roman" w:eastAsia="楷体" w:hAnsi="Times New Roman" w:cs="Times New Roman" w:hint="eastAsia"/>
          <w:sz w:val="24"/>
          <w:szCs w:val="24"/>
        </w:rPr>
      </w:pPr>
    </w:p>
    <w:p w14:paraId="494F27E2" w14:textId="1F4F36CA" w:rsidR="002D5213" w:rsidRPr="00EA50D3" w:rsidRDefault="004F0F2E" w:rsidP="004F0F2E">
      <w:pPr>
        <w:spacing w:line="360" w:lineRule="auto"/>
        <w:rPr>
          <w:rFonts w:ascii="Times New Roman" w:eastAsia="楷体" w:hAnsi="Times New Roman" w:cs="Times New Roman"/>
          <w:b/>
          <w:bCs/>
          <w:sz w:val="24"/>
          <w:szCs w:val="24"/>
        </w:rPr>
        <w:pPrChange w:id="31" w:author="Yifei Zhou" w:date="2023-03-10T10:25:00Z">
          <w:pPr>
            <w:spacing w:line="360" w:lineRule="auto"/>
            <w:ind w:firstLine="720"/>
          </w:pPr>
        </w:pPrChange>
      </w:pPr>
      <w:ins w:id="32" w:author="Yifei Zhou" w:date="2023-03-10T10:25:00Z">
        <w:r>
          <w:rPr>
            <w:rFonts w:ascii="Times New Roman" w:eastAsia="楷体" w:hAnsi="Times New Roman" w:cs="Times New Roman"/>
            <w:b/>
            <w:bCs/>
            <w:sz w:val="24"/>
            <w:szCs w:val="24"/>
          </w:rPr>
          <w:t xml:space="preserve">        </w:t>
        </w:r>
      </w:ins>
      <w:r w:rsidR="002D5213" w:rsidRPr="00EA50D3">
        <w:rPr>
          <w:rFonts w:ascii="Times New Roman" w:eastAsia="楷体" w:hAnsi="Times New Roman" w:cs="Times New Roman"/>
          <w:b/>
          <w:bCs/>
          <w:sz w:val="24"/>
          <w:szCs w:val="24"/>
        </w:rPr>
        <w:t xml:space="preserve">1.2.3. </w:t>
      </w:r>
      <w:r w:rsidR="002D5213" w:rsidRPr="00EA50D3">
        <w:rPr>
          <w:rFonts w:ascii="Times New Roman" w:eastAsia="楷体" w:hAnsi="Times New Roman" w:cs="Times New Roman" w:hint="eastAsia"/>
          <w:b/>
          <w:bCs/>
          <w:sz w:val="24"/>
          <w:szCs w:val="24"/>
        </w:rPr>
        <w:t>城市滨江地区的规划设计研究</w:t>
      </w:r>
    </w:p>
    <w:bookmarkEnd w:id="30"/>
    <w:p w14:paraId="6A96B327" w14:textId="554FC191" w:rsidR="004C1B86" w:rsidRPr="00E14D1A" w:rsidRDefault="00527696" w:rsidP="00C629F0">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城市气候研究的</w:t>
      </w:r>
      <w:r w:rsidRPr="00EA50D3">
        <w:rPr>
          <w:rFonts w:ascii="Times New Roman" w:eastAsia="楷体" w:hAnsi="Times New Roman" w:cs="Times New Roman" w:hint="eastAsia"/>
          <w:sz w:val="24"/>
          <w:szCs w:val="24"/>
        </w:rPr>
        <w:t>实际意义之一</w:t>
      </w:r>
      <w:r w:rsidRPr="00E14D1A">
        <w:rPr>
          <w:rFonts w:ascii="Times New Roman" w:eastAsia="楷体" w:hAnsi="Times New Roman" w:cs="Times New Roman" w:hint="eastAsia"/>
          <w:sz w:val="24"/>
          <w:szCs w:val="24"/>
        </w:rPr>
        <w:t>在于通过</w:t>
      </w:r>
      <w:r w:rsidRPr="00EA50D3">
        <w:rPr>
          <w:rFonts w:ascii="Times New Roman" w:eastAsia="楷体" w:hAnsi="Times New Roman" w:cs="Times New Roman" w:hint="eastAsia"/>
          <w:sz w:val="24"/>
          <w:szCs w:val="24"/>
        </w:rPr>
        <w:t>理解城市气候</w:t>
      </w:r>
      <w:r w:rsidRPr="00E14D1A">
        <w:rPr>
          <w:rFonts w:ascii="Times New Roman" w:eastAsia="楷体" w:hAnsi="Times New Roman" w:cs="Times New Roman" w:hint="eastAsia"/>
          <w:sz w:val="24"/>
          <w:szCs w:val="24"/>
        </w:rPr>
        <w:t>对</w:t>
      </w:r>
      <w:r w:rsidRPr="00EA50D3">
        <w:rPr>
          <w:rFonts w:ascii="Times New Roman" w:eastAsia="楷体" w:hAnsi="Times New Roman" w:cs="Times New Roman" w:hint="eastAsia"/>
          <w:sz w:val="24"/>
          <w:szCs w:val="24"/>
        </w:rPr>
        <w:t>三维形态</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土地覆盖特征</w:t>
      </w:r>
      <w:r w:rsidRPr="00E14D1A">
        <w:rPr>
          <w:rFonts w:ascii="Times New Roman" w:eastAsia="楷体" w:hAnsi="Times New Roman" w:cs="Times New Roman" w:hint="eastAsia"/>
          <w:sz w:val="24"/>
          <w:szCs w:val="24"/>
        </w:rPr>
        <w:t>等因素</w:t>
      </w:r>
      <w:r w:rsidRPr="00EA50D3">
        <w:rPr>
          <w:rFonts w:ascii="Times New Roman" w:eastAsia="楷体" w:hAnsi="Times New Roman" w:cs="Times New Roman" w:hint="eastAsia"/>
          <w:sz w:val="24"/>
          <w:szCs w:val="24"/>
        </w:rPr>
        <w:t>的响应</w:t>
      </w:r>
      <w:r w:rsidRPr="00E14D1A">
        <w:rPr>
          <w:rFonts w:ascii="Times New Roman" w:eastAsia="楷体" w:hAnsi="Times New Roman" w:cs="Times New Roman" w:hint="eastAsia"/>
          <w:sz w:val="24"/>
          <w:szCs w:val="24"/>
        </w:rPr>
        <w:t>来为</w:t>
      </w:r>
      <w:r w:rsidRPr="00EA50D3">
        <w:rPr>
          <w:rFonts w:ascii="Times New Roman" w:eastAsia="楷体" w:hAnsi="Times New Roman" w:cs="Times New Roman" w:hint="eastAsia"/>
          <w:sz w:val="24"/>
          <w:szCs w:val="24"/>
        </w:rPr>
        <w:t>政府部门</w:t>
      </w:r>
      <w:r w:rsidRPr="00E14D1A">
        <w:rPr>
          <w:rFonts w:ascii="Times New Roman" w:eastAsia="楷体" w:hAnsi="Times New Roman" w:cs="Times New Roman" w:hint="eastAsia"/>
          <w:sz w:val="24"/>
          <w:szCs w:val="24"/>
        </w:rPr>
        <w:t>制定</w:t>
      </w:r>
      <w:r w:rsidRPr="00EA50D3">
        <w:rPr>
          <w:rFonts w:ascii="Times New Roman" w:eastAsia="楷体" w:hAnsi="Times New Roman" w:cs="Times New Roman" w:hint="eastAsia"/>
          <w:sz w:val="24"/>
          <w:szCs w:val="24"/>
        </w:rPr>
        <w:t>城市规划政策</w:t>
      </w:r>
      <w:r w:rsidRPr="00E14D1A">
        <w:rPr>
          <w:rFonts w:ascii="Times New Roman" w:eastAsia="楷体" w:hAnsi="Times New Roman" w:cs="Times New Roman" w:hint="eastAsia"/>
          <w:sz w:val="24"/>
          <w:szCs w:val="24"/>
        </w:rPr>
        <w:t>以及</w:t>
      </w:r>
      <w:r w:rsidRPr="00EA50D3">
        <w:rPr>
          <w:rFonts w:ascii="Times New Roman" w:eastAsia="楷体" w:hAnsi="Times New Roman" w:cs="Times New Roman" w:hint="eastAsia"/>
          <w:sz w:val="24"/>
          <w:szCs w:val="24"/>
        </w:rPr>
        <w:t>相关人员进行建筑设计</w:t>
      </w:r>
      <w:r w:rsidRPr="00E14D1A">
        <w:rPr>
          <w:rFonts w:ascii="Times New Roman" w:eastAsia="楷体" w:hAnsi="Times New Roman" w:cs="Times New Roman" w:hint="eastAsia"/>
          <w:sz w:val="24"/>
          <w:szCs w:val="24"/>
        </w:rPr>
        <w:t>提供科</w:t>
      </w:r>
      <w:r w:rsidRPr="00E14D1A">
        <w:rPr>
          <w:rFonts w:ascii="Times New Roman" w:eastAsia="楷体" w:hAnsi="Times New Roman" w:cs="Times New Roman" w:hint="eastAsia"/>
          <w:sz w:val="24"/>
          <w:szCs w:val="24"/>
        </w:rPr>
        <w:lastRenderedPageBreak/>
        <w:t>学参考。目前常用于</w:t>
      </w:r>
      <w:r w:rsidRPr="00EA50D3">
        <w:rPr>
          <w:rFonts w:ascii="Times New Roman" w:eastAsia="楷体" w:hAnsi="Times New Roman" w:cs="Times New Roman" w:hint="eastAsia"/>
          <w:sz w:val="24"/>
          <w:szCs w:val="24"/>
        </w:rPr>
        <w:t>城市气候调节</w:t>
      </w:r>
      <w:r w:rsidRPr="00E14D1A">
        <w:rPr>
          <w:rFonts w:ascii="Times New Roman" w:eastAsia="楷体" w:hAnsi="Times New Roman" w:cs="Times New Roman" w:hint="eastAsia"/>
          <w:sz w:val="24"/>
          <w:szCs w:val="24"/>
        </w:rPr>
        <w:t>的手段包括优化</w:t>
      </w:r>
      <w:r w:rsidRPr="00EA50D3">
        <w:rPr>
          <w:rFonts w:ascii="Times New Roman" w:eastAsia="楷体" w:hAnsi="Times New Roman" w:cs="Times New Roman" w:hint="eastAsia"/>
          <w:sz w:val="24"/>
          <w:szCs w:val="24"/>
        </w:rPr>
        <w:t>土地覆盖类型</w:t>
      </w:r>
      <w:r w:rsidRPr="00E14D1A">
        <w:rPr>
          <w:rFonts w:ascii="Times New Roman" w:eastAsia="楷体" w:hAnsi="Times New Roman" w:cs="Times New Roman" w:hint="eastAsia"/>
          <w:sz w:val="24"/>
          <w:szCs w:val="24"/>
        </w:rPr>
        <w:t>的布局、采用</w:t>
      </w:r>
      <w:r w:rsidRPr="00EA50D3">
        <w:rPr>
          <w:rFonts w:ascii="Times New Roman" w:eastAsia="楷体" w:hAnsi="Times New Roman" w:cs="Times New Roman" w:hint="eastAsia"/>
          <w:sz w:val="24"/>
          <w:szCs w:val="24"/>
        </w:rPr>
        <w:t>高反照率地表材料</w:t>
      </w:r>
      <w:r w:rsidRPr="00E14D1A">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调整三维形态</w:t>
      </w:r>
      <w:r w:rsidRPr="00E14D1A">
        <w:rPr>
          <w:rFonts w:ascii="Times New Roman" w:eastAsia="楷体" w:hAnsi="Times New Roman" w:cs="Times New Roman" w:hint="eastAsia"/>
          <w:sz w:val="24"/>
          <w:szCs w:val="24"/>
        </w:rPr>
        <w:t>等（</w:t>
      </w:r>
      <w:r w:rsidRPr="00EA50D3">
        <w:rPr>
          <w:rFonts w:ascii="Times New Roman" w:eastAsia="楷体" w:hAnsi="Times New Roman" w:cs="Times New Roman"/>
          <w:sz w:val="24"/>
          <w:szCs w:val="24"/>
        </w:rPr>
        <w:t>Mohajerani et al., 2017</w:t>
      </w:r>
      <w:r w:rsidRPr="00E14D1A">
        <w:rPr>
          <w:rFonts w:ascii="Times New Roman" w:eastAsia="楷体" w:hAnsi="Times New Roman" w:cs="Times New Roman"/>
          <w:sz w:val="24"/>
          <w:szCs w:val="24"/>
        </w:rPr>
        <w:t xml:space="preserve">; </w:t>
      </w:r>
      <w:r w:rsidRPr="00EA50D3">
        <w:rPr>
          <w:rFonts w:ascii="Times New Roman" w:eastAsia="楷体" w:hAnsi="Times New Roman" w:cs="Times New Roman"/>
          <w:sz w:val="24"/>
          <w:szCs w:val="24"/>
        </w:rPr>
        <w:t>Pan et al., 2019</w:t>
      </w:r>
      <w:r w:rsidRPr="00E14D1A">
        <w:rPr>
          <w:rFonts w:ascii="Times New Roman" w:eastAsia="楷体" w:hAnsi="Times New Roman" w:cs="Times New Roman"/>
          <w:sz w:val="24"/>
          <w:szCs w:val="24"/>
        </w:rPr>
        <w:t xml:space="preserve">; </w:t>
      </w:r>
      <w:r w:rsidRPr="00EA50D3">
        <w:rPr>
          <w:rFonts w:ascii="Times New Roman" w:eastAsia="楷体" w:hAnsi="Times New Roman" w:cs="Times New Roman"/>
          <w:sz w:val="24"/>
          <w:szCs w:val="24"/>
        </w:rPr>
        <w:t>Shareef et al., 2020</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任超等，</w:t>
      </w:r>
      <w:r w:rsidRPr="00EA50D3">
        <w:rPr>
          <w:rFonts w:ascii="Times New Roman" w:eastAsia="楷体" w:hAnsi="Times New Roman" w:cs="Times New Roman"/>
          <w:sz w:val="24"/>
          <w:szCs w:val="24"/>
        </w:rPr>
        <w:t>2014</w:t>
      </w:r>
      <w:r w:rsidRPr="00E14D1A">
        <w:rPr>
          <w:rFonts w:ascii="Times New Roman" w:eastAsia="楷体" w:hAnsi="Times New Roman" w:cs="Times New Roman"/>
          <w:sz w:val="24"/>
          <w:szCs w:val="24"/>
        </w:rPr>
        <w:t>）。对于</w:t>
      </w:r>
      <w:r w:rsidRPr="00EA50D3">
        <w:rPr>
          <w:rFonts w:ascii="Times New Roman" w:eastAsia="楷体" w:hAnsi="Times New Roman" w:cs="Times New Roman" w:hint="eastAsia"/>
          <w:sz w:val="24"/>
          <w:szCs w:val="24"/>
        </w:rPr>
        <w:t>三维形态的调整</w:t>
      </w:r>
      <w:r w:rsidRPr="00E14D1A">
        <w:rPr>
          <w:rFonts w:ascii="Times New Roman" w:eastAsia="楷体" w:hAnsi="Times New Roman" w:cs="Times New Roman" w:hint="eastAsia"/>
          <w:sz w:val="24"/>
          <w:szCs w:val="24"/>
        </w:rPr>
        <w:t>，通常涉及</w:t>
      </w:r>
      <w:r w:rsidRPr="00EA50D3">
        <w:rPr>
          <w:rFonts w:ascii="Times New Roman" w:eastAsia="楷体" w:hAnsi="Times New Roman" w:cs="Times New Roman" w:hint="eastAsia"/>
          <w:sz w:val="24"/>
          <w:szCs w:val="24"/>
        </w:rPr>
        <w:t>建筑高度、容积率、建筑朝向等</w:t>
      </w:r>
      <w:r w:rsidRPr="00E14D1A">
        <w:rPr>
          <w:rFonts w:ascii="Times New Roman" w:eastAsia="楷体" w:hAnsi="Times New Roman" w:cs="Times New Roman" w:hint="eastAsia"/>
          <w:sz w:val="24"/>
          <w:szCs w:val="24"/>
        </w:rPr>
        <w:t>指标。目前已经</w:t>
      </w:r>
      <w:r w:rsidRPr="00EA50D3">
        <w:rPr>
          <w:rFonts w:ascii="Times New Roman" w:eastAsia="楷体" w:hAnsi="Times New Roman" w:cs="Times New Roman" w:hint="eastAsia"/>
          <w:sz w:val="24"/>
          <w:szCs w:val="24"/>
        </w:rPr>
        <w:t>进行了</w:t>
      </w:r>
      <w:r w:rsidRPr="00E14D1A">
        <w:rPr>
          <w:rFonts w:ascii="Times New Roman" w:eastAsia="楷体" w:hAnsi="Times New Roman" w:cs="Times New Roman" w:hint="eastAsia"/>
          <w:sz w:val="24"/>
          <w:szCs w:val="24"/>
        </w:rPr>
        <w:t>一些尝试，通过</w:t>
      </w:r>
      <w:r w:rsidRPr="00EA50D3">
        <w:rPr>
          <w:rFonts w:ascii="Times New Roman" w:eastAsia="楷体" w:hAnsi="Times New Roman" w:cs="Times New Roman" w:hint="eastAsia"/>
          <w:sz w:val="24"/>
          <w:szCs w:val="24"/>
        </w:rPr>
        <w:t>改变不同高度建筑的布局</w:t>
      </w:r>
      <w:r w:rsidRPr="00E14D1A">
        <w:rPr>
          <w:rFonts w:ascii="Times New Roman" w:eastAsia="楷体" w:hAnsi="Times New Roman" w:cs="Times New Roman" w:hint="eastAsia"/>
          <w:sz w:val="24"/>
          <w:szCs w:val="24"/>
        </w:rPr>
        <w:t>等措施来改善城市热环境。比如，有学者探索了一个</w:t>
      </w:r>
      <w:r w:rsidRPr="00EA50D3">
        <w:rPr>
          <w:rFonts w:ascii="Times New Roman" w:eastAsia="楷体" w:hAnsi="Times New Roman" w:cs="Times New Roman" w:hint="eastAsia"/>
          <w:sz w:val="24"/>
          <w:szCs w:val="24"/>
        </w:rPr>
        <w:t>建筑布局调整计划</w:t>
      </w:r>
      <w:r w:rsidRPr="00E14D1A">
        <w:rPr>
          <w:rFonts w:ascii="Times New Roman" w:eastAsia="楷体" w:hAnsi="Times New Roman" w:cs="Times New Roman" w:hint="eastAsia"/>
          <w:sz w:val="24"/>
          <w:szCs w:val="24"/>
        </w:rPr>
        <w:t>。通过移除</w:t>
      </w:r>
      <w:r w:rsidRPr="00EA50D3">
        <w:rPr>
          <w:rFonts w:ascii="Times New Roman" w:eastAsia="楷体" w:hAnsi="Times New Roman" w:cs="Times New Roman" w:hint="eastAsia"/>
          <w:sz w:val="24"/>
          <w:szCs w:val="24"/>
        </w:rPr>
        <w:t>限制空气流入城市</w:t>
      </w:r>
      <w:r w:rsidRPr="00E14D1A">
        <w:rPr>
          <w:rFonts w:ascii="Times New Roman" w:eastAsia="楷体" w:hAnsi="Times New Roman" w:cs="Times New Roman" w:hint="eastAsia"/>
          <w:sz w:val="24"/>
          <w:szCs w:val="24"/>
        </w:rPr>
        <w:t>的高层建筑群，</w:t>
      </w:r>
      <w:r w:rsidRPr="00EA50D3">
        <w:rPr>
          <w:rFonts w:ascii="Times New Roman" w:eastAsia="楷体" w:hAnsi="Times New Roman" w:cs="Times New Roman" w:hint="eastAsia"/>
          <w:sz w:val="24"/>
          <w:szCs w:val="24"/>
        </w:rPr>
        <w:t>该计划</w:t>
      </w:r>
      <w:r w:rsidRPr="00E14D1A">
        <w:rPr>
          <w:rFonts w:ascii="Times New Roman" w:eastAsia="楷体" w:hAnsi="Times New Roman" w:cs="Times New Roman" w:hint="eastAsia"/>
          <w:sz w:val="24"/>
          <w:szCs w:val="24"/>
        </w:rPr>
        <w:t>使城市内部</w:t>
      </w:r>
      <w:r w:rsidRPr="00EA50D3">
        <w:rPr>
          <w:rFonts w:ascii="Times New Roman" w:eastAsia="楷体" w:hAnsi="Times New Roman" w:cs="Times New Roman" w:hint="eastAsia"/>
          <w:sz w:val="24"/>
          <w:szCs w:val="24"/>
        </w:rPr>
        <w:t>风发生的频率</w:t>
      </w:r>
      <w:r w:rsidRPr="00E14D1A">
        <w:rPr>
          <w:rFonts w:ascii="Times New Roman" w:eastAsia="楷体" w:hAnsi="Times New Roman" w:cs="Times New Roman" w:hint="eastAsia"/>
          <w:sz w:val="24"/>
          <w:szCs w:val="24"/>
        </w:rPr>
        <w:t>增加了</w:t>
      </w:r>
      <w:r w:rsidRPr="00E14D1A">
        <w:rPr>
          <w:rFonts w:ascii="Times New Roman" w:eastAsia="楷体" w:hAnsi="Times New Roman" w:cs="Times New Roman"/>
          <w:sz w:val="24"/>
          <w:szCs w:val="24"/>
        </w:rPr>
        <w:t>5%</w:t>
      </w:r>
      <w:r w:rsidRPr="00E14D1A">
        <w:rPr>
          <w:rFonts w:ascii="Times New Roman" w:eastAsia="楷体" w:hAnsi="Times New Roman" w:cs="Times New Roman"/>
          <w:sz w:val="24"/>
          <w:szCs w:val="24"/>
        </w:rPr>
        <w:t>（</w:t>
      </w:r>
      <w:r w:rsidRPr="00EA50D3">
        <w:rPr>
          <w:rFonts w:ascii="Times New Roman" w:eastAsia="楷体" w:hAnsi="Times New Roman" w:cs="Times New Roman"/>
          <w:sz w:val="24"/>
          <w:szCs w:val="24"/>
        </w:rPr>
        <w:t>Wong et al., 2011</w:t>
      </w:r>
      <w:r w:rsidRPr="00E14D1A">
        <w:rPr>
          <w:rFonts w:ascii="Times New Roman" w:eastAsia="楷体" w:hAnsi="Times New Roman" w:cs="Times New Roman"/>
          <w:sz w:val="24"/>
          <w:szCs w:val="24"/>
        </w:rPr>
        <w:t>）</w:t>
      </w:r>
      <w:r w:rsidRPr="00E14D1A">
        <w:rPr>
          <w:rFonts w:ascii="Times New Roman" w:eastAsia="楷体" w:hAnsi="Times New Roman" w:cs="Times New Roman" w:hint="eastAsia"/>
          <w:sz w:val="24"/>
          <w:szCs w:val="24"/>
        </w:rPr>
        <w:t>。需要注意的是，许多气候调节的手段</w:t>
      </w:r>
      <w:r w:rsidRPr="00EA50D3">
        <w:rPr>
          <w:rFonts w:ascii="Times New Roman" w:eastAsia="楷体" w:hAnsi="Times New Roman" w:cs="Times New Roman" w:hint="eastAsia"/>
          <w:sz w:val="24"/>
          <w:szCs w:val="24"/>
        </w:rPr>
        <w:t>有一定的冲突效应</w:t>
      </w:r>
      <w:r w:rsidRPr="00E14D1A">
        <w:rPr>
          <w:rFonts w:ascii="Times New Roman" w:eastAsia="楷体" w:hAnsi="Times New Roman" w:cs="Times New Roman" w:hint="eastAsia"/>
          <w:sz w:val="24"/>
          <w:szCs w:val="24"/>
        </w:rPr>
        <w:t>，如采取</w:t>
      </w:r>
      <w:r w:rsidRPr="00EA50D3">
        <w:rPr>
          <w:rFonts w:ascii="Times New Roman" w:eastAsia="楷体" w:hAnsi="Times New Roman" w:cs="Times New Roman" w:hint="eastAsia"/>
          <w:sz w:val="24"/>
          <w:szCs w:val="24"/>
        </w:rPr>
        <w:t>增加街道峡谷高宽比</w:t>
      </w:r>
      <w:r w:rsidRPr="00E14D1A">
        <w:rPr>
          <w:rFonts w:ascii="Times New Roman" w:eastAsia="楷体" w:hAnsi="Times New Roman" w:cs="Times New Roman" w:hint="eastAsia"/>
          <w:sz w:val="24"/>
          <w:szCs w:val="24"/>
        </w:rPr>
        <w:t>的措施一方面可实现</w:t>
      </w:r>
      <w:r w:rsidRPr="00EA50D3">
        <w:rPr>
          <w:rFonts w:ascii="Times New Roman" w:eastAsia="楷体" w:hAnsi="Times New Roman" w:cs="Times New Roman" w:hint="eastAsia"/>
          <w:sz w:val="24"/>
          <w:szCs w:val="24"/>
        </w:rPr>
        <w:t>遮阴效果</w:t>
      </w:r>
      <w:r w:rsidRPr="00E14D1A">
        <w:rPr>
          <w:rFonts w:ascii="Times New Roman" w:eastAsia="楷体" w:hAnsi="Times New Roman" w:cs="Times New Roman" w:hint="eastAsia"/>
          <w:sz w:val="24"/>
          <w:szCs w:val="24"/>
        </w:rPr>
        <w:t>，但同时也会造成</w:t>
      </w:r>
      <w:r w:rsidRPr="00EA50D3">
        <w:rPr>
          <w:rFonts w:ascii="Times New Roman" w:eastAsia="楷体" w:hAnsi="Times New Roman" w:cs="Times New Roman" w:hint="eastAsia"/>
          <w:sz w:val="24"/>
          <w:szCs w:val="24"/>
        </w:rPr>
        <w:t>夜间热储存效应</w:t>
      </w:r>
      <w:r w:rsidRPr="00E14D1A">
        <w:rPr>
          <w:rFonts w:ascii="Times New Roman" w:eastAsia="楷体" w:hAnsi="Times New Roman" w:cs="Times New Roman" w:hint="eastAsia"/>
          <w:sz w:val="24"/>
          <w:szCs w:val="24"/>
        </w:rPr>
        <w:t>，具体的规划决策取决于</w:t>
      </w:r>
      <w:r w:rsidRPr="00EA50D3">
        <w:rPr>
          <w:rFonts w:ascii="Times New Roman" w:eastAsia="楷体" w:hAnsi="Times New Roman" w:cs="Times New Roman" w:hint="eastAsia"/>
          <w:sz w:val="24"/>
          <w:szCs w:val="24"/>
        </w:rPr>
        <w:t>区域土地利用类型</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居民活动时间</w:t>
      </w:r>
      <w:r w:rsidRPr="00E14D1A">
        <w:rPr>
          <w:rFonts w:ascii="Times New Roman" w:eastAsia="楷体" w:hAnsi="Times New Roman" w:cs="Times New Roman" w:hint="eastAsia"/>
          <w:sz w:val="24"/>
          <w:szCs w:val="24"/>
        </w:rPr>
        <w:t>等具体情况（</w:t>
      </w:r>
      <w:proofErr w:type="spellStart"/>
      <w:r w:rsidRPr="00EA50D3">
        <w:rPr>
          <w:rFonts w:ascii="Times New Roman" w:eastAsia="楷体" w:hAnsi="Times New Roman" w:cs="Times New Roman"/>
          <w:sz w:val="24"/>
          <w:szCs w:val="24"/>
        </w:rPr>
        <w:t>Elbondira</w:t>
      </w:r>
      <w:proofErr w:type="spellEnd"/>
      <w:r w:rsidRPr="00EA50D3">
        <w:rPr>
          <w:rFonts w:ascii="Times New Roman" w:eastAsia="楷体" w:hAnsi="Times New Roman" w:cs="Times New Roman"/>
          <w:sz w:val="24"/>
          <w:szCs w:val="24"/>
        </w:rPr>
        <w:t xml:space="preserve"> et al., 2021</w:t>
      </w:r>
      <w:r w:rsidRPr="00E14D1A">
        <w:rPr>
          <w:rFonts w:ascii="Times New Roman" w:eastAsia="楷体" w:hAnsi="Times New Roman" w:cs="Times New Roman"/>
          <w:sz w:val="24"/>
          <w:szCs w:val="24"/>
        </w:rPr>
        <w:t>；</w:t>
      </w:r>
      <w:r w:rsidRPr="00EA50D3">
        <w:rPr>
          <w:rFonts w:ascii="Times New Roman" w:eastAsia="楷体" w:hAnsi="Times New Roman" w:cs="Times New Roman"/>
          <w:sz w:val="24"/>
          <w:szCs w:val="24"/>
        </w:rPr>
        <w:t>Hang et al., 2022</w:t>
      </w:r>
      <w:r w:rsidRPr="00E14D1A">
        <w:rPr>
          <w:rFonts w:ascii="Times New Roman" w:eastAsia="楷体" w:hAnsi="Times New Roman" w:cs="Times New Roman"/>
          <w:sz w:val="24"/>
          <w:szCs w:val="24"/>
        </w:rPr>
        <w:t>）。另外，不同城市的</w:t>
      </w:r>
      <w:r w:rsidRPr="00EA50D3">
        <w:rPr>
          <w:rFonts w:ascii="Times New Roman" w:eastAsia="楷体" w:hAnsi="Times New Roman" w:cs="Times New Roman" w:hint="eastAsia"/>
          <w:sz w:val="24"/>
          <w:szCs w:val="24"/>
        </w:rPr>
        <w:t>气候类型</w:t>
      </w:r>
      <w:r w:rsidRPr="00E14D1A">
        <w:rPr>
          <w:rFonts w:ascii="Times New Roman" w:eastAsia="楷体" w:hAnsi="Times New Roman" w:cs="Times New Roman" w:hint="eastAsia"/>
          <w:sz w:val="24"/>
          <w:szCs w:val="24"/>
        </w:rPr>
        <w:t>存在较大差异，会有不同的</w:t>
      </w:r>
      <w:r w:rsidRPr="00EA50D3">
        <w:rPr>
          <w:rFonts w:ascii="Times New Roman" w:eastAsia="楷体" w:hAnsi="Times New Roman" w:cs="Times New Roman" w:hint="eastAsia"/>
          <w:sz w:val="24"/>
          <w:szCs w:val="24"/>
        </w:rPr>
        <w:t>增温或降温</w:t>
      </w:r>
      <w:r w:rsidRPr="00E14D1A">
        <w:rPr>
          <w:rFonts w:ascii="Times New Roman" w:eastAsia="楷体" w:hAnsi="Times New Roman" w:cs="Times New Roman" w:hint="eastAsia"/>
          <w:sz w:val="24"/>
          <w:szCs w:val="24"/>
        </w:rPr>
        <w:t>以及</w:t>
      </w:r>
      <w:r w:rsidRPr="00EA50D3">
        <w:rPr>
          <w:rFonts w:ascii="Times New Roman" w:eastAsia="楷体" w:hAnsi="Times New Roman" w:cs="Times New Roman" w:hint="eastAsia"/>
          <w:sz w:val="24"/>
          <w:szCs w:val="24"/>
        </w:rPr>
        <w:t>加湿或除湿</w:t>
      </w:r>
      <w:r w:rsidRPr="00E14D1A">
        <w:rPr>
          <w:rFonts w:ascii="Times New Roman" w:eastAsia="楷体" w:hAnsi="Times New Roman" w:cs="Times New Roman" w:hint="eastAsia"/>
          <w:sz w:val="24"/>
          <w:szCs w:val="24"/>
        </w:rPr>
        <w:t>的需求。在我国长江流域等地，</w:t>
      </w:r>
      <w:r w:rsidRPr="00EA50D3">
        <w:rPr>
          <w:rFonts w:ascii="Times New Roman" w:eastAsia="楷体" w:hAnsi="Times New Roman" w:cs="Times New Roman" w:hint="eastAsia"/>
          <w:sz w:val="24"/>
          <w:szCs w:val="24"/>
        </w:rPr>
        <w:t>夏季热浪事件</w:t>
      </w:r>
      <w:r w:rsidRPr="00E14D1A">
        <w:rPr>
          <w:rFonts w:ascii="Times New Roman" w:eastAsia="楷体" w:hAnsi="Times New Roman" w:cs="Times New Roman" w:hint="eastAsia"/>
          <w:sz w:val="24"/>
          <w:szCs w:val="24"/>
        </w:rPr>
        <w:t>频繁发生，充分利用</w:t>
      </w:r>
      <w:r w:rsidRPr="00EA50D3">
        <w:rPr>
          <w:rFonts w:ascii="Times New Roman" w:eastAsia="楷体" w:hAnsi="Times New Roman" w:cs="Times New Roman" w:hint="eastAsia"/>
          <w:sz w:val="24"/>
          <w:szCs w:val="24"/>
        </w:rPr>
        <w:t>河流热环境效应</w:t>
      </w:r>
      <w:r w:rsidRPr="00E14D1A">
        <w:rPr>
          <w:rFonts w:ascii="Times New Roman" w:eastAsia="楷体" w:hAnsi="Times New Roman" w:cs="Times New Roman" w:hint="eastAsia"/>
          <w:sz w:val="24"/>
          <w:szCs w:val="24"/>
        </w:rPr>
        <w:t>以</w:t>
      </w:r>
      <w:r w:rsidRPr="00EA50D3">
        <w:rPr>
          <w:rFonts w:ascii="Times New Roman" w:eastAsia="楷体" w:hAnsi="Times New Roman" w:cs="Times New Roman" w:hint="eastAsia"/>
          <w:sz w:val="24"/>
          <w:szCs w:val="24"/>
        </w:rPr>
        <w:t>缓解极端高温的影响是城市规划的重要目标之一</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
        <w:t>目前，由于</w:t>
      </w:r>
      <w:r w:rsidRPr="00EA50D3">
        <w:rPr>
          <w:rFonts w:ascii="Times New Roman" w:eastAsia="楷体" w:hAnsi="Times New Roman" w:cs="Times New Roman" w:hint="eastAsia"/>
          <w:b/>
          <w:bCs/>
          <w:sz w:val="24"/>
          <w:szCs w:val="24"/>
        </w:rPr>
        <w:t>对行人高度处</w:t>
      </w:r>
      <w:r w:rsidRPr="00E14D1A">
        <w:rPr>
          <w:rFonts w:ascii="Times New Roman" w:eastAsia="楷体" w:hAnsi="Times New Roman" w:cs="Times New Roman" w:hint="eastAsia"/>
          <w:b/>
          <w:bCs/>
          <w:sz w:val="24"/>
          <w:szCs w:val="24"/>
        </w:rPr>
        <w:t>河流热环境效应的时空分</w:t>
      </w:r>
      <w:proofErr w:type="gramStart"/>
      <w:r w:rsidRPr="00E14D1A">
        <w:rPr>
          <w:rFonts w:ascii="Times New Roman" w:eastAsia="楷体" w:hAnsi="Times New Roman" w:cs="Times New Roman" w:hint="eastAsia"/>
          <w:b/>
          <w:bCs/>
          <w:sz w:val="24"/>
          <w:szCs w:val="24"/>
        </w:rPr>
        <w:t>异</w:t>
      </w:r>
      <w:r w:rsidRPr="00EA50D3">
        <w:rPr>
          <w:rFonts w:ascii="Times New Roman" w:eastAsia="楷体" w:hAnsi="Times New Roman" w:cs="Times New Roman" w:hint="eastAsia"/>
          <w:b/>
          <w:bCs/>
          <w:sz w:val="24"/>
          <w:szCs w:val="24"/>
        </w:rPr>
        <w:t>及其</w:t>
      </w:r>
      <w:proofErr w:type="gramEnd"/>
      <w:r w:rsidRPr="00EA50D3">
        <w:rPr>
          <w:rFonts w:ascii="Times New Roman" w:eastAsia="楷体" w:hAnsi="Times New Roman" w:cs="Times New Roman" w:hint="eastAsia"/>
          <w:b/>
          <w:bCs/>
          <w:sz w:val="24"/>
          <w:szCs w:val="24"/>
        </w:rPr>
        <w:t>形成机制</w:t>
      </w:r>
      <w:r w:rsidR="00E53C5E">
        <w:rPr>
          <w:rFonts w:ascii="Times New Roman" w:eastAsia="楷体" w:hAnsi="Times New Roman" w:cs="Times New Roman" w:hint="eastAsia"/>
          <w:b/>
          <w:bCs/>
          <w:sz w:val="24"/>
          <w:szCs w:val="24"/>
        </w:rPr>
        <w:t>缺乏理解</w:t>
      </w:r>
      <w:r w:rsidRPr="00E14D1A">
        <w:rPr>
          <w:rFonts w:ascii="Times New Roman" w:eastAsia="楷体" w:hAnsi="Times New Roman" w:cs="Times New Roman" w:hint="eastAsia"/>
          <w:b/>
          <w:bCs/>
          <w:sz w:val="24"/>
          <w:szCs w:val="24"/>
        </w:rPr>
        <w:t>，基于</w:t>
      </w:r>
      <w:r w:rsidRPr="00EA50D3">
        <w:rPr>
          <w:rFonts w:ascii="Times New Roman" w:eastAsia="楷体" w:hAnsi="Times New Roman" w:cs="Times New Roman" w:hint="eastAsia"/>
          <w:b/>
          <w:bCs/>
          <w:sz w:val="24"/>
          <w:szCs w:val="24"/>
        </w:rPr>
        <w:t>气候适应性城市建设</w:t>
      </w:r>
      <w:r w:rsidRPr="00E14D1A">
        <w:rPr>
          <w:rFonts w:ascii="Times New Roman" w:eastAsia="楷体" w:hAnsi="Times New Roman" w:cs="Times New Roman" w:hint="eastAsia"/>
          <w:b/>
          <w:bCs/>
          <w:sz w:val="24"/>
          <w:szCs w:val="24"/>
        </w:rPr>
        <w:t>的</w:t>
      </w:r>
      <w:r w:rsidRPr="00EA50D3">
        <w:rPr>
          <w:rFonts w:ascii="Times New Roman" w:eastAsia="楷体" w:hAnsi="Times New Roman" w:cs="Times New Roman" w:hint="eastAsia"/>
          <w:b/>
          <w:bCs/>
          <w:sz w:val="24"/>
          <w:szCs w:val="24"/>
        </w:rPr>
        <w:t>滨江地区城市规划</w:t>
      </w:r>
      <w:r w:rsidRPr="00E14D1A">
        <w:rPr>
          <w:rFonts w:ascii="Times New Roman" w:eastAsia="楷体" w:hAnsi="Times New Roman" w:cs="Times New Roman" w:hint="eastAsia"/>
          <w:b/>
          <w:bCs/>
          <w:sz w:val="24"/>
          <w:szCs w:val="24"/>
        </w:rPr>
        <w:t>还缺乏针对性的措施。本项目第三部分拟</w:t>
      </w:r>
      <w:r w:rsidRPr="00EA50D3">
        <w:rPr>
          <w:rFonts w:ascii="Times New Roman" w:eastAsia="楷体" w:hAnsi="Times New Roman" w:cs="Times New Roman" w:hint="eastAsia"/>
          <w:b/>
          <w:bCs/>
          <w:sz w:val="24"/>
          <w:szCs w:val="24"/>
        </w:rPr>
        <w:t>开展情景模拟</w:t>
      </w:r>
      <w:r w:rsidRPr="00E14D1A">
        <w:rPr>
          <w:rFonts w:ascii="Times New Roman" w:eastAsia="楷体" w:hAnsi="Times New Roman" w:cs="Times New Roman" w:hint="eastAsia"/>
          <w:b/>
          <w:bCs/>
          <w:sz w:val="24"/>
          <w:szCs w:val="24"/>
        </w:rPr>
        <w:t>分析。</w:t>
      </w:r>
      <w:r w:rsidRPr="00E14D1A">
        <w:rPr>
          <w:rFonts w:ascii="Times New Roman" w:eastAsia="楷体" w:hAnsi="Times New Roman" w:cs="Times New Roman" w:hint="eastAsia"/>
          <w:sz w:val="24"/>
          <w:szCs w:val="24"/>
        </w:rPr>
        <w:t>针对不同的</w:t>
      </w:r>
      <w:r w:rsidRPr="00EA50D3">
        <w:rPr>
          <w:rFonts w:ascii="Times New Roman" w:eastAsia="楷体" w:hAnsi="Times New Roman" w:cs="Times New Roman" w:hint="eastAsia"/>
          <w:sz w:val="24"/>
          <w:szCs w:val="24"/>
        </w:rPr>
        <w:t>局地气候区类型</w:t>
      </w:r>
      <w:r w:rsidRPr="00E14D1A">
        <w:rPr>
          <w:rFonts w:ascii="Times New Roman" w:eastAsia="楷体" w:hAnsi="Times New Roman" w:cs="Times New Roman" w:hint="eastAsia"/>
          <w:sz w:val="24"/>
          <w:szCs w:val="24"/>
        </w:rPr>
        <w:t>，通过对</w:t>
      </w:r>
      <w:r w:rsidRPr="00EA50D3">
        <w:rPr>
          <w:rFonts w:ascii="Times New Roman" w:eastAsia="楷体" w:hAnsi="Times New Roman" w:cs="Times New Roman" w:hint="eastAsia"/>
          <w:sz w:val="24"/>
          <w:szCs w:val="24"/>
        </w:rPr>
        <w:t>建筑覆盖率</w:t>
      </w:r>
      <w:r w:rsidRPr="00E14D1A">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建筑高度分布</w:t>
      </w:r>
      <w:r w:rsidRPr="00E14D1A">
        <w:rPr>
          <w:rFonts w:ascii="Times New Roman" w:eastAsia="楷体" w:hAnsi="Times New Roman" w:cs="Times New Roman" w:hint="eastAsia"/>
          <w:sz w:val="24"/>
          <w:szCs w:val="24"/>
        </w:rPr>
        <w:t>的调整来设置若干情景以进行</w:t>
      </w:r>
      <w:r w:rsidRPr="00EA50D3">
        <w:rPr>
          <w:rFonts w:ascii="Times New Roman" w:eastAsia="楷体" w:hAnsi="Times New Roman" w:cs="Times New Roman" w:hint="eastAsia"/>
          <w:sz w:val="24"/>
          <w:szCs w:val="24"/>
        </w:rPr>
        <w:t>气候模拟</w:t>
      </w:r>
      <w:r w:rsidRPr="00E14D1A">
        <w:rPr>
          <w:rFonts w:ascii="Times New Roman" w:eastAsia="楷体" w:hAnsi="Times New Roman" w:cs="Times New Roman" w:hint="eastAsia"/>
          <w:sz w:val="24"/>
          <w:szCs w:val="24"/>
        </w:rPr>
        <w:t>，并根据模拟结果分别提出各自的城市</w:t>
      </w:r>
      <w:r w:rsidRPr="00EA50D3">
        <w:rPr>
          <w:rFonts w:ascii="Times New Roman" w:eastAsia="楷体" w:hAnsi="Times New Roman" w:cs="Times New Roman" w:hint="eastAsia"/>
          <w:sz w:val="24"/>
          <w:szCs w:val="24"/>
        </w:rPr>
        <w:t>滨江地区室外空间热环境</w:t>
      </w:r>
      <w:r w:rsidRPr="00E14D1A">
        <w:rPr>
          <w:rFonts w:ascii="Times New Roman" w:eastAsia="楷体" w:hAnsi="Times New Roman" w:cs="Times New Roman" w:hint="eastAsia"/>
          <w:sz w:val="24"/>
          <w:szCs w:val="24"/>
        </w:rPr>
        <w:t>优化方案。</w:t>
      </w:r>
    </w:p>
    <w:p w14:paraId="39196BA8" w14:textId="3215EAFE" w:rsidR="0092009C" w:rsidRDefault="0092009C" w:rsidP="00C629F0">
      <w:pPr>
        <w:spacing w:line="360" w:lineRule="auto"/>
        <w:rPr>
          <w:ins w:id="33" w:author="Yifei Zhou" w:date="2023-03-10T10:32:00Z"/>
          <w:rFonts w:ascii="Times New Roman" w:eastAsia="楷体" w:hAnsi="Times New Roman" w:cs="Times New Roman"/>
          <w:sz w:val="24"/>
          <w:szCs w:val="24"/>
        </w:rPr>
      </w:pPr>
      <w:r w:rsidRPr="00E14D1A">
        <w:rPr>
          <w:rFonts w:ascii="Times New Roman" w:eastAsia="楷体" w:hAnsi="Times New Roman" w:cs="Times New Roman" w:hint="eastAsia"/>
          <w:sz w:val="24"/>
          <w:szCs w:val="24"/>
        </w:rPr>
        <w:t xml:space="preserve"> </w:t>
      </w: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综上所述，本项目以</w:t>
      </w:r>
      <w:r w:rsidRPr="00EA50D3">
        <w:rPr>
          <w:rFonts w:ascii="Times New Roman" w:eastAsia="楷体" w:hAnsi="Times New Roman" w:cs="Times New Roman" w:hint="eastAsia"/>
          <w:b/>
          <w:bCs/>
          <w:sz w:val="24"/>
          <w:szCs w:val="24"/>
        </w:rPr>
        <w:t>重庆的城市滨江地区</w:t>
      </w:r>
      <w:r w:rsidRPr="00E14D1A">
        <w:rPr>
          <w:rFonts w:ascii="Times New Roman" w:eastAsia="楷体" w:hAnsi="Times New Roman" w:cs="Times New Roman" w:hint="eastAsia"/>
          <w:sz w:val="24"/>
          <w:szCs w:val="24"/>
        </w:rPr>
        <w:t>为研究区域，基于</w:t>
      </w:r>
      <w:r w:rsidRPr="00EA50D3">
        <w:rPr>
          <w:rFonts w:ascii="Times New Roman" w:eastAsia="楷体" w:hAnsi="Times New Roman" w:cs="Times New Roman" w:hint="eastAsia"/>
          <w:b/>
          <w:bCs/>
          <w:sz w:val="24"/>
          <w:szCs w:val="24"/>
        </w:rPr>
        <w:t>移动测量、固定点测量和模型模拟</w:t>
      </w:r>
      <w:r w:rsidRPr="00E14D1A">
        <w:rPr>
          <w:rFonts w:ascii="Times New Roman" w:eastAsia="楷体" w:hAnsi="Times New Roman" w:cs="Times New Roman" w:hint="eastAsia"/>
          <w:sz w:val="24"/>
          <w:szCs w:val="24"/>
        </w:rPr>
        <w:t>的手段，对</w:t>
      </w:r>
      <w:r w:rsidRPr="00EA50D3">
        <w:rPr>
          <w:rFonts w:ascii="Times New Roman" w:eastAsia="楷体" w:hAnsi="Times New Roman" w:cs="Times New Roman" w:hint="eastAsia"/>
          <w:b/>
          <w:bCs/>
          <w:sz w:val="24"/>
          <w:szCs w:val="24"/>
        </w:rPr>
        <w:t>行人高度</w:t>
      </w:r>
      <w:proofErr w:type="gramStart"/>
      <w:r w:rsidRPr="00EA50D3">
        <w:rPr>
          <w:rFonts w:ascii="Times New Roman" w:eastAsia="楷体" w:hAnsi="Times New Roman" w:cs="Times New Roman" w:hint="eastAsia"/>
          <w:b/>
          <w:bCs/>
          <w:sz w:val="24"/>
          <w:szCs w:val="24"/>
        </w:rPr>
        <w:t>处</w:t>
      </w:r>
      <w:r w:rsidRPr="00E14D1A">
        <w:rPr>
          <w:rFonts w:ascii="Times New Roman" w:eastAsia="楷体" w:hAnsi="Times New Roman" w:cs="Times New Roman" w:hint="eastAsia"/>
          <w:b/>
          <w:bCs/>
          <w:sz w:val="24"/>
          <w:szCs w:val="24"/>
        </w:rPr>
        <w:t>城市</w:t>
      </w:r>
      <w:proofErr w:type="gramEnd"/>
      <w:r w:rsidRPr="00E14D1A">
        <w:rPr>
          <w:rFonts w:ascii="Times New Roman" w:eastAsia="楷体" w:hAnsi="Times New Roman" w:cs="Times New Roman" w:hint="eastAsia"/>
          <w:b/>
          <w:bCs/>
          <w:sz w:val="24"/>
          <w:szCs w:val="24"/>
        </w:rPr>
        <w:t>河流对</w:t>
      </w:r>
      <w:r w:rsidRPr="00EA50D3">
        <w:rPr>
          <w:rFonts w:ascii="Times New Roman" w:eastAsia="楷体" w:hAnsi="Times New Roman" w:cs="Times New Roman" w:hint="eastAsia"/>
          <w:b/>
          <w:bCs/>
          <w:sz w:val="24"/>
          <w:szCs w:val="24"/>
        </w:rPr>
        <w:t>周边热环境</w:t>
      </w:r>
      <w:r w:rsidRPr="00E14D1A">
        <w:rPr>
          <w:rFonts w:ascii="Times New Roman" w:eastAsia="楷体" w:hAnsi="Times New Roman" w:cs="Times New Roman" w:hint="eastAsia"/>
          <w:b/>
          <w:bCs/>
          <w:sz w:val="24"/>
          <w:szCs w:val="24"/>
        </w:rPr>
        <w:t>的影响</w:t>
      </w:r>
      <w:r w:rsidRPr="00E14D1A">
        <w:rPr>
          <w:rFonts w:ascii="Times New Roman" w:eastAsia="楷体" w:hAnsi="Times New Roman" w:cs="Times New Roman" w:hint="eastAsia"/>
          <w:sz w:val="24"/>
          <w:szCs w:val="24"/>
        </w:rPr>
        <w:t>开展研究。</w:t>
      </w:r>
      <w:r w:rsidRPr="00E14D1A">
        <w:rPr>
          <w:rFonts w:ascii="Times New Roman" w:eastAsia="楷体" w:hAnsi="Times New Roman" w:cs="Times New Roman" w:hint="eastAsia"/>
          <w:b/>
          <w:bCs/>
          <w:sz w:val="24"/>
          <w:szCs w:val="24"/>
        </w:rPr>
        <w:t>首先，</w:t>
      </w:r>
      <w:r w:rsidR="00F41AAF">
        <w:rPr>
          <w:rFonts w:ascii="楷体" w:eastAsia="楷体" w:hAnsi="楷体" w:cs="楷体" w:hint="eastAsia"/>
          <w:sz w:val="24"/>
          <w:lang w:bidi="ar"/>
        </w:rPr>
        <w:t>提出</w:t>
      </w:r>
      <w:r w:rsidR="00F41AAF" w:rsidRPr="00EA50D3">
        <w:rPr>
          <w:rFonts w:ascii="Times New Roman" w:eastAsia="楷体" w:hAnsi="Times New Roman" w:cs="Times New Roman" w:hint="eastAsia"/>
          <w:sz w:val="24"/>
          <w:szCs w:val="24"/>
        </w:rPr>
        <w:t>“河</w:t>
      </w:r>
      <w:proofErr w:type="gramStart"/>
      <w:r w:rsidR="00F41AAF" w:rsidRPr="00EA50D3">
        <w:rPr>
          <w:rFonts w:ascii="Times New Roman" w:eastAsia="楷体" w:hAnsi="Times New Roman" w:cs="Times New Roman" w:hint="eastAsia"/>
          <w:sz w:val="24"/>
          <w:szCs w:val="24"/>
        </w:rPr>
        <w:t>流冠</w:t>
      </w:r>
      <w:proofErr w:type="gramEnd"/>
      <w:r w:rsidR="00F41AAF" w:rsidRPr="00EA50D3">
        <w:rPr>
          <w:rFonts w:ascii="Times New Roman" w:eastAsia="楷体" w:hAnsi="Times New Roman" w:cs="Times New Roman" w:hint="eastAsia"/>
          <w:sz w:val="24"/>
          <w:szCs w:val="24"/>
        </w:rPr>
        <w:t>层热效应”</w:t>
      </w:r>
      <w:del w:id="34" w:author="Yifei Zhou" w:date="2023-03-10T10:20:00Z">
        <w:r w:rsidR="00F41AAF" w:rsidRPr="00EA50D3" w:rsidDel="0051381D">
          <w:rPr>
            <w:rFonts w:ascii="Times New Roman" w:eastAsia="楷体" w:hAnsi="Times New Roman" w:cs="Times New Roman" w:hint="eastAsia"/>
            <w:sz w:val="24"/>
            <w:szCs w:val="24"/>
          </w:rPr>
          <w:delText>来</w:delText>
        </w:r>
      </w:del>
      <w:ins w:id="35" w:author="Yifei Zhou" w:date="2023-03-10T10:20:00Z">
        <w:r w:rsidR="0051381D">
          <w:rPr>
            <w:rFonts w:ascii="Times New Roman" w:eastAsia="楷体" w:hAnsi="Times New Roman" w:cs="Times New Roman" w:hint="eastAsia"/>
            <w:sz w:val="24"/>
            <w:szCs w:val="24"/>
          </w:rPr>
          <w:t>以</w:t>
        </w:r>
      </w:ins>
      <w:r w:rsidR="00F41AAF" w:rsidRPr="00EA50D3">
        <w:rPr>
          <w:rFonts w:ascii="Times New Roman" w:eastAsia="楷体" w:hAnsi="Times New Roman" w:cs="Times New Roman" w:hint="eastAsia"/>
          <w:sz w:val="24"/>
          <w:szCs w:val="24"/>
        </w:rPr>
        <w:t>描述行人高度处的河流热环境影响，</w:t>
      </w:r>
      <w:r w:rsidR="00F41AAF">
        <w:rPr>
          <w:rFonts w:ascii="楷体" w:eastAsia="楷体" w:hAnsi="楷体" w:cs="楷体" w:hint="eastAsia"/>
          <w:sz w:val="24"/>
          <w:lang w:bidi="ar"/>
        </w:rPr>
        <w:t>并建立新的指标体系以通过实地测量的气象数据分析</w:t>
      </w:r>
      <w:r w:rsidR="00F41AAF">
        <w:rPr>
          <w:rFonts w:ascii="楷体" w:eastAsia="楷体" w:hAnsi="楷体" w:cs="黑体" w:hint="eastAsia"/>
          <w:sz w:val="24"/>
          <w:lang w:bidi="ar"/>
        </w:rPr>
        <w:t>其时空分异特征</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
        <w:t>其次，</w:t>
      </w:r>
      <w:r w:rsidRPr="00E14D1A">
        <w:rPr>
          <w:rFonts w:ascii="Times New Roman" w:eastAsia="楷体" w:hAnsi="Times New Roman" w:cs="Times New Roman" w:hint="eastAsia"/>
          <w:sz w:val="24"/>
          <w:szCs w:val="24"/>
        </w:rPr>
        <w:t>提取关键因素，</w:t>
      </w:r>
      <w:ins w:id="36" w:author="Yifei Zhou" w:date="2023-03-10T07:31:00Z">
        <w:r w:rsidR="00F829AB" w:rsidRPr="00E14D1A">
          <w:rPr>
            <w:rFonts w:ascii="Times New Roman" w:eastAsia="楷体" w:hAnsi="Times New Roman" w:cs="Times New Roman" w:hint="eastAsia"/>
            <w:sz w:val="24"/>
            <w:szCs w:val="24"/>
          </w:rPr>
          <w:t>量化</w:t>
        </w:r>
        <w:r w:rsidR="00F829AB" w:rsidRPr="00F40C96">
          <w:rPr>
            <w:rFonts w:ascii="楷体" w:eastAsia="楷体" w:hAnsi="楷体" w:cs="楷体" w:hint="eastAsia"/>
            <w:sz w:val="24"/>
            <w:lang w:bidi="ar"/>
          </w:rPr>
          <w:t>包括三维形态指标在内的关键</w:t>
        </w:r>
        <w:r w:rsidR="00F829AB" w:rsidRPr="00F829AB">
          <w:rPr>
            <w:rFonts w:ascii="楷体" w:eastAsia="楷体" w:hAnsi="楷体" w:cs="楷体" w:hint="eastAsia"/>
            <w:sz w:val="24"/>
            <w:lang w:bidi="ar"/>
          </w:rPr>
          <w:t>环境因素</w:t>
        </w:r>
        <w:r w:rsidR="00F829AB" w:rsidRPr="00F829AB">
          <w:rPr>
            <w:rFonts w:ascii="Times New Roman" w:eastAsia="楷体" w:hAnsi="Times New Roman" w:cs="Times New Roman" w:hint="eastAsia"/>
            <w:sz w:val="24"/>
            <w:szCs w:val="24"/>
          </w:rPr>
          <w:t>的相对</w:t>
        </w:r>
        <w:r w:rsidR="00F829AB" w:rsidRPr="00E14D1A">
          <w:rPr>
            <w:rFonts w:ascii="Times New Roman" w:eastAsia="楷体" w:hAnsi="Times New Roman" w:cs="Times New Roman" w:hint="eastAsia"/>
            <w:sz w:val="24"/>
            <w:szCs w:val="24"/>
          </w:rPr>
          <w:t>贡献，阐明该效应的形成机制</w:t>
        </w:r>
      </w:ins>
      <w:del w:id="37" w:author="Yifei Zhou" w:date="2023-03-10T07:31:00Z">
        <w:r w:rsidRPr="00E14D1A" w:rsidDel="00F829AB">
          <w:rPr>
            <w:rFonts w:ascii="Times New Roman" w:eastAsia="楷体" w:hAnsi="Times New Roman" w:cs="Times New Roman" w:hint="eastAsia"/>
            <w:sz w:val="24"/>
            <w:szCs w:val="24"/>
          </w:rPr>
          <w:delText>分析各因素对</w:delText>
        </w:r>
        <w:r w:rsidRPr="00EA50D3" w:rsidDel="00F829AB">
          <w:rPr>
            <w:rFonts w:ascii="Times New Roman" w:eastAsia="楷体" w:hAnsi="Times New Roman" w:cs="Times New Roman" w:hint="eastAsia"/>
            <w:sz w:val="24"/>
            <w:szCs w:val="24"/>
          </w:rPr>
          <w:delText>河流冠层热效应</w:delText>
        </w:r>
        <w:r w:rsidRPr="00E14D1A" w:rsidDel="00F829AB">
          <w:rPr>
            <w:rFonts w:ascii="Times New Roman" w:eastAsia="楷体" w:hAnsi="Times New Roman" w:cs="Times New Roman" w:hint="eastAsia"/>
            <w:sz w:val="24"/>
            <w:szCs w:val="24"/>
          </w:rPr>
          <w:delText>的相对贡献，并特别关注</w:delText>
        </w:r>
        <w:r w:rsidRPr="00EA50D3" w:rsidDel="00F829AB">
          <w:rPr>
            <w:rFonts w:ascii="Times New Roman" w:eastAsia="楷体" w:hAnsi="Times New Roman" w:cs="Times New Roman" w:hint="eastAsia"/>
            <w:sz w:val="24"/>
            <w:szCs w:val="24"/>
          </w:rPr>
          <w:delText>各三维形态指标</w:delText>
        </w:r>
        <w:r w:rsidRPr="00E14D1A" w:rsidDel="00F829AB">
          <w:rPr>
            <w:rFonts w:ascii="Times New Roman" w:eastAsia="楷体" w:hAnsi="Times New Roman" w:cs="Times New Roman" w:hint="eastAsia"/>
            <w:sz w:val="24"/>
            <w:szCs w:val="24"/>
          </w:rPr>
          <w:delText>的作用，阐明相应的形成机制</w:delText>
        </w:r>
      </w:del>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
        <w:t>最后，</w:t>
      </w:r>
      <w:r w:rsidRPr="00E14D1A">
        <w:rPr>
          <w:rFonts w:ascii="Times New Roman" w:eastAsia="楷体" w:hAnsi="Times New Roman" w:cs="Times New Roman" w:hint="eastAsia"/>
          <w:sz w:val="24"/>
          <w:szCs w:val="24"/>
        </w:rPr>
        <w:t>通过对</w:t>
      </w:r>
      <w:r w:rsidRPr="00EA50D3">
        <w:rPr>
          <w:rFonts w:ascii="Times New Roman" w:eastAsia="楷体" w:hAnsi="Times New Roman" w:cs="Times New Roman" w:hint="eastAsia"/>
          <w:sz w:val="24"/>
          <w:szCs w:val="24"/>
        </w:rPr>
        <w:t>三维形态特征</w:t>
      </w:r>
      <w:r w:rsidRPr="00E14D1A">
        <w:rPr>
          <w:rFonts w:ascii="Times New Roman" w:eastAsia="楷体" w:hAnsi="Times New Roman" w:cs="Times New Roman" w:hint="eastAsia"/>
          <w:sz w:val="24"/>
          <w:szCs w:val="24"/>
        </w:rPr>
        <w:t>的调整进行</w:t>
      </w:r>
      <w:r w:rsidRPr="00EA50D3">
        <w:rPr>
          <w:rFonts w:ascii="Times New Roman" w:eastAsia="楷体" w:hAnsi="Times New Roman" w:cs="Times New Roman" w:hint="eastAsia"/>
          <w:sz w:val="24"/>
          <w:szCs w:val="24"/>
        </w:rPr>
        <w:t>情景模拟分析</w:t>
      </w:r>
      <w:r w:rsidRPr="00E14D1A">
        <w:rPr>
          <w:rFonts w:ascii="Times New Roman" w:eastAsia="楷体" w:hAnsi="Times New Roman" w:cs="Times New Roman" w:hint="eastAsia"/>
          <w:sz w:val="24"/>
          <w:szCs w:val="24"/>
        </w:rPr>
        <w:t>，并根据</w:t>
      </w:r>
      <w:r w:rsidRPr="00EA50D3">
        <w:rPr>
          <w:rFonts w:ascii="Times New Roman" w:eastAsia="楷体" w:hAnsi="Times New Roman" w:cs="Times New Roman" w:hint="eastAsia"/>
          <w:sz w:val="24"/>
          <w:szCs w:val="24"/>
        </w:rPr>
        <w:t>模拟结果</w:t>
      </w:r>
      <w:r w:rsidRPr="00E14D1A">
        <w:rPr>
          <w:rFonts w:ascii="Times New Roman" w:eastAsia="楷体" w:hAnsi="Times New Roman" w:cs="Times New Roman" w:hint="eastAsia"/>
          <w:sz w:val="24"/>
          <w:szCs w:val="24"/>
        </w:rPr>
        <w:t>提出城市滨江地区</w:t>
      </w:r>
      <w:r w:rsidRPr="00EA50D3">
        <w:rPr>
          <w:rFonts w:ascii="Times New Roman" w:eastAsia="楷体" w:hAnsi="Times New Roman" w:cs="Times New Roman" w:hint="eastAsia"/>
          <w:sz w:val="24"/>
          <w:szCs w:val="24"/>
        </w:rPr>
        <w:t>室外空间热环境</w:t>
      </w:r>
      <w:r w:rsidRPr="00E14D1A">
        <w:rPr>
          <w:rFonts w:ascii="Times New Roman" w:eastAsia="楷体" w:hAnsi="Times New Roman" w:cs="Times New Roman" w:hint="eastAsia"/>
          <w:sz w:val="24"/>
          <w:szCs w:val="24"/>
        </w:rPr>
        <w:t>优化方案。</w:t>
      </w:r>
    </w:p>
    <w:p w14:paraId="0DE4D018" w14:textId="77777777" w:rsidR="00AE0AD9" w:rsidRPr="00E14D1A" w:rsidRDefault="00AE0AD9" w:rsidP="00C629F0">
      <w:pPr>
        <w:spacing w:line="360" w:lineRule="auto"/>
        <w:rPr>
          <w:rFonts w:ascii="Times New Roman" w:eastAsia="楷体" w:hAnsi="Times New Roman" w:cs="Times New Roman" w:hint="eastAsia"/>
          <w:sz w:val="24"/>
          <w:szCs w:val="24"/>
        </w:rPr>
      </w:pPr>
    </w:p>
    <w:p w14:paraId="3263C9F1" w14:textId="77777777" w:rsidR="004C1B86" w:rsidRPr="00E14D1A" w:rsidRDefault="00000000" w:rsidP="004E41B3">
      <w:pPr>
        <w:pStyle w:val="4"/>
        <w:spacing w:line="360" w:lineRule="auto"/>
        <w:rPr>
          <w:rFonts w:ascii="Times New Roman" w:eastAsia="楷体" w:hAnsi="Times New Roman" w:cs="Times New Roman"/>
          <w:sz w:val="24"/>
          <w:szCs w:val="24"/>
        </w:rPr>
      </w:pPr>
      <w:r w:rsidRPr="00E14D1A">
        <w:rPr>
          <w:rFonts w:ascii="Times New Roman" w:eastAsia="楷体" w:hAnsi="Times New Roman" w:cs="Times New Roman" w:hint="eastAsia"/>
          <w:sz w:val="24"/>
          <w:szCs w:val="24"/>
        </w:rPr>
        <w:lastRenderedPageBreak/>
        <w:t>参考文献</w:t>
      </w:r>
      <w:del w:id="38" w:author="Yifei Zhou" w:date="2023-03-10T10:25:00Z">
        <w:r w:rsidRPr="00E14D1A" w:rsidDel="004F0F2E">
          <w:rPr>
            <w:rFonts w:ascii="Times New Roman" w:eastAsia="楷体" w:hAnsi="Times New Roman" w:cs="Times New Roman" w:hint="eastAsia"/>
            <w:sz w:val="24"/>
            <w:szCs w:val="24"/>
          </w:rPr>
          <w:delText>：</w:delText>
        </w:r>
      </w:del>
    </w:p>
    <w:p w14:paraId="3946F62C"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bookmarkStart w:id="39" w:name="OLE_LINK28"/>
      <w:proofErr w:type="spellStart"/>
      <w:r w:rsidRPr="00E14D1A">
        <w:rPr>
          <w:rFonts w:ascii="Times New Roman" w:eastAsia="楷体" w:hAnsi="Times New Roman" w:cs="Times New Roman"/>
          <w:color w:val="222222"/>
          <w:sz w:val="18"/>
          <w:szCs w:val="18"/>
          <w:shd w:val="clear" w:color="auto" w:fill="FFFFFF"/>
        </w:rPr>
        <w:t>Alavipanah</w:t>
      </w:r>
      <w:bookmarkEnd w:id="39"/>
      <w:proofErr w:type="spellEnd"/>
      <w:r w:rsidRPr="00E14D1A">
        <w:rPr>
          <w:rFonts w:ascii="Times New Roman" w:eastAsia="楷体" w:hAnsi="Times New Roman" w:cs="Times New Roman"/>
          <w:color w:val="222222"/>
          <w:sz w:val="18"/>
          <w:szCs w:val="18"/>
          <w:shd w:val="clear" w:color="auto" w:fill="FFFFFF"/>
        </w:rPr>
        <w:t xml:space="preserve">, S., Schreyer, J., </w:t>
      </w:r>
      <w:proofErr w:type="spellStart"/>
      <w:r w:rsidRPr="00E14D1A">
        <w:rPr>
          <w:rFonts w:ascii="Times New Roman" w:eastAsia="楷体" w:hAnsi="Times New Roman" w:cs="Times New Roman"/>
          <w:color w:val="222222"/>
          <w:sz w:val="18"/>
          <w:szCs w:val="18"/>
          <w:shd w:val="clear" w:color="auto" w:fill="FFFFFF"/>
        </w:rPr>
        <w:t>Haase</w:t>
      </w:r>
      <w:proofErr w:type="spellEnd"/>
      <w:r w:rsidRPr="00E14D1A">
        <w:rPr>
          <w:rFonts w:ascii="Times New Roman" w:eastAsia="楷体" w:hAnsi="Times New Roman" w:cs="Times New Roman"/>
          <w:color w:val="222222"/>
          <w:sz w:val="18"/>
          <w:szCs w:val="18"/>
          <w:shd w:val="clear" w:color="auto" w:fill="FFFFFF"/>
        </w:rPr>
        <w:t>, D., Lakes, T., &amp; Qureshi, S. (2018). The effect of multi-dimensional indicators on urban thermal conditions. </w:t>
      </w:r>
      <w:r w:rsidRPr="00E14D1A">
        <w:rPr>
          <w:rFonts w:ascii="Times New Roman" w:eastAsia="楷体" w:hAnsi="Times New Roman" w:cs="Times New Roman"/>
          <w:i/>
          <w:iCs/>
          <w:color w:val="222222"/>
          <w:sz w:val="18"/>
          <w:szCs w:val="18"/>
          <w:shd w:val="clear" w:color="auto" w:fill="FFFFFF"/>
        </w:rPr>
        <w:t>Journal of cleaner production</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177</w:t>
      </w:r>
      <w:r w:rsidRPr="00E14D1A">
        <w:rPr>
          <w:rFonts w:ascii="Times New Roman" w:eastAsia="楷体" w:hAnsi="Times New Roman" w:cs="Times New Roman"/>
          <w:color w:val="222222"/>
          <w:sz w:val="18"/>
          <w:szCs w:val="18"/>
          <w:shd w:val="clear" w:color="auto" w:fill="FFFFFF"/>
        </w:rPr>
        <w:t>, 115-123.</w:t>
      </w:r>
    </w:p>
    <w:p w14:paraId="725EC4BB"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proofErr w:type="spellStart"/>
      <w:r w:rsidRPr="00E14D1A">
        <w:rPr>
          <w:rFonts w:ascii="Times New Roman" w:eastAsia="楷体" w:hAnsi="Times New Roman" w:cs="Times New Roman"/>
          <w:color w:val="222222"/>
          <w:sz w:val="18"/>
          <w:szCs w:val="18"/>
          <w:shd w:val="clear" w:color="auto" w:fill="FFFFFF"/>
        </w:rPr>
        <w:t>Ampatzidis</w:t>
      </w:r>
      <w:proofErr w:type="spellEnd"/>
      <w:r w:rsidRPr="00E14D1A">
        <w:rPr>
          <w:rFonts w:ascii="Times New Roman" w:eastAsia="楷体" w:hAnsi="Times New Roman" w:cs="Times New Roman"/>
          <w:color w:val="222222"/>
          <w:sz w:val="18"/>
          <w:szCs w:val="18"/>
          <w:shd w:val="clear" w:color="auto" w:fill="FFFFFF"/>
        </w:rPr>
        <w:t>, P., &amp; Kershaw, T. (2020). A review of the impact of blue space on the urban microclimate. </w:t>
      </w:r>
      <w:r w:rsidRPr="00E14D1A">
        <w:rPr>
          <w:rFonts w:ascii="Times New Roman" w:eastAsia="楷体" w:hAnsi="Times New Roman" w:cs="Times New Roman"/>
          <w:i/>
          <w:iCs/>
          <w:color w:val="222222"/>
          <w:sz w:val="18"/>
          <w:szCs w:val="18"/>
          <w:shd w:val="clear" w:color="auto" w:fill="FFFFFF"/>
        </w:rPr>
        <w:t>Science of the total environment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730</w:t>
      </w:r>
      <w:r w:rsidRPr="00E14D1A">
        <w:rPr>
          <w:rFonts w:ascii="Times New Roman" w:eastAsia="楷体" w:hAnsi="Times New Roman" w:cs="Times New Roman"/>
          <w:color w:val="222222"/>
          <w:sz w:val="18"/>
          <w:szCs w:val="18"/>
          <w:shd w:val="clear" w:color="auto" w:fill="FFFFFF"/>
        </w:rPr>
        <w:t>, 139068.</w:t>
      </w:r>
    </w:p>
    <w:p w14:paraId="38AE3677"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 xml:space="preserve">Berger, C., </w:t>
      </w:r>
      <w:proofErr w:type="spellStart"/>
      <w:r w:rsidRPr="00E14D1A">
        <w:rPr>
          <w:rFonts w:ascii="Times New Roman" w:eastAsia="楷体" w:hAnsi="Times New Roman" w:cs="Times New Roman"/>
          <w:color w:val="222222"/>
          <w:sz w:val="18"/>
          <w:szCs w:val="18"/>
          <w:shd w:val="clear" w:color="auto" w:fill="FFFFFF"/>
        </w:rPr>
        <w:t>Rosentreter</w:t>
      </w:r>
      <w:proofErr w:type="spellEnd"/>
      <w:r w:rsidRPr="00E14D1A">
        <w:rPr>
          <w:rFonts w:ascii="Times New Roman" w:eastAsia="楷体" w:hAnsi="Times New Roman" w:cs="Times New Roman"/>
          <w:color w:val="222222"/>
          <w:sz w:val="18"/>
          <w:szCs w:val="18"/>
          <w:shd w:val="clear" w:color="auto" w:fill="FFFFFF"/>
        </w:rPr>
        <w:t xml:space="preserve">, J., </w:t>
      </w:r>
      <w:proofErr w:type="spellStart"/>
      <w:r w:rsidRPr="00E14D1A">
        <w:rPr>
          <w:rFonts w:ascii="Times New Roman" w:eastAsia="楷体" w:hAnsi="Times New Roman" w:cs="Times New Roman"/>
          <w:color w:val="222222"/>
          <w:sz w:val="18"/>
          <w:szCs w:val="18"/>
          <w:shd w:val="clear" w:color="auto" w:fill="FFFFFF"/>
        </w:rPr>
        <w:t>Voltersen</w:t>
      </w:r>
      <w:proofErr w:type="spellEnd"/>
      <w:r w:rsidRPr="00E14D1A">
        <w:rPr>
          <w:rFonts w:ascii="Times New Roman" w:eastAsia="楷体" w:hAnsi="Times New Roman" w:cs="Times New Roman"/>
          <w:color w:val="222222"/>
          <w:sz w:val="18"/>
          <w:szCs w:val="18"/>
          <w:shd w:val="clear" w:color="auto" w:fill="FFFFFF"/>
        </w:rPr>
        <w:t xml:space="preserve">, M., Baumgart, C., </w:t>
      </w:r>
      <w:proofErr w:type="spellStart"/>
      <w:r w:rsidRPr="00E14D1A">
        <w:rPr>
          <w:rFonts w:ascii="Times New Roman" w:eastAsia="楷体" w:hAnsi="Times New Roman" w:cs="Times New Roman"/>
          <w:color w:val="222222"/>
          <w:sz w:val="18"/>
          <w:szCs w:val="18"/>
          <w:shd w:val="clear" w:color="auto" w:fill="FFFFFF"/>
        </w:rPr>
        <w:t>Schmullius</w:t>
      </w:r>
      <w:proofErr w:type="spellEnd"/>
      <w:r w:rsidRPr="00E14D1A">
        <w:rPr>
          <w:rFonts w:ascii="Times New Roman" w:eastAsia="楷体" w:hAnsi="Times New Roman" w:cs="Times New Roman"/>
          <w:color w:val="222222"/>
          <w:sz w:val="18"/>
          <w:szCs w:val="18"/>
          <w:shd w:val="clear" w:color="auto" w:fill="FFFFFF"/>
        </w:rPr>
        <w:t xml:space="preserve">, C., &amp; </w:t>
      </w:r>
      <w:proofErr w:type="spellStart"/>
      <w:r w:rsidRPr="00E14D1A">
        <w:rPr>
          <w:rFonts w:ascii="Times New Roman" w:eastAsia="楷体" w:hAnsi="Times New Roman" w:cs="Times New Roman"/>
          <w:color w:val="222222"/>
          <w:sz w:val="18"/>
          <w:szCs w:val="18"/>
          <w:shd w:val="clear" w:color="auto" w:fill="FFFFFF"/>
        </w:rPr>
        <w:t>Hese</w:t>
      </w:r>
      <w:proofErr w:type="spellEnd"/>
      <w:r w:rsidRPr="00E14D1A">
        <w:rPr>
          <w:rFonts w:ascii="Times New Roman" w:eastAsia="楷体" w:hAnsi="Times New Roman" w:cs="Times New Roman"/>
          <w:color w:val="222222"/>
          <w:sz w:val="18"/>
          <w:szCs w:val="18"/>
          <w:shd w:val="clear" w:color="auto" w:fill="FFFFFF"/>
        </w:rPr>
        <w:t xml:space="preserve">, S. (2017). </w:t>
      </w:r>
      <w:proofErr w:type="spellStart"/>
      <w:r w:rsidRPr="00E14D1A">
        <w:rPr>
          <w:rFonts w:ascii="Times New Roman" w:eastAsia="楷体" w:hAnsi="Times New Roman" w:cs="Times New Roman"/>
          <w:color w:val="222222"/>
          <w:sz w:val="18"/>
          <w:szCs w:val="18"/>
          <w:shd w:val="clear" w:color="auto" w:fill="FFFFFF"/>
        </w:rPr>
        <w:t>Spatio</w:t>
      </w:r>
      <w:proofErr w:type="spellEnd"/>
      <w:r w:rsidRPr="00E14D1A">
        <w:rPr>
          <w:rFonts w:ascii="Times New Roman" w:eastAsia="楷体" w:hAnsi="Times New Roman" w:cs="Times New Roman"/>
          <w:color w:val="222222"/>
          <w:sz w:val="18"/>
          <w:szCs w:val="18"/>
          <w:shd w:val="clear" w:color="auto" w:fill="FFFFFF"/>
        </w:rPr>
        <w:t>-temporal analysis of the relationship between 2D/3D urban site characteristics and land surface temperature. </w:t>
      </w:r>
      <w:r w:rsidRPr="00E14D1A">
        <w:rPr>
          <w:rFonts w:ascii="Times New Roman" w:eastAsia="楷体" w:hAnsi="Times New Roman" w:cs="Times New Roman"/>
          <w:i/>
          <w:iCs/>
          <w:color w:val="222222"/>
          <w:sz w:val="18"/>
          <w:szCs w:val="18"/>
          <w:shd w:val="clear" w:color="auto" w:fill="FFFFFF"/>
        </w:rPr>
        <w:t>Remote sensing of environment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193</w:t>
      </w:r>
      <w:r w:rsidRPr="00E14D1A">
        <w:rPr>
          <w:rFonts w:ascii="Times New Roman" w:eastAsia="楷体" w:hAnsi="Times New Roman" w:cs="Times New Roman"/>
          <w:color w:val="222222"/>
          <w:sz w:val="18"/>
          <w:szCs w:val="18"/>
          <w:shd w:val="clear" w:color="auto" w:fill="FFFFFF"/>
        </w:rPr>
        <w:t>, 225-243.</w:t>
      </w:r>
    </w:p>
    <w:p w14:paraId="0E6C48E0"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Cao, J., Zhou, W., Zheng, Z., Ren, T., &amp; Wang, W. (2021). Within-city spatial and temporal heterogeneity of air temperature and its relationship with land surface temperature. </w:t>
      </w:r>
      <w:r w:rsidRPr="00E14D1A">
        <w:rPr>
          <w:rFonts w:ascii="Times New Roman" w:eastAsia="楷体" w:hAnsi="Times New Roman" w:cs="Times New Roman"/>
          <w:i/>
          <w:iCs/>
          <w:color w:val="222222"/>
          <w:sz w:val="18"/>
          <w:szCs w:val="18"/>
          <w:shd w:val="clear" w:color="auto" w:fill="FFFFFF"/>
        </w:rPr>
        <w:t>Landscape and Urban Planning</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206</w:t>
      </w:r>
      <w:r w:rsidRPr="00E14D1A">
        <w:rPr>
          <w:rFonts w:ascii="Times New Roman" w:eastAsia="楷体" w:hAnsi="Times New Roman" w:cs="Times New Roman"/>
          <w:color w:val="222222"/>
          <w:sz w:val="18"/>
          <w:szCs w:val="18"/>
          <w:shd w:val="clear" w:color="auto" w:fill="FFFFFF"/>
        </w:rPr>
        <w:t>, 103979.</w:t>
      </w:r>
    </w:p>
    <w:p w14:paraId="6B348473"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proofErr w:type="spellStart"/>
      <w:r w:rsidRPr="00E14D1A">
        <w:rPr>
          <w:rFonts w:ascii="Times New Roman" w:eastAsia="楷体" w:hAnsi="Times New Roman" w:cs="Times New Roman"/>
          <w:color w:val="222222"/>
          <w:sz w:val="18"/>
          <w:szCs w:val="18"/>
          <w:shd w:val="clear" w:color="auto" w:fill="FFFFFF"/>
        </w:rPr>
        <w:t>Chàfer</w:t>
      </w:r>
      <w:proofErr w:type="spellEnd"/>
      <w:r w:rsidRPr="00E14D1A">
        <w:rPr>
          <w:rFonts w:ascii="Times New Roman" w:eastAsia="楷体" w:hAnsi="Times New Roman" w:cs="Times New Roman"/>
          <w:color w:val="222222"/>
          <w:sz w:val="18"/>
          <w:szCs w:val="18"/>
          <w:shd w:val="clear" w:color="auto" w:fill="FFFFFF"/>
        </w:rPr>
        <w:t xml:space="preserve">, M., Tan, C. L., </w:t>
      </w:r>
      <w:proofErr w:type="spellStart"/>
      <w:r w:rsidRPr="00E14D1A">
        <w:rPr>
          <w:rFonts w:ascii="Times New Roman" w:eastAsia="楷体" w:hAnsi="Times New Roman" w:cs="Times New Roman"/>
          <w:color w:val="222222"/>
          <w:sz w:val="18"/>
          <w:szCs w:val="18"/>
          <w:shd w:val="clear" w:color="auto" w:fill="FFFFFF"/>
        </w:rPr>
        <w:t>Cureau</w:t>
      </w:r>
      <w:proofErr w:type="spellEnd"/>
      <w:r w:rsidRPr="00E14D1A">
        <w:rPr>
          <w:rFonts w:ascii="Times New Roman" w:eastAsia="楷体" w:hAnsi="Times New Roman" w:cs="Times New Roman"/>
          <w:color w:val="222222"/>
          <w:sz w:val="18"/>
          <w:szCs w:val="18"/>
          <w:shd w:val="clear" w:color="auto" w:fill="FFFFFF"/>
        </w:rPr>
        <w:t xml:space="preserve">, R. J., Hien, W. N., </w:t>
      </w:r>
      <w:proofErr w:type="spellStart"/>
      <w:r w:rsidRPr="00E14D1A">
        <w:rPr>
          <w:rFonts w:ascii="Times New Roman" w:eastAsia="楷体" w:hAnsi="Times New Roman" w:cs="Times New Roman"/>
          <w:color w:val="222222"/>
          <w:sz w:val="18"/>
          <w:szCs w:val="18"/>
          <w:shd w:val="clear" w:color="auto" w:fill="FFFFFF"/>
        </w:rPr>
        <w:t>Pisello</w:t>
      </w:r>
      <w:proofErr w:type="spellEnd"/>
      <w:r w:rsidRPr="00E14D1A">
        <w:rPr>
          <w:rFonts w:ascii="Times New Roman" w:eastAsia="楷体" w:hAnsi="Times New Roman" w:cs="Times New Roman"/>
          <w:color w:val="222222"/>
          <w:sz w:val="18"/>
          <w:szCs w:val="18"/>
          <w:shd w:val="clear" w:color="auto" w:fill="FFFFFF"/>
        </w:rPr>
        <w:t>, A. L., &amp; Cabeza, L. F. (2022). Mobile measurements of microclimatic variables through the central area of Singapore: An analysis from the pedestrian perspective. </w:t>
      </w:r>
      <w:r w:rsidRPr="00E14D1A">
        <w:rPr>
          <w:rFonts w:ascii="Times New Roman" w:eastAsia="楷体" w:hAnsi="Times New Roman" w:cs="Times New Roman"/>
          <w:i/>
          <w:iCs/>
          <w:color w:val="222222"/>
          <w:sz w:val="18"/>
          <w:szCs w:val="18"/>
          <w:shd w:val="clear" w:color="auto" w:fill="FFFFFF"/>
        </w:rPr>
        <w:t>Sustainable Cities and Society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83</w:t>
      </w:r>
      <w:r w:rsidRPr="00E14D1A">
        <w:rPr>
          <w:rFonts w:ascii="Times New Roman" w:eastAsia="楷体" w:hAnsi="Times New Roman" w:cs="Times New Roman"/>
          <w:color w:val="222222"/>
          <w:sz w:val="18"/>
          <w:szCs w:val="18"/>
          <w:shd w:val="clear" w:color="auto" w:fill="FFFFFF"/>
        </w:rPr>
        <w:t>, 103986.</w:t>
      </w:r>
    </w:p>
    <w:p w14:paraId="58CA3021"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Cheng, L., Guan, D., Zhou, L., Zhao, Z., &amp; Zhou, J. (2019). Urban cooling island effect of main river on a landscape scale in Chongqing, China. </w:t>
      </w:r>
      <w:r w:rsidRPr="00E14D1A">
        <w:rPr>
          <w:rFonts w:ascii="Times New Roman" w:eastAsia="楷体" w:hAnsi="Times New Roman" w:cs="Times New Roman"/>
          <w:i/>
          <w:iCs/>
          <w:color w:val="222222"/>
          <w:sz w:val="18"/>
          <w:szCs w:val="18"/>
          <w:shd w:val="clear" w:color="auto" w:fill="FFFFFF"/>
        </w:rPr>
        <w:t>Sustainable Cities and Society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47</w:t>
      </w:r>
      <w:r w:rsidRPr="00E14D1A">
        <w:rPr>
          <w:rFonts w:ascii="Times New Roman" w:eastAsia="楷体" w:hAnsi="Times New Roman" w:cs="Times New Roman"/>
          <w:color w:val="222222"/>
          <w:sz w:val="18"/>
          <w:szCs w:val="18"/>
          <w:shd w:val="clear" w:color="auto" w:fill="FFFFFF"/>
        </w:rPr>
        <w:t>, 101501.</w:t>
      </w:r>
    </w:p>
    <w:p w14:paraId="5FA541AC"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 xml:space="preserve">Cheval, S., Popa, A. M., </w:t>
      </w:r>
      <w:proofErr w:type="spellStart"/>
      <w:r w:rsidRPr="00E14D1A">
        <w:rPr>
          <w:rFonts w:ascii="Times New Roman" w:eastAsia="楷体" w:hAnsi="Times New Roman" w:cs="Times New Roman"/>
          <w:color w:val="222222"/>
          <w:sz w:val="18"/>
          <w:szCs w:val="18"/>
          <w:shd w:val="clear" w:color="auto" w:fill="FFFFFF"/>
        </w:rPr>
        <w:t>Șandric</w:t>
      </w:r>
      <w:proofErr w:type="spellEnd"/>
      <w:r w:rsidRPr="00E14D1A">
        <w:rPr>
          <w:rFonts w:ascii="Times New Roman" w:eastAsia="楷体" w:hAnsi="Times New Roman" w:cs="Times New Roman"/>
          <w:color w:val="222222"/>
          <w:sz w:val="18"/>
          <w:szCs w:val="18"/>
          <w:shd w:val="clear" w:color="auto" w:fill="FFFFFF"/>
        </w:rPr>
        <w:t xml:space="preserve">, I., &amp; </w:t>
      </w:r>
      <w:proofErr w:type="spellStart"/>
      <w:r w:rsidRPr="00E14D1A">
        <w:rPr>
          <w:rFonts w:ascii="Times New Roman" w:eastAsia="楷体" w:hAnsi="Times New Roman" w:cs="Times New Roman"/>
          <w:color w:val="222222"/>
          <w:sz w:val="18"/>
          <w:szCs w:val="18"/>
          <w:shd w:val="clear" w:color="auto" w:fill="FFFFFF"/>
        </w:rPr>
        <w:t>Iojă</w:t>
      </w:r>
      <w:proofErr w:type="spellEnd"/>
      <w:r w:rsidRPr="00E14D1A">
        <w:rPr>
          <w:rFonts w:ascii="Times New Roman" w:eastAsia="楷体" w:hAnsi="Times New Roman" w:cs="Times New Roman"/>
          <w:color w:val="222222"/>
          <w:sz w:val="18"/>
          <w:szCs w:val="18"/>
          <w:shd w:val="clear" w:color="auto" w:fill="FFFFFF"/>
        </w:rPr>
        <w:t>, I. C. (2020). Exploratory analysis of cooling effect of urban lakes on land surface temperature in Bucharest (Romania) using Landsat imagery. </w:t>
      </w:r>
      <w:r w:rsidRPr="00E14D1A">
        <w:rPr>
          <w:rFonts w:ascii="Times New Roman" w:eastAsia="楷体" w:hAnsi="Times New Roman" w:cs="Times New Roman"/>
          <w:i/>
          <w:iCs/>
          <w:color w:val="222222"/>
          <w:sz w:val="18"/>
          <w:szCs w:val="18"/>
          <w:shd w:val="clear" w:color="auto" w:fill="FFFFFF"/>
        </w:rPr>
        <w:t>Urban Climate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34</w:t>
      </w:r>
      <w:r w:rsidRPr="00E14D1A">
        <w:rPr>
          <w:rFonts w:ascii="Times New Roman" w:eastAsia="楷体" w:hAnsi="Times New Roman" w:cs="Times New Roman"/>
          <w:color w:val="222222"/>
          <w:sz w:val="18"/>
          <w:szCs w:val="18"/>
          <w:shd w:val="clear" w:color="auto" w:fill="FFFFFF"/>
        </w:rPr>
        <w:t>, 100696.</w:t>
      </w:r>
    </w:p>
    <w:p w14:paraId="61D53B99"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Du, H., Song, X., Jiang, H., Kan, Z., Wang, Z., &amp; Cai, Y. (2016). Research on the cooling island effects of water body: A case study of Shanghai, China. </w:t>
      </w:r>
      <w:r w:rsidRPr="00E14D1A">
        <w:rPr>
          <w:rFonts w:ascii="Times New Roman" w:eastAsia="楷体" w:hAnsi="Times New Roman" w:cs="Times New Roman"/>
          <w:i/>
          <w:iCs/>
          <w:color w:val="222222"/>
          <w:sz w:val="18"/>
          <w:szCs w:val="18"/>
          <w:shd w:val="clear" w:color="auto" w:fill="FFFFFF"/>
        </w:rPr>
        <w:t>Ecological indicators</w:t>
      </w:r>
      <w:r w:rsidRPr="00E14D1A">
        <w:rPr>
          <w:rFonts w:ascii="Times New Roman" w:eastAsia="楷体" w:hAnsi="Times New Roman" w:cs="Times New Roman"/>
          <w:color w:val="222222"/>
          <w:sz w:val="18"/>
          <w:szCs w:val="18"/>
          <w:shd w:val="clear" w:color="auto" w:fill="FFFFFF"/>
        </w:rPr>
        <w:t>, 67, 31-38.</w:t>
      </w:r>
    </w:p>
    <w:p w14:paraId="4C5C4DCC"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proofErr w:type="spellStart"/>
      <w:r w:rsidRPr="00E14D1A">
        <w:rPr>
          <w:rFonts w:ascii="Times New Roman" w:eastAsia="楷体" w:hAnsi="Times New Roman" w:cs="Times New Roman"/>
          <w:color w:val="222222"/>
          <w:sz w:val="18"/>
          <w:szCs w:val="18"/>
          <w:shd w:val="clear" w:color="auto" w:fill="FFFFFF"/>
        </w:rPr>
        <w:t>Elbondira</w:t>
      </w:r>
      <w:proofErr w:type="spellEnd"/>
      <w:r w:rsidRPr="00E14D1A">
        <w:rPr>
          <w:rFonts w:ascii="Times New Roman" w:eastAsia="楷体" w:hAnsi="Times New Roman" w:cs="Times New Roman"/>
          <w:color w:val="222222"/>
          <w:sz w:val="18"/>
          <w:szCs w:val="18"/>
          <w:shd w:val="clear" w:color="auto" w:fill="FFFFFF"/>
        </w:rPr>
        <w:t xml:space="preserve">, T. A., </w:t>
      </w:r>
      <w:proofErr w:type="spellStart"/>
      <w:r w:rsidRPr="00E14D1A">
        <w:rPr>
          <w:rFonts w:ascii="Times New Roman" w:eastAsia="楷体" w:hAnsi="Times New Roman" w:cs="Times New Roman"/>
          <w:color w:val="222222"/>
          <w:sz w:val="18"/>
          <w:szCs w:val="18"/>
          <w:shd w:val="clear" w:color="auto" w:fill="FFFFFF"/>
        </w:rPr>
        <w:t>Tokimatsu</w:t>
      </w:r>
      <w:proofErr w:type="spellEnd"/>
      <w:r w:rsidRPr="00E14D1A">
        <w:rPr>
          <w:rFonts w:ascii="Times New Roman" w:eastAsia="楷体" w:hAnsi="Times New Roman" w:cs="Times New Roman"/>
          <w:color w:val="222222"/>
          <w:sz w:val="18"/>
          <w:szCs w:val="18"/>
          <w:shd w:val="clear" w:color="auto" w:fill="FFFFFF"/>
        </w:rPr>
        <w:t xml:space="preserve">, K., Asawa, T., &amp; Ibrahim, M. G. (2021). Impact of neighborhood spatial characteristics on the microclimate in a hot arid climate–A </w:t>
      </w:r>
      <w:proofErr w:type="gramStart"/>
      <w:r w:rsidRPr="00E14D1A">
        <w:rPr>
          <w:rFonts w:ascii="Times New Roman" w:eastAsia="楷体" w:hAnsi="Times New Roman" w:cs="Times New Roman"/>
          <w:color w:val="222222"/>
          <w:sz w:val="18"/>
          <w:szCs w:val="18"/>
          <w:shd w:val="clear" w:color="auto" w:fill="FFFFFF"/>
        </w:rPr>
        <w:t>field based</w:t>
      </w:r>
      <w:proofErr w:type="gramEnd"/>
      <w:r w:rsidRPr="00E14D1A">
        <w:rPr>
          <w:rFonts w:ascii="Times New Roman" w:eastAsia="楷体" w:hAnsi="Times New Roman" w:cs="Times New Roman"/>
          <w:color w:val="222222"/>
          <w:sz w:val="18"/>
          <w:szCs w:val="18"/>
          <w:shd w:val="clear" w:color="auto" w:fill="FFFFFF"/>
        </w:rPr>
        <w:t xml:space="preserve"> study. </w:t>
      </w:r>
      <w:r w:rsidRPr="00E14D1A">
        <w:rPr>
          <w:rFonts w:ascii="Times New Roman" w:eastAsia="楷体" w:hAnsi="Times New Roman" w:cs="Times New Roman"/>
          <w:i/>
          <w:iCs/>
          <w:color w:val="222222"/>
          <w:sz w:val="18"/>
          <w:szCs w:val="18"/>
          <w:shd w:val="clear" w:color="auto" w:fill="FFFFFF"/>
        </w:rPr>
        <w:t>Sustainable Cities and Society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75</w:t>
      </w:r>
      <w:r w:rsidRPr="00E14D1A">
        <w:rPr>
          <w:rFonts w:ascii="Times New Roman" w:eastAsia="楷体" w:hAnsi="Times New Roman" w:cs="Times New Roman"/>
          <w:color w:val="222222"/>
          <w:sz w:val="18"/>
          <w:szCs w:val="18"/>
          <w:shd w:val="clear" w:color="auto" w:fill="FFFFFF"/>
        </w:rPr>
        <w:t>, 103273.</w:t>
      </w:r>
    </w:p>
    <w:p w14:paraId="0C21768F"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 xml:space="preserve">Estoque, R. C., Murayama, Y., &amp; </w:t>
      </w:r>
      <w:proofErr w:type="spellStart"/>
      <w:r w:rsidRPr="00E14D1A">
        <w:rPr>
          <w:rFonts w:ascii="Times New Roman" w:eastAsia="楷体" w:hAnsi="Times New Roman" w:cs="Times New Roman"/>
          <w:color w:val="222222"/>
          <w:sz w:val="18"/>
          <w:szCs w:val="18"/>
          <w:shd w:val="clear" w:color="auto" w:fill="FFFFFF"/>
        </w:rPr>
        <w:t>Myint</w:t>
      </w:r>
      <w:proofErr w:type="spellEnd"/>
      <w:r w:rsidRPr="00E14D1A">
        <w:rPr>
          <w:rFonts w:ascii="Times New Roman" w:eastAsia="楷体" w:hAnsi="Times New Roman" w:cs="Times New Roman"/>
          <w:color w:val="222222"/>
          <w:sz w:val="18"/>
          <w:szCs w:val="18"/>
          <w:shd w:val="clear" w:color="auto" w:fill="FFFFFF"/>
        </w:rPr>
        <w:t>, S. W. (2017). Effects of landscape composition and pattern on land surface temperature: An urban heat island study in the megacities of Southeast Asia. </w:t>
      </w:r>
      <w:r w:rsidRPr="00E14D1A">
        <w:rPr>
          <w:rFonts w:ascii="Times New Roman" w:eastAsia="楷体" w:hAnsi="Times New Roman" w:cs="Times New Roman"/>
          <w:i/>
          <w:iCs/>
          <w:color w:val="222222"/>
          <w:sz w:val="18"/>
          <w:szCs w:val="18"/>
          <w:shd w:val="clear" w:color="auto" w:fill="FFFFFF"/>
        </w:rPr>
        <w:t>Science of the Total Environment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577</w:t>
      </w:r>
      <w:r w:rsidRPr="00E14D1A">
        <w:rPr>
          <w:rFonts w:ascii="Times New Roman" w:eastAsia="楷体" w:hAnsi="Times New Roman" w:cs="Times New Roman"/>
          <w:color w:val="222222"/>
          <w:sz w:val="18"/>
          <w:szCs w:val="18"/>
          <w:shd w:val="clear" w:color="auto" w:fill="FFFFFF"/>
        </w:rPr>
        <w:t>, 349-359.</w:t>
      </w:r>
    </w:p>
    <w:p w14:paraId="7ACE118E"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proofErr w:type="spellStart"/>
      <w:r w:rsidRPr="00E14D1A">
        <w:rPr>
          <w:rFonts w:ascii="Times New Roman" w:eastAsia="楷体" w:hAnsi="Times New Roman" w:cs="Times New Roman"/>
          <w:color w:val="222222"/>
          <w:sz w:val="18"/>
          <w:szCs w:val="18"/>
          <w:shd w:val="clear" w:color="auto" w:fill="FFFFFF"/>
        </w:rPr>
        <w:t>Giridharan</w:t>
      </w:r>
      <w:proofErr w:type="spellEnd"/>
      <w:r w:rsidRPr="00E14D1A">
        <w:rPr>
          <w:rFonts w:ascii="Times New Roman" w:eastAsia="楷体" w:hAnsi="Times New Roman" w:cs="Times New Roman"/>
          <w:color w:val="222222"/>
          <w:sz w:val="18"/>
          <w:szCs w:val="18"/>
          <w:shd w:val="clear" w:color="auto" w:fill="FFFFFF"/>
        </w:rPr>
        <w:t>, R., &amp; Emmanuel, R. (2018). The impact of urban compactness, comfort strategies and energy consumption on tropical urban heat island intensity: A review. </w:t>
      </w:r>
      <w:r w:rsidRPr="00E14D1A">
        <w:rPr>
          <w:rFonts w:ascii="Times New Roman" w:eastAsia="楷体" w:hAnsi="Times New Roman" w:cs="Times New Roman"/>
          <w:i/>
          <w:iCs/>
          <w:color w:val="222222"/>
          <w:sz w:val="18"/>
          <w:szCs w:val="18"/>
          <w:shd w:val="clear" w:color="auto" w:fill="FFFFFF"/>
        </w:rPr>
        <w:t>Sustainable cities and society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40</w:t>
      </w:r>
      <w:r w:rsidRPr="00E14D1A">
        <w:rPr>
          <w:rFonts w:ascii="Times New Roman" w:eastAsia="楷体" w:hAnsi="Times New Roman" w:cs="Times New Roman"/>
          <w:color w:val="222222"/>
          <w:sz w:val="18"/>
          <w:szCs w:val="18"/>
          <w:shd w:val="clear" w:color="auto" w:fill="FFFFFF"/>
        </w:rPr>
        <w:t>, 677-687.</w:t>
      </w:r>
    </w:p>
    <w:p w14:paraId="4E846AF9"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 xml:space="preserve">Gunawardena, K. R., Wells, M. J., &amp; Kershaw, T. (2017). </w:t>
      </w:r>
      <w:proofErr w:type="spellStart"/>
      <w:r w:rsidRPr="00E14D1A">
        <w:rPr>
          <w:rFonts w:ascii="Times New Roman" w:eastAsia="楷体" w:hAnsi="Times New Roman" w:cs="Times New Roman"/>
          <w:color w:val="222222"/>
          <w:sz w:val="18"/>
          <w:szCs w:val="18"/>
          <w:shd w:val="clear" w:color="auto" w:fill="FFFFFF"/>
        </w:rPr>
        <w:t>Utilising</w:t>
      </w:r>
      <w:proofErr w:type="spellEnd"/>
      <w:r w:rsidRPr="00E14D1A">
        <w:rPr>
          <w:rFonts w:ascii="Times New Roman" w:eastAsia="楷体" w:hAnsi="Times New Roman" w:cs="Times New Roman"/>
          <w:color w:val="222222"/>
          <w:sz w:val="18"/>
          <w:szCs w:val="18"/>
          <w:shd w:val="clear" w:color="auto" w:fill="FFFFFF"/>
        </w:rPr>
        <w:t xml:space="preserve"> green and </w:t>
      </w:r>
      <w:proofErr w:type="spellStart"/>
      <w:r w:rsidRPr="00E14D1A">
        <w:rPr>
          <w:rFonts w:ascii="Times New Roman" w:eastAsia="楷体" w:hAnsi="Times New Roman" w:cs="Times New Roman"/>
          <w:color w:val="222222"/>
          <w:sz w:val="18"/>
          <w:szCs w:val="18"/>
          <w:shd w:val="clear" w:color="auto" w:fill="FFFFFF"/>
        </w:rPr>
        <w:t>bluespace</w:t>
      </w:r>
      <w:proofErr w:type="spellEnd"/>
      <w:r w:rsidRPr="00E14D1A">
        <w:rPr>
          <w:rFonts w:ascii="Times New Roman" w:eastAsia="楷体" w:hAnsi="Times New Roman" w:cs="Times New Roman"/>
          <w:color w:val="222222"/>
          <w:sz w:val="18"/>
          <w:szCs w:val="18"/>
          <w:shd w:val="clear" w:color="auto" w:fill="FFFFFF"/>
        </w:rPr>
        <w:t xml:space="preserve"> to mitigate urban heat island intensity. </w:t>
      </w:r>
      <w:r w:rsidRPr="00E14D1A">
        <w:rPr>
          <w:rFonts w:ascii="Times New Roman" w:eastAsia="楷体" w:hAnsi="Times New Roman" w:cs="Times New Roman"/>
          <w:i/>
          <w:iCs/>
          <w:color w:val="222222"/>
          <w:sz w:val="18"/>
          <w:szCs w:val="18"/>
          <w:shd w:val="clear" w:color="auto" w:fill="FFFFFF"/>
        </w:rPr>
        <w:t>Science of the Total Environment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584</w:t>
      </w:r>
      <w:r w:rsidRPr="00E14D1A">
        <w:rPr>
          <w:rFonts w:ascii="Times New Roman" w:eastAsia="楷体" w:hAnsi="Times New Roman" w:cs="Times New Roman"/>
          <w:color w:val="222222"/>
          <w:sz w:val="18"/>
          <w:szCs w:val="18"/>
          <w:shd w:val="clear" w:color="auto" w:fill="FFFFFF"/>
        </w:rPr>
        <w:t>, 1040-1055.</w:t>
      </w:r>
    </w:p>
    <w:p w14:paraId="4908ABFF"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Hang, J., &amp; Chen, G. (2022). Experimental study of urban microclimate on scaled street canyons with various aspect ratios. </w:t>
      </w:r>
      <w:r w:rsidRPr="00E14D1A">
        <w:rPr>
          <w:rFonts w:ascii="Times New Roman" w:eastAsia="楷体" w:hAnsi="Times New Roman" w:cs="Times New Roman"/>
          <w:i/>
          <w:iCs/>
          <w:color w:val="222222"/>
          <w:sz w:val="18"/>
          <w:szCs w:val="18"/>
          <w:shd w:val="clear" w:color="auto" w:fill="FFFFFF"/>
        </w:rPr>
        <w:t>Urban Climate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46</w:t>
      </w:r>
      <w:r w:rsidRPr="00E14D1A">
        <w:rPr>
          <w:rFonts w:ascii="Times New Roman" w:eastAsia="楷体" w:hAnsi="Times New Roman" w:cs="Times New Roman"/>
          <w:color w:val="222222"/>
          <w:sz w:val="18"/>
          <w:szCs w:val="18"/>
          <w:shd w:val="clear" w:color="auto" w:fill="FFFFFF"/>
        </w:rPr>
        <w:t>, 101299.</w:t>
      </w:r>
    </w:p>
    <w:p w14:paraId="6CBB31CC"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 xml:space="preserve">He, B. J., Ding, L., &amp; Prasad, D. (2020). Urban ventilation and its potential for local warming mitigation: A field experiment in an open low-rise gridiron precinct. Sustainable Cities and Society, 55, 102028. Hooker, J., </w:t>
      </w:r>
      <w:proofErr w:type="spellStart"/>
      <w:r w:rsidRPr="00E14D1A">
        <w:rPr>
          <w:rFonts w:ascii="Times New Roman" w:eastAsia="楷体" w:hAnsi="Times New Roman" w:cs="Times New Roman"/>
          <w:color w:val="222222"/>
          <w:sz w:val="18"/>
          <w:szCs w:val="18"/>
          <w:shd w:val="clear" w:color="auto" w:fill="FFFFFF"/>
        </w:rPr>
        <w:t>Duveiller</w:t>
      </w:r>
      <w:proofErr w:type="spellEnd"/>
      <w:r w:rsidRPr="00E14D1A">
        <w:rPr>
          <w:rFonts w:ascii="Times New Roman" w:eastAsia="楷体" w:hAnsi="Times New Roman" w:cs="Times New Roman"/>
          <w:color w:val="222222"/>
          <w:sz w:val="18"/>
          <w:szCs w:val="18"/>
          <w:shd w:val="clear" w:color="auto" w:fill="FFFFFF"/>
        </w:rPr>
        <w:t xml:space="preserve">, G., &amp; </w:t>
      </w:r>
      <w:proofErr w:type="spellStart"/>
      <w:r w:rsidRPr="00E14D1A">
        <w:rPr>
          <w:rFonts w:ascii="Times New Roman" w:eastAsia="楷体" w:hAnsi="Times New Roman" w:cs="Times New Roman"/>
          <w:color w:val="222222"/>
          <w:sz w:val="18"/>
          <w:szCs w:val="18"/>
          <w:shd w:val="clear" w:color="auto" w:fill="FFFFFF"/>
        </w:rPr>
        <w:t>Cescatti</w:t>
      </w:r>
      <w:proofErr w:type="spellEnd"/>
      <w:r w:rsidRPr="00E14D1A">
        <w:rPr>
          <w:rFonts w:ascii="Times New Roman" w:eastAsia="楷体" w:hAnsi="Times New Roman" w:cs="Times New Roman"/>
          <w:color w:val="222222"/>
          <w:sz w:val="18"/>
          <w:szCs w:val="18"/>
          <w:shd w:val="clear" w:color="auto" w:fill="FFFFFF"/>
        </w:rPr>
        <w:t>, A. (2018). A global dataset of air temperature derived from satellite remote sensing and weather stations. </w:t>
      </w:r>
      <w:r w:rsidRPr="00E14D1A">
        <w:rPr>
          <w:rFonts w:ascii="Times New Roman" w:eastAsia="楷体" w:hAnsi="Times New Roman" w:cs="Times New Roman"/>
          <w:i/>
          <w:iCs/>
          <w:color w:val="222222"/>
          <w:sz w:val="18"/>
          <w:szCs w:val="18"/>
          <w:shd w:val="clear" w:color="auto" w:fill="FFFFFF"/>
        </w:rPr>
        <w:t>Scientific data</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5</w:t>
      </w:r>
      <w:r w:rsidRPr="00E14D1A">
        <w:rPr>
          <w:rFonts w:ascii="Times New Roman" w:eastAsia="楷体" w:hAnsi="Times New Roman" w:cs="Times New Roman"/>
          <w:color w:val="222222"/>
          <w:sz w:val="18"/>
          <w:szCs w:val="18"/>
          <w:shd w:val="clear" w:color="auto" w:fill="FFFFFF"/>
        </w:rPr>
        <w:t>(1), 1-11.</w:t>
      </w:r>
    </w:p>
    <w:p w14:paraId="647248FB"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Hu, Y., White, M., &amp; Ding, W. (2016). An urban form experiment on urban heat island effect in high density area. </w:t>
      </w:r>
      <w:r w:rsidRPr="00E14D1A">
        <w:rPr>
          <w:rFonts w:ascii="Times New Roman" w:eastAsia="楷体" w:hAnsi="Times New Roman" w:cs="Times New Roman"/>
          <w:i/>
          <w:iCs/>
          <w:color w:val="222222"/>
          <w:sz w:val="18"/>
          <w:szCs w:val="18"/>
          <w:shd w:val="clear" w:color="auto" w:fill="FFFFFF"/>
        </w:rPr>
        <w:t>Procedia Engineering</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169</w:t>
      </w:r>
      <w:r w:rsidRPr="00E14D1A">
        <w:rPr>
          <w:rFonts w:ascii="Times New Roman" w:eastAsia="楷体" w:hAnsi="Times New Roman" w:cs="Times New Roman"/>
          <w:color w:val="222222"/>
          <w:sz w:val="18"/>
          <w:szCs w:val="18"/>
          <w:shd w:val="clear" w:color="auto" w:fill="FFFFFF"/>
        </w:rPr>
        <w:t>, 166-174.</w:t>
      </w:r>
    </w:p>
    <w:p w14:paraId="0F66B85A"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 xml:space="preserve">Jacobs, C., </w:t>
      </w:r>
      <w:proofErr w:type="spellStart"/>
      <w:r w:rsidRPr="00E14D1A">
        <w:rPr>
          <w:rFonts w:ascii="Times New Roman" w:eastAsia="楷体" w:hAnsi="Times New Roman" w:cs="Times New Roman"/>
          <w:color w:val="222222"/>
          <w:sz w:val="18"/>
          <w:szCs w:val="18"/>
          <w:shd w:val="clear" w:color="auto" w:fill="FFFFFF"/>
        </w:rPr>
        <w:t>Klok</w:t>
      </w:r>
      <w:proofErr w:type="spellEnd"/>
      <w:r w:rsidRPr="00E14D1A">
        <w:rPr>
          <w:rFonts w:ascii="Times New Roman" w:eastAsia="楷体" w:hAnsi="Times New Roman" w:cs="Times New Roman"/>
          <w:color w:val="222222"/>
          <w:sz w:val="18"/>
          <w:szCs w:val="18"/>
          <w:shd w:val="clear" w:color="auto" w:fill="FFFFFF"/>
        </w:rPr>
        <w:t xml:space="preserve">, L., </w:t>
      </w:r>
      <w:proofErr w:type="spellStart"/>
      <w:r w:rsidRPr="00E14D1A">
        <w:rPr>
          <w:rFonts w:ascii="Times New Roman" w:eastAsia="楷体" w:hAnsi="Times New Roman" w:cs="Times New Roman"/>
          <w:color w:val="222222"/>
          <w:sz w:val="18"/>
          <w:szCs w:val="18"/>
          <w:shd w:val="clear" w:color="auto" w:fill="FFFFFF"/>
        </w:rPr>
        <w:t>Bruse</w:t>
      </w:r>
      <w:proofErr w:type="spellEnd"/>
      <w:r w:rsidRPr="00E14D1A">
        <w:rPr>
          <w:rFonts w:ascii="Times New Roman" w:eastAsia="楷体" w:hAnsi="Times New Roman" w:cs="Times New Roman"/>
          <w:color w:val="222222"/>
          <w:sz w:val="18"/>
          <w:szCs w:val="18"/>
          <w:shd w:val="clear" w:color="auto" w:fill="FFFFFF"/>
        </w:rPr>
        <w:t xml:space="preserve">, M., </w:t>
      </w:r>
      <w:proofErr w:type="spellStart"/>
      <w:r w:rsidRPr="00E14D1A">
        <w:rPr>
          <w:rFonts w:ascii="Times New Roman" w:eastAsia="楷体" w:hAnsi="Times New Roman" w:cs="Times New Roman"/>
          <w:color w:val="222222"/>
          <w:sz w:val="18"/>
          <w:szCs w:val="18"/>
          <w:shd w:val="clear" w:color="auto" w:fill="FFFFFF"/>
        </w:rPr>
        <w:t>Cortesão</w:t>
      </w:r>
      <w:proofErr w:type="spellEnd"/>
      <w:r w:rsidRPr="00E14D1A">
        <w:rPr>
          <w:rFonts w:ascii="Times New Roman" w:eastAsia="楷体" w:hAnsi="Times New Roman" w:cs="Times New Roman"/>
          <w:color w:val="222222"/>
          <w:sz w:val="18"/>
          <w:szCs w:val="18"/>
          <w:shd w:val="clear" w:color="auto" w:fill="FFFFFF"/>
        </w:rPr>
        <w:t xml:space="preserve">, J., </w:t>
      </w:r>
      <w:proofErr w:type="spellStart"/>
      <w:r w:rsidRPr="00E14D1A">
        <w:rPr>
          <w:rFonts w:ascii="Times New Roman" w:eastAsia="楷体" w:hAnsi="Times New Roman" w:cs="Times New Roman"/>
          <w:color w:val="222222"/>
          <w:sz w:val="18"/>
          <w:szCs w:val="18"/>
          <w:shd w:val="clear" w:color="auto" w:fill="FFFFFF"/>
        </w:rPr>
        <w:t>Lenzholzer</w:t>
      </w:r>
      <w:proofErr w:type="spellEnd"/>
      <w:r w:rsidRPr="00E14D1A">
        <w:rPr>
          <w:rFonts w:ascii="Times New Roman" w:eastAsia="楷体" w:hAnsi="Times New Roman" w:cs="Times New Roman"/>
          <w:color w:val="222222"/>
          <w:sz w:val="18"/>
          <w:szCs w:val="18"/>
          <w:shd w:val="clear" w:color="auto" w:fill="FFFFFF"/>
        </w:rPr>
        <w:t xml:space="preserve">, S., &amp; </w:t>
      </w:r>
      <w:proofErr w:type="spellStart"/>
      <w:r w:rsidRPr="00E14D1A">
        <w:rPr>
          <w:rFonts w:ascii="Times New Roman" w:eastAsia="楷体" w:hAnsi="Times New Roman" w:cs="Times New Roman"/>
          <w:color w:val="222222"/>
          <w:sz w:val="18"/>
          <w:szCs w:val="18"/>
          <w:shd w:val="clear" w:color="auto" w:fill="FFFFFF"/>
        </w:rPr>
        <w:t>Kluck</w:t>
      </w:r>
      <w:proofErr w:type="spellEnd"/>
      <w:r w:rsidRPr="00E14D1A">
        <w:rPr>
          <w:rFonts w:ascii="Times New Roman" w:eastAsia="楷体" w:hAnsi="Times New Roman" w:cs="Times New Roman"/>
          <w:color w:val="222222"/>
          <w:sz w:val="18"/>
          <w:szCs w:val="18"/>
          <w:shd w:val="clear" w:color="auto" w:fill="FFFFFF"/>
        </w:rPr>
        <w:t xml:space="preserve">, J. (2020). Are urban water bodies really </w:t>
      </w:r>
      <w:proofErr w:type="gramStart"/>
      <w:r w:rsidRPr="00E14D1A">
        <w:rPr>
          <w:rFonts w:ascii="Times New Roman" w:eastAsia="楷体" w:hAnsi="Times New Roman" w:cs="Times New Roman"/>
          <w:color w:val="222222"/>
          <w:sz w:val="18"/>
          <w:szCs w:val="18"/>
          <w:shd w:val="clear" w:color="auto" w:fill="FFFFFF"/>
        </w:rPr>
        <w:t>cooling?.</w:t>
      </w:r>
      <w:proofErr w:type="gramEnd"/>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Urban Climate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32</w:t>
      </w:r>
      <w:r w:rsidRPr="00E14D1A">
        <w:rPr>
          <w:rFonts w:ascii="Times New Roman" w:eastAsia="楷体" w:hAnsi="Times New Roman" w:cs="Times New Roman"/>
          <w:color w:val="222222"/>
          <w:sz w:val="18"/>
          <w:szCs w:val="18"/>
          <w:shd w:val="clear" w:color="auto" w:fill="FFFFFF"/>
        </w:rPr>
        <w:t>, 100607.</w:t>
      </w:r>
    </w:p>
    <w:p w14:paraId="72BB0F23"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proofErr w:type="spellStart"/>
      <w:r w:rsidRPr="00E14D1A">
        <w:rPr>
          <w:rFonts w:ascii="Times New Roman" w:eastAsia="楷体" w:hAnsi="Times New Roman" w:cs="Times New Roman"/>
          <w:color w:val="222222"/>
          <w:sz w:val="18"/>
          <w:szCs w:val="18"/>
          <w:shd w:val="clear" w:color="auto" w:fill="FFFFFF"/>
        </w:rPr>
        <w:t>Jamei</w:t>
      </w:r>
      <w:proofErr w:type="spellEnd"/>
      <w:r w:rsidRPr="00E14D1A">
        <w:rPr>
          <w:rFonts w:ascii="Times New Roman" w:eastAsia="楷体" w:hAnsi="Times New Roman" w:cs="Times New Roman"/>
          <w:color w:val="222222"/>
          <w:sz w:val="18"/>
          <w:szCs w:val="18"/>
          <w:shd w:val="clear" w:color="auto" w:fill="FFFFFF"/>
        </w:rPr>
        <w:t xml:space="preserve">, E., Rajagopalan, P., </w:t>
      </w:r>
      <w:proofErr w:type="spellStart"/>
      <w:r w:rsidRPr="00E14D1A">
        <w:rPr>
          <w:rFonts w:ascii="Times New Roman" w:eastAsia="楷体" w:hAnsi="Times New Roman" w:cs="Times New Roman"/>
          <w:color w:val="222222"/>
          <w:sz w:val="18"/>
          <w:szCs w:val="18"/>
          <w:shd w:val="clear" w:color="auto" w:fill="FFFFFF"/>
        </w:rPr>
        <w:t>Seyedmahmoudian</w:t>
      </w:r>
      <w:proofErr w:type="spellEnd"/>
      <w:r w:rsidRPr="00E14D1A">
        <w:rPr>
          <w:rFonts w:ascii="Times New Roman" w:eastAsia="楷体" w:hAnsi="Times New Roman" w:cs="Times New Roman"/>
          <w:color w:val="222222"/>
          <w:sz w:val="18"/>
          <w:szCs w:val="18"/>
          <w:shd w:val="clear" w:color="auto" w:fill="FFFFFF"/>
        </w:rPr>
        <w:t xml:space="preserve">, M., &amp; </w:t>
      </w:r>
      <w:proofErr w:type="spellStart"/>
      <w:r w:rsidRPr="00E14D1A">
        <w:rPr>
          <w:rFonts w:ascii="Times New Roman" w:eastAsia="楷体" w:hAnsi="Times New Roman" w:cs="Times New Roman"/>
          <w:color w:val="222222"/>
          <w:sz w:val="18"/>
          <w:szCs w:val="18"/>
          <w:shd w:val="clear" w:color="auto" w:fill="FFFFFF"/>
        </w:rPr>
        <w:t>Jamei</w:t>
      </w:r>
      <w:proofErr w:type="spellEnd"/>
      <w:r w:rsidRPr="00E14D1A">
        <w:rPr>
          <w:rFonts w:ascii="Times New Roman" w:eastAsia="楷体" w:hAnsi="Times New Roman" w:cs="Times New Roman"/>
          <w:color w:val="222222"/>
          <w:sz w:val="18"/>
          <w:szCs w:val="18"/>
          <w:shd w:val="clear" w:color="auto" w:fill="FFFFFF"/>
        </w:rPr>
        <w:t>, Y. (2016). Review on the impact of urban geometry and pedestrian level greening on outdoor thermal comfort. </w:t>
      </w:r>
      <w:r w:rsidRPr="00E14D1A">
        <w:rPr>
          <w:rFonts w:ascii="Times New Roman" w:eastAsia="楷体" w:hAnsi="Times New Roman" w:cs="Times New Roman"/>
          <w:i/>
          <w:iCs/>
          <w:color w:val="222222"/>
          <w:sz w:val="18"/>
          <w:szCs w:val="18"/>
          <w:shd w:val="clear" w:color="auto" w:fill="FFFFFF"/>
        </w:rPr>
        <w:t>Renewable and Sustainable Energy Reviews</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54</w:t>
      </w:r>
      <w:r w:rsidRPr="00E14D1A">
        <w:rPr>
          <w:rFonts w:ascii="Times New Roman" w:eastAsia="楷体" w:hAnsi="Times New Roman" w:cs="Times New Roman"/>
          <w:color w:val="222222"/>
          <w:sz w:val="18"/>
          <w:szCs w:val="18"/>
          <w:shd w:val="clear" w:color="auto" w:fill="FFFFFF"/>
        </w:rPr>
        <w:t>, 1002-1017.</w:t>
      </w:r>
    </w:p>
    <w:p w14:paraId="0D40A5A2"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Jiang, S., Zhan, W., Dong, P., Wang, C., Li, J., Miao, S., ... &amp; Wang, C. (2022). Surface air temperature differences of intra-and inter-local climate zones across diverse timescales and climates. </w:t>
      </w:r>
      <w:r w:rsidRPr="00E14D1A">
        <w:rPr>
          <w:rFonts w:ascii="Times New Roman" w:eastAsia="楷体" w:hAnsi="Times New Roman" w:cs="Times New Roman"/>
          <w:i/>
          <w:iCs/>
          <w:color w:val="222222"/>
          <w:sz w:val="18"/>
          <w:szCs w:val="18"/>
          <w:shd w:val="clear" w:color="auto" w:fill="FFFFFF"/>
        </w:rPr>
        <w:t>Building and Environment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222</w:t>
      </w:r>
      <w:r w:rsidRPr="00E14D1A">
        <w:rPr>
          <w:rFonts w:ascii="Times New Roman" w:eastAsia="楷体" w:hAnsi="Times New Roman" w:cs="Times New Roman"/>
          <w:color w:val="222222"/>
          <w:sz w:val="18"/>
          <w:szCs w:val="18"/>
          <w:shd w:val="clear" w:color="auto" w:fill="FFFFFF"/>
        </w:rPr>
        <w:t>, 109396.</w:t>
      </w:r>
    </w:p>
    <w:p w14:paraId="041EEB55"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 xml:space="preserve">Joshi, M. Y., </w:t>
      </w:r>
      <w:proofErr w:type="spellStart"/>
      <w:r w:rsidRPr="00E14D1A">
        <w:rPr>
          <w:rFonts w:ascii="Times New Roman" w:eastAsia="楷体" w:hAnsi="Times New Roman" w:cs="Times New Roman"/>
          <w:color w:val="222222"/>
          <w:sz w:val="18"/>
          <w:szCs w:val="18"/>
          <w:shd w:val="clear" w:color="auto" w:fill="FFFFFF"/>
        </w:rPr>
        <w:t>Rodler</w:t>
      </w:r>
      <w:proofErr w:type="spellEnd"/>
      <w:r w:rsidRPr="00E14D1A">
        <w:rPr>
          <w:rFonts w:ascii="Times New Roman" w:eastAsia="楷体" w:hAnsi="Times New Roman" w:cs="Times New Roman"/>
          <w:color w:val="222222"/>
          <w:sz w:val="18"/>
          <w:szCs w:val="18"/>
          <w:shd w:val="clear" w:color="auto" w:fill="FFFFFF"/>
        </w:rPr>
        <w:t xml:space="preserve">, A., </w:t>
      </w:r>
      <w:proofErr w:type="spellStart"/>
      <w:r w:rsidRPr="00E14D1A">
        <w:rPr>
          <w:rFonts w:ascii="Times New Roman" w:eastAsia="楷体" w:hAnsi="Times New Roman" w:cs="Times New Roman"/>
          <w:color w:val="222222"/>
          <w:sz w:val="18"/>
          <w:szCs w:val="18"/>
          <w:shd w:val="clear" w:color="auto" w:fill="FFFFFF"/>
        </w:rPr>
        <w:t>Musy</w:t>
      </w:r>
      <w:proofErr w:type="spellEnd"/>
      <w:r w:rsidRPr="00E14D1A">
        <w:rPr>
          <w:rFonts w:ascii="Times New Roman" w:eastAsia="楷体" w:hAnsi="Times New Roman" w:cs="Times New Roman"/>
          <w:color w:val="222222"/>
          <w:sz w:val="18"/>
          <w:szCs w:val="18"/>
          <w:shd w:val="clear" w:color="auto" w:fill="FFFFFF"/>
        </w:rPr>
        <w:t xml:space="preserve">, M., </w:t>
      </w:r>
      <w:proofErr w:type="spellStart"/>
      <w:r w:rsidRPr="00E14D1A">
        <w:rPr>
          <w:rFonts w:ascii="Times New Roman" w:eastAsia="楷体" w:hAnsi="Times New Roman" w:cs="Times New Roman"/>
          <w:color w:val="222222"/>
          <w:sz w:val="18"/>
          <w:szCs w:val="18"/>
          <w:shd w:val="clear" w:color="auto" w:fill="FFFFFF"/>
        </w:rPr>
        <w:t>Guernouti</w:t>
      </w:r>
      <w:proofErr w:type="spellEnd"/>
      <w:r w:rsidRPr="00E14D1A">
        <w:rPr>
          <w:rFonts w:ascii="Times New Roman" w:eastAsia="楷体" w:hAnsi="Times New Roman" w:cs="Times New Roman"/>
          <w:color w:val="222222"/>
          <w:sz w:val="18"/>
          <w:szCs w:val="18"/>
          <w:shd w:val="clear" w:color="auto" w:fill="FFFFFF"/>
        </w:rPr>
        <w:t>, S., Cools, M., &amp; Teller, J. (2022). Identifying urban morphological archetypes for microclimate studies using a clustering approach. </w:t>
      </w:r>
      <w:r w:rsidRPr="00E14D1A">
        <w:rPr>
          <w:rFonts w:ascii="Times New Roman" w:eastAsia="楷体" w:hAnsi="Times New Roman" w:cs="Times New Roman"/>
          <w:i/>
          <w:iCs/>
          <w:color w:val="222222"/>
          <w:sz w:val="18"/>
          <w:szCs w:val="18"/>
          <w:shd w:val="clear" w:color="auto" w:fill="FFFFFF"/>
        </w:rPr>
        <w:t>Building and Environment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224</w:t>
      </w:r>
      <w:r w:rsidRPr="00E14D1A">
        <w:rPr>
          <w:rFonts w:ascii="Times New Roman" w:eastAsia="楷体" w:hAnsi="Times New Roman" w:cs="Times New Roman"/>
          <w:color w:val="222222"/>
          <w:sz w:val="18"/>
          <w:szCs w:val="18"/>
          <w:shd w:val="clear" w:color="auto" w:fill="FFFFFF"/>
        </w:rPr>
        <w:t>, 109574.</w:t>
      </w:r>
    </w:p>
    <w:p w14:paraId="3136C730"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proofErr w:type="spellStart"/>
      <w:r w:rsidRPr="00E14D1A">
        <w:rPr>
          <w:rFonts w:ascii="Times New Roman" w:eastAsia="楷体" w:hAnsi="Times New Roman" w:cs="Times New Roman"/>
          <w:color w:val="222222"/>
          <w:sz w:val="18"/>
          <w:szCs w:val="18"/>
          <w:shd w:val="clear" w:color="auto" w:fill="FFFFFF"/>
        </w:rPr>
        <w:lastRenderedPageBreak/>
        <w:t>Manoli</w:t>
      </w:r>
      <w:proofErr w:type="spellEnd"/>
      <w:r w:rsidRPr="00E14D1A">
        <w:rPr>
          <w:rFonts w:ascii="Times New Roman" w:eastAsia="楷体" w:hAnsi="Times New Roman" w:cs="Times New Roman"/>
          <w:color w:val="222222"/>
          <w:sz w:val="18"/>
          <w:szCs w:val="18"/>
          <w:shd w:val="clear" w:color="auto" w:fill="FFFFFF"/>
        </w:rPr>
        <w:t xml:space="preserve">, G., </w:t>
      </w:r>
      <w:proofErr w:type="spellStart"/>
      <w:r w:rsidRPr="00E14D1A">
        <w:rPr>
          <w:rFonts w:ascii="Times New Roman" w:eastAsia="楷体" w:hAnsi="Times New Roman" w:cs="Times New Roman"/>
          <w:color w:val="222222"/>
          <w:sz w:val="18"/>
          <w:szCs w:val="18"/>
          <w:shd w:val="clear" w:color="auto" w:fill="FFFFFF"/>
        </w:rPr>
        <w:t>Fatichi</w:t>
      </w:r>
      <w:proofErr w:type="spellEnd"/>
      <w:r w:rsidRPr="00E14D1A">
        <w:rPr>
          <w:rFonts w:ascii="Times New Roman" w:eastAsia="楷体" w:hAnsi="Times New Roman" w:cs="Times New Roman"/>
          <w:color w:val="222222"/>
          <w:sz w:val="18"/>
          <w:szCs w:val="18"/>
          <w:shd w:val="clear" w:color="auto" w:fill="FFFFFF"/>
        </w:rPr>
        <w:t xml:space="preserve">, S., </w:t>
      </w:r>
      <w:proofErr w:type="spellStart"/>
      <w:r w:rsidRPr="00E14D1A">
        <w:rPr>
          <w:rFonts w:ascii="Times New Roman" w:eastAsia="楷体" w:hAnsi="Times New Roman" w:cs="Times New Roman"/>
          <w:color w:val="222222"/>
          <w:sz w:val="18"/>
          <w:szCs w:val="18"/>
          <w:shd w:val="clear" w:color="auto" w:fill="FFFFFF"/>
        </w:rPr>
        <w:t>Schläpfer</w:t>
      </w:r>
      <w:proofErr w:type="spellEnd"/>
      <w:r w:rsidRPr="00E14D1A">
        <w:rPr>
          <w:rFonts w:ascii="Times New Roman" w:eastAsia="楷体" w:hAnsi="Times New Roman" w:cs="Times New Roman"/>
          <w:color w:val="222222"/>
          <w:sz w:val="18"/>
          <w:szCs w:val="18"/>
          <w:shd w:val="clear" w:color="auto" w:fill="FFFFFF"/>
        </w:rPr>
        <w:t xml:space="preserve">, M., Yu, K., Crowther, T. W., Meili, N., ... &amp; </w:t>
      </w:r>
      <w:proofErr w:type="spellStart"/>
      <w:r w:rsidRPr="00E14D1A">
        <w:rPr>
          <w:rFonts w:ascii="Times New Roman" w:eastAsia="楷体" w:hAnsi="Times New Roman" w:cs="Times New Roman"/>
          <w:color w:val="222222"/>
          <w:sz w:val="18"/>
          <w:szCs w:val="18"/>
          <w:shd w:val="clear" w:color="auto" w:fill="FFFFFF"/>
        </w:rPr>
        <w:t>Bou-Zeid</w:t>
      </w:r>
      <w:proofErr w:type="spellEnd"/>
      <w:r w:rsidRPr="00E14D1A">
        <w:rPr>
          <w:rFonts w:ascii="Times New Roman" w:eastAsia="楷体" w:hAnsi="Times New Roman" w:cs="Times New Roman"/>
          <w:color w:val="222222"/>
          <w:sz w:val="18"/>
          <w:szCs w:val="18"/>
          <w:shd w:val="clear" w:color="auto" w:fill="FFFFFF"/>
        </w:rPr>
        <w:t>, E. (2019). Magnitude of urban heat islands largely explained by climate and population. </w:t>
      </w:r>
      <w:r w:rsidRPr="00E14D1A">
        <w:rPr>
          <w:rFonts w:ascii="Times New Roman" w:eastAsia="楷体" w:hAnsi="Times New Roman" w:cs="Times New Roman"/>
          <w:i/>
          <w:iCs/>
          <w:color w:val="222222"/>
          <w:sz w:val="18"/>
          <w:szCs w:val="18"/>
          <w:shd w:val="clear" w:color="auto" w:fill="FFFFFF"/>
        </w:rPr>
        <w:t>Nature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573</w:t>
      </w:r>
      <w:r w:rsidRPr="00E14D1A">
        <w:rPr>
          <w:rFonts w:ascii="Times New Roman" w:eastAsia="楷体" w:hAnsi="Times New Roman" w:cs="Times New Roman"/>
          <w:color w:val="222222"/>
          <w:sz w:val="18"/>
          <w:szCs w:val="18"/>
          <w:shd w:val="clear" w:color="auto" w:fill="FFFFFF"/>
        </w:rPr>
        <w:t>(7772), 55-60.</w:t>
      </w:r>
    </w:p>
    <w:p w14:paraId="1D8455D4"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 xml:space="preserve">Mohajerani, A., </w:t>
      </w:r>
      <w:proofErr w:type="spellStart"/>
      <w:r w:rsidRPr="00E14D1A">
        <w:rPr>
          <w:rFonts w:ascii="Times New Roman" w:eastAsia="楷体" w:hAnsi="Times New Roman" w:cs="Times New Roman"/>
          <w:color w:val="222222"/>
          <w:sz w:val="18"/>
          <w:szCs w:val="18"/>
          <w:shd w:val="clear" w:color="auto" w:fill="FFFFFF"/>
        </w:rPr>
        <w:t>Bakaric</w:t>
      </w:r>
      <w:proofErr w:type="spellEnd"/>
      <w:r w:rsidRPr="00E14D1A">
        <w:rPr>
          <w:rFonts w:ascii="Times New Roman" w:eastAsia="楷体" w:hAnsi="Times New Roman" w:cs="Times New Roman"/>
          <w:color w:val="222222"/>
          <w:sz w:val="18"/>
          <w:szCs w:val="18"/>
          <w:shd w:val="clear" w:color="auto" w:fill="FFFFFF"/>
        </w:rPr>
        <w:t>, J., &amp; Jeffrey-Bailey, T. (2017). The urban heat island effect, its causes, and mitigation, with reference to the thermal properties of asphalt concrete. </w:t>
      </w:r>
      <w:r w:rsidRPr="00E14D1A">
        <w:rPr>
          <w:rFonts w:ascii="Times New Roman" w:eastAsia="楷体" w:hAnsi="Times New Roman" w:cs="Times New Roman"/>
          <w:i/>
          <w:iCs/>
          <w:color w:val="222222"/>
          <w:sz w:val="18"/>
          <w:szCs w:val="18"/>
          <w:shd w:val="clear" w:color="auto" w:fill="FFFFFF"/>
        </w:rPr>
        <w:t>Journal of environmental management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197</w:t>
      </w:r>
      <w:r w:rsidRPr="00E14D1A">
        <w:rPr>
          <w:rFonts w:ascii="Times New Roman" w:eastAsia="楷体" w:hAnsi="Times New Roman" w:cs="Times New Roman"/>
          <w:color w:val="222222"/>
          <w:sz w:val="18"/>
          <w:szCs w:val="18"/>
          <w:shd w:val="clear" w:color="auto" w:fill="FFFFFF"/>
        </w:rPr>
        <w:t>, 522-538.</w:t>
      </w:r>
    </w:p>
    <w:p w14:paraId="78DD743D"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Moyer, A. N., &amp; Hawkins, T. W. (2017). River effects on the heat island of a small urban area. </w:t>
      </w:r>
      <w:r w:rsidRPr="00E14D1A">
        <w:rPr>
          <w:rFonts w:ascii="Times New Roman" w:eastAsia="楷体" w:hAnsi="Times New Roman" w:cs="Times New Roman"/>
          <w:i/>
          <w:iCs/>
          <w:color w:val="222222"/>
          <w:sz w:val="18"/>
          <w:szCs w:val="18"/>
          <w:shd w:val="clear" w:color="auto" w:fill="FFFFFF"/>
        </w:rPr>
        <w:t>Urban Climate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21</w:t>
      </w:r>
      <w:r w:rsidRPr="00E14D1A">
        <w:rPr>
          <w:rFonts w:ascii="Times New Roman" w:eastAsia="楷体" w:hAnsi="Times New Roman" w:cs="Times New Roman"/>
          <w:color w:val="222222"/>
          <w:sz w:val="18"/>
          <w:szCs w:val="18"/>
          <w:shd w:val="clear" w:color="auto" w:fill="FFFFFF"/>
        </w:rPr>
        <w:t>, 262-277.</w:t>
      </w:r>
    </w:p>
    <w:p w14:paraId="62C13A46"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proofErr w:type="spellStart"/>
      <w:r w:rsidRPr="00E14D1A">
        <w:rPr>
          <w:rFonts w:ascii="Times New Roman" w:eastAsia="楷体" w:hAnsi="Times New Roman" w:cs="Times New Roman"/>
          <w:color w:val="222222"/>
          <w:sz w:val="18"/>
          <w:szCs w:val="18"/>
          <w:shd w:val="clear" w:color="auto" w:fill="FFFFFF"/>
        </w:rPr>
        <w:t>Oke</w:t>
      </w:r>
      <w:proofErr w:type="spellEnd"/>
      <w:r w:rsidRPr="00E14D1A">
        <w:rPr>
          <w:rFonts w:ascii="Times New Roman" w:eastAsia="楷体" w:hAnsi="Times New Roman" w:cs="Times New Roman"/>
          <w:color w:val="222222"/>
          <w:sz w:val="18"/>
          <w:szCs w:val="18"/>
          <w:shd w:val="clear" w:color="auto" w:fill="FFFFFF"/>
        </w:rPr>
        <w:t>, T. R. (2002). </w:t>
      </w:r>
      <w:r w:rsidRPr="00E14D1A">
        <w:rPr>
          <w:rFonts w:ascii="Times New Roman" w:eastAsia="楷体" w:hAnsi="Times New Roman" w:cs="Times New Roman"/>
          <w:i/>
          <w:iCs/>
          <w:color w:val="222222"/>
          <w:sz w:val="18"/>
          <w:szCs w:val="18"/>
          <w:shd w:val="clear" w:color="auto" w:fill="FFFFFF"/>
        </w:rPr>
        <w:t>Boundary layer climates</w:t>
      </w:r>
      <w:r w:rsidRPr="00E14D1A">
        <w:rPr>
          <w:rFonts w:ascii="Times New Roman" w:eastAsia="楷体" w:hAnsi="Times New Roman" w:cs="Times New Roman"/>
          <w:color w:val="222222"/>
          <w:sz w:val="18"/>
          <w:szCs w:val="18"/>
          <w:shd w:val="clear" w:color="auto" w:fill="FFFFFF"/>
        </w:rPr>
        <w:t>. Routledge.</w:t>
      </w:r>
    </w:p>
    <w:p w14:paraId="29E581D9"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Pan, Z., Wang, G., Hu, Y., &amp; Cao, B. (2019). Characterizing urban redevelopment process by quantifying thermal dynamic and landscape analysis. </w:t>
      </w:r>
      <w:r w:rsidRPr="00E14D1A">
        <w:rPr>
          <w:rFonts w:ascii="Times New Roman" w:eastAsia="楷体" w:hAnsi="Times New Roman" w:cs="Times New Roman"/>
          <w:i/>
          <w:iCs/>
          <w:color w:val="222222"/>
          <w:sz w:val="18"/>
          <w:szCs w:val="18"/>
          <w:shd w:val="clear" w:color="auto" w:fill="FFFFFF"/>
        </w:rPr>
        <w:t>Habitat International</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86</w:t>
      </w:r>
      <w:r w:rsidRPr="00E14D1A">
        <w:rPr>
          <w:rFonts w:ascii="Times New Roman" w:eastAsia="楷体" w:hAnsi="Times New Roman" w:cs="Times New Roman"/>
          <w:color w:val="222222"/>
          <w:sz w:val="18"/>
          <w:szCs w:val="18"/>
          <w:shd w:val="clear" w:color="auto" w:fill="FFFFFF"/>
        </w:rPr>
        <w:t>, 61-70.</w:t>
      </w:r>
    </w:p>
    <w:p w14:paraId="64B32351"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 xml:space="preserve">Peng, J., Liu, Q., Xu, Z., </w:t>
      </w:r>
      <w:proofErr w:type="spellStart"/>
      <w:r w:rsidRPr="00E14D1A">
        <w:rPr>
          <w:rFonts w:ascii="Times New Roman" w:eastAsia="楷体" w:hAnsi="Times New Roman" w:cs="Times New Roman"/>
          <w:color w:val="222222"/>
          <w:sz w:val="18"/>
          <w:szCs w:val="18"/>
          <w:shd w:val="clear" w:color="auto" w:fill="FFFFFF"/>
        </w:rPr>
        <w:t>Lyu</w:t>
      </w:r>
      <w:proofErr w:type="spellEnd"/>
      <w:r w:rsidRPr="00E14D1A">
        <w:rPr>
          <w:rFonts w:ascii="Times New Roman" w:eastAsia="楷体" w:hAnsi="Times New Roman" w:cs="Times New Roman"/>
          <w:color w:val="222222"/>
          <w:sz w:val="18"/>
          <w:szCs w:val="18"/>
          <w:shd w:val="clear" w:color="auto" w:fill="FFFFFF"/>
        </w:rPr>
        <w:t xml:space="preserve">, D., Du, Y., </w:t>
      </w:r>
      <w:proofErr w:type="spellStart"/>
      <w:r w:rsidRPr="00E14D1A">
        <w:rPr>
          <w:rFonts w:ascii="Times New Roman" w:eastAsia="楷体" w:hAnsi="Times New Roman" w:cs="Times New Roman"/>
          <w:color w:val="222222"/>
          <w:sz w:val="18"/>
          <w:szCs w:val="18"/>
          <w:shd w:val="clear" w:color="auto" w:fill="FFFFFF"/>
        </w:rPr>
        <w:t>Qiao</w:t>
      </w:r>
      <w:proofErr w:type="spellEnd"/>
      <w:r w:rsidRPr="00E14D1A">
        <w:rPr>
          <w:rFonts w:ascii="Times New Roman" w:eastAsia="楷体" w:hAnsi="Times New Roman" w:cs="Times New Roman"/>
          <w:color w:val="222222"/>
          <w:sz w:val="18"/>
          <w:szCs w:val="18"/>
          <w:shd w:val="clear" w:color="auto" w:fill="FFFFFF"/>
        </w:rPr>
        <w:t>, R., &amp; Wu, J. (2020). How to effectively mitigate urban heat island effect? A perspective of waterbody patch size threshold. </w:t>
      </w:r>
      <w:r w:rsidRPr="00E14D1A">
        <w:rPr>
          <w:rFonts w:ascii="Times New Roman" w:eastAsia="楷体" w:hAnsi="Times New Roman" w:cs="Times New Roman"/>
          <w:i/>
          <w:iCs/>
          <w:color w:val="222222"/>
          <w:sz w:val="18"/>
          <w:szCs w:val="18"/>
          <w:shd w:val="clear" w:color="auto" w:fill="FFFFFF"/>
        </w:rPr>
        <w:t>Landscape and Urban Planning</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202</w:t>
      </w:r>
      <w:r w:rsidRPr="00E14D1A">
        <w:rPr>
          <w:rFonts w:ascii="Times New Roman" w:eastAsia="楷体" w:hAnsi="Times New Roman" w:cs="Times New Roman"/>
          <w:color w:val="222222"/>
          <w:sz w:val="18"/>
          <w:szCs w:val="18"/>
          <w:shd w:val="clear" w:color="auto" w:fill="FFFFFF"/>
        </w:rPr>
        <w:t>, 103873.</w:t>
      </w:r>
    </w:p>
    <w:p w14:paraId="475ED130"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Shareef, S., &amp; Abu-</w:t>
      </w:r>
      <w:proofErr w:type="spellStart"/>
      <w:r w:rsidRPr="00E14D1A">
        <w:rPr>
          <w:rFonts w:ascii="Times New Roman" w:eastAsia="楷体" w:hAnsi="Times New Roman" w:cs="Times New Roman"/>
          <w:color w:val="222222"/>
          <w:sz w:val="18"/>
          <w:szCs w:val="18"/>
          <w:shd w:val="clear" w:color="auto" w:fill="FFFFFF"/>
        </w:rPr>
        <w:t>Hijleh</w:t>
      </w:r>
      <w:proofErr w:type="spellEnd"/>
      <w:r w:rsidRPr="00E14D1A">
        <w:rPr>
          <w:rFonts w:ascii="Times New Roman" w:eastAsia="楷体" w:hAnsi="Times New Roman" w:cs="Times New Roman"/>
          <w:color w:val="222222"/>
          <w:sz w:val="18"/>
          <w:szCs w:val="18"/>
          <w:shd w:val="clear" w:color="auto" w:fill="FFFFFF"/>
        </w:rPr>
        <w:t>, B. (2020). The effect of building height diversity on outdoor microclimate conditions in hot climate. A case study of Dubai-UAE. </w:t>
      </w:r>
      <w:r w:rsidRPr="00E14D1A">
        <w:rPr>
          <w:rFonts w:ascii="Times New Roman" w:eastAsia="楷体" w:hAnsi="Times New Roman" w:cs="Times New Roman"/>
          <w:i/>
          <w:iCs/>
          <w:color w:val="222222"/>
          <w:sz w:val="18"/>
          <w:szCs w:val="18"/>
          <w:shd w:val="clear" w:color="auto" w:fill="FFFFFF"/>
        </w:rPr>
        <w:t>Urban Climate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32</w:t>
      </w:r>
      <w:r w:rsidRPr="00E14D1A">
        <w:rPr>
          <w:rFonts w:ascii="Times New Roman" w:eastAsia="楷体" w:hAnsi="Times New Roman" w:cs="Times New Roman"/>
          <w:color w:val="222222"/>
          <w:sz w:val="18"/>
          <w:szCs w:val="18"/>
          <w:shd w:val="clear" w:color="auto" w:fill="FFFFFF"/>
        </w:rPr>
        <w:t>, 100611.</w:t>
      </w:r>
    </w:p>
    <w:p w14:paraId="1B8BF475" w14:textId="77777777" w:rsidR="004C1B86" w:rsidRPr="00E14D1A" w:rsidRDefault="00000000" w:rsidP="00CF1D0A">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Shi, R., Hobbs, B. F., Zaitchik, B. F., Waugh, D. W., Scott, A. A., &amp; Zhang, Y. (2021). Monitoring intra-urban temperature with dense sensor networks: Fixed or mobile? An empirical study in Baltimore, MD. </w:t>
      </w:r>
      <w:r w:rsidRPr="00E14D1A">
        <w:rPr>
          <w:rFonts w:ascii="Times New Roman" w:eastAsia="楷体" w:hAnsi="Times New Roman" w:cs="Times New Roman"/>
          <w:i/>
          <w:iCs/>
          <w:color w:val="222222"/>
          <w:sz w:val="18"/>
          <w:szCs w:val="18"/>
          <w:shd w:val="clear" w:color="auto" w:fill="FFFFFF"/>
        </w:rPr>
        <w:t>Urban Climate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39</w:t>
      </w:r>
      <w:r w:rsidRPr="00E14D1A">
        <w:rPr>
          <w:rFonts w:ascii="Times New Roman" w:eastAsia="楷体" w:hAnsi="Times New Roman" w:cs="Times New Roman"/>
          <w:color w:val="222222"/>
          <w:sz w:val="18"/>
          <w:szCs w:val="18"/>
          <w:shd w:val="clear" w:color="auto" w:fill="FFFFFF"/>
        </w:rPr>
        <w:t>, 100979.</w:t>
      </w:r>
    </w:p>
    <w:p w14:paraId="632DF40F"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 xml:space="preserve">Stewart, I. D., &amp; </w:t>
      </w:r>
      <w:proofErr w:type="spellStart"/>
      <w:r w:rsidRPr="00E14D1A">
        <w:rPr>
          <w:rFonts w:ascii="Times New Roman" w:eastAsia="楷体" w:hAnsi="Times New Roman" w:cs="Times New Roman"/>
          <w:color w:val="222222"/>
          <w:sz w:val="18"/>
          <w:szCs w:val="18"/>
          <w:shd w:val="clear" w:color="auto" w:fill="FFFFFF"/>
        </w:rPr>
        <w:t>Oke</w:t>
      </w:r>
      <w:proofErr w:type="spellEnd"/>
      <w:r w:rsidRPr="00E14D1A">
        <w:rPr>
          <w:rFonts w:ascii="Times New Roman" w:eastAsia="楷体" w:hAnsi="Times New Roman" w:cs="Times New Roman"/>
          <w:color w:val="222222"/>
          <w:sz w:val="18"/>
          <w:szCs w:val="18"/>
          <w:shd w:val="clear" w:color="auto" w:fill="FFFFFF"/>
        </w:rPr>
        <w:t>, T. R. (2012). Local climate zones for urban temperature studies. </w:t>
      </w:r>
      <w:r w:rsidRPr="00E14D1A">
        <w:rPr>
          <w:rFonts w:ascii="Times New Roman" w:eastAsia="楷体" w:hAnsi="Times New Roman" w:cs="Times New Roman"/>
          <w:i/>
          <w:iCs/>
          <w:color w:val="222222"/>
          <w:sz w:val="18"/>
          <w:szCs w:val="18"/>
          <w:shd w:val="clear" w:color="auto" w:fill="FFFFFF"/>
        </w:rPr>
        <w:t>Bulletin of the American Meteorological Society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93</w:t>
      </w:r>
      <w:r w:rsidRPr="00E14D1A">
        <w:rPr>
          <w:rFonts w:ascii="Times New Roman" w:eastAsia="楷体" w:hAnsi="Times New Roman" w:cs="Times New Roman"/>
          <w:color w:val="222222"/>
          <w:sz w:val="18"/>
          <w:szCs w:val="18"/>
          <w:shd w:val="clear" w:color="auto" w:fill="FFFFFF"/>
        </w:rPr>
        <w:t>(12), 1879-1900.</w:t>
      </w:r>
    </w:p>
    <w:p w14:paraId="083192A6"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Tian, Y., Zhou, W., Qian, Y., Zheng, Z., &amp; Yan, J. (2019). The effect of urban 2D and 3D morphology on air temperature in residential neighborhoods. </w:t>
      </w:r>
      <w:r w:rsidRPr="00E14D1A">
        <w:rPr>
          <w:rFonts w:ascii="Times New Roman" w:eastAsia="楷体" w:hAnsi="Times New Roman" w:cs="Times New Roman"/>
          <w:i/>
          <w:iCs/>
          <w:color w:val="222222"/>
          <w:sz w:val="18"/>
          <w:szCs w:val="18"/>
          <w:shd w:val="clear" w:color="auto" w:fill="FFFFFF"/>
        </w:rPr>
        <w:t>Landscape Ecology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34</w:t>
      </w:r>
      <w:r w:rsidRPr="00E14D1A">
        <w:rPr>
          <w:rFonts w:ascii="Times New Roman" w:eastAsia="楷体" w:hAnsi="Times New Roman" w:cs="Times New Roman"/>
          <w:color w:val="222222"/>
          <w:sz w:val="18"/>
          <w:szCs w:val="18"/>
          <w:shd w:val="clear" w:color="auto" w:fill="FFFFFF"/>
        </w:rPr>
        <w:t>, 1161-1178.</w:t>
      </w:r>
    </w:p>
    <w:p w14:paraId="70D3A9EB"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 xml:space="preserve">Tran, D. X., </w:t>
      </w:r>
      <w:proofErr w:type="spellStart"/>
      <w:r w:rsidRPr="00E14D1A">
        <w:rPr>
          <w:rFonts w:ascii="Times New Roman" w:eastAsia="楷体" w:hAnsi="Times New Roman" w:cs="Times New Roman"/>
          <w:color w:val="222222"/>
          <w:sz w:val="18"/>
          <w:szCs w:val="18"/>
          <w:shd w:val="clear" w:color="auto" w:fill="FFFFFF"/>
        </w:rPr>
        <w:t>Pla</w:t>
      </w:r>
      <w:proofErr w:type="spellEnd"/>
      <w:r w:rsidRPr="00E14D1A">
        <w:rPr>
          <w:rFonts w:ascii="Times New Roman" w:eastAsia="楷体" w:hAnsi="Times New Roman" w:cs="Times New Roman"/>
          <w:color w:val="222222"/>
          <w:sz w:val="18"/>
          <w:szCs w:val="18"/>
          <w:shd w:val="clear" w:color="auto" w:fill="FFFFFF"/>
        </w:rPr>
        <w:t xml:space="preserve">, F., </w:t>
      </w:r>
      <w:proofErr w:type="spellStart"/>
      <w:r w:rsidRPr="00E14D1A">
        <w:rPr>
          <w:rFonts w:ascii="Times New Roman" w:eastAsia="楷体" w:hAnsi="Times New Roman" w:cs="Times New Roman"/>
          <w:color w:val="222222"/>
          <w:sz w:val="18"/>
          <w:szCs w:val="18"/>
          <w:shd w:val="clear" w:color="auto" w:fill="FFFFFF"/>
        </w:rPr>
        <w:t>Latorre</w:t>
      </w:r>
      <w:proofErr w:type="spellEnd"/>
      <w:r w:rsidRPr="00E14D1A">
        <w:rPr>
          <w:rFonts w:ascii="Times New Roman" w:eastAsia="楷体" w:hAnsi="Times New Roman" w:cs="Times New Roman"/>
          <w:color w:val="222222"/>
          <w:sz w:val="18"/>
          <w:szCs w:val="18"/>
          <w:shd w:val="clear" w:color="auto" w:fill="FFFFFF"/>
        </w:rPr>
        <w:t xml:space="preserve">-Carmona, P., </w:t>
      </w:r>
      <w:proofErr w:type="spellStart"/>
      <w:r w:rsidRPr="00E14D1A">
        <w:rPr>
          <w:rFonts w:ascii="Times New Roman" w:eastAsia="楷体" w:hAnsi="Times New Roman" w:cs="Times New Roman"/>
          <w:color w:val="222222"/>
          <w:sz w:val="18"/>
          <w:szCs w:val="18"/>
          <w:shd w:val="clear" w:color="auto" w:fill="FFFFFF"/>
        </w:rPr>
        <w:t>Myint</w:t>
      </w:r>
      <w:proofErr w:type="spellEnd"/>
      <w:r w:rsidRPr="00E14D1A">
        <w:rPr>
          <w:rFonts w:ascii="Times New Roman" w:eastAsia="楷体" w:hAnsi="Times New Roman" w:cs="Times New Roman"/>
          <w:color w:val="222222"/>
          <w:sz w:val="18"/>
          <w:szCs w:val="18"/>
          <w:shd w:val="clear" w:color="auto" w:fill="FFFFFF"/>
        </w:rPr>
        <w:t xml:space="preserve">, S. W., Caetano, M., &amp; </w:t>
      </w:r>
      <w:proofErr w:type="spellStart"/>
      <w:r w:rsidRPr="00E14D1A">
        <w:rPr>
          <w:rFonts w:ascii="Times New Roman" w:eastAsia="楷体" w:hAnsi="Times New Roman" w:cs="Times New Roman"/>
          <w:color w:val="222222"/>
          <w:sz w:val="18"/>
          <w:szCs w:val="18"/>
          <w:shd w:val="clear" w:color="auto" w:fill="FFFFFF"/>
        </w:rPr>
        <w:t>Kieu</w:t>
      </w:r>
      <w:proofErr w:type="spellEnd"/>
      <w:r w:rsidRPr="00E14D1A">
        <w:rPr>
          <w:rFonts w:ascii="Times New Roman" w:eastAsia="楷体" w:hAnsi="Times New Roman" w:cs="Times New Roman"/>
          <w:color w:val="222222"/>
          <w:sz w:val="18"/>
          <w:szCs w:val="18"/>
          <w:shd w:val="clear" w:color="auto" w:fill="FFFFFF"/>
        </w:rPr>
        <w:t>, H. V. (2017). Characterizing the relationship between land use land cover change and land surface temperature. </w:t>
      </w:r>
      <w:r w:rsidRPr="00E14D1A">
        <w:rPr>
          <w:rFonts w:ascii="Times New Roman" w:eastAsia="楷体" w:hAnsi="Times New Roman" w:cs="Times New Roman"/>
          <w:i/>
          <w:iCs/>
          <w:color w:val="222222"/>
          <w:sz w:val="18"/>
          <w:szCs w:val="18"/>
          <w:shd w:val="clear" w:color="auto" w:fill="FFFFFF"/>
        </w:rPr>
        <w:t>ISPRS Journal of Photogrammetry and Remote Sensing</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124</w:t>
      </w:r>
      <w:r w:rsidRPr="00E14D1A">
        <w:rPr>
          <w:rFonts w:ascii="Times New Roman" w:eastAsia="楷体" w:hAnsi="Times New Roman" w:cs="Times New Roman"/>
          <w:color w:val="222222"/>
          <w:sz w:val="18"/>
          <w:szCs w:val="18"/>
          <w:shd w:val="clear" w:color="auto" w:fill="FFFFFF"/>
        </w:rPr>
        <w:t>, 119-132.</w:t>
      </w:r>
    </w:p>
    <w:p w14:paraId="032A7E62"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proofErr w:type="spellStart"/>
      <w:r w:rsidRPr="00E14D1A">
        <w:rPr>
          <w:rFonts w:ascii="Times New Roman" w:eastAsia="楷体" w:hAnsi="Times New Roman" w:cs="Times New Roman"/>
          <w:color w:val="222222"/>
          <w:sz w:val="18"/>
          <w:szCs w:val="18"/>
          <w:shd w:val="clear" w:color="auto" w:fill="FFFFFF"/>
        </w:rPr>
        <w:t>Tuholske</w:t>
      </w:r>
      <w:proofErr w:type="spellEnd"/>
      <w:r w:rsidRPr="00E14D1A">
        <w:rPr>
          <w:rFonts w:ascii="Times New Roman" w:eastAsia="楷体" w:hAnsi="Times New Roman" w:cs="Times New Roman"/>
          <w:color w:val="222222"/>
          <w:sz w:val="18"/>
          <w:szCs w:val="18"/>
          <w:shd w:val="clear" w:color="auto" w:fill="FFFFFF"/>
        </w:rPr>
        <w:t>, C., Caylor, K., Funk, C., Verdin, A., Sweeney, S., Grace, K., ... &amp; Evans, T. (2021). Global urban population exposure to extreme heat. </w:t>
      </w:r>
      <w:r w:rsidRPr="00E14D1A">
        <w:rPr>
          <w:rFonts w:ascii="Times New Roman" w:eastAsia="楷体" w:hAnsi="Times New Roman" w:cs="Times New Roman"/>
          <w:i/>
          <w:iCs/>
          <w:color w:val="222222"/>
          <w:sz w:val="18"/>
          <w:szCs w:val="18"/>
          <w:shd w:val="clear" w:color="auto" w:fill="FFFFFF"/>
        </w:rPr>
        <w:t>Proceedings of the National Academy of Sciences</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118</w:t>
      </w:r>
      <w:r w:rsidRPr="00E14D1A">
        <w:rPr>
          <w:rFonts w:ascii="Times New Roman" w:eastAsia="楷体" w:hAnsi="Times New Roman" w:cs="Times New Roman"/>
          <w:color w:val="222222"/>
          <w:sz w:val="18"/>
          <w:szCs w:val="18"/>
          <w:shd w:val="clear" w:color="auto" w:fill="FFFFFF"/>
        </w:rPr>
        <w:t>(41), e2024792118.</w:t>
      </w:r>
    </w:p>
    <w:p w14:paraId="103F1932"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Venter, Z. S., Chakraborty, T., &amp; Lee, X. (2021). Crowdsourced air temperatures contrast satellite measures of the urban heat island and its mechanisms. </w:t>
      </w:r>
      <w:r w:rsidRPr="00E14D1A">
        <w:rPr>
          <w:rFonts w:ascii="Times New Roman" w:eastAsia="楷体" w:hAnsi="Times New Roman" w:cs="Times New Roman"/>
          <w:i/>
          <w:iCs/>
          <w:color w:val="222222"/>
          <w:sz w:val="18"/>
          <w:szCs w:val="18"/>
          <w:shd w:val="clear" w:color="auto" w:fill="FFFFFF"/>
        </w:rPr>
        <w:t>Science Advances</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7</w:t>
      </w:r>
      <w:r w:rsidRPr="00E14D1A">
        <w:rPr>
          <w:rFonts w:ascii="Times New Roman" w:eastAsia="楷体" w:hAnsi="Times New Roman" w:cs="Times New Roman"/>
          <w:color w:val="222222"/>
          <w:sz w:val="18"/>
          <w:szCs w:val="18"/>
          <w:shd w:val="clear" w:color="auto" w:fill="FFFFFF"/>
        </w:rPr>
        <w:t>(22), eabb9569.</w:t>
      </w:r>
    </w:p>
    <w:p w14:paraId="5FB6515B"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 xml:space="preserve">Wang, Y., &amp; Ouyang, W. (2021). Investigating the heterogeneity of </w:t>
      </w:r>
      <w:proofErr w:type="gramStart"/>
      <w:r w:rsidRPr="00E14D1A">
        <w:rPr>
          <w:rFonts w:ascii="Times New Roman" w:eastAsia="楷体" w:hAnsi="Times New Roman" w:cs="Times New Roman"/>
          <w:color w:val="222222"/>
          <w:sz w:val="18"/>
          <w:szCs w:val="18"/>
          <w:shd w:val="clear" w:color="auto" w:fill="FFFFFF"/>
        </w:rPr>
        <w:t>water cooling</w:t>
      </w:r>
      <w:proofErr w:type="gramEnd"/>
      <w:r w:rsidRPr="00E14D1A">
        <w:rPr>
          <w:rFonts w:ascii="Times New Roman" w:eastAsia="楷体" w:hAnsi="Times New Roman" w:cs="Times New Roman"/>
          <w:color w:val="222222"/>
          <w:sz w:val="18"/>
          <w:szCs w:val="18"/>
          <w:shd w:val="clear" w:color="auto" w:fill="FFFFFF"/>
        </w:rPr>
        <w:t xml:space="preserve"> effect for cooler cities. </w:t>
      </w:r>
      <w:r w:rsidRPr="00E14D1A">
        <w:rPr>
          <w:rFonts w:ascii="Times New Roman" w:eastAsia="楷体" w:hAnsi="Times New Roman" w:cs="Times New Roman"/>
          <w:i/>
          <w:iCs/>
          <w:color w:val="222222"/>
          <w:sz w:val="18"/>
          <w:szCs w:val="18"/>
          <w:shd w:val="clear" w:color="auto" w:fill="FFFFFF"/>
        </w:rPr>
        <w:t>Sustainable Cities and Society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75</w:t>
      </w:r>
      <w:r w:rsidRPr="00E14D1A">
        <w:rPr>
          <w:rFonts w:ascii="Times New Roman" w:eastAsia="楷体" w:hAnsi="Times New Roman" w:cs="Times New Roman"/>
          <w:color w:val="222222"/>
          <w:sz w:val="18"/>
          <w:szCs w:val="18"/>
          <w:shd w:val="clear" w:color="auto" w:fill="FFFFFF"/>
        </w:rPr>
        <w:t>, 103281.</w:t>
      </w:r>
    </w:p>
    <w:p w14:paraId="705BF7C2" w14:textId="77777777" w:rsidR="004C1B86" w:rsidRPr="00E14D1A" w:rsidRDefault="00000000" w:rsidP="00CF1D0A">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Wong, M. S., &amp; Nichol, J. E. (2013). Spatial variability of frontal area index and its relationship with urban heat island intensity. </w:t>
      </w:r>
      <w:r w:rsidRPr="00E14D1A">
        <w:rPr>
          <w:rFonts w:ascii="Times New Roman" w:eastAsia="楷体" w:hAnsi="Times New Roman" w:cs="Times New Roman"/>
          <w:i/>
          <w:iCs/>
          <w:color w:val="222222"/>
          <w:sz w:val="18"/>
          <w:szCs w:val="18"/>
          <w:shd w:val="clear" w:color="auto" w:fill="FFFFFF"/>
        </w:rPr>
        <w:t>International Journal of Remote Sensing</w:t>
      </w:r>
      <w:r w:rsidRPr="00E14D1A">
        <w:rPr>
          <w:rFonts w:ascii="Times New Roman" w:eastAsia="楷体" w:hAnsi="Times New Roman" w:cs="Times New Roman"/>
          <w:color w:val="222222"/>
          <w:sz w:val="18"/>
          <w:szCs w:val="18"/>
          <w:shd w:val="clear" w:color="auto" w:fill="FFFFFF"/>
        </w:rPr>
        <w:t>, 34(3), 885-896.</w:t>
      </w:r>
    </w:p>
    <w:p w14:paraId="133CB64E"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Wong, M. S., Nichol, J., &amp; Ng, E. (2011). A study of the “wall effect” caused by proliferation of high-rise buildings using GIS techniques. </w:t>
      </w:r>
      <w:r w:rsidRPr="00E14D1A">
        <w:rPr>
          <w:rFonts w:ascii="Times New Roman" w:eastAsia="楷体" w:hAnsi="Times New Roman" w:cs="Times New Roman"/>
          <w:i/>
          <w:iCs/>
          <w:color w:val="222222"/>
          <w:sz w:val="18"/>
          <w:szCs w:val="18"/>
          <w:shd w:val="clear" w:color="auto" w:fill="FFFFFF"/>
        </w:rPr>
        <w:t>Landscape and urban planning</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102</w:t>
      </w:r>
      <w:r w:rsidRPr="00E14D1A">
        <w:rPr>
          <w:rFonts w:ascii="Times New Roman" w:eastAsia="楷体" w:hAnsi="Times New Roman" w:cs="Times New Roman"/>
          <w:color w:val="222222"/>
          <w:sz w:val="18"/>
          <w:szCs w:val="18"/>
          <w:shd w:val="clear" w:color="auto" w:fill="FFFFFF"/>
        </w:rPr>
        <w:t>(4), 245-253.</w:t>
      </w:r>
    </w:p>
    <w:p w14:paraId="496F5279"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Wu, D., Wang, Y., Fan, C., &amp; Xia, B. (2018). Thermal environment effects and interactions of reservoirs and forests as urban blue-green infrastructures. </w:t>
      </w:r>
      <w:r w:rsidRPr="00E14D1A">
        <w:rPr>
          <w:rFonts w:ascii="Times New Roman" w:eastAsia="楷体" w:hAnsi="Times New Roman" w:cs="Times New Roman"/>
          <w:i/>
          <w:iCs/>
          <w:color w:val="222222"/>
          <w:sz w:val="18"/>
          <w:szCs w:val="18"/>
          <w:shd w:val="clear" w:color="auto" w:fill="FFFFFF"/>
        </w:rPr>
        <w:t>Ecological Indicators</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91</w:t>
      </w:r>
      <w:r w:rsidRPr="00E14D1A">
        <w:rPr>
          <w:rFonts w:ascii="Times New Roman" w:eastAsia="楷体" w:hAnsi="Times New Roman" w:cs="Times New Roman"/>
          <w:color w:val="222222"/>
          <w:sz w:val="18"/>
          <w:szCs w:val="18"/>
          <w:shd w:val="clear" w:color="auto" w:fill="FFFFFF"/>
        </w:rPr>
        <w:t>, 657-663.</w:t>
      </w:r>
    </w:p>
    <w:p w14:paraId="4EBBDAA0"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Wu, J., Li, C., Zhang, X., Zhao, Y., Liang, J., &amp; Wang, Z. (2020). Seasonal variations and main influencing factors of the water cooling islands effect in Shenzhen. </w:t>
      </w:r>
      <w:r w:rsidRPr="00E14D1A">
        <w:rPr>
          <w:rFonts w:ascii="Times New Roman" w:eastAsia="楷体" w:hAnsi="Times New Roman" w:cs="Times New Roman"/>
          <w:i/>
          <w:iCs/>
          <w:color w:val="222222"/>
          <w:sz w:val="18"/>
          <w:szCs w:val="18"/>
          <w:shd w:val="clear" w:color="auto" w:fill="FFFFFF"/>
        </w:rPr>
        <w:t>Ecological Indicators</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117</w:t>
      </w:r>
      <w:r w:rsidRPr="00E14D1A">
        <w:rPr>
          <w:rFonts w:ascii="Times New Roman" w:eastAsia="楷体" w:hAnsi="Times New Roman" w:cs="Times New Roman"/>
          <w:color w:val="222222"/>
          <w:sz w:val="18"/>
          <w:szCs w:val="18"/>
          <w:shd w:val="clear" w:color="auto" w:fill="FFFFFF"/>
        </w:rPr>
        <w:t>, 106699.</w:t>
      </w:r>
    </w:p>
    <w:p w14:paraId="17BF10D5"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proofErr w:type="spellStart"/>
      <w:r w:rsidRPr="00E14D1A">
        <w:rPr>
          <w:rFonts w:ascii="Times New Roman" w:eastAsia="楷体" w:hAnsi="Times New Roman" w:cs="Times New Roman"/>
          <w:color w:val="222222"/>
          <w:sz w:val="18"/>
          <w:szCs w:val="18"/>
          <w:shd w:val="clear" w:color="auto" w:fill="FFFFFF"/>
        </w:rPr>
        <w:t>Xue</w:t>
      </w:r>
      <w:proofErr w:type="spellEnd"/>
      <w:r w:rsidRPr="00E14D1A">
        <w:rPr>
          <w:rFonts w:ascii="Times New Roman" w:eastAsia="楷体" w:hAnsi="Times New Roman" w:cs="Times New Roman"/>
          <w:color w:val="222222"/>
          <w:sz w:val="18"/>
          <w:szCs w:val="18"/>
          <w:shd w:val="clear" w:color="auto" w:fill="FFFFFF"/>
        </w:rPr>
        <w:t xml:space="preserve">, Z., Hou, G., Zhang, Z., </w:t>
      </w:r>
      <w:proofErr w:type="spellStart"/>
      <w:r w:rsidRPr="00E14D1A">
        <w:rPr>
          <w:rFonts w:ascii="Times New Roman" w:eastAsia="楷体" w:hAnsi="Times New Roman" w:cs="Times New Roman"/>
          <w:color w:val="222222"/>
          <w:sz w:val="18"/>
          <w:szCs w:val="18"/>
          <w:shd w:val="clear" w:color="auto" w:fill="FFFFFF"/>
        </w:rPr>
        <w:t>Lyu</w:t>
      </w:r>
      <w:proofErr w:type="spellEnd"/>
      <w:r w:rsidRPr="00E14D1A">
        <w:rPr>
          <w:rFonts w:ascii="Times New Roman" w:eastAsia="楷体" w:hAnsi="Times New Roman" w:cs="Times New Roman"/>
          <w:color w:val="222222"/>
          <w:sz w:val="18"/>
          <w:szCs w:val="18"/>
          <w:shd w:val="clear" w:color="auto" w:fill="FFFFFF"/>
        </w:rPr>
        <w:t>, X., Jiang, M., Zou, Y., ... &amp; Liu, X. (2019). Quantifying the cooling-effects of urban and peri-urban wetlands using remote sensing data: Case study of cities of Northeast China. </w:t>
      </w:r>
      <w:r w:rsidRPr="00E14D1A">
        <w:rPr>
          <w:rFonts w:ascii="Times New Roman" w:eastAsia="楷体" w:hAnsi="Times New Roman" w:cs="Times New Roman"/>
          <w:i/>
          <w:iCs/>
          <w:color w:val="222222"/>
          <w:sz w:val="18"/>
          <w:szCs w:val="18"/>
          <w:shd w:val="clear" w:color="auto" w:fill="FFFFFF"/>
        </w:rPr>
        <w:t>Landscape and Urban Planning</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182</w:t>
      </w:r>
      <w:r w:rsidRPr="00E14D1A">
        <w:rPr>
          <w:rFonts w:ascii="Times New Roman" w:eastAsia="楷体" w:hAnsi="Times New Roman" w:cs="Times New Roman"/>
          <w:color w:val="222222"/>
          <w:sz w:val="18"/>
          <w:szCs w:val="18"/>
          <w:shd w:val="clear" w:color="auto" w:fill="FFFFFF"/>
        </w:rPr>
        <w:t>, 92-100.</w:t>
      </w:r>
    </w:p>
    <w:p w14:paraId="17F573A7" w14:textId="77777777" w:rsidR="004C1B86" w:rsidRPr="00E14D1A" w:rsidRDefault="00000000" w:rsidP="00CF1D0A">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 xml:space="preserve">Yang, C., </w:t>
      </w:r>
      <w:proofErr w:type="spellStart"/>
      <w:r w:rsidRPr="00E14D1A">
        <w:rPr>
          <w:rFonts w:ascii="Times New Roman" w:eastAsia="楷体" w:hAnsi="Times New Roman" w:cs="Times New Roman"/>
          <w:color w:val="222222"/>
          <w:sz w:val="18"/>
          <w:szCs w:val="18"/>
          <w:shd w:val="clear" w:color="auto" w:fill="FFFFFF"/>
        </w:rPr>
        <w:t>Kui</w:t>
      </w:r>
      <w:proofErr w:type="spellEnd"/>
      <w:r w:rsidRPr="00E14D1A">
        <w:rPr>
          <w:rFonts w:ascii="Times New Roman" w:eastAsia="楷体" w:hAnsi="Times New Roman" w:cs="Times New Roman"/>
          <w:color w:val="222222"/>
          <w:sz w:val="18"/>
          <w:szCs w:val="18"/>
          <w:shd w:val="clear" w:color="auto" w:fill="FFFFFF"/>
        </w:rPr>
        <w:t>, T., Zhou, W., Fan, J., Pan, L., Wu, W., &amp; Liu, M. (2023). Impact of refined 2D/3D urban morphology on hourly air temperature across different spatial scales in a snow climate city. </w:t>
      </w:r>
      <w:r w:rsidRPr="00E14D1A">
        <w:rPr>
          <w:rFonts w:ascii="Times New Roman" w:eastAsia="楷体" w:hAnsi="Times New Roman" w:cs="Times New Roman"/>
          <w:i/>
          <w:iCs/>
          <w:color w:val="222222"/>
          <w:sz w:val="18"/>
          <w:szCs w:val="18"/>
          <w:shd w:val="clear" w:color="auto" w:fill="FFFFFF"/>
        </w:rPr>
        <w:t>Urban Climate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47</w:t>
      </w:r>
      <w:r w:rsidRPr="00E14D1A">
        <w:rPr>
          <w:rFonts w:ascii="Times New Roman" w:eastAsia="楷体" w:hAnsi="Times New Roman" w:cs="Times New Roman"/>
          <w:color w:val="222222"/>
          <w:sz w:val="18"/>
          <w:szCs w:val="18"/>
          <w:shd w:val="clear" w:color="auto" w:fill="FFFFFF"/>
        </w:rPr>
        <w:t>, 101404.</w:t>
      </w:r>
    </w:p>
    <w:p w14:paraId="3E6290F4"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Yang, C., Yan, F., &amp; Zhang, S. (2020). Comparison of land surface and air temperatures for quantifying summer and winter urban heat island in a snow climate city. </w:t>
      </w:r>
      <w:r w:rsidRPr="00E14D1A">
        <w:rPr>
          <w:rFonts w:ascii="Times New Roman" w:eastAsia="楷体" w:hAnsi="Times New Roman" w:cs="Times New Roman"/>
          <w:i/>
          <w:iCs/>
          <w:color w:val="222222"/>
          <w:sz w:val="18"/>
          <w:szCs w:val="18"/>
          <w:shd w:val="clear" w:color="auto" w:fill="FFFFFF"/>
        </w:rPr>
        <w:t>Journal of environmental management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265</w:t>
      </w:r>
      <w:r w:rsidRPr="00E14D1A">
        <w:rPr>
          <w:rFonts w:ascii="Times New Roman" w:eastAsia="楷体" w:hAnsi="Times New Roman" w:cs="Times New Roman"/>
          <w:color w:val="222222"/>
          <w:sz w:val="18"/>
          <w:szCs w:val="18"/>
          <w:shd w:val="clear" w:color="auto" w:fill="FFFFFF"/>
        </w:rPr>
        <w:t>, 110563.</w:t>
      </w:r>
    </w:p>
    <w:p w14:paraId="02288ADC"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lastRenderedPageBreak/>
        <w:t>Yao, X., Zhu, Z., Zeng, X., Huang, S., Liu, Q., Yu, K., ... &amp; Liu, J. (2022). Linking maximum-impact and cumulative-impact indices to quantify the cooling effect of waterbodies in a subtropical city: A seasonal perspective.</w:t>
      </w:r>
      <w:r w:rsidRPr="00E14D1A">
        <w:rPr>
          <w:rFonts w:ascii="Times New Roman" w:eastAsia="楷体" w:hAnsi="Times New Roman" w:cs="Times New Roman"/>
          <w:i/>
          <w:iCs/>
          <w:color w:val="222222"/>
          <w:sz w:val="18"/>
          <w:szCs w:val="18"/>
          <w:shd w:val="clear" w:color="auto" w:fill="FFFFFF"/>
        </w:rPr>
        <w:t> Sustainable Cities and Society</w:t>
      </w:r>
      <w:r w:rsidRPr="00E14D1A">
        <w:rPr>
          <w:rFonts w:ascii="Times New Roman" w:eastAsia="楷体" w:hAnsi="Times New Roman" w:cs="Times New Roman"/>
          <w:color w:val="222222"/>
          <w:sz w:val="18"/>
          <w:szCs w:val="18"/>
          <w:shd w:val="clear" w:color="auto" w:fill="FFFFFF"/>
        </w:rPr>
        <w:t>, 82, 103902.</w:t>
      </w:r>
    </w:p>
    <w:p w14:paraId="6863C41B"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Zhou, W., Qian, Y., Li, X., Li, W., &amp; Han, L. (2014). Relationships between land cover and the surface urban heat island: seasonal variability and effects of spatial and thematic resolution of land cover data on predicting land surface temperatures. </w:t>
      </w:r>
      <w:r w:rsidRPr="00E14D1A">
        <w:rPr>
          <w:rFonts w:ascii="Times New Roman" w:eastAsia="楷体" w:hAnsi="Times New Roman" w:cs="Times New Roman"/>
          <w:i/>
          <w:iCs/>
          <w:color w:val="222222"/>
          <w:sz w:val="18"/>
          <w:szCs w:val="18"/>
          <w:shd w:val="clear" w:color="auto" w:fill="FFFFFF"/>
        </w:rPr>
        <w:t>Landscape ecology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29</w:t>
      </w:r>
      <w:r w:rsidRPr="00E14D1A">
        <w:rPr>
          <w:rFonts w:ascii="Times New Roman" w:eastAsia="楷体" w:hAnsi="Times New Roman" w:cs="Times New Roman"/>
          <w:color w:val="222222"/>
          <w:sz w:val="18"/>
          <w:szCs w:val="18"/>
          <w:shd w:val="clear" w:color="auto" w:fill="FFFFFF"/>
        </w:rPr>
        <w:t>, 153-167.</w:t>
      </w:r>
    </w:p>
    <w:p w14:paraId="566723C4"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黄群芳</w:t>
      </w:r>
      <w:r w:rsidRPr="00E14D1A">
        <w:rPr>
          <w:rFonts w:ascii="Times New Roman" w:eastAsia="楷体" w:hAnsi="Times New Roman" w:cs="Times New Roman"/>
          <w:color w:val="222222"/>
          <w:sz w:val="18"/>
          <w:szCs w:val="18"/>
          <w:shd w:val="clear" w:color="auto" w:fill="FFFFFF"/>
        </w:rPr>
        <w:t xml:space="preserve">. (2021). </w:t>
      </w:r>
      <w:r w:rsidRPr="00E14D1A">
        <w:rPr>
          <w:rFonts w:ascii="Times New Roman" w:eastAsia="楷体" w:hAnsi="Times New Roman" w:cs="Times New Roman"/>
          <w:color w:val="222222"/>
          <w:sz w:val="18"/>
          <w:szCs w:val="18"/>
          <w:shd w:val="clear" w:color="auto" w:fill="FFFFFF"/>
        </w:rPr>
        <w:t>城市空间形态对城市热岛效应的多尺度影响研究进展</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地理科学</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41</w:t>
      </w:r>
      <w:r w:rsidRPr="00E14D1A">
        <w:rPr>
          <w:rFonts w:ascii="Times New Roman" w:eastAsia="楷体" w:hAnsi="Times New Roman" w:cs="Times New Roman"/>
          <w:color w:val="222222"/>
          <w:sz w:val="18"/>
          <w:szCs w:val="18"/>
          <w:shd w:val="clear" w:color="auto" w:fill="FFFFFF"/>
        </w:rPr>
        <w:t>(10), 1832-1842.</w:t>
      </w:r>
    </w:p>
    <w:p w14:paraId="4DD3EC85"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黄晓军</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王博</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刘萌</w:t>
      </w:r>
      <w:proofErr w:type="gramStart"/>
      <w:r w:rsidRPr="00E14D1A">
        <w:rPr>
          <w:rFonts w:ascii="Times New Roman" w:eastAsia="楷体" w:hAnsi="Times New Roman" w:cs="Times New Roman"/>
          <w:color w:val="222222"/>
          <w:sz w:val="18"/>
          <w:szCs w:val="18"/>
          <w:shd w:val="clear" w:color="auto" w:fill="FFFFFF"/>
        </w:rPr>
        <w:t>萌</w:t>
      </w:r>
      <w:proofErr w:type="gramEnd"/>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郭禹慧</w:t>
      </w:r>
      <w:r w:rsidRPr="00E14D1A">
        <w:rPr>
          <w:rFonts w:ascii="Times New Roman" w:eastAsia="楷体" w:hAnsi="Times New Roman" w:cs="Times New Roman"/>
          <w:color w:val="222222"/>
          <w:sz w:val="18"/>
          <w:szCs w:val="18"/>
          <w:shd w:val="clear" w:color="auto" w:fill="FFFFFF"/>
        </w:rPr>
        <w:t xml:space="preserve">, &amp; </w:t>
      </w:r>
      <w:proofErr w:type="gramStart"/>
      <w:r w:rsidRPr="00E14D1A">
        <w:rPr>
          <w:rFonts w:ascii="Times New Roman" w:eastAsia="楷体" w:hAnsi="Times New Roman" w:cs="Times New Roman"/>
          <w:color w:val="222222"/>
          <w:sz w:val="18"/>
          <w:szCs w:val="18"/>
          <w:shd w:val="clear" w:color="auto" w:fill="FFFFFF"/>
        </w:rPr>
        <w:t>李艳雨</w:t>
      </w:r>
      <w:proofErr w:type="gramEnd"/>
      <w:r w:rsidRPr="00E14D1A">
        <w:rPr>
          <w:rFonts w:ascii="Times New Roman" w:eastAsia="楷体" w:hAnsi="Times New Roman" w:cs="Times New Roman"/>
          <w:color w:val="222222"/>
          <w:sz w:val="18"/>
          <w:szCs w:val="18"/>
          <w:shd w:val="clear" w:color="auto" w:fill="FFFFFF"/>
        </w:rPr>
        <w:t xml:space="preserve">. (2020). </w:t>
      </w:r>
      <w:r w:rsidRPr="00E14D1A">
        <w:rPr>
          <w:rFonts w:ascii="Times New Roman" w:eastAsia="楷体" w:hAnsi="Times New Roman" w:cs="Times New Roman"/>
          <w:color w:val="222222"/>
          <w:sz w:val="18"/>
          <w:szCs w:val="18"/>
          <w:shd w:val="clear" w:color="auto" w:fill="FFFFFF"/>
        </w:rPr>
        <w:t>中国城市高温特征及社会脆弱性评价</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hint="eastAsia"/>
          <w:i/>
          <w:iCs/>
          <w:color w:val="222222"/>
          <w:sz w:val="18"/>
          <w:szCs w:val="18"/>
          <w:shd w:val="clear" w:color="auto" w:fill="FFFFFF"/>
        </w:rPr>
        <w:t>地理研究</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39</w:t>
      </w:r>
      <w:r w:rsidRPr="00E14D1A">
        <w:rPr>
          <w:rFonts w:ascii="Times New Roman" w:eastAsia="楷体" w:hAnsi="Times New Roman" w:cs="Times New Roman"/>
          <w:color w:val="222222"/>
          <w:sz w:val="18"/>
          <w:szCs w:val="18"/>
          <w:shd w:val="clear" w:color="auto" w:fill="FFFFFF"/>
        </w:rPr>
        <w:t>(7).</w:t>
      </w:r>
    </w:p>
    <w:p w14:paraId="56258DBF"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proofErr w:type="gramStart"/>
      <w:r w:rsidRPr="00E14D1A">
        <w:rPr>
          <w:rFonts w:ascii="Times New Roman" w:eastAsia="楷体" w:hAnsi="Times New Roman" w:cs="Times New Roman"/>
          <w:color w:val="222222"/>
          <w:sz w:val="18"/>
          <w:szCs w:val="18"/>
          <w:shd w:val="clear" w:color="auto" w:fill="FFFFFF"/>
        </w:rPr>
        <w:t>江斯达</w:t>
      </w:r>
      <w:proofErr w:type="gramEnd"/>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占文凤</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杨俊</w:t>
      </w:r>
      <w:r w:rsidRPr="00E14D1A">
        <w:rPr>
          <w:rFonts w:ascii="Times New Roman" w:eastAsia="楷体" w:hAnsi="Times New Roman" w:cs="Times New Roman"/>
          <w:color w:val="222222"/>
          <w:sz w:val="18"/>
          <w:szCs w:val="18"/>
          <w:shd w:val="clear" w:color="auto" w:fill="FFFFFF"/>
        </w:rPr>
        <w:t xml:space="preserve">, </w:t>
      </w:r>
      <w:proofErr w:type="gramStart"/>
      <w:r w:rsidRPr="00E14D1A">
        <w:rPr>
          <w:rFonts w:ascii="Times New Roman" w:eastAsia="楷体" w:hAnsi="Times New Roman" w:cs="Times New Roman"/>
          <w:color w:val="222222"/>
          <w:sz w:val="18"/>
          <w:szCs w:val="18"/>
          <w:shd w:val="clear" w:color="auto" w:fill="FFFFFF"/>
        </w:rPr>
        <w:t>刘紫涵</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黄帆</w:t>
      </w:r>
      <w:proofErr w:type="gramEnd"/>
      <w:r w:rsidRPr="00E14D1A">
        <w:rPr>
          <w:rFonts w:ascii="Times New Roman" w:eastAsia="楷体" w:hAnsi="Times New Roman" w:cs="Times New Roman"/>
          <w:color w:val="222222"/>
          <w:sz w:val="18"/>
          <w:szCs w:val="18"/>
          <w:shd w:val="clear" w:color="auto" w:fill="FFFFFF"/>
        </w:rPr>
        <w:t xml:space="preserve">, </w:t>
      </w:r>
      <w:proofErr w:type="gramStart"/>
      <w:r w:rsidRPr="00E14D1A">
        <w:rPr>
          <w:rFonts w:ascii="Times New Roman" w:eastAsia="楷体" w:hAnsi="Times New Roman" w:cs="Times New Roman"/>
          <w:color w:val="222222"/>
          <w:sz w:val="18"/>
          <w:szCs w:val="18"/>
          <w:shd w:val="clear" w:color="auto" w:fill="FFFFFF"/>
        </w:rPr>
        <w:t>赖佳梦</w:t>
      </w:r>
      <w:proofErr w:type="gramEnd"/>
      <w:r w:rsidRPr="00E14D1A">
        <w:rPr>
          <w:rFonts w:ascii="Times New Roman" w:eastAsia="楷体" w:hAnsi="Times New Roman" w:cs="Times New Roman"/>
          <w:color w:val="222222"/>
          <w:sz w:val="18"/>
          <w:szCs w:val="18"/>
          <w:shd w:val="clear" w:color="auto" w:fill="FFFFFF"/>
        </w:rPr>
        <w:t xml:space="preserve">, ... &amp; </w:t>
      </w:r>
      <w:r w:rsidRPr="00E14D1A">
        <w:rPr>
          <w:rFonts w:ascii="Times New Roman" w:eastAsia="楷体" w:hAnsi="Times New Roman" w:cs="Times New Roman"/>
          <w:color w:val="222222"/>
          <w:sz w:val="18"/>
          <w:szCs w:val="18"/>
          <w:shd w:val="clear" w:color="auto" w:fill="FFFFFF"/>
        </w:rPr>
        <w:t>李旭辉</w:t>
      </w:r>
      <w:r w:rsidRPr="00E14D1A">
        <w:rPr>
          <w:rFonts w:ascii="Times New Roman" w:eastAsia="楷体" w:hAnsi="Times New Roman" w:cs="Times New Roman"/>
          <w:color w:val="222222"/>
          <w:sz w:val="18"/>
          <w:szCs w:val="18"/>
          <w:shd w:val="clear" w:color="auto" w:fill="FFFFFF"/>
        </w:rPr>
        <w:t xml:space="preserve">. (2020). </w:t>
      </w:r>
      <w:r w:rsidRPr="00E14D1A">
        <w:rPr>
          <w:rFonts w:ascii="Times New Roman" w:eastAsia="楷体" w:hAnsi="Times New Roman" w:cs="Times New Roman"/>
          <w:color w:val="222222"/>
          <w:sz w:val="18"/>
          <w:szCs w:val="18"/>
          <w:shd w:val="clear" w:color="auto" w:fill="FFFFFF"/>
        </w:rPr>
        <w:t>局地气候分区框架下城市热岛时空分异特征研究进展</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hint="eastAsia"/>
          <w:i/>
          <w:iCs/>
          <w:color w:val="222222"/>
          <w:sz w:val="18"/>
          <w:szCs w:val="18"/>
          <w:shd w:val="clear" w:color="auto" w:fill="FFFFFF"/>
        </w:rPr>
        <w:t>地理学报</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75</w:t>
      </w:r>
      <w:r w:rsidRPr="00E14D1A">
        <w:rPr>
          <w:rFonts w:ascii="Times New Roman" w:eastAsia="楷体" w:hAnsi="Times New Roman" w:cs="Times New Roman"/>
          <w:color w:val="222222"/>
          <w:sz w:val="18"/>
          <w:szCs w:val="18"/>
          <w:shd w:val="clear" w:color="auto" w:fill="FFFFFF"/>
        </w:rPr>
        <w:t>(9).</w:t>
      </w:r>
    </w:p>
    <w:p w14:paraId="79BBB3A5"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proofErr w:type="gramStart"/>
      <w:r w:rsidRPr="00E14D1A">
        <w:rPr>
          <w:rFonts w:ascii="Times New Roman" w:eastAsia="楷体" w:hAnsi="Times New Roman" w:cs="Times New Roman"/>
          <w:color w:val="222222"/>
          <w:sz w:val="18"/>
          <w:szCs w:val="18"/>
          <w:shd w:val="clear" w:color="auto" w:fill="FFFFFF"/>
        </w:rPr>
        <w:t>任超</w:t>
      </w:r>
      <w:proofErr w:type="gramEnd"/>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袁超</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何正军</w:t>
      </w:r>
      <w:r w:rsidRPr="00E14D1A">
        <w:rPr>
          <w:rFonts w:ascii="Times New Roman" w:eastAsia="楷体" w:hAnsi="Times New Roman" w:cs="Times New Roman"/>
          <w:color w:val="222222"/>
          <w:sz w:val="18"/>
          <w:szCs w:val="18"/>
          <w:shd w:val="clear" w:color="auto" w:fill="FFFFFF"/>
        </w:rPr>
        <w:t xml:space="preserve">, &amp; </w:t>
      </w:r>
      <w:proofErr w:type="gramStart"/>
      <w:r w:rsidRPr="00E14D1A">
        <w:rPr>
          <w:rFonts w:ascii="Times New Roman" w:eastAsia="楷体" w:hAnsi="Times New Roman" w:cs="Times New Roman"/>
          <w:color w:val="222222"/>
          <w:sz w:val="18"/>
          <w:szCs w:val="18"/>
          <w:shd w:val="clear" w:color="auto" w:fill="FFFFFF"/>
        </w:rPr>
        <w:t>吴恩融</w:t>
      </w:r>
      <w:proofErr w:type="gramEnd"/>
      <w:r w:rsidRPr="00E14D1A">
        <w:rPr>
          <w:rFonts w:ascii="Times New Roman" w:eastAsia="楷体" w:hAnsi="Times New Roman" w:cs="Times New Roman"/>
          <w:color w:val="222222"/>
          <w:sz w:val="18"/>
          <w:szCs w:val="18"/>
          <w:shd w:val="clear" w:color="auto" w:fill="FFFFFF"/>
        </w:rPr>
        <w:t xml:space="preserve">. (2014). </w:t>
      </w:r>
      <w:r w:rsidRPr="00E14D1A">
        <w:rPr>
          <w:rFonts w:ascii="Times New Roman" w:eastAsia="楷体" w:hAnsi="Times New Roman" w:cs="Times New Roman"/>
          <w:color w:val="222222"/>
          <w:sz w:val="18"/>
          <w:szCs w:val="18"/>
          <w:shd w:val="clear" w:color="auto" w:fill="FFFFFF"/>
        </w:rPr>
        <w:t>城市通风廊道研究及其规划应用</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城市规划学刊</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w:t>
      </w:r>
      <w:r w:rsidRPr="00E14D1A">
        <w:rPr>
          <w:rFonts w:ascii="Times New Roman" w:eastAsia="楷体" w:hAnsi="Times New Roman" w:cs="Times New Roman"/>
          <w:color w:val="222222"/>
          <w:sz w:val="18"/>
          <w:szCs w:val="18"/>
          <w:shd w:val="clear" w:color="auto" w:fill="FFFFFF"/>
        </w:rPr>
        <w:t>, 52-60.</w:t>
      </w:r>
    </w:p>
    <w:p w14:paraId="30E7CA49"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王琳</w:t>
      </w:r>
      <w:r w:rsidRPr="00E14D1A">
        <w:rPr>
          <w:rFonts w:ascii="Times New Roman" w:eastAsia="楷体" w:hAnsi="Times New Roman" w:cs="Times New Roman"/>
          <w:color w:val="222222"/>
          <w:sz w:val="18"/>
          <w:szCs w:val="18"/>
          <w:shd w:val="clear" w:color="auto" w:fill="FFFFFF"/>
        </w:rPr>
        <w:t xml:space="preserve">, </w:t>
      </w:r>
      <w:proofErr w:type="gramStart"/>
      <w:r w:rsidRPr="00E14D1A">
        <w:rPr>
          <w:rFonts w:ascii="Times New Roman" w:eastAsia="楷体" w:hAnsi="Times New Roman" w:cs="Times New Roman"/>
          <w:color w:val="222222"/>
          <w:sz w:val="18"/>
          <w:szCs w:val="18"/>
          <w:shd w:val="clear" w:color="auto" w:fill="FFFFFF"/>
        </w:rPr>
        <w:t>祝亚鹏</w:t>
      </w:r>
      <w:proofErr w:type="gramEnd"/>
      <w:r w:rsidRPr="00E14D1A">
        <w:rPr>
          <w:rFonts w:ascii="Times New Roman" w:eastAsia="楷体" w:hAnsi="Times New Roman" w:cs="Times New Roman"/>
          <w:color w:val="222222"/>
          <w:sz w:val="18"/>
          <w:szCs w:val="18"/>
          <w:shd w:val="clear" w:color="auto" w:fill="FFFFFF"/>
        </w:rPr>
        <w:t xml:space="preserve">, </w:t>
      </w:r>
      <w:proofErr w:type="gramStart"/>
      <w:r w:rsidRPr="00E14D1A">
        <w:rPr>
          <w:rFonts w:ascii="Times New Roman" w:eastAsia="楷体" w:hAnsi="Times New Roman" w:cs="Times New Roman"/>
          <w:color w:val="222222"/>
          <w:sz w:val="18"/>
          <w:szCs w:val="18"/>
          <w:shd w:val="clear" w:color="auto" w:fill="FFFFFF"/>
        </w:rPr>
        <w:t>卫宝立</w:t>
      </w:r>
      <w:proofErr w:type="gramEnd"/>
      <w:r w:rsidRPr="00E14D1A">
        <w:rPr>
          <w:rFonts w:ascii="Times New Roman" w:eastAsia="楷体" w:hAnsi="Times New Roman" w:cs="Times New Roman"/>
          <w:color w:val="222222"/>
          <w:sz w:val="18"/>
          <w:szCs w:val="18"/>
          <w:shd w:val="clear" w:color="auto" w:fill="FFFFFF"/>
        </w:rPr>
        <w:t xml:space="preserve">, &amp; </w:t>
      </w:r>
      <w:r w:rsidRPr="00E14D1A">
        <w:rPr>
          <w:rFonts w:ascii="Times New Roman" w:eastAsia="楷体" w:hAnsi="Times New Roman" w:cs="Times New Roman"/>
          <w:color w:val="222222"/>
          <w:sz w:val="18"/>
          <w:szCs w:val="18"/>
          <w:shd w:val="clear" w:color="auto" w:fill="FFFFFF"/>
        </w:rPr>
        <w:t>李永华</w:t>
      </w:r>
      <w:r w:rsidRPr="00E14D1A">
        <w:rPr>
          <w:rFonts w:ascii="Times New Roman" w:eastAsia="楷体" w:hAnsi="Times New Roman" w:cs="Times New Roman"/>
          <w:color w:val="222222"/>
          <w:sz w:val="18"/>
          <w:szCs w:val="18"/>
          <w:shd w:val="clear" w:color="auto" w:fill="FFFFFF"/>
        </w:rPr>
        <w:t xml:space="preserve">. (2018). </w:t>
      </w:r>
      <w:r w:rsidRPr="00E14D1A">
        <w:rPr>
          <w:rFonts w:ascii="Times New Roman" w:eastAsia="楷体" w:hAnsi="Times New Roman" w:cs="Times New Roman"/>
          <w:color w:val="222222"/>
          <w:sz w:val="18"/>
          <w:szCs w:val="18"/>
          <w:shd w:val="clear" w:color="auto" w:fill="FFFFFF"/>
        </w:rPr>
        <w:t>快速发展的中小城市地表热环境及水体温度调控作用研究</w:t>
      </w:r>
      <w:r w:rsidRPr="00E14D1A">
        <w:rPr>
          <w:rFonts w:ascii="Times New Roman" w:eastAsia="楷体" w:hAnsi="Times New Roman" w:cs="Times New Roman"/>
          <w:color w:val="222222"/>
          <w:sz w:val="18"/>
          <w:szCs w:val="18"/>
          <w:shd w:val="clear" w:color="auto" w:fill="FFFFFF"/>
        </w:rPr>
        <w:t>——</w:t>
      </w:r>
      <w:r w:rsidRPr="00E14D1A">
        <w:rPr>
          <w:rFonts w:ascii="Times New Roman" w:eastAsia="楷体" w:hAnsi="Times New Roman" w:cs="Times New Roman"/>
          <w:color w:val="222222"/>
          <w:sz w:val="18"/>
          <w:szCs w:val="18"/>
          <w:shd w:val="clear" w:color="auto" w:fill="FFFFFF"/>
        </w:rPr>
        <w:t>以山东省滨州市为例</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水土保持通报</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38</w:t>
      </w:r>
      <w:r w:rsidRPr="00E14D1A">
        <w:rPr>
          <w:rFonts w:ascii="Times New Roman" w:eastAsia="楷体" w:hAnsi="Times New Roman" w:cs="Times New Roman"/>
          <w:color w:val="222222"/>
          <w:sz w:val="18"/>
          <w:szCs w:val="18"/>
          <w:shd w:val="clear" w:color="auto" w:fill="FFFFFF"/>
        </w:rPr>
        <w:t>(2), 102-109</w:t>
      </w:r>
    </w:p>
    <w:p w14:paraId="47482A69"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晏海</w:t>
      </w:r>
      <w:r w:rsidRPr="00E14D1A">
        <w:rPr>
          <w:rFonts w:ascii="Times New Roman" w:eastAsia="楷体" w:hAnsi="Times New Roman" w:cs="Times New Roman"/>
          <w:color w:val="222222"/>
          <w:sz w:val="18"/>
          <w:szCs w:val="18"/>
          <w:shd w:val="clear" w:color="auto" w:fill="FFFFFF"/>
        </w:rPr>
        <w:t xml:space="preserve">, </w:t>
      </w:r>
      <w:proofErr w:type="gramStart"/>
      <w:r w:rsidRPr="00E14D1A">
        <w:rPr>
          <w:rFonts w:ascii="Times New Roman" w:eastAsia="楷体" w:hAnsi="Times New Roman" w:cs="Times New Roman"/>
          <w:color w:val="222222"/>
          <w:sz w:val="18"/>
          <w:szCs w:val="18"/>
          <w:shd w:val="clear" w:color="auto" w:fill="FFFFFF"/>
        </w:rPr>
        <w:t>曾凤</w:t>
      </w:r>
      <w:proofErr w:type="gramEnd"/>
      <w:r w:rsidRPr="00E14D1A">
        <w:rPr>
          <w:rFonts w:ascii="Times New Roman" w:eastAsia="楷体" w:hAnsi="Times New Roman" w:cs="Times New Roman"/>
          <w:color w:val="222222"/>
          <w:sz w:val="18"/>
          <w:szCs w:val="18"/>
          <w:shd w:val="clear" w:color="auto" w:fill="FFFFFF"/>
        </w:rPr>
        <w:t xml:space="preserve">, &amp; </w:t>
      </w:r>
      <w:r w:rsidRPr="00E14D1A">
        <w:rPr>
          <w:rFonts w:ascii="Times New Roman" w:eastAsia="楷体" w:hAnsi="Times New Roman" w:cs="Times New Roman"/>
          <w:color w:val="222222"/>
          <w:sz w:val="18"/>
          <w:szCs w:val="18"/>
          <w:shd w:val="clear" w:color="auto" w:fill="FFFFFF"/>
        </w:rPr>
        <w:t>董丽</w:t>
      </w:r>
      <w:r w:rsidRPr="00E14D1A">
        <w:rPr>
          <w:rFonts w:ascii="Times New Roman" w:eastAsia="楷体" w:hAnsi="Times New Roman" w:cs="Times New Roman"/>
          <w:color w:val="222222"/>
          <w:sz w:val="18"/>
          <w:szCs w:val="18"/>
          <w:shd w:val="clear" w:color="auto" w:fill="FFFFFF"/>
        </w:rPr>
        <w:t xml:space="preserve">. (2017). </w:t>
      </w:r>
      <w:r w:rsidRPr="00E14D1A">
        <w:rPr>
          <w:rFonts w:ascii="Times New Roman" w:eastAsia="楷体" w:hAnsi="Times New Roman" w:cs="Times New Roman"/>
          <w:color w:val="222222"/>
          <w:sz w:val="18"/>
          <w:szCs w:val="18"/>
          <w:shd w:val="clear" w:color="auto" w:fill="FFFFFF"/>
        </w:rPr>
        <w:t>北京城市局地空气温度时空变化特征分析</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生态环境学报</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26</w:t>
      </w:r>
      <w:r w:rsidRPr="00E14D1A">
        <w:rPr>
          <w:rFonts w:ascii="Times New Roman" w:eastAsia="楷体" w:hAnsi="Times New Roman" w:cs="Times New Roman"/>
          <w:color w:val="222222"/>
          <w:sz w:val="18"/>
          <w:szCs w:val="18"/>
          <w:shd w:val="clear" w:color="auto" w:fill="FFFFFF"/>
        </w:rPr>
        <w:t>(5), 816.</w:t>
      </w:r>
    </w:p>
    <w:p w14:paraId="103B3DDB" w14:textId="77777777" w:rsidR="00AE0AD9" w:rsidRPr="00E14D1A" w:rsidRDefault="00AE0AD9">
      <w:pPr>
        <w:spacing w:line="360" w:lineRule="auto"/>
        <w:rPr>
          <w:rFonts w:ascii="微软雅黑 Light" w:eastAsia="微软雅黑 Light" w:hAnsi="微软雅黑 Light" w:cs="Arial"/>
          <w:color w:val="222222"/>
          <w:sz w:val="19"/>
          <w:szCs w:val="19"/>
          <w:shd w:val="clear" w:color="auto" w:fill="FFFFFF"/>
        </w:rPr>
      </w:pPr>
    </w:p>
    <w:p w14:paraId="2751D420" w14:textId="1677825B" w:rsidR="004C1B86" w:rsidRPr="00E14D1A" w:rsidRDefault="00000000" w:rsidP="00EA50D3">
      <w:pPr>
        <w:snapToGrid w:val="0"/>
        <w:spacing w:line="360" w:lineRule="auto"/>
        <w:ind w:firstLineChars="196" w:firstLine="549"/>
        <w:rPr>
          <w:rFonts w:ascii="Times New Roman" w:eastAsia="楷体" w:hAnsi="Times New Roman" w:cs="Times New Roman"/>
          <w:sz w:val="24"/>
          <w:szCs w:val="24"/>
        </w:rPr>
      </w:pPr>
      <w:r w:rsidRPr="00E14D1A">
        <w:rPr>
          <w:rFonts w:ascii="楷体" w:eastAsia="楷体" w:hAnsi="楷体" w:hint="eastAsia"/>
          <w:bCs/>
          <w:color w:val="0070C0"/>
          <w:sz w:val="28"/>
          <w:szCs w:val="28"/>
        </w:rPr>
        <w:t>2</w:t>
      </w:r>
      <w:r w:rsidRPr="00E14D1A">
        <w:rPr>
          <w:rFonts w:ascii="楷体" w:eastAsia="楷体" w:hAnsi="楷体"/>
          <w:bCs/>
          <w:color w:val="0070C0"/>
          <w:sz w:val="28"/>
          <w:szCs w:val="28"/>
        </w:rPr>
        <w:t xml:space="preserve">. </w:t>
      </w:r>
      <w:r w:rsidRPr="00E14D1A">
        <w:rPr>
          <w:rFonts w:ascii="楷体" w:eastAsia="楷体" w:hAnsi="楷体" w:cs="楷体_GB2312" w:hint="eastAsia"/>
          <w:b/>
          <w:bCs/>
          <w:color w:val="0070C0"/>
          <w:sz w:val="28"/>
          <w:szCs w:val="28"/>
        </w:rPr>
        <w:t>项目的研究内容、研究目标，以及拟解决的关键科学问题</w:t>
      </w:r>
      <w:r w:rsidRPr="00E14D1A">
        <w:rPr>
          <w:rFonts w:ascii="楷体" w:eastAsia="楷体" w:hAnsi="楷体" w:cs="楷体_GB2312" w:hint="eastAsia"/>
          <w:color w:val="0070C0"/>
          <w:sz w:val="28"/>
          <w:szCs w:val="28"/>
        </w:rPr>
        <w:t>（此部分为重点阐述内容</w:t>
      </w:r>
      <w:proofErr w:type="gramStart"/>
      <w:r w:rsidRPr="00E14D1A">
        <w:rPr>
          <w:rFonts w:ascii="楷体" w:eastAsia="楷体" w:hAnsi="楷体" w:cs="楷体_GB2312" w:hint="eastAsia"/>
          <w:color w:val="0070C0"/>
          <w:sz w:val="28"/>
          <w:szCs w:val="28"/>
        </w:rPr>
        <w:t>）</w:t>
      </w:r>
      <w:r w:rsidRPr="00E14D1A">
        <w:rPr>
          <w:rFonts w:ascii="楷体" w:eastAsia="楷体" w:hAnsi="楷体" w:cs="楷体_GB2312" w:hint="eastAsia"/>
          <w:b/>
          <w:bCs/>
          <w:color w:val="0070C0"/>
          <w:sz w:val="28"/>
          <w:szCs w:val="28"/>
        </w:rPr>
        <w:t>；</w:t>
      </w:r>
      <w:proofErr w:type="gramEnd"/>
    </w:p>
    <w:p w14:paraId="0943AA38" w14:textId="77777777" w:rsidR="004C1B86" w:rsidRPr="00EA50D3" w:rsidRDefault="00000000" w:rsidP="00EA50D3">
      <w:pPr>
        <w:pStyle w:val="3"/>
        <w:spacing w:line="360" w:lineRule="auto"/>
        <w:ind w:firstLine="470"/>
        <w:rPr>
          <w:rFonts w:ascii="Times New Roman" w:hAnsi="Times New Roman" w:cs="Times New Roman"/>
          <w:sz w:val="26"/>
          <w:szCs w:val="26"/>
        </w:rPr>
      </w:pPr>
      <w:r w:rsidRPr="00EA50D3">
        <w:rPr>
          <w:rFonts w:ascii="Times New Roman" w:hAnsi="Times New Roman" w:cs="Times New Roman"/>
          <w:sz w:val="26"/>
          <w:szCs w:val="26"/>
        </w:rPr>
        <w:t xml:space="preserve">2.1. </w:t>
      </w:r>
      <w:r w:rsidRPr="00EA50D3">
        <w:rPr>
          <w:rFonts w:ascii="Times New Roman" w:hAnsi="Times New Roman" w:cs="Times New Roman" w:hint="eastAsia"/>
          <w:sz w:val="26"/>
          <w:szCs w:val="26"/>
        </w:rPr>
        <w:t>研究内容</w:t>
      </w:r>
    </w:p>
    <w:p w14:paraId="433C38A7" w14:textId="62059F80" w:rsidR="00167564" w:rsidRPr="00E14D1A" w:rsidRDefault="00000000" w:rsidP="00EA50D3">
      <w:pPr>
        <w:spacing w:line="360" w:lineRule="auto"/>
        <w:ind w:firstLine="470"/>
        <w:rPr>
          <w:rFonts w:ascii="Times New Roman" w:eastAsia="楷体" w:hAnsi="Times New Roman" w:cs="Times New Roman"/>
          <w:b/>
          <w:bCs/>
          <w:sz w:val="24"/>
          <w:szCs w:val="24"/>
        </w:rPr>
      </w:pPr>
      <w:bookmarkStart w:id="40" w:name="OLE_LINK10"/>
      <w:r w:rsidRPr="00E14D1A">
        <w:rPr>
          <w:rFonts w:ascii="Times New Roman" w:eastAsia="楷体" w:hAnsi="Times New Roman" w:cs="Times New Roman"/>
          <w:b/>
          <w:bCs/>
          <w:sz w:val="24"/>
          <w:szCs w:val="24"/>
        </w:rPr>
        <w:t>2.1.1</w:t>
      </w:r>
      <w:r w:rsidR="00E2568F" w:rsidRPr="00E14D1A">
        <w:rPr>
          <w:rFonts w:ascii="Times New Roman" w:eastAsia="楷体" w:hAnsi="Times New Roman" w:cs="Times New Roman"/>
          <w:b/>
          <w:bCs/>
          <w:sz w:val="24"/>
          <w:szCs w:val="24"/>
        </w:rPr>
        <w:t>.</w:t>
      </w:r>
      <w:r w:rsidRPr="00E14D1A">
        <w:rPr>
          <w:rFonts w:ascii="Times New Roman" w:eastAsia="楷体" w:hAnsi="Times New Roman" w:cs="Times New Roman"/>
          <w:b/>
          <w:bCs/>
          <w:sz w:val="24"/>
          <w:szCs w:val="24"/>
        </w:rPr>
        <w:t xml:space="preserve"> </w:t>
      </w:r>
      <w:bookmarkStart w:id="41" w:name="OLE_LINK18"/>
      <w:r w:rsidRPr="00EA50D3">
        <w:rPr>
          <w:rFonts w:ascii="Times New Roman" w:eastAsia="楷体" w:hAnsi="Times New Roman" w:cs="Times New Roman" w:hint="eastAsia"/>
          <w:b/>
          <w:bCs/>
          <w:sz w:val="24"/>
          <w:szCs w:val="24"/>
        </w:rPr>
        <w:t>河</w:t>
      </w:r>
      <w:proofErr w:type="gramStart"/>
      <w:r w:rsidRPr="00EA50D3">
        <w:rPr>
          <w:rFonts w:ascii="Times New Roman" w:eastAsia="楷体" w:hAnsi="Times New Roman" w:cs="Times New Roman" w:hint="eastAsia"/>
          <w:b/>
          <w:bCs/>
          <w:sz w:val="24"/>
          <w:szCs w:val="24"/>
        </w:rPr>
        <w:t>流冠</w:t>
      </w:r>
      <w:proofErr w:type="gramEnd"/>
      <w:r w:rsidRPr="00EA50D3">
        <w:rPr>
          <w:rFonts w:ascii="Times New Roman" w:eastAsia="楷体" w:hAnsi="Times New Roman" w:cs="Times New Roman" w:hint="eastAsia"/>
          <w:b/>
          <w:bCs/>
          <w:sz w:val="24"/>
          <w:szCs w:val="24"/>
        </w:rPr>
        <w:t>层热效应</w:t>
      </w:r>
      <w:r w:rsidRPr="00E14D1A">
        <w:rPr>
          <w:rFonts w:ascii="Times New Roman" w:eastAsia="楷体" w:hAnsi="Times New Roman" w:cs="Times New Roman" w:hint="eastAsia"/>
          <w:b/>
          <w:bCs/>
          <w:sz w:val="24"/>
          <w:szCs w:val="24"/>
        </w:rPr>
        <w:t>指标</w:t>
      </w:r>
      <w:bookmarkEnd w:id="41"/>
      <w:r w:rsidRPr="00E14D1A">
        <w:rPr>
          <w:rFonts w:ascii="Times New Roman" w:eastAsia="楷体" w:hAnsi="Times New Roman" w:cs="Times New Roman" w:hint="eastAsia"/>
          <w:b/>
          <w:bCs/>
          <w:sz w:val="24"/>
          <w:szCs w:val="24"/>
        </w:rPr>
        <w:t>体系的建立与时空分析</w:t>
      </w:r>
    </w:p>
    <w:p w14:paraId="3942AE4C" w14:textId="7517FDA3" w:rsidR="00047786" w:rsidRPr="00E14D1A" w:rsidRDefault="00410C83" w:rsidP="00206D74">
      <w:pPr>
        <w:spacing w:line="360" w:lineRule="auto"/>
        <w:rPr>
          <w:rFonts w:ascii="Times New Roman" w:eastAsia="楷体" w:hAnsi="Times New Roman" w:cs="Times New Roman"/>
          <w:sz w:val="24"/>
          <w:szCs w:val="24"/>
        </w:rPr>
      </w:pPr>
      <w:ins w:id="42" w:author="Yifei Zhou" w:date="2023-03-10T10:25:00Z">
        <w:r>
          <w:rPr>
            <w:rFonts w:ascii="Times New Roman" w:eastAsia="楷体" w:hAnsi="Times New Roman" w:cs="Times New Roman" w:hint="eastAsia"/>
            <w:sz w:val="24"/>
            <w:szCs w:val="24"/>
          </w:rPr>
          <w:t xml:space="preserve"> </w:t>
        </w:r>
        <w:r>
          <w:rPr>
            <w:rFonts w:ascii="Times New Roman" w:eastAsia="楷体" w:hAnsi="Times New Roman" w:cs="Times New Roman"/>
            <w:sz w:val="24"/>
            <w:szCs w:val="24"/>
          </w:rPr>
          <w:t xml:space="preserve">     </w:t>
        </w:r>
      </w:ins>
      <w:r w:rsidR="00047786" w:rsidRPr="00E14D1A">
        <w:rPr>
          <w:rFonts w:ascii="Times New Roman" w:eastAsia="楷体" w:hAnsi="Times New Roman" w:cs="Times New Roman" w:hint="eastAsia"/>
          <w:sz w:val="24"/>
          <w:szCs w:val="24"/>
        </w:rPr>
        <w:t>（</w:t>
      </w:r>
      <w:r w:rsidR="00047786" w:rsidRPr="00E14D1A">
        <w:rPr>
          <w:rFonts w:ascii="Times New Roman" w:eastAsia="楷体" w:hAnsi="Times New Roman" w:cs="Times New Roman" w:hint="eastAsia"/>
          <w:sz w:val="24"/>
          <w:szCs w:val="24"/>
        </w:rPr>
        <w:t>1</w:t>
      </w:r>
      <w:r w:rsidR="00047786" w:rsidRPr="00E14D1A">
        <w:rPr>
          <w:rFonts w:ascii="Times New Roman" w:eastAsia="楷体" w:hAnsi="Times New Roman" w:cs="Times New Roman" w:hint="eastAsia"/>
          <w:sz w:val="24"/>
          <w:szCs w:val="24"/>
        </w:rPr>
        <w:t>）河</w:t>
      </w:r>
      <w:proofErr w:type="gramStart"/>
      <w:r w:rsidR="00047786" w:rsidRPr="00E14D1A">
        <w:rPr>
          <w:rFonts w:ascii="Times New Roman" w:eastAsia="楷体" w:hAnsi="Times New Roman" w:cs="Times New Roman" w:hint="eastAsia"/>
          <w:sz w:val="24"/>
          <w:szCs w:val="24"/>
        </w:rPr>
        <w:t>流冠</w:t>
      </w:r>
      <w:proofErr w:type="gramEnd"/>
      <w:r w:rsidR="00047786" w:rsidRPr="00E14D1A">
        <w:rPr>
          <w:rFonts w:ascii="Times New Roman" w:eastAsia="楷体" w:hAnsi="Times New Roman" w:cs="Times New Roman" w:hint="eastAsia"/>
          <w:sz w:val="24"/>
          <w:szCs w:val="24"/>
        </w:rPr>
        <w:t>层热效应指标体系的建立</w:t>
      </w:r>
    </w:p>
    <w:p w14:paraId="219A9937" w14:textId="424453E1" w:rsidR="004C1B86" w:rsidRDefault="00527696" w:rsidP="00CF1D0A">
      <w:pPr>
        <w:spacing w:line="360" w:lineRule="auto"/>
        <w:rPr>
          <w:ins w:id="43" w:author="Yifei Zhou" w:date="2023-03-10T10:32:00Z"/>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考虑到</w:t>
      </w:r>
      <w:r w:rsidRPr="00EA50D3">
        <w:rPr>
          <w:rFonts w:ascii="Times New Roman" w:eastAsia="楷体" w:hAnsi="Times New Roman" w:cs="Times New Roman" w:hint="eastAsia"/>
          <w:sz w:val="24"/>
          <w:szCs w:val="24"/>
        </w:rPr>
        <w:t>以往研究中</w:t>
      </w:r>
      <w:r w:rsidRPr="00E14D1A">
        <w:rPr>
          <w:rFonts w:ascii="Times New Roman" w:eastAsia="楷体" w:hAnsi="Times New Roman" w:cs="Times New Roman" w:hint="eastAsia"/>
          <w:sz w:val="24"/>
          <w:szCs w:val="24"/>
        </w:rPr>
        <w:t>所使用的</w:t>
      </w:r>
      <w:r w:rsidRPr="00EA50D3">
        <w:rPr>
          <w:rFonts w:ascii="Times New Roman" w:eastAsia="楷体" w:hAnsi="Times New Roman" w:cs="Times New Roman" w:hint="eastAsia"/>
          <w:sz w:val="24"/>
          <w:szCs w:val="24"/>
        </w:rPr>
        <w:t>水体降温效应相关指标</w:t>
      </w:r>
      <w:r w:rsidRPr="00E14D1A">
        <w:rPr>
          <w:rFonts w:ascii="Times New Roman" w:eastAsia="楷体" w:hAnsi="Times New Roman" w:cs="Times New Roman" w:hint="eastAsia"/>
          <w:sz w:val="24"/>
          <w:szCs w:val="24"/>
        </w:rPr>
        <w:t>的不足之处，</w:t>
      </w:r>
      <w:r w:rsidRPr="00E14D1A">
        <w:rPr>
          <w:rFonts w:ascii="Times New Roman" w:eastAsia="楷体" w:hAnsi="Times New Roman" w:cs="Times New Roman" w:hint="eastAsia"/>
          <w:b/>
          <w:bCs/>
          <w:sz w:val="24"/>
          <w:szCs w:val="24"/>
        </w:rPr>
        <w:t>本项目</w:t>
      </w:r>
      <w:r w:rsidR="00BA5A61" w:rsidRPr="00E14D1A">
        <w:rPr>
          <w:rFonts w:ascii="Times New Roman" w:eastAsia="楷体" w:hAnsi="Times New Roman" w:cs="Times New Roman" w:hint="eastAsia"/>
          <w:b/>
          <w:bCs/>
          <w:sz w:val="24"/>
          <w:szCs w:val="24"/>
        </w:rPr>
        <w:t>提出“河</w:t>
      </w:r>
      <w:proofErr w:type="gramStart"/>
      <w:r w:rsidR="00BA5A61" w:rsidRPr="00E14D1A">
        <w:rPr>
          <w:rFonts w:ascii="Times New Roman" w:eastAsia="楷体" w:hAnsi="Times New Roman" w:cs="Times New Roman" w:hint="eastAsia"/>
          <w:b/>
          <w:bCs/>
          <w:sz w:val="24"/>
          <w:szCs w:val="24"/>
        </w:rPr>
        <w:t>流冠</w:t>
      </w:r>
      <w:proofErr w:type="gramEnd"/>
      <w:r w:rsidR="00BA5A61" w:rsidRPr="00E14D1A">
        <w:rPr>
          <w:rFonts w:ascii="Times New Roman" w:eastAsia="楷体" w:hAnsi="Times New Roman" w:cs="Times New Roman" w:hint="eastAsia"/>
          <w:b/>
          <w:bCs/>
          <w:sz w:val="24"/>
          <w:szCs w:val="24"/>
        </w:rPr>
        <w:t>层热效应”以描述行人高度处的城市河流热环境影响，并</w:t>
      </w:r>
      <w:r w:rsidRPr="00EA50D3">
        <w:rPr>
          <w:rFonts w:ascii="Times New Roman" w:eastAsia="楷体" w:hAnsi="Times New Roman" w:cs="Times New Roman" w:hint="eastAsia"/>
          <w:b/>
          <w:bCs/>
          <w:sz w:val="24"/>
          <w:szCs w:val="24"/>
        </w:rPr>
        <w:t>建立新的指标体系</w:t>
      </w:r>
      <w:r w:rsidR="00BA5A61" w:rsidRPr="00E14D1A">
        <w:rPr>
          <w:rFonts w:ascii="Times New Roman" w:eastAsia="楷体" w:hAnsi="Times New Roman" w:cs="Times New Roman" w:hint="eastAsia"/>
          <w:b/>
          <w:bCs/>
          <w:sz w:val="24"/>
          <w:szCs w:val="24"/>
        </w:rPr>
        <w:t>来量化该影响</w:t>
      </w:r>
      <w:r w:rsidR="00250D20"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hint="eastAsia"/>
          <w:sz w:val="24"/>
          <w:szCs w:val="24"/>
        </w:rPr>
        <w:t>提出“</w:t>
      </w:r>
      <w:r w:rsidRPr="00EA50D3">
        <w:rPr>
          <w:rFonts w:ascii="Times New Roman" w:eastAsia="楷体" w:hAnsi="Times New Roman" w:cs="Times New Roman" w:hint="eastAsia"/>
          <w:sz w:val="24"/>
          <w:szCs w:val="24"/>
        </w:rPr>
        <w:t>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层热效应强度</w:t>
      </w:r>
      <w:r w:rsidRPr="00E14D1A">
        <w:rPr>
          <w:rFonts w:ascii="Times New Roman" w:eastAsia="楷体" w:hAnsi="Times New Roman" w:cs="Times New Roman" w:hint="eastAsia"/>
          <w:sz w:val="24"/>
          <w:szCs w:val="24"/>
        </w:rPr>
        <w:t>”来</w:t>
      </w:r>
      <w:r w:rsidR="00BA5A61" w:rsidRPr="00E14D1A">
        <w:rPr>
          <w:rFonts w:ascii="Times New Roman" w:eastAsia="楷体" w:hAnsi="Times New Roman" w:cs="Times New Roman" w:hint="eastAsia"/>
          <w:sz w:val="24"/>
          <w:szCs w:val="24"/>
        </w:rPr>
        <w:t>量化</w:t>
      </w:r>
      <w:r w:rsidRPr="00E14D1A">
        <w:rPr>
          <w:rFonts w:ascii="Times New Roman" w:eastAsia="楷体" w:hAnsi="Times New Roman" w:cs="Times New Roman" w:hint="eastAsia"/>
          <w:sz w:val="24"/>
          <w:szCs w:val="24"/>
        </w:rPr>
        <w:t>河流影响范围内不同地点的</w:t>
      </w:r>
      <w:r w:rsidRPr="00EA50D3">
        <w:rPr>
          <w:rFonts w:ascii="Times New Roman" w:eastAsia="楷体" w:hAnsi="Times New Roman" w:cs="Times New Roman" w:hint="eastAsia"/>
          <w:sz w:val="24"/>
          <w:szCs w:val="24"/>
        </w:rPr>
        <w:t>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层热效应</w:t>
      </w:r>
      <w:r w:rsidRPr="00E14D1A">
        <w:rPr>
          <w:rFonts w:ascii="Times New Roman" w:eastAsia="楷体" w:hAnsi="Times New Roman" w:cs="Times New Roman" w:hint="eastAsia"/>
          <w:sz w:val="24"/>
          <w:szCs w:val="24"/>
        </w:rPr>
        <w:t>，以分析</w:t>
      </w:r>
      <w:r w:rsidRPr="00EA50D3">
        <w:rPr>
          <w:rFonts w:ascii="Times New Roman" w:eastAsia="楷体" w:hAnsi="Times New Roman" w:cs="Times New Roman" w:hint="eastAsia"/>
          <w:sz w:val="24"/>
          <w:szCs w:val="24"/>
        </w:rPr>
        <w:t>该效应</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空间分异特征</w:t>
      </w:r>
      <w:r w:rsidRPr="00E14D1A">
        <w:rPr>
          <w:rFonts w:ascii="Times New Roman" w:eastAsia="楷体" w:hAnsi="Times New Roman" w:cs="Times New Roman" w:hint="eastAsia"/>
          <w:sz w:val="24"/>
          <w:szCs w:val="24"/>
        </w:rPr>
        <w:t>。提出“</w:t>
      </w:r>
      <w:r w:rsidRPr="00EA50D3">
        <w:rPr>
          <w:rFonts w:ascii="Times New Roman" w:eastAsia="楷体" w:hAnsi="Times New Roman" w:cs="Times New Roman" w:hint="eastAsia"/>
          <w:sz w:val="24"/>
          <w:szCs w:val="24"/>
        </w:rPr>
        <w:t>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层累积热效应</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来</w:t>
      </w:r>
      <w:r w:rsidR="00BA5A61" w:rsidRPr="00EA50D3">
        <w:rPr>
          <w:rFonts w:ascii="Times New Roman" w:eastAsia="楷体" w:hAnsi="Times New Roman" w:cs="Times New Roman" w:hint="eastAsia"/>
          <w:sz w:val="24"/>
          <w:szCs w:val="24"/>
        </w:rPr>
        <w:t>量化</w:t>
      </w:r>
      <w:r w:rsidRPr="00E14D1A">
        <w:rPr>
          <w:rFonts w:ascii="Times New Roman" w:eastAsia="楷体" w:hAnsi="Times New Roman" w:cs="Times New Roman" w:hint="eastAsia"/>
          <w:sz w:val="24"/>
          <w:szCs w:val="24"/>
        </w:rPr>
        <w:t>河流影响范围内不同地点</w:t>
      </w:r>
      <w:r w:rsidRPr="00EA50D3">
        <w:rPr>
          <w:rFonts w:ascii="Times New Roman" w:eastAsia="楷体" w:hAnsi="Times New Roman" w:cs="Times New Roman" w:hint="eastAsia"/>
          <w:sz w:val="24"/>
          <w:szCs w:val="24"/>
        </w:rPr>
        <w:t>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层热效应</w:t>
      </w:r>
      <w:r w:rsidRPr="00E14D1A">
        <w:rPr>
          <w:rFonts w:ascii="Times New Roman" w:eastAsia="楷体" w:hAnsi="Times New Roman" w:cs="Times New Roman" w:hint="eastAsia"/>
          <w:sz w:val="24"/>
          <w:szCs w:val="24"/>
        </w:rPr>
        <w:t>随时间变化的</w:t>
      </w:r>
      <w:r w:rsidRPr="00EA50D3">
        <w:rPr>
          <w:rFonts w:ascii="Times New Roman" w:eastAsia="楷体" w:hAnsi="Times New Roman" w:cs="Times New Roman" w:hint="eastAsia"/>
          <w:sz w:val="24"/>
          <w:szCs w:val="24"/>
        </w:rPr>
        <w:t>累积影响</w:t>
      </w:r>
      <w:r w:rsidRPr="00E14D1A">
        <w:rPr>
          <w:rFonts w:ascii="Times New Roman" w:eastAsia="楷体" w:hAnsi="Times New Roman" w:cs="Times New Roman" w:hint="eastAsia"/>
          <w:sz w:val="24"/>
          <w:szCs w:val="24"/>
        </w:rPr>
        <w:t>。</w:t>
      </w:r>
    </w:p>
    <w:p w14:paraId="5252B129" w14:textId="77777777" w:rsidR="00AE0AD9" w:rsidRPr="00E14D1A" w:rsidRDefault="00AE0AD9" w:rsidP="00CF1D0A">
      <w:pPr>
        <w:spacing w:line="360" w:lineRule="auto"/>
        <w:rPr>
          <w:rFonts w:ascii="Times New Roman" w:eastAsia="楷体" w:hAnsi="Times New Roman" w:cs="Times New Roman" w:hint="eastAsia"/>
          <w:sz w:val="24"/>
          <w:szCs w:val="24"/>
        </w:rPr>
      </w:pPr>
    </w:p>
    <w:p w14:paraId="0A423725" w14:textId="02A19A60" w:rsidR="00047786" w:rsidRPr="00E14D1A" w:rsidRDefault="00410C83" w:rsidP="00206D74">
      <w:pPr>
        <w:spacing w:line="360" w:lineRule="auto"/>
        <w:rPr>
          <w:rFonts w:ascii="Times New Roman" w:eastAsia="楷体" w:hAnsi="Times New Roman" w:cs="Times New Roman"/>
          <w:sz w:val="24"/>
          <w:szCs w:val="24"/>
        </w:rPr>
      </w:pPr>
      <w:ins w:id="44" w:author="Yifei Zhou" w:date="2023-03-10T10:25:00Z">
        <w:r>
          <w:rPr>
            <w:rFonts w:ascii="Times New Roman" w:eastAsia="楷体" w:hAnsi="Times New Roman" w:cs="Times New Roman" w:hint="eastAsia"/>
            <w:sz w:val="24"/>
            <w:szCs w:val="24"/>
          </w:rPr>
          <w:t xml:space="preserve"> </w:t>
        </w:r>
        <w:r>
          <w:rPr>
            <w:rFonts w:ascii="Times New Roman" w:eastAsia="楷体" w:hAnsi="Times New Roman" w:cs="Times New Roman"/>
            <w:sz w:val="24"/>
            <w:szCs w:val="24"/>
          </w:rPr>
          <w:t xml:space="preserve">     </w:t>
        </w:r>
      </w:ins>
      <w:r w:rsidR="00047786" w:rsidRPr="00E14D1A">
        <w:rPr>
          <w:rFonts w:ascii="Times New Roman" w:eastAsia="楷体" w:hAnsi="Times New Roman" w:cs="Times New Roman" w:hint="eastAsia"/>
          <w:sz w:val="24"/>
          <w:szCs w:val="24"/>
        </w:rPr>
        <w:t>（</w:t>
      </w:r>
      <w:r w:rsidR="00047786" w:rsidRPr="00E14D1A">
        <w:rPr>
          <w:rFonts w:ascii="Times New Roman" w:eastAsia="楷体" w:hAnsi="Times New Roman" w:cs="Times New Roman" w:hint="eastAsia"/>
          <w:sz w:val="24"/>
          <w:szCs w:val="24"/>
        </w:rPr>
        <w:t>2</w:t>
      </w:r>
      <w:r w:rsidR="00047786" w:rsidRPr="00E14D1A">
        <w:rPr>
          <w:rFonts w:ascii="Times New Roman" w:eastAsia="楷体" w:hAnsi="Times New Roman" w:cs="Times New Roman" w:hint="eastAsia"/>
          <w:sz w:val="24"/>
          <w:szCs w:val="24"/>
        </w:rPr>
        <w:t>）滨江地区气象数据的实地测量</w:t>
      </w:r>
    </w:p>
    <w:p w14:paraId="42F4A4F4" w14:textId="24F9D609" w:rsidR="004C1B86" w:rsidRDefault="00527696" w:rsidP="00CF1D0A">
      <w:pPr>
        <w:spacing w:line="360" w:lineRule="auto"/>
        <w:rPr>
          <w:ins w:id="45" w:author="Yifei Zhou" w:date="2023-03-10T10:32:00Z"/>
          <w:rFonts w:ascii="Times New Roman" w:eastAsia="楷体" w:hAnsi="Times New Roman" w:cs="Times New Roman"/>
          <w:b/>
          <w:bCs/>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对于</w:t>
      </w:r>
      <w:r w:rsidRPr="00EA50D3">
        <w:rPr>
          <w:rFonts w:ascii="Times New Roman" w:eastAsia="楷体" w:hAnsi="Times New Roman" w:cs="Times New Roman" w:hint="eastAsia"/>
          <w:sz w:val="24"/>
          <w:szCs w:val="24"/>
        </w:rPr>
        <w:t>重庆的城市滨江地区</w:t>
      </w:r>
      <w:r w:rsidRPr="00E14D1A">
        <w:rPr>
          <w:rFonts w:ascii="Times New Roman" w:eastAsia="楷体" w:hAnsi="Times New Roman" w:cs="Times New Roman" w:hint="eastAsia"/>
          <w:sz w:val="24"/>
          <w:szCs w:val="24"/>
        </w:rPr>
        <w:t>，在</w:t>
      </w:r>
      <w:r w:rsidRPr="00EA50D3">
        <w:rPr>
          <w:rFonts w:ascii="Times New Roman" w:eastAsia="楷体" w:hAnsi="Times New Roman" w:cs="Times New Roman" w:hint="eastAsia"/>
          <w:sz w:val="24"/>
          <w:szCs w:val="24"/>
        </w:rPr>
        <w:t>街道峡谷尺度</w:t>
      </w:r>
      <w:r w:rsidRPr="00E14D1A">
        <w:rPr>
          <w:rFonts w:ascii="Times New Roman" w:eastAsia="楷体" w:hAnsi="Times New Roman" w:cs="Times New Roman" w:hint="eastAsia"/>
          <w:sz w:val="24"/>
          <w:szCs w:val="24"/>
        </w:rPr>
        <w:t>根据</w:t>
      </w:r>
      <w:r w:rsidRPr="00EA50D3">
        <w:rPr>
          <w:rFonts w:ascii="Times New Roman" w:eastAsia="楷体" w:hAnsi="Times New Roman" w:cs="Times New Roman" w:hint="eastAsia"/>
          <w:sz w:val="24"/>
          <w:szCs w:val="24"/>
        </w:rPr>
        <w:t>土地覆盖</w:t>
      </w:r>
      <w:r w:rsidRPr="00E14D1A">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三维形态特征</w:t>
      </w:r>
      <w:r w:rsidRPr="00E14D1A">
        <w:rPr>
          <w:rFonts w:ascii="Times New Roman" w:eastAsia="楷体" w:hAnsi="Times New Roman" w:cs="Times New Roman" w:hint="eastAsia"/>
          <w:sz w:val="24"/>
          <w:szCs w:val="24"/>
        </w:rPr>
        <w:t>选择</w:t>
      </w:r>
      <w:r w:rsidRPr="00EA50D3">
        <w:rPr>
          <w:rFonts w:ascii="Times New Roman" w:eastAsia="楷体" w:hAnsi="Times New Roman" w:cs="Times New Roman"/>
          <w:sz w:val="24"/>
          <w:szCs w:val="24"/>
        </w:rPr>
        <w:t>3</w:t>
      </w:r>
      <w:r w:rsidRPr="00EA50D3">
        <w:rPr>
          <w:rFonts w:ascii="Times New Roman" w:eastAsia="楷体" w:hAnsi="Times New Roman" w:cs="Times New Roman" w:hint="eastAsia"/>
          <w:sz w:val="24"/>
          <w:szCs w:val="24"/>
        </w:rPr>
        <w:t>个样地</w:t>
      </w:r>
      <w:r w:rsidRPr="00E14D1A">
        <w:rPr>
          <w:rFonts w:ascii="Times New Roman" w:eastAsia="楷体" w:hAnsi="Times New Roman" w:cs="Times New Roman" w:hint="eastAsia"/>
          <w:sz w:val="24"/>
          <w:szCs w:val="24"/>
        </w:rPr>
        <w:t>，在街区尺度根据</w:t>
      </w:r>
      <w:r w:rsidRPr="00EA50D3">
        <w:rPr>
          <w:rFonts w:ascii="Times New Roman" w:eastAsia="楷体" w:hAnsi="Times New Roman" w:cs="Times New Roman" w:hint="eastAsia"/>
          <w:sz w:val="24"/>
          <w:szCs w:val="24"/>
        </w:rPr>
        <w:t>局地气候</w:t>
      </w:r>
      <w:proofErr w:type="gramStart"/>
      <w:r w:rsidRPr="00EA50D3">
        <w:rPr>
          <w:rFonts w:ascii="Times New Roman" w:eastAsia="楷体" w:hAnsi="Times New Roman" w:cs="Times New Roman" w:hint="eastAsia"/>
          <w:sz w:val="24"/>
          <w:szCs w:val="24"/>
        </w:rPr>
        <w:t>区类型</w:t>
      </w:r>
      <w:proofErr w:type="gramEnd"/>
      <w:r w:rsidRPr="00E14D1A">
        <w:rPr>
          <w:rFonts w:ascii="Times New Roman" w:eastAsia="楷体" w:hAnsi="Times New Roman" w:cs="Times New Roman" w:hint="eastAsia"/>
          <w:sz w:val="24"/>
          <w:szCs w:val="24"/>
        </w:rPr>
        <w:t>选择</w:t>
      </w:r>
      <w:r w:rsidRPr="00E14D1A">
        <w:rPr>
          <w:rFonts w:ascii="Times New Roman" w:eastAsia="楷体" w:hAnsi="Times New Roman" w:cs="Times New Roman"/>
          <w:sz w:val="24"/>
          <w:szCs w:val="24"/>
        </w:rPr>
        <w:t>3</w:t>
      </w:r>
      <w:r w:rsidRPr="00E14D1A">
        <w:rPr>
          <w:rFonts w:ascii="Times New Roman" w:eastAsia="楷体" w:hAnsi="Times New Roman" w:cs="Times New Roman"/>
          <w:sz w:val="24"/>
          <w:szCs w:val="24"/>
        </w:rPr>
        <w:t>个样地。对</w:t>
      </w:r>
      <w:r w:rsidRPr="00E14D1A">
        <w:rPr>
          <w:rFonts w:ascii="Times New Roman" w:eastAsia="楷体" w:hAnsi="Times New Roman" w:cs="Times New Roman" w:hint="eastAsia"/>
          <w:sz w:val="24"/>
          <w:szCs w:val="24"/>
        </w:rPr>
        <w:t>于</w:t>
      </w:r>
      <w:r w:rsidRPr="00EA50D3">
        <w:rPr>
          <w:rFonts w:ascii="Times New Roman" w:eastAsia="楷体" w:hAnsi="Times New Roman" w:cs="Times New Roman" w:hint="eastAsia"/>
          <w:sz w:val="24"/>
          <w:szCs w:val="24"/>
        </w:rPr>
        <w:t>所选的样地</w:t>
      </w:r>
      <w:r w:rsidRPr="00E14D1A">
        <w:rPr>
          <w:rFonts w:ascii="Times New Roman" w:eastAsia="楷体" w:hAnsi="Times New Roman" w:cs="Times New Roman" w:hint="eastAsia"/>
          <w:sz w:val="24"/>
          <w:szCs w:val="24"/>
        </w:rPr>
        <w:t>，在一</w:t>
      </w:r>
      <w:r w:rsidRPr="00E14D1A">
        <w:rPr>
          <w:rFonts w:ascii="Times New Roman" w:eastAsia="楷体" w:hAnsi="Times New Roman" w:cs="Times New Roman" w:hint="eastAsia"/>
          <w:sz w:val="24"/>
          <w:szCs w:val="24"/>
        </w:rPr>
        <w:lastRenderedPageBreak/>
        <w:t>年</w:t>
      </w:r>
      <w:r w:rsidRPr="00EA50D3">
        <w:rPr>
          <w:rFonts w:ascii="Times New Roman" w:eastAsia="楷体" w:hAnsi="Times New Roman" w:cs="Times New Roman"/>
          <w:sz w:val="24"/>
          <w:szCs w:val="24"/>
        </w:rPr>
        <w:t>4</w:t>
      </w:r>
      <w:r w:rsidRPr="00EA50D3">
        <w:rPr>
          <w:rFonts w:ascii="Times New Roman" w:eastAsia="楷体" w:hAnsi="Times New Roman" w:cs="Times New Roman" w:hint="eastAsia"/>
          <w:sz w:val="24"/>
          <w:szCs w:val="24"/>
        </w:rPr>
        <w:t>个季节</w:t>
      </w:r>
      <w:r w:rsidRPr="00E14D1A">
        <w:rPr>
          <w:rFonts w:ascii="Times New Roman" w:eastAsia="楷体" w:hAnsi="Times New Roman" w:cs="Times New Roman" w:hint="eastAsia"/>
          <w:sz w:val="24"/>
          <w:szCs w:val="24"/>
        </w:rPr>
        <w:t>各选择一个</w:t>
      </w:r>
      <w:r w:rsidRPr="00EA50D3">
        <w:rPr>
          <w:rFonts w:ascii="Times New Roman" w:eastAsia="楷体" w:hAnsi="Times New Roman" w:cs="Times New Roman" w:hint="eastAsia"/>
          <w:sz w:val="24"/>
          <w:szCs w:val="24"/>
        </w:rPr>
        <w:t>低风速无云晴天</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
        <w:t>在</w:t>
      </w:r>
      <w:r w:rsidRPr="00EA50D3">
        <w:rPr>
          <w:rFonts w:ascii="Times New Roman" w:eastAsia="楷体" w:hAnsi="Times New Roman" w:cs="Times New Roman" w:hint="eastAsia"/>
          <w:b/>
          <w:bCs/>
          <w:sz w:val="24"/>
          <w:szCs w:val="24"/>
        </w:rPr>
        <w:t>居民主要活动时段</w:t>
      </w:r>
      <w:r w:rsidRPr="00E14D1A">
        <w:rPr>
          <w:rFonts w:ascii="Times New Roman" w:eastAsia="楷体" w:hAnsi="Times New Roman" w:cs="Times New Roman" w:hint="eastAsia"/>
          <w:b/>
          <w:bCs/>
          <w:sz w:val="24"/>
          <w:szCs w:val="24"/>
        </w:rPr>
        <w:t>通过</w:t>
      </w:r>
      <w:r w:rsidRPr="00EA50D3">
        <w:rPr>
          <w:rFonts w:ascii="Times New Roman" w:eastAsia="楷体" w:hAnsi="Times New Roman" w:cs="Times New Roman" w:hint="eastAsia"/>
          <w:b/>
          <w:bCs/>
          <w:sz w:val="24"/>
          <w:szCs w:val="24"/>
        </w:rPr>
        <w:t>移动测量和固定点测量</w:t>
      </w:r>
      <w:r w:rsidRPr="00E14D1A">
        <w:rPr>
          <w:rFonts w:ascii="Times New Roman" w:eastAsia="楷体" w:hAnsi="Times New Roman" w:cs="Times New Roman" w:hint="eastAsia"/>
          <w:b/>
          <w:bCs/>
          <w:sz w:val="24"/>
          <w:szCs w:val="24"/>
        </w:rPr>
        <w:t>相结合的方式收集</w:t>
      </w:r>
      <w:r w:rsidRPr="00EA50D3">
        <w:rPr>
          <w:rFonts w:ascii="Times New Roman" w:eastAsia="楷体" w:hAnsi="Times New Roman" w:cs="Times New Roman" w:hint="eastAsia"/>
          <w:b/>
          <w:bCs/>
          <w:sz w:val="24"/>
          <w:szCs w:val="24"/>
        </w:rPr>
        <w:t>气象数据</w:t>
      </w:r>
      <w:r w:rsidRPr="00E14D1A">
        <w:rPr>
          <w:rFonts w:ascii="Times New Roman" w:eastAsia="楷体" w:hAnsi="Times New Roman" w:cs="Times New Roman" w:hint="eastAsia"/>
          <w:b/>
          <w:bCs/>
          <w:sz w:val="24"/>
          <w:szCs w:val="24"/>
        </w:rPr>
        <w:t>。</w:t>
      </w:r>
    </w:p>
    <w:p w14:paraId="1F94CC8C" w14:textId="77777777" w:rsidR="00AE0AD9" w:rsidRPr="00E14D1A" w:rsidRDefault="00AE0AD9" w:rsidP="00CF1D0A">
      <w:pPr>
        <w:spacing w:line="360" w:lineRule="auto"/>
        <w:rPr>
          <w:rFonts w:ascii="Times New Roman" w:eastAsia="楷体" w:hAnsi="Times New Roman" w:cs="Times New Roman" w:hint="eastAsia"/>
          <w:b/>
          <w:bCs/>
          <w:sz w:val="24"/>
          <w:szCs w:val="24"/>
        </w:rPr>
      </w:pPr>
    </w:p>
    <w:p w14:paraId="05276EC5" w14:textId="1801194E" w:rsidR="00047786" w:rsidRPr="00E14D1A" w:rsidRDefault="00410C83" w:rsidP="00206D74">
      <w:pPr>
        <w:spacing w:line="360" w:lineRule="auto"/>
        <w:rPr>
          <w:rFonts w:ascii="Times New Roman" w:eastAsia="楷体" w:hAnsi="Times New Roman" w:cs="Times New Roman"/>
          <w:sz w:val="24"/>
          <w:szCs w:val="24"/>
        </w:rPr>
      </w:pPr>
      <w:ins w:id="46" w:author="Yifei Zhou" w:date="2023-03-10T10:25:00Z">
        <w:r>
          <w:rPr>
            <w:rFonts w:ascii="Times New Roman" w:eastAsia="楷体" w:hAnsi="Times New Roman" w:cs="Times New Roman" w:hint="eastAsia"/>
            <w:sz w:val="24"/>
            <w:szCs w:val="24"/>
          </w:rPr>
          <w:t xml:space="preserve"> </w:t>
        </w:r>
        <w:r>
          <w:rPr>
            <w:rFonts w:ascii="Times New Roman" w:eastAsia="楷体" w:hAnsi="Times New Roman" w:cs="Times New Roman"/>
            <w:sz w:val="24"/>
            <w:szCs w:val="24"/>
          </w:rPr>
          <w:t xml:space="preserve">     </w:t>
        </w:r>
      </w:ins>
      <w:r w:rsidR="00047786" w:rsidRPr="00E14D1A">
        <w:rPr>
          <w:rFonts w:ascii="Times New Roman" w:eastAsia="楷体" w:hAnsi="Times New Roman" w:cs="Times New Roman" w:hint="eastAsia"/>
          <w:sz w:val="24"/>
          <w:szCs w:val="24"/>
        </w:rPr>
        <w:t>（</w:t>
      </w:r>
      <w:r w:rsidR="00047786" w:rsidRPr="00E14D1A">
        <w:rPr>
          <w:rFonts w:ascii="Times New Roman" w:eastAsia="楷体" w:hAnsi="Times New Roman" w:cs="Times New Roman" w:hint="eastAsia"/>
          <w:sz w:val="24"/>
          <w:szCs w:val="24"/>
        </w:rPr>
        <w:t>3</w:t>
      </w:r>
      <w:r w:rsidR="00047786" w:rsidRPr="00E14D1A">
        <w:rPr>
          <w:rFonts w:ascii="Times New Roman" w:eastAsia="楷体" w:hAnsi="Times New Roman" w:cs="Times New Roman" w:hint="eastAsia"/>
          <w:sz w:val="24"/>
          <w:szCs w:val="24"/>
        </w:rPr>
        <w:t>）河</w:t>
      </w:r>
      <w:proofErr w:type="gramStart"/>
      <w:r w:rsidR="00047786" w:rsidRPr="00E14D1A">
        <w:rPr>
          <w:rFonts w:ascii="Times New Roman" w:eastAsia="楷体" w:hAnsi="Times New Roman" w:cs="Times New Roman" w:hint="eastAsia"/>
          <w:sz w:val="24"/>
          <w:szCs w:val="24"/>
        </w:rPr>
        <w:t>流冠</w:t>
      </w:r>
      <w:proofErr w:type="gramEnd"/>
      <w:r w:rsidR="00047786" w:rsidRPr="00E14D1A">
        <w:rPr>
          <w:rFonts w:ascii="Times New Roman" w:eastAsia="楷体" w:hAnsi="Times New Roman" w:cs="Times New Roman" w:hint="eastAsia"/>
          <w:sz w:val="24"/>
          <w:szCs w:val="24"/>
        </w:rPr>
        <w:t>层热效应的时空分析</w:t>
      </w:r>
    </w:p>
    <w:p w14:paraId="3E68F38A" w14:textId="54A77C78" w:rsidR="004C1B86" w:rsidRPr="00E14D1A" w:rsidRDefault="00527696" w:rsidP="00CF1D0A">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完成</w:t>
      </w:r>
      <w:r w:rsidRPr="00EA50D3">
        <w:rPr>
          <w:rFonts w:ascii="Times New Roman" w:eastAsia="楷体" w:hAnsi="Times New Roman" w:cs="Times New Roman" w:hint="eastAsia"/>
          <w:sz w:val="24"/>
          <w:szCs w:val="24"/>
        </w:rPr>
        <w:t>实地测量</w:t>
      </w:r>
      <w:r w:rsidRPr="00E14D1A">
        <w:rPr>
          <w:rFonts w:ascii="Times New Roman" w:eastAsia="楷体" w:hAnsi="Times New Roman" w:cs="Times New Roman" w:hint="eastAsia"/>
          <w:sz w:val="24"/>
          <w:szCs w:val="24"/>
        </w:rPr>
        <w:t>后，基于收集的</w:t>
      </w:r>
      <w:r w:rsidRPr="00EA50D3">
        <w:rPr>
          <w:rFonts w:ascii="Times New Roman" w:eastAsia="楷体" w:hAnsi="Times New Roman" w:cs="Times New Roman" w:hint="eastAsia"/>
          <w:sz w:val="24"/>
          <w:szCs w:val="24"/>
        </w:rPr>
        <w:t>气温数据</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
        <w:t>在不同季节</w:t>
      </w:r>
      <w:r w:rsidRPr="00EA50D3">
        <w:rPr>
          <w:rFonts w:ascii="Times New Roman" w:eastAsia="楷体" w:hAnsi="Times New Roman" w:cs="Times New Roman" w:hint="eastAsia"/>
          <w:b/>
          <w:bCs/>
          <w:sz w:val="24"/>
          <w:szCs w:val="24"/>
        </w:rPr>
        <w:t>计算各测量点</w:t>
      </w:r>
      <w:r w:rsidRPr="00E14D1A">
        <w:rPr>
          <w:rFonts w:ascii="Times New Roman" w:eastAsia="楷体" w:hAnsi="Times New Roman" w:cs="Times New Roman" w:hint="eastAsia"/>
          <w:b/>
          <w:bCs/>
          <w:sz w:val="24"/>
          <w:szCs w:val="24"/>
        </w:rPr>
        <w:t>的</w:t>
      </w:r>
      <w:r w:rsidRPr="00EA50D3">
        <w:rPr>
          <w:rFonts w:ascii="Times New Roman" w:eastAsia="楷体" w:hAnsi="Times New Roman" w:cs="Times New Roman" w:hint="eastAsia"/>
          <w:b/>
          <w:bCs/>
          <w:sz w:val="24"/>
          <w:szCs w:val="24"/>
        </w:rPr>
        <w:t>河</w:t>
      </w:r>
      <w:proofErr w:type="gramStart"/>
      <w:r w:rsidRPr="00EA50D3">
        <w:rPr>
          <w:rFonts w:ascii="Times New Roman" w:eastAsia="楷体" w:hAnsi="Times New Roman" w:cs="Times New Roman" w:hint="eastAsia"/>
          <w:b/>
          <w:bCs/>
          <w:sz w:val="24"/>
          <w:szCs w:val="24"/>
        </w:rPr>
        <w:t>流冠</w:t>
      </w:r>
      <w:proofErr w:type="gramEnd"/>
      <w:r w:rsidRPr="00EA50D3">
        <w:rPr>
          <w:rFonts w:ascii="Times New Roman" w:eastAsia="楷体" w:hAnsi="Times New Roman" w:cs="Times New Roman" w:hint="eastAsia"/>
          <w:b/>
          <w:bCs/>
          <w:sz w:val="24"/>
          <w:szCs w:val="24"/>
        </w:rPr>
        <w:t>层热效应</w:t>
      </w:r>
      <w:r w:rsidRPr="00E14D1A">
        <w:rPr>
          <w:rFonts w:ascii="Times New Roman" w:eastAsia="楷体" w:hAnsi="Times New Roman" w:cs="Times New Roman" w:hint="eastAsia"/>
          <w:b/>
          <w:bCs/>
          <w:sz w:val="24"/>
          <w:szCs w:val="24"/>
        </w:rPr>
        <w:t>相应指标，</w:t>
      </w:r>
      <w:r w:rsidRPr="00E14D1A">
        <w:rPr>
          <w:rFonts w:ascii="Times New Roman" w:eastAsia="楷体" w:hAnsi="Times New Roman" w:cs="Times New Roman" w:hint="eastAsia"/>
          <w:sz w:val="24"/>
          <w:szCs w:val="24"/>
        </w:rPr>
        <w:t>分析</w:t>
      </w:r>
      <w:del w:id="47" w:author="Yifei Zhou" w:date="2023-03-10T09:47:00Z">
        <w:r w:rsidRPr="00EA50D3" w:rsidDel="001D2753">
          <w:rPr>
            <w:rFonts w:ascii="Times New Roman" w:eastAsia="楷体" w:hAnsi="Times New Roman" w:cs="Times New Roman" w:hint="eastAsia"/>
            <w:sz w:val="24"/>
            <w:szCs w:val="24"/>
          </w:rPr>
          <w:delText>河流冠层热效应</w:delText>
        </w:r>
      </w:del>
      <w:ins w:id="48" w:author="Yifei Zhou" w:date="2023-03-10T09:47:00Z">
        <w:r w:rsidR="001D2753">
          <w:rPr>
            <w:rFonts w:ascii="Times New Roman" w:eastAsia="楷体" w:hAnsi="Times New Roman" w:cs="Times New Roman" w:hint="eastAsia"/>
            <w:sz w:val="24"/>
            <w:szCs w:val="24"/>
          </w:rPr>
          <w:t>该效应</w:t>
        </w:r>
      </w:ins>
      <w:r w:rsidRPr="00E14D1A">
        <w:rPr>
          <w:rFonts w:ascii="Times New Roman" w:eastAsia="楷体" w:hAnsi="Times New Roman" w:cs="Times New Roman" w:hint="eastAsia"/>
          <w:sz w:val="24"/>
          <w:szCs w:val="24"/>
        </w:rPr>
        <w:t>的空间格局及其在</w:t>
      </w:r>
      <w:r w:rsidRPr="00EA50D3">
        <w:rPr>
          <w:rFonts w:ascii="Times New Roman" w:eastAsia="楷体" w:hAnsi="Times New Roman" w:cs="Times New Roman" w:hint="eastAsia"/>
          <w:sz w:val="24"/>
          <w:szCs w:val="24"/>
        </w:rPr>
        <w:t>居民主要活动时段</w:t>
      </w:r>
      <w:r w:rsidRPr="00E14D1A">
        <w:rPr>
          <w:rFonts w:ascii="Times New Roman" w:eastAsia="楷体" w:hAnsi="Times New Roman" w:cs="Times New Roman" w:hint="eastAsia"/>
          <w:sz w:val="24"/>
          <w:szCs w:val="24"/>
        </w:rPr>
        <w:t>内的累积影响。</w:t>
      </w:r>
    </w:p>
    <w:p w14:paraId="5B53D93C" w14:textId="77777777" w:rsidR="004C1B86" w:rsidRPr="00E14D1A" w:rsidRDefault="004C1B86" w:rsidP="004E41B3">
      <w:pPr>
        <w:spacing w:line="360" w:lineRule="auto"/>
        <w:rPr>
          <w:rFonts w:ascii="Times New Roman" w:eastAsia="楷体" w:hAnsi="Times New Roman" w:cs="Times New Roman"/>
          <w:sz w:val="24"/>
          <w:szCs w:val="24"/>
        </w:rPr>
      </w:pPr>
    </w:p>
    <w:p w14:paraId="3AC1C669" w14:textId="0DE799C2" w:rsidR="004C1B86" w:rsidRPr="00E14D1A" w:rsidRDefault="00410C83" w:rsidP="00410C83">
      <w:pPr>
        <w:spacing w:line="360" w:lineRule="auto"/>
        <w:rPr>
          <w:rFonts w:ascii="Times New Roman" w:eastAsia="楷体" w:hAnsi="Times New Roman" w:cs="Times New Roman"/>
          <w:b/>
          <w:bCs/>
          <w:sz w:val="24"/>
          <w:szCs w:val="24"/>
        </w:rPr>
        <w:pPrChange w:id="49" w:author="Yifei Zhou" w:date="2023-03-10T10:25:00Z">
          <w:pPr>
            <w:spacing w:line="360" w:lineRule="auto"/>
            <w:ind w:firstLine="720"/>
          </w:pPr>
        </w:pPrChange>
      </w:pPr>
      <w:ins w:id="50" w:author="Yifei Zhou" w:date="2023-03-10T10:25:00Z">
        <w:r>
          <w:rPr>
            <w:rFonts w:ascii="Times New Roman" w:eastAsia="楷体" w:hAnsi="Times New Roman" w:cs="Times New Roman"/>
            <w:b/>
            <w:bCs/>
            <w:sz w:val="24"/>
            <w:szCs w:val="24"/>
          </w:rPr>
          <w:t xml:space="preserve">        </w:t>
        </w:r>
      </w:ins>
      <w:r w:rsidR="00000000" w:rsidRPr="00E14D1A">
        <w:rPr>
          <w:rFonts w:ascii="Times New Roman" w:eastAsia="楷体" w:hAnsi="Times New Roman" w:cs="Times New Roman"/>
          <w:b/>
          <w:bCs/>
          <w:sz w:val="24"/>
          <w:szCs w:val="24"/>
        </w:rPr>
        <w:t>2.1.2</w:t>
      </w:r>
      <w:bookmarkStart w:id="51" w:name="OLE_LINK7"/>
      <w:r w:rsidR="00E2568F" w:rsidRPr="00E14D1A">
        <w:rPr>
          <w:rFonts w:ascii="Times New Roman" w:eastAsia="楷体" w:hAnsi="Times New Roman" w:cs="Times New Roman"/>
          <w:b/>
          <w:bCs/>
          <w:sz w:val="24"/>
          <w:szCs w:val="24"/>
        </w:rPr>
        <w:t xml:space="preserve">. </w:t>
      </w:r>
      <w:r w:rsidR="00000000" w:rsidRPr="00EA50D3">
        <w:rPr>
          <w:rFonts w:ascii="Times New Roman" w:eastAsia="楷体" w:hAnsi="Times New Roman" w:cs="Times New Roman" w:hint="eastAsia"/>
          <w:b/>
          <w:bCs/>
          <w:sz w:val="24"/>
          <w:szCs w:val="24"/>
        </w:rPr>
        <w:t>河</w:t>
      </w:r>
      <w:proofErr w:type="gramStart"/>
      <w:r w:rsidR="00000000" w:rsidRPr="00EA50D3">
        <w:rPr>
          <w:rFonts w:ascii="Times New Roman" w:eastAsia="楷体" w:hAnsi="Times New Roman" w:cs="Times New Roman" w:hint="eastAsia"/>
          <w:b/>
          <w:bCs/>
          <w:sz w:val="24"/>
          <w:szCs w:val="24"/>
        </w:rPr>
        <w:t>流冠</w:t>
      </w:r>
      <w:proofErr w:type="gramEnd"/>
      <w:r w:rsidR="00000000" w:rsidRPr="00EA50D3">
        <w:rPr>
          <w:rFonts w:ascii="Times New Roman" w:eastAsia="楷体" w:hAnsi="Times New Roman" w:cs="Times New Roman" w:hint="eastAsia"/>
          <w:b/>
          <w:bCs/>
          <w:sz w:val="24"/>
          <w:szCs w:val="24"/>
        </w:rPr>
        <w:t>层热效应</w:t>
      </w:r>
      <w:r w:rsidR="00000000" w:rsidRPr="00E14D1A">
        <w:rPr>
          <w:rFonts w:ascii="Times New Roman" w:eastAsia="楷体" w:hAnsi="Times New Roman" w:cs="Times New Roman" w:hint="eastAsia"/>
          <w:b/>
          <w:bCs/>
          <w:sz w:val="24"/>
          <w:szCs w:val="24"/>
        </w:rPr>
        <w:t>的形成机制分析</w:t>
      </w:r>
      <w:bookmarkEnd w:id="51"/>
    </w:p>
    <w:p w14:paraId="36E58E66" w14:textId="387726D5" w:rsidR="004C1B86" w:rsidRPr="00E14D1A" w:rsidRDefault="00527696" w:rsidP="00CF1D0A">
      <w:pPr>
        <w:numPr>
          <w:ilvl w:val="255"/>
          <w:numId w:val="0"/>
        </w:num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del w:id="52" w:author="Yifei Zhou" w:date="2023-03-10T10:26:00Z">
        <w:r w:rsidRPr="00E14D1A" w:rsidDel="00410C83">
          <w:rPr>
            <w:rFonts w:ascii="Times New Roman" w:eastAsia="楷体" w:hAnsi="Times New Roman" w:cs="Times New Roman"/>
            <w:sz w:val="24"/>
            <w:szCs w:val="24"/>
          </w:rPr>
          <w:delText xml:space="preserve"> </w:delText>
        </w:r>
      </w:del>
      <w:r w:rsidRPr="00E14D1A">
        <w:rPr>
          <w:rFonts w:ascii="Times New Roman" w:eastAsia="楷体" w:hAnsi="Times New Roman" w:cs="Times New Roman" w:hint="eastAsia"/>
          <w:b/>
          <w:bCs/>
          <w:sz w:val="24"/>
          <w:szCs w:val="24"/>
        </w:rPr>
        <w:t>在</w:t>
      </w:r>
      <w:r w:rsidRPr="00EA50D3">
        <w:rPr>
          <w:rFonts w:ascii="Times New Roman" w:eastAsia="楷体" w:hAnsi="Times New Roman" w:cs="Times New Roman" w:hint="eastAsia"/>
          <w:b/>
          <w:bCs/>
          <w:sz w:val="24"/>
          <w:szCs w:val="24"/>
        </w:rPr>
        <w:t>河</w:t>
      </w:r>
      <w:proofErr w:type="gramStart"/>
      <w:r w:rsidRPr="00EA50D3">
        <w:rPr>
          <w:rFonts w:ascii="Times New Roman" w:eastAsia="楷体" w:hAnsi="Times New Roman" w:cs="Times New Roman" w:hint="eastAsia"/>
          <w:b/>
          <w:bCs/>
          <w:sz w:val="24"/>
          <w:szCs w:val="24"/>
        </w:rPr>
        <w:t>流冠</w:t>
      </w:r>
      <w:proofErr w:type="gramEnd"/>
      <w:r w:rsidRPr="00EA50D3">
        <w:rPr>
          <w:rFonts w:ascii="Times New Roman" w:eastAsia="楷体" w:hAnsi="Times New Roman" w:cs="Times New Roman" w:hint="eastAsia"/>
          <w:b/>
          <w:bCs/>
          <w:sz w:val="24"/>
          <w:szCs w:val="24"/>
        </w:rPr>
        <w:t>层热效应</w:t>
      </w:r>
      <w:r w:rsidRPr="00E14D1A">
        <w:rPr>
          <w:rFonts w:ascii="Times New Roman" w:eastAsia="楷体" w:hAnsi="Times New Roman" w:cs="Times New Roman" w:hint="eastAsia"/>
          <w:b/>
          <w:bCs/>
          <w:sz w:val="24"/>
          <w:szCs w:val="24"/>
        </w:rPr>
        <w:t>时空分析的基础上，对其</w:t>
      </w:r>
      <w:r w:rsidRPr="00EA50D3">
        <w:rPr>
          <w:rFonts w:ascii="Times New Roman" w:eastAsia="楷体" w:hAnsi="Times New Roman" w:cs="Times New Roman" w:hint="eastAsia"/>
          <w:b/>
          <w:bCs/>
          <w:sz w:val="24"/>
          <w:szCs w:val="24"/>
        </w:rPr>
        <w:t>关键影响因素</w:t>
      </w:r>
      <w:r w:rsidRPr="00E14D1A">
        <w:rPr>
          <w:rFonts w:ascii="Times New Roman" w:eastAsia="楷体" w:hAnsi="Times New Roman" w:cs="Times New Roman" w:hint="eastAsia"/>
          <w:b/>
          <w:bCs/>
          <w:sz w:val="24"/>
          <w:szCs w:val="24"/>
        </w:rPr>
        <w:t>和</w:t>
      </w:r>
      <w:r w:rsidRPr="00EA50D3">
        <w:rPr>
          <w:rFonts w:ascii="Times New Roman" w:eastAsia="楷体" w:hAnsi="Times New Roman" w:cs="Times New Roman" w:hint="eastAsia"/>
          <w:b/>
          <w:bCs/>
          <w:sz w:val="24"/>
          <w:szCs w:val="24"/>
        </w:rPr>
        <w:t>形成机制</w:t>
      </w:r>
      <w:r w:rsidRPr="00E14D1A">
        <w:rPr>
          <w:rFonts w:ascii="Times New Roman" w:eastAsia="楷体" w:hAnsi="Times New Roman" w:cs="Times New Roman" w:hint="eastAsia"/>
          <w:b/>
          <w:bCs/>
          <w:sz w:val="24"/>
          <w:szCs w:val="24"/>
        </w:rPr>
        <w:t>进行进一步的探究。首先，</w:t>
      </w:r>
      <w:r w:rsidRPr="00E14D1A">
        <w:rPr>
          <w:rFonts w:ascii="Times New Roman" w:eastAsia="楷体" w:hAnsi="Times New Roman" w:cs="Times New Roman" w:hint="eastAsia"/>
          <w:sz w:val="24"/>
          <w:szCs w:val="24"/>
        </w:rPr>
        <w:t>利用</w:t>
      </w:r>
      <w:r w:rsidRPr="00EA50D3">
        <w:rPr>
          <w:rFonts w:ascii="Times New Roman" w:eastAsia="楷体" w:hAnsi="Times New Roman" w:cs="Times New Roman" w:hint="eastAsia"/>
          <w:sz w:val="24"/>
          <w:szCs w:val="24"/>
        </w:rPr>
        <w:t>遥感图像、地图等数据</w:t>
      </w:r>
      <w:r w:rsidRPr="00E14D1A">
        <w:rPr>
          <w:rFonts w:ascii="Times New Roman" w:eastAsia="楷体" w:hAnsi="Times New Roman" w:cs="Times New Roman" w:hint="eastAsia"/>
          <w:sz w:val="24"/>
          <w:szCs w:val="24"/>
        </w:rPr>
        <w:t>量化</w:t>
      </w:r>
      <w:r w:rsidRPr="00EA50D3">
        <w:rPr>
          <w:rFonts w:ascii="Times New Roman" w:eastAsia="楷体" w:hAnsi="Times New Roman" w:cs="Times New Roman" w:hint="eastAsia"/>
          <w:sz w:val="24"/>
          <w:szCs w:val="24"/>
        </w:rPr>
        <w:t>各测量点</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三维形态、土地覆盖和地理位置</w:t>
      </w:r>
      <w:r w:rsidRPr="00E14D1A">
        <w:rPr>
          <w:rFonts w:ascii="Times New Roman" w:eastAsia="楷体" w:hAnsi="Times New Roman" w:cs="Times New Roman" w:hint="eastAsia"/>
          <w:sz w:val="24"/>
          <w:szCs w:val="24"/>
        </w:rPr>
        <w:t>指标。</w:t>
      </w:r>
      <w:r w:rsidR="002741F5" w:rsidRPr="00E14D1A">
        <w:rPr>
          <w:rFonts w:ascii="Times New Roman" w:eastAsia="楷体" w:hAnsi="Times New Roman" w:cs="Times New Roman" w:hint="eastAsia"/>
          <w:b/>
          <w:bCs/>
          <w:sz w:val="24"/>
          <w:szCs w:val="24"/>
        </w:rPr>
        <w:t>其次</w:t>
      </w:r>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hint="eastAsia"/>
          <w:sz w:val="24"/>
          <w:szCs w:val="24"/>
        </w:rPr>
        <w:t>通过相关性分析，检查各环境因素与</w:t>
      </w:r>
      <w:r w:rsidRPr="00EA50D3">
        <w:rPr>
          <w:rFonts w:ascii="Times New Roman" w:eastAsia="楷体" w:hAnsi="Times New Roman" w:cs="Times New Roman" w:hint="eastAsia"/>
          <w:sz w:val="24"/>
          <w:szCs w:val="24"/>
        </w:rPr>
        <w:t>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层热效应指标</w:t>
      </w:r>
      <w:r w:rsidRPr="00E14D1A">
        <w:rPr>
          <w:rFonts w:ascii="Times New Roman" w:eastAsia="楷体" w:hAnsi="Times New Roman" w:cs="Times New Roman" w:hint="eastAsia"/>
          <w:sz w:val="24"/>
          <w:szCs w:val="24"/>
        </w:rPr>
        <w:t>的关系，并通过</w:t>
      </w:r>
      <w:r w:rsidRPr="00EA50D3">
        <w:rPr>
          <w:rFonts w:ascii="Times New Roman" w:eastAsia="楷体" w:hAnsi="Times New Roman" w:cs="Times New Roman" w:hint="eastAsia"/>
          <w:sz w:val="24"/>
          <w:szCs w:val="24"/>
        </w:rPr>
        <w:t>逐步多元回归分析</w:t>
      </w:r>
      <w:r w:rsidRPr="00E14D1A">
        <w:rPr>
          <w:rFonts w:ascii="Times New Roman" w:eastAsia="楷体" w:hAnsi="Times New Roman" w:cs="Times New Roman" w:hint="eastAsia"/>
          <w:sz w:val="24"/>
          <w:szCs w:val="24"/>
        </w:rPr>
        <w:t>提取</w:t>
      </w:r>
      <w:r w:rsidRPr="00EA50D3">
        <w:rPr>
          <w:rFonts w:ascii="Times New Roman" w:eastAsia="楷体" w:hAnsi="Times New Roman" w:cs="Times New Roman" w:hint="eastAsia"/>
          <w:sz w:val="24"/>
          <w:szCs w:val="24"/>
        </w:rPr>
        <w:t>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层热效应指标</w:t>
      </w:r>
      <w:r w:rsidRPr="00E14D1A">
        <w:rPr>
          <w:rFonts w:ascii="Times New Roman" w:eastAsia="楷体" w:hAnsi="Times New Roman" w:cs="Times New Roman" w:hint="eastAsia"/>
          <w:sz w:val="24"/>
          <w:szCs w:val="24"/>
        </w:rPr>
        <w:t>的关键影响因素，量化各因素的</w:t>
      </w:r>
      <w:r w:rsidRPr="00EA50D3">
        <w:rPr>
          <w:rFonts w:ascii="Times New Roman" w:eastAsia="楷体" w:hAnsi="Times New Roman" w:cs="Times New Roman" w:hint="eastAsia"/>
          <w:sz w:val="24"/>
          <w:szCs w:val="24"/>
        </w:rPr>
        <w:t>相对贡献</w:t>
      </w:r>
      <w:r w:rsidRPr="00E14D1A">
        <w:rPr>
          <w:rFonts w:ascii="Times New Roman" w:eastAsia="楷体" w:hAnsi="Times New Roman" w:cs="Times New Roman" w:hint="eastAsia"/>
          <w:sz w:val="24"/>
          <w:szCs w:val="24"/>
        </w:rPr>
        <w:t>，并重点关注各</w:t>
      </w:r>
      <w:r w:rsidRPr="00EA50D3">
        <w:rPr>
          <w:rFonts w:ascii="Times New Roman" w:eastAsia="楷体" w:hAnsi="Times New Roman" w:cs="Times New Roman" w:hint="eastAsia"/>
          <w:sz w:val="24"/>
          <w:szCs w:val="24"/>
        </w:rPr>
        <w:t>三维形态特征指标</w:t>
      </w:r>
      <w:r w:rsidRPr="00E14D1A">
        <w:rPr>
          <w:rFonts w:ascii="Times New Roman" w:eastAsia="楷体" w:hAnsi="Times New Roman" w:cs="Times New Roman" w:hint="eastAsia"/>
          <w:sz w:val="24"/>
          <w:szCs w:val="24"/>
        </w:rPr>
        <w:t>的影响。</w:t>
      </w:r>
      <w:r w:rsidRPr="00E14D1A">
        <w:rPr>
          <w:rFonts w:ascii="Times New Roman" w:eastAsia="楷体" w:hAnsi="Times New Roman" w:cs="Times New Roman" w:hint="eastAsia"/>
          <w:b/>
          <w:bCs/>
          <w:sz w:val="24"/>
          <w:szCs w:val="24"/>
        </w:rPr>
        <w:t>最后，</w:t>
      </w:r>
      <w:r w:rsidRPr="00E14D1A">
        <w:rPr>
          <w:rFonts w:ascii="Times New Roman" w:eastAsia="楷体" w:hAnsi="Times New Roman" w:cs="Times New Roman" w:hint="eastAsia"/>
          <w:sz w:val="24"/>
          <w:szCs w:val="24"/>
        </w:rPr>
        <w:t>综合以上分析并结合</w:t>
      </w:r>
      <w:r w:rsidRPr="00EA50D3">
        <w:rPr>
          <w:rFonts w:ascii="Times New Roman" w:eastAsia="楷体" w:hAnsi="Times New Roman" w:cs="Times New Roman" w:hint="eastAsia"/>
          <w:sz w:val="24"/>
          <w:szCs w:val="24"/>
        </w:rPr>
        <w:t>其它相关气象数据</w:t>
      </w:r>
      <w:r w:rsidRPr="00E14D1A">
        <w:rPr>
          <w:rFonts w:ascii="Times New Roman" w:eastAsia="楷体" w:hAnsi="Times New Roman" w:cs="Times New Roman" w:hint="eastAsia"/>
          <w:sz w:val="24"/>
          <w:szCs w:val="24"/>
        </w:rPr>
        <w:t>，阐明</w:t>
      </w:r>
      <w:r w:rsidRPr="00EA50D3">
        <w:rPr>
          <w:rFonts w:ascii="Times New Roman" w:eastAsia="楷体" w:hAnsi="Times New Roman" w:cs="Times New Roman" w:hint="eastAsia"/>
          <w:sz w:val="24"/>
          <w:szCs w:val="24"/>
        </w:rPr>
        <w:t>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层热效应</w:t>
      </w:r>
      <w:r w:rsidRPr="00E14D1A">
        <w:rPr>
          <w:rFonts w:ascii="Times New Roman" w:eastAsia="楷体" w:hAnsi="Times New Roman" w:cs="Times New Roman" w:hint="eastAsia"/>
          <w:sz w:val="24"/>
          <w:szCs w:val="24"/>
        </w:rPr>
        <w:t>的形成机制及其在</w:t>
      </w:r>
      <w:r w:rsidRPr="00EA50D3">
        <w:rPr>
          <w:rFonts w:ascii="Times New Roman" w:eastAsia="楷体" w:hAnsi="Times New Roman" w:cs="Times New Roman" w:hint="eastAsia"/>
          <w:sz w:val="24"/>
          <w:szCs w:val="24"/>
        </w:rPr>
        <w:t>不同尺度之间</w:t>
      </w:r>
      <w:r w:rsidRPr="00E14D1A">
        <w:rPr>
          <w:rFonts w:ascii="Times New Roman" w:eastAsia="楷体" w:hAnsi="Times New Roman" w:cs="Times New Roman" w:hint="eastAsia"/>
          <w:sz w:val="24"/>
          <w:szCs w:val="24"/>
        </w:rPr>
        <w:t>和不同</w:t>
      </w:r>
      <w:r w:rsidRPr="00EA50D3">
        <w:rPr>
          <w:rFonts w:ascii="Times New Roman" w:eastAsia="楷体" w:hAnsi="Times New Roman" w:cs="Times New Roman" w:hint="eastAsia"/>
          <w:sz w:val="24"/>
          <w:szCs w:val="24"/>
        </w:rPr>
        <w:t>局地气候</w:t>
      </w:r>
      <w:proofErr w:type="gramStart"/>
      <w:r w:rsidRPr="00EA50D3">
        <w:rPr>
          <w:rFonts w:ascii="Times New Roman" w:eastAsia="楷体" w:hAnsi="Times New Roman" w:cs="Times New Roman" w:hint="eastAsia"/>
          <w:sz w:val="24"/>
          <w:szCs w:val="24"/>
        </w:rPr>
        <w:t>区类型</w:t>
      </w:r>
      <w:proofErr w:type="gramEnd"/>
      <w:r w:rsidRPr="00E14D1A">
        <w:rPr>
          <w:rFonts w:ascii="Times New Roman" w:eastAsia="楷体" w:hAnsi="Times New Roman" w:cs="Times New Roman" w:hint="eastAsia"/>
          <w:sz w:val="24"/>
          <w:szCs w:val="24"/>
        </w:rPr>
        <w:t>之间的差异性。</w:t>
      </w:r>
    </w:p>
    <w:p w14:paraId="1F94BA3F" w14:textId="77777777" w:rsidR="004C1B86" w:rsidRPr="00E14D1A" w:rsidRDefault="004C1B86" w:rsidP="004E41B3">
      <w:pPr>
        <w:spacing w:line="360" w:lineRule="auto"/>
        <w:rPr>
          <w:rFonts w:ascii="Times New Roman" w:eastAsia="楷体" w:hAnsi="Times New Roman" w:cs="Times New Roman"/>
          <w:sz w:val="24"/>
          <w:szCs w:val="24"/>
        </w:rPr>
      </w:pPr>
    </w:p>
    <w:p w14:paraId="27B9B88A" w14:textId="514C158E" w:rsidR="004C1B86" w:rsidRPr="00E14D1A" w:rsidRDefault="00410C83" w:rsidP="00410C83">
      <w:pPr>
        <w:pStyle w:val="5"/>
        <w:spacing w:line="360" w:lineRule="auto"/>
        <w:rPr>
          <w:rFonts w:ascii="Times New Roman" w:eastAsia="楷体" w:hAnsi="Times New Roman" w:cs="Times New Roman"/>
          <w:bCs/>
          <w:szCs w:val="24"/>
        </w:rPr>
        <w:pPrChange w:id="53" w:author="Yifei Zhou" w:date="2023-03-10T10:26:00Z">
          <w:pPr>
            <w:pStyle w:val="5"/>
            <w:spacing w:line="360" w:lineRule="auto"/>
            <w:ind w:firstLine="720"/>
          </w:pPr>
        </w:pPrChange>
      </w:pPr>
      <w:ins w:id="54" w:author="Yifei Zhou" w:date="2023-03-10T10:26:00Z">
        <w:r>
          <w:rPr>
            <w:rFonts w:ascii="Times New Roman" w:eastAsia="楷体" w:hAnsi="Times New Roman" w:cs="Times New Roman"/>
            <w:bCs/>
            <w:szCs w:val="24"/>
          </w:rPr>
          <w:t xml:space="preserve">        </w:t>
        </w:r>
      </w:ins>
      <w:r w:rsidR="00000000" w:rsidRPr="00E14D1A">
        <w:rPr>
          <w:rFonts w:ascii="Times New Roman" w:eastAsia="楷体" w:hAnsi="Times New Roman" w:cs="Times New Roman"/>
          <w:bCs/>
          <w:szCs w:val="24"/>
        </w:rPr>
        <w:t xml:space="preserve">2.1.3. </w:t>
      </w:r>
      <w:r w:rsidR="00000000" w:rsidRPr="00E14D1A">
        <w:rPr>
          <w:rFonts w:ascii="Times New Roman" w:eastAsia="楷体" w:hAnsi="Times New Roman" w:cs="Times New Roman" w:hint="eastAsia"/>
          <w:bCs/>
          <w:szCs w:val="24"/>
        </w:rPr>
        <w:t>河</w:t>
      </w:r>
      <w:proofErr w:type="gramStart"/>
      <w:r w:rsidR="00000000" w:rsidRPr="00E14D1A">
        <w:rPr>
          <w:rFonts w:ascii="Times New Roman" w:eastAsia="楷体" w:hAnsi="Times New Roman" w:cs="Times New Roman" w:hint="eastAsia"/>
          <w:bCs/>
          <w:szCs w:val="24"/>
        </w:rPr>
        <w:t>流冠</w:t>
      </w:r>
      <w:proofErr w:type="gramEnd"/>
      <w:r w:rsidR="00000000" w:rsidRPr="00E14D1A">
        <w:rPr>
          <w:rFonts w:ascii="Times New Roman" w:eastAsia="楷体" w:hAnsi="Times New Roman" w:cs="Times New Roman" w:hint="eastAsia"/>
          <w:bCs/>
          <w:szCs w:val="24"/>
        </w:rPr>
        <w:t>层热效应的情景模拟分析</w:t>
      </w:r>
    </w:p>
    <w:p w14:paraId="1AE93BB6" w14:textId="50B2C839" w:rsidR="004C1B86" w:rsidDel="00AE0AD9" w:rsidRDefault="00527696" w:rsidP="004E41B3">
      <w:pPr>
        <w:spacing w:line="360" w:lineRule="auto"/>
        <w:rPr>
          <w:del w:id="55" w:author="Yifei Zhou" w:date="2023-03-10T10:32:00Z"/>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b/>
          <w:bCs/>
          <w:sz w:val="24"/>
          <w:szCs w:val="24"/>
        </w:rPr>
        <w:t>针对</w:t>
      </w:r>
      <w:r w:rsidRPr="00EA50D3">
        <w:rPr>
          <w:rFonts w:ascii="Times New Roman" w:eastAsia="楷体" w:hAnsi="Times New Roman" w:cs="Times New Roman" w:hint="eastAsia"/>
          <w:b/>
          <w:bCs/>
          <w:sz w:val="24"/>
          <w:szCs w:val="24"/>
        </w:rPr>
        <w:t>实地测量中</w:t>
      </w:r>
      <w:r w:rsidRPr="00E14D1A">
        <w:rPr>
          <w:rFonts w:ascii="Times New Roman" w:eastAsia="楷体" w:hAnsi="Times New Roman" w:cs="Times New Roman" w:hint="eastAsia"/>
          <w:b/>
          <w:bCs/>
          <w:sz w:val="24"/>
          <w:szCs w:val="24"/>
        </w:rPr>
        <w:t>的</w:t>
      </w:r>
      <w:r w:rsidRPr="00EA50D3">
        <w:rPr>
          <w:rFonts w:ascii="Times New Roman" w:eastAsia="楷体" w:hAnsi="Times New Roman" w:cs="Times New Roman"/>
          <w:b/>
          <w:bCs/>
          <w:sz w:val="24"/>
          <w:szCs w:val="24"/>
        </w:rPr>
        <w:t>3</w:t>
      </w:r>
      <w:r w:rsidRPr="00EA50D3">
        <w:rPr>
          <w:rFonts w:ascii="Times New Roman" w:eastAsia="楷体" w:hAnsi="Times New Roman" w:cs="Times New Roman" w:hint="eastAsia"/>
          <w:b/>
          <w:bCs/>
          <w:sz w:val="24"/>
          <w:szCs w:val="24"/>
        </w:rPr>
        <w:t>个局地气候</w:t>
      </w:r>
      <w:proofErr w:type="gramStart"/>
      <w:r w:rsidRPr="00EA50D3">
        <w:rPr>
          <w:rFonts w:ascii="Times New Roman" w:eastAsia="楷体" w:hAnsi="Times New Roman" w:cs="Times New Roman" w:hint="eastAsia"/>
          <w:b/>
          <w:bCs/>
          <w:sz w:val="24"/>
          <w:szCs w:val="24"/>
        </w:rPr>
        <w:t>区类型</w:t>
      </w:r>
      <w:proofErr w:type="gramEnd"/>
      <w:r w:rsidRPr="00E14D1A">
        <w:rPr>
          <w:rFonts w:ascii="Times New Roman" w:eastAsia="楷体" w:hAnsi="Times New Roman" w:cs="Times New Roman" w:hint="eastAsia"/>
          <w:b/>
          <w:bCs/>
          <w:sz w:val="24"/>
          <w:szCs w:val="24"/>
        </w:rPr>
        <w:t>分别选择</w:t>
      </w:r>
      <w:r w:rsidRPr="00EA50D3">
        <w:rPr>
          <w:rFonts w:ascii="Times New Roman" w:eastAsia="楷体" w:hAnsi="Times New Roman" w:cs="Times New Roman" w:hint="eastAsia"/>
          <w:b/>
          <w:bCs/>
          <w:sz w:val="24"/>
          <w:szCs w:val="24"/>
        </w:rPr>
        <w:t>模拟区域</w:t>
      </w:r>
      <w:r w:rsidRPr="00E14D1A">
        <w:rPr>
          <w:rFonts w:ascii="Times New Roman" w:eastAsia="楷体" w:hAnsi="Times New Roman" w:cs="Times New Roman" w:hint="eastAsia"/>
          <w:b/>
          <w:bCs/>
          <w:sz w:val="24"/>
          <w:szCs w:val="24"/>
        </w:rPr>
        <w:t>，基于</w:t>
      </w:r>
      <w:r w:rsidRPr="00EA50D3">
        <w:rPr>
          <w:rFonts w:ascii="Times New Roman" w:eastAsia="楷体" w:hAnsi="Times New Roman" w:cs="Times New Roman"/>
          <w:b/>
          <w:bCs/>
          <w:sz w:val="24"/>
          <w:szCs w:val="24"/>
        </w:rPr>
        <w:t>ENVI-met</w:t>
      </w:r>
      <w:r w:rsidRPr="00EA50D3">
        <w:rPr>
          <w:rFonts w:ascii="Times New Roman" w:eastAsia="楷体" w:hAnsi="Times New Roman" w:cs="Times New Roman" w:hint="eastAsia"/>
          <w:b/>
          <w:bCs/>
          <w:sz w:val="24"/>
          <w:szCs w:val="24"/>
        </w:rPr>
        <w:t>城市气候模型</w:t>
      </w:r>
      <w:r w:rsidRPr="00E14D1A">
        <w:rPr>
          <w:rFonts w:ascii="Times New Roman" w:eastAsia="楷体" w:hAnsi="Times New Roman" w:cs="Times New Roman" w:hint="eastAsia"/>
          <w:b/>
          <w:bCs/>
          <w:sz w:val="24"/>
          <w:szCs w:val="24"/>
        </w:rPr>
        <w:t>开展</w:t>
      </w:r>
      <w:r w:rsidRPr="00EA50D3">
        <w:rPr>
          <w:rFonts w:ascii="Times New Roman" w:eastAsia="楷体" w:hAnsi="Times New Roman" w:cs="Times New Roman" w:hint="eastAsia"/>
          <w:b/>
          <w:bCs/>
          <w:sz w:val="24"/>
          <w:szCs w:val="24"/>
        </w:rPr>
        <w:t>情景模拟分析</w:t>
      </w:r>
      <w:r w:rsidRPr="00E14D1A">
        <w:rPr>
          <w:rFonts w:ascii="Times New Roman" w:eastAsia="楷体" w:hAnsi="Times New Roman" w:cs="Times New Roman" w:hint="eastAsia"/>
          <w:b/>
          <w:bCs/>
          <w:sz w:val="24"/>
          <w:szCs w:val="24"/>
        </w:rPr>
        <w:t>研究。首先，</w:t>
      </w:r>
      <w:r w:rsidRPr="00E14D1A">
        <w:rPr>
          <w:rFonts w:ascii="Times New Roman" w:eastAsia="楷体" w:hAnsi="Times New Roman" w:cs="Times New Roman" w:hint="eastAsia"/>
          <w:sz w:val="24"/>
          <w:szCs w:val="24"/>
        </w:rPr>
        <w:t>输入模拟区域内</w:t>
      </w:r>
      <w:r w:rsidRPr="00EA50D3">
        <w:rPr>
          <w:rFonts w:ascii="Times New Roman" w:eastAsia="楷体" w:hAnsi="Times New Roman" w:cs="Times New Roman" w:hint="eastAsia"/>
          <w:sz w:val="24"/>
          <w:szCs w:val="24"/>
        </w:rPr>
        <w:t>建筑、植被和地表相关的环境变量和实地测量的气象变量</w:t>
      </w:r>
      <w:r w:rsidRPr="00E14D1A">
        <w:rPr>
          <w:rFonts w:ascii="Times New Roman" w:eastAsia="楷体" w:hAnsi="Times New Roman" w:cs="Times New Roman" w:hint="eastAsia"/>
          <w:sz w:val="24"/>
          <w:szCs w:val="24"/>
        </w:rPr>
        <w:t>以进行初始模拟，并通过来自于固定测量点的气象数据对</w:t>
      </w:r>
      <w:r w:rsidRPr="00EA50D3">
        <w:rPr>
          <w:rFonts w:ascii="Times New Roman" w:eastAsia="楷体" w:hAnsi="Times New Roman" w:cs="Times New Roman" w:hint="eastAsia"/>
          <w:sz w:val="24"/>
          <w:szCs w:val="24"/>
        </w:rPr>
        <w:t>初始模拟结果</w:t>
      </w:r>
      <w:r w:rsidRPr="00E14D1A">
        <w:rPr>
          <w:rFonts w:ascii="Times New Roman" w:eastAsia="楷体" w:hAnsi="Times New Roman" w:cs="Times New Roman" w:hint="eastAsia"/>
          <w:sz w:val="24"/>
          <w:szCs w:val="24"/>
        </w:rPr>
        <w:t>进行验证。</w:t>
      </w:r>
      <w:r w:rsidR="002741F5" w:rsidRPr="00E14D1A">
        <w:rPr>
          <w:rFonts w:ascii="Times New Roman" w:eastAsia="楷体" w:hAnsi="Times New Roman" w:cs="Times New Roman" w:hint="eastAsia"/>
          <w:b/>
          <w:bCs/>
          <w:sz w:val="24"/>
          <w:szCs w:val="24"/>
        </w:rPr>
        <w:t>其次</w:t>
      </w:r>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hint="eastAsia"/>
          <w:sz w:val="24"/>
          <w:szCs w:val="24"/>
        </w:rPr>
        <w:t>在验证结果</w:t>
      </w:r>
      <w:r w:rsidRPr="00EA50D3">
        <w:rPr>
          <w:rFonts w:ascii="Times New Roman" w:eastAsia="楷体" w:hAnsi="Times New Roman" w:cs="Times New Roman" w:hint="eastAsia"/>
          <w:sz w:val="24"/>
          <w:szCs w:val="24"/>
        </w:rPr>
        <w:t>符合要求</w:t>
      </w:r>
      <w:r w:rsidRPr="00E14D1A">
        <w:rPr>
          <w:rFonts w:ascii="Times New Roman" w:eastAsia="楷体" w:hAnsi="Times New Roman" w:cs="Times New Roman" w:hint="eastAsia"/>
          <w:sz w:val="24"/>
          <w:szCs w:val="24"/>
        </w:rPr>
        <w:t>的前提下，通过对</w:t>
      </w:r>
      <w:r w:rsidRPr="00EA50D3">
        <w:rPr>
          <w:rFonts w:ascii="Times New Roman" w:eastAsia="楷体" w:hAnsi="Times New Roman" w:cs="Times New Roman" w:hint="eastAsia"/>
          <w:sz w:val="24"/>
          <w:szCs w:val="24"/>
        </w:rPr>
        <w:t>建筑覆盖率和建筑高度分布的</w:t>
      </w:r>
      <w:r w:rsidRPr="00E14D1A">
        <w:rPr>
          <w:rFonts w:ascii="Times New Roman" w:eastAsia="楷体" w:hAnsi="Times New Roman" w:cs="Times New Roman" w:hint="eastAsia"/>
          <w:sz w:val="24"/>
          <w:szCs w:val="24"/>
        </w:rPr>
        <w:t>调整来</w:t>
      </w:r>
      <w:r w:rsidRPr="00EA50D3">
        <w:rPr>
          <w:rFonts w:ascii="Times New Roman" w:eastAsia="楷体" w:hAnsi="Times New Roman" w:cs="Times New Roman" w:hint="eastAsia"/>
          <w:sz w:val="24"/>
          <w:szCs w:val="24"/>
        </w:rPr>
        <w:t>设置不同的情景</w:t>
      </w:r>
      <w:r w:rsidRPr="00E14D1A">
        <w:rPr>
          <w:rFonts w:ascii="Times New Roman" w:eastAsia="楷体" w:hAnsi="Times New Roman" w:cs="Times New Roman" w:hint="eastAsia"/>
          <w:sz w:val="24"/>
          <w:szCs w:val="24"/>
        </w:rPr>
        <w:t>以进行模拟，分析逐小时的</w:t>
      </w:r>
      <w:r w:rsidRPr="00EA50D3">
        <w:rPr>
          <w:rFonts w:ascii="Times New Roman" w:eastAsia="楷体" w:hAnsi="Times New Roman" w:cs="Times New Roman" w:hint="eastAsia"/>
          <w:sz w:val="24"/>
          <w:szCs w:val="24"/>
        </w:rPr>
        <w:t>气象变量和河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层热效应</w:t>
      </w:r>
      <w:r w:rsidRPr="00E14D1A">
        <w:rPr>
          <w:rFonts w:ascii="Times New Roman" w:eastAsia="楷体" w:hAnsi="Times New Roman" w:cs="Times New Roman" w:hint="eastAsia"/>
          <w:sz w:val="24"/>
          <w:szCs w:val="24"/>
        </w:rPr>
        <w:t>的空间格局。</w:t>
      </w:r>
      <w:r w:rsidRPr="00E14D1A">
        <w:rPr>
          <w:rFonts w:ascii="Times New Roman" w:eastAsia="楷体" w:hAnsi="Times New Roman" w:cs="Times New Roman" w:hint="eastAsia"/>
          <w:b/>
          <w:bCs/>
          <w:sz w:val="24"/>
          <w:szCs w:val="24"/>
        </w:rPr>
        <w:t>最后，</w:t>
      </w:r>
      <w:r w:rsidRPr="00E14D1A">
        <w:rPr>
          <w:rFonts w:ascii="Times New Roman" w:eastAsia="楷体" w:hAnsi="Times New Roman" w:cs="Times New Roman" w:hint="eastAsia"/>
          <w:sz w:val="24"/>
          <w:szCs w:val="24"/>
        </w:rPr>
        <w:t>在情景模拟分析的基础上，对</w:t>
      </w:r>
      <w:r w:rsidRPr="00EA50D3">
        <w:rPr>
          <w:rFonts w:ascii="Times New Roman" w:eastAsia="楷体" w:hAnsi="Times New Roman" w:cs="Times New Roman" w:hint="eastAsia"/>
          <w:sz w:val="24"/>
          <w:szCs w:val="24"/>
        </w:rPr>
        <w:t>各</w:t>
      </w:r>
      <w:r w:rsidRPr="00EA50D3">
        <w:rPr>
          <w:rFonts w:ascii="Times New Roman" w:eastAsia="楷体" w:hAnsi="Times New Roman" w:cs="Times New Roman" w:hint="eastAsia"/>
          <w:sz w:val="24"/>
          <w:szCs w:val="24"/>
        </w:rPr>
        <w:lastRenderedPageBreak/>
        <w:t>局地气候</w:t>
      </w:r>
      <w:proofErr w:type="gramStart"/>
      <w:r w:rsidRPr="00EA50D3">
        <w:rPr>
          <w:rFonts w:ascii="Times New Roman" w:eastAsia="楷体" w:hAnsi="Times New Roman" w:cs="Times New Roman" w:hint="eastAsia"/>
          <w:sz w:val="24"/>
          <w:szCs w:val="24"/>
        </w:rPr>
        <w:t>区类型</w:t>
      </w:r>
      <w:proofErr w:type="gramEnd"/>
      <w:r w:rsidRPr="00E14D1A">
        <w:rPr>
          <w:rFonts w:ascii="Times New Roman" w:eastAsia="楷体" w:hAnsi="Times New Roman" w:cs="Times New Roman" w:hint="eastAsia"/>
          <w:sz w:val="24"/>
          <w:szCs w:val="24"/>
        </w:rPr>
        <w:t>分别提出各自的城市滨江地区</w:t>
      </w:r>
      <w:r w:rsidRPr="00EA50D3">
        <w:rPr>
          <w:rFonts w:ascii="Times New Roman" w:eastAsia="楷体" w:hAnsi="Times New Roman" w:cs="Times New Roman" w:hint="eastAsia"/>
          <w:sz w:val="24"/>
          <w:szCs w:val="24"/>
        </w:rPr>
        <w:t>室外空间热环境</w:t>
      </w:r>
      <w:r w:rsidRPr="00E14D1A">
        <w:rPr>
          <w:rFonts w:ascii="Times New Roman" w:eastAsia="楷体" w:hAnsi="Times New Roman" w:cs="Times New Roman" w:hint="eastAsia"/>
          <w:sz w:val="24"/>
          <w:szCs w:val="24"/>
        </w:rPr>
        <w:t>优化方案，并对各方案</w:t>
      </w:r>
      <w:r w:rsidRPr="00EA50D3">
        <w:rPr>
          <w:rFonts w:ascii="Times New Roman" w:eastAsia="楷体" w:hAnsi="Times New Roman" w:cs="Times New Roman" w:hint="eastAsia"/>
          <w:sz w:val="24"/>
          <w:szCs w:val="24"/>
        </w:rPr>
        <w:t>进行分析与评价</w:t>
      </w:r>
      <w:r w:rsidRPr="00E14D1A">
        <w:rPr>
          <w:rFonts w:ascii="Times New Roman" w:eastAsia="楷体" w:hAnsi="Times New Roman" w:cs="Times New Roman" w:hint="eastAsia"/>
          <w:sz w:val="24"/>
          <w:szCs w:val="24"/>
        </w:rPr>
        <w:t>，为城市滨江地区的</w:t>
      </w:r>
      <w:r w:rsidRPr="00EA50D3">
        <w:rPr>
          <w:rFonts w:ascii="Times New Roman" w:eastAsia="楷体" w:hAnsi="Times New Roman" w:cs="Times New Roman" w:hint="eastAsia"/>
          <w:sz w:val="24"/>
          <w:szCs w:val="24"/>
        </w:rPr>
        <w:t>规划设计</w:t>
      </w:r>
      <w:r w:rsidRPr="00E14D1A">
        <w:rPr>
          <w:rFonts w:ascii="Times New Roman" w:eastAsia="楷体" w:hAnsi="Times New Roman" w:cs="Times New Roman" w:hint="eastAsia"/>
          <w:sz w:val="24"/>
          <w:szCs w:val="24"/>
        </w:rPr>
        <w:t>提供科学参考。</w:t>
      </w:r>
    </w:p>
    <w:p w14:paraId="75B81A08" w14:textId="77777777" w:rsidR="00AE0AD9" w:rsidRPr="00E14D1A" w:rsidRDefault="00AE0AD9" w:rsidP="00CF1D0A">
      <w:pPr>
        <w:spacing w:line="360" w:lineRule="auto"/>
        <w:rPr>
          <w:ins w:id="56" w:author="Yifei Zhou" w:date="2023-03-10T10:32:00Z"/>
          <w:rFonts w:ascii="Times New Roman" w:eastAsia="楷体" w:hAnsi="Times New Roman" w:cs="Times New Roman" w:hint="eastAsia"/>
          <w:sz w:val="24"/>
          <w:szCs w:val="24"/>
        </w:rPr>
      </w:pPr>
    </w:p>
    <w:p w14:paraId="00A463BA" w14:textId="77777777" w:rsidR="004C1B86" w:rsidRPr="00E14D1A" w:rsidRDefault="004C1B86" w:rsidP="004E41B3">
      <w:pPr>
        <w:spacing w:line="360" w:lineRule="auto"/>
        <w:rPr>
          <w:rFonts w:ascii="Times New Roman" w:eastAsia="楷体" w:hAnsi="Times New Roman" w:cs="Times New Roman"/>
          <w:sz w:val="24"/>
          <w:szCs w:val="24"/>
          <w:lang w:val="en-AU"/>
        </w:rPr>
      </w:pPr>
    </w:p>
    <w:p w14:paraId="3D92894C" w14:textId="0B5F556A" w:rsidR="004C1B86" w:rsidRPr="00EA50D3" w:rsidRDefault="00410C83" w:rsidP="00410C83">
      <w:pPr>
        <w:pStyle w:val="4"/>
        <w:spacing w:line="360" w:lineRule="auto"/>
        <w:rPr>
          <w:rFonts w:ascii="Times New Roman" w:eastAsia="楷体" w:hAnsi="Times New Roman" w:cs="Times New Roman"/>
          <w:szCs w:val="26"/>
        </w:rPr>
        <w:pPrChange w:id="57" w:author="Yifei Zhou" w:date="2023-03-10T10:26:00Z">
          <w:pPr>
            <w:pStyle w:val="4"/>
            <w:spacing w:line="360" w:lineRule="auto"/>
            <w:ind w:firstLine="720"/>
          </w:pPr>
        </w:pPrChange>
      </w:pPr>
      <w:ins w:id="58" w:author="Yifei Zhou" w:date="2023-03-10T10:26:00Z">
        <w:r>
          <w:rPr>
            <w:rFonts w:ascii="Times New Roman" w:eastAsia="楷体" w:hAnsi="Times New Roman" w:cs="Times New Roman"/>
            <w:szCs w:val="26"/>
            <w:lang w:val="en-AU"/>
          </w:rPr>
          <w:t xml:space="preserve">        </w:t>
        </w:r>
      </w:ins>
      <w:r w:rsidR="00000000" w:rsidRPr="00EA50D3">
        <w:rPr>
          <w:rFonts w:ascii="Times New Roman" w:eastAsia="楷体" w:hAnsi="Times New Roman" w:cs="Times New Roman"/>
          <w:szCs w:val="26"/>
          <w:lang w:val="en-AU"/>
        </w:rPr>
        <w:t>2.2</w:t>
      </w:r>
      <w:r w:rsidR="00000000" w:rsidRPr="00EA50D3">
        <w:rPr>
          <w:rFonts w:ascii="Times New Roman" w:eastAsia="楷体" w:hAnsi="Times New Roman" w:cs="Times New Roman"/>
          <w:szCs w:val="26"/>
        </w:rPr>
        <w:t xml:space="preserve">. </w:t>
      </w:r>
      <w:r w:rsidR="00000000" w:rsidRPr="00EA50D3">
        <w:rPr>
          <w:rFonts w:ascii="Times New Roman" w:eastAsia="楷体" w:hAnsi="Times New Roman" w:cs="Times New Roman" w:hint="eastAsia"/>
          <w:szCs w:val="26"/>
        </w:rPr>
        <w:t>研究目标</w:t>
      </w:r>
    </w:p>
    <w:p w14:paraId="4A01B4DA" w14:textId="3D2E8F3B" w:rsidR="004C1B86" w:rsidRPr="00E14D1A" w:rsidRDefault="00527696" w:rsidP="00410C83">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本项目围绕</w:t>
      </w:r>
      <w:r w:rsidRPr="00EA50D3">
        <w:rPr>
          <w:rFonts w:ascii="Times New Roman" w:eastAsia="楷体" w:hAnsi="Times New Roman" w:cs="Times New Roman" w:hint="eastAsia"/>
          <w:sz w:val="24"/>
          <w:szCs w:val="24"/>
        </w:rPr>
        <w:t>气候变化</w:t>
      </w:r>
      <w:r w:rsidRPr="00E14D1A">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城市化</w:t>
      </w:r>
      <w:r w:rsidRPr="00E14D1A">
        <w:rPr>
          <w:rFonts w:ascii="Times New Roman" w:eastAsia="楷体" w:hAnsi="Times New Roman" w:cs="Times New Roman" w:hint="eastAsia"/>
          <w:sz w:val="24"/>
          <w:szCs w:val="24"/>
        </w:rPr>
        <w:t>背景下的</w:t>
      </w:r>
      <w:r w:rsidRPr="00EA50D3">
        <w:rPr>
          <w:rFonts w:ascii="Times New Roman" w:eastAsia="楷体" w:hAnsi="Times New Roman" w:cs="Times New Roman" w:hint="eastAsia"/>
          <w:sz w:val="24"/>
          <w:szCs w:val="24"/>
        </w:rPr>
        <w:t>城市气候调节</w:t>
      </w:r>
      <w:r w:rsidRPr="00E14D1A">
        <w:rPr>
          <w:rFonts w:ascii="Times New Roman" w:eastAsia="楷体" w:hAnsi="Times New Roman" w:cs="Times New Roman" w:hint="eastAsia"/>
          <w:sz w:val="24"/>
          <w:szCs w:val="24"/>
        </w:rPr>
        <w:t>这一</w:t>
      </w:r>
      <w:r w:rsidRPr="00EA50D3">
        <w:rPr>
          <w:rFonts w:ascii="Times New Roman" w:eastAsia="楷体" w:hAnsi="Times New Roman" w:cs="Times New Roman" w:hint="eastAsia"/>
          <w:sz w:val="24"/>
          <w:szCs w:val="24"/>
        </w:rPr>
        <w:t>关键问题</w:t>
      </w:r>
      <w:r w:rsidRPr="00E14D1A">
        <w:rPr>
          <w:rFonts w:ascii="Times New Roman" w:eastAsia="楷体" w:hAnsi="Times New Roman" w:cs="Times New Roman" w:hint="eastAsia"/>
          <w:sz w:val="24"/>
          <w:szCs w:val="24"/>
        </w:rPr>
        <w:t>，以位于</w:t>
      </w:r>
      <w:r w:rsidRPr="00EA50D3">
        <w:rPr>
          <w:rFonts w:ascii="Times New Roman" w:eastAsia="楷体" w:hAnsi="Times New Roman" w:cs="Times New Roman" w:hint="eastAsia"/>
          <w:sz w:val="24"/>
          <w:szCs w:val="24"/>
        </w:rPr>
        <w:t>长江流域上游</w:t>
      </w:r>
      <w:r w:rsidRPr="00E14D1A">
        <w:rPr>
          <w:rFonts w:ascii="Times New Roman" w:eastAsia="楷体" w:hAnsi="Times New Roman" w:cs="Times New Roman" w:hint="eastAsia"/>
          <w:sz w:val="24"/>
          <w:szCs w:val="24"/>
        </w:rPr>
        <w:t>的重庆为例，分析</w:t>
      </w:r>
      <w:r w:rsidRPr="00EA50D3">
        <w:rPr>
          <w:rFonts w:ascii="Times New Roman" w:eastAsia="楷体" w:hAnsi="Times New Roman" w:cs="Times New Roman" w:hint="eastAsia"/>
          <w:sz w:val="24"/>
          <w:szCs w:val="24"/>
        </w:rPr>
        <w:t>行人高度</w:t>
      </w:r>
      <w:proofErr w:type="gramStart"/>
      <w:r w:rsidRPr="00EA50D3">
        <w:rPr>
          <w:rFonts w:ascii="Times New Roman" w:eastAsia="楷体" w:hAnsi="Times New Roman" w:cs="Times New Roman" w:hint="eastAsia"/>
          <w:sz w:val="24"/>
          <w:szCs w:val="24"/>
        </w:rPr>
        <w:t>处</w:t>
      </w:r>
      <w:r w:rsidRPr="00E14D1A">
        <w:rPr>
          <w:rFonts w:ascii="Times New Roman" w:eastAsia="楷体" w:hAnsi="Times New Roman" w:cs="Times New Roman" w:hint="eastAsia"/>
          <w:sz w:val="24"/>
          <w:szCs w:val="24"/>
        </w:rPr>
        <w:t>城市</w:t>
      </w:r>
      <w:proofErr w:type="gramEnd"/>
      <w:r w:rsidRPr="00E14D1A">
        <w:rPr>
          <w:rFonts w:ascii="Times New Roman" w:eastAsia="楷体" w:hAnsi="Times New Roman" w:cs="Times New Roman" w:hint="eastAsia"/>
          <w:sz w:val="24"/>
          <w:szCs w:val="24"/>
        </w:rPr>
        <w:t>河流对</w:t>
      </w:r>
      <w:r w:rsidRPr="00EA50D3">
        <w:rPr>
          <w:rFonts w:ascii="Times New Roman" w:eastAsia="楷体" w:hAnsi="Times New Roman" w:cs="Times New Roman" w:hint="eastAsia"/>
          <w:sz w:val="24"/>
          <w:szCs w:val="24"/>
        </w:rPr>
        <w:t>周边热环境</w:t>
      </w:r>
      <w:r w:rsidRPr="00E14D1A">
        <w:rPr>
          <w:rFonts w:ascii="Times New Roman" w:eastAsia="楷体" w:hAnsi="Times New Roman" w:cs="Times New Roman" w:hint="eastAsia"/>
          <w:sz w:val="24"/>
          <w:szCs w:val="24"/>
        </w:rPr>
        <w:t>的影响。具体的</w:t>
      </w:r>
      <w:r w:rsidRPr="00EA50D3">
        <w:rPr>
          <w:rFonts w:ascii="Times New Roman" w:eastAsia="楷体" w:hAnsi="Times New Roman" w:cs="Times New Roman" w:hint="eastAsia"/>
          <w:sz w:val="24"/>
          <w:szCs w:val="24"/>
        </w:rPr>
        <w:t>研究目标</w:t>
      </w:r>
      <w:r w:rsidRPr="00E14D1A">
        <w:rPr>
          <w:rFonts w:ascii="Times New Roman" w:eastAsia="楷体" w:hAnsi="Times New Roman" w:cs="Times New Roman" w:hint="eastAsia"/>
          <w:sz w:val="24"/>
          <w:szCs w:val="24"/>
        </w:rPr>
        <w:t>如下：（</w:t>
      </w:r>
      <w:r w:rsidRPr="00E14D1A">
        <w:rPr>
          <w:rFonts w:ascii="Times New Roman" w:eastAsia="楷体" w:hAnsi="Times New Roman" w:cs="Times New Roman"/>
          <w:sz w:val="24"/>
          <w:szCs w:val="24"/>
        </w:rPr>
        <w:t>1</w:t>
      </w:r>
      <w:r w:rsidRPr="00E14D1A">
        <w:rPr>
          <w:rFonts w:ascii="Times New Roman" w:eastAsia="楷体" w:hAnsi="Times New Roman" w:cs="Times New Roman"/>
          <w:sz w:val="24"/>
          <w:szCs w:val="24"/>
        </w:rPr>
        <w:t>）</w:t>
      </w:r>
      <w:r w:rsidRPr="00EA50D3">
        <w:rPr>
          <w:rFonts w:ascii="Times New Roman" w:eastAsia="楷体" w:hAnsi="Times New Roman" w:cs="Times New Roman" w:hint="eastAsia"/>
          <w:b/>
          <w:bCs/>
          <w:sz w:val="24"/>
          <w:szCs w:val="24"/>
        </w:rPr>
        <w:t>建立新的指标体系</w:t>
      </w:r>
      <w:r w:rsidRPr="00E14D1A">
        <w:rPr>
          <w:rFonts w:ascii="Times New Roman" w:eastAsia="楷体" w:hAnsi="Times New Roman" w:cs="Times New Roman" w:hint="eastAsia"/>
          <w:sz w:val="24"/>
          <w:szCs w:val="24"/>
        </w:rPr>
        <w:t>来量化</w:t>
      </w:r>
      <w:r w:rsidRPr="00EA50D3">
        <w:rPr>
          <w:rFonts w:ascii="Times New Roman" w:eastAsia="楷体" w:hAnsi="Times New Roman" w:cs="Times New Roman" w:hint="eastAsia"/>
          <w:sz w:val="24"/>
          <w:szCs w:val="24"/>
        </w:rPr>
        <w:t>行人高度处</w:t>
      </w:r>
      <w:r w:rsidRPr="00E14D1A">
        <w:rPr>
          <w:rFonts w:ascii="Times New Roman" w:eastAsia="楷体" w:hAnsi="Times New Roman" w:cs="Times New Roman" w:hint="eastAsia"/>
          <w:sz w:val="24"/>
          <w:szCs w:val="24"/>
        </w:rPr>
        <w:t>的河流热环境效应，并揭示其</w:t>
      </w:r>
      <w:r w:rsidRPr="00EA50D3">
        <w:rPr>
          <w:rFonts w:ascii="Times New Roman" w:eastAsia="楷体" w:hAnsi="Times New Roman" w:cs="Times New Roman" w:hint="eastAsia"/>
          <w:sz w:val="24"/>
          <w:szCs w:val="24"/>
        </w:rPr>
        <w:t>时空分异特征</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2</w:t>
      </w:r>
      <w:r w:rsidRPr="00E14D1A">
        <w:rPr>
          <w:rFonts w:ascii="Times New Roman" w:eastAsia="楷体" w:hAnsi="Times New Roman" w:cs="Times New Roman"/>
          <w:sz w:val="24"/>
          <w:szCs w:val="24"/>
        </w:rPr>
        <w:t>）</w:t>
      </w:r>
      <w:r w:rsidRPr="00E14D1A">
        <w:rPr>
          <w:rFonts w:ascii="Times New Roman" w:eastAsia="楷体" w:hAnsi="Times New Roman" w:cs="Times New Roman" w:hint="eastAsia"/>
          <w:sz w:val="24"/>
          <w:szCs w:val="24"/>
        </w:rPr>
        <w:t>提取</w:t>
      </w:r>
      <w:r w:rsidRPr="00EA50D3">
        <w:rPr>
          <w:rFonts w:ascii="Times New Roman" w:eastAsia="楷体" w:hAnsi="Times New Roman" w:cs="Times New Roman" w:hint="eastAsia"/>
          <w:sz w:val="24"/>
          <w:szCs w:val="24"/>
        </w:rPr>
        <w:t>行人高度处</w:t>
      </w:r>
      <w:r w:rsidRPr="00E14D1A">
        <w:rPr>
          <w:rFonts w:ascii="Times New Roman" w:eastAsia="楷体" w:hAnsi="Times New Roman" w:cs="Times New Roman" w:hint="eastAsia"/>
          <w:sz w:val="24"/>
          <w:szCs w:val="24"/>
        </w:rPr>
        <w:t>河流热环境效应的</w:t>
      </w:r>
      <w:r w:rsidRPr="00EA50D3">
        <w:rPr>
          <w:rFonts w:ascii="Times New Roman" w:eastAsia="楷体" w:hAnsi="Times New Roman" w:cs="Times New Roman" w:hint="eastAsia"/>
          <w:sz w:val="24"/>
          <w:szCs w:val="24"/>
        </w:rPr>
        <w:t>关键影响因素</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b/>
          <w:bCs/>
          <w:sz w:val="24"/>
          <w:szCs w:val="24"/>
        </w:rPr>
        <w:t>并阐明该效应的形成机制；</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3</w:t>
      </w:r>
      <w:r w:rsidRPr="00E14D1A">
        <w:rPr>
          <w:rFonts w:ascii="Times New Roman" w:eastAsia="楷体" w:hAnsi="Times New Roman" w:cs="Times New Roman" w:hint="eastAsia"/>
          <w:sz w:val="24"/>
          <w:szCs w:val="24"/>
        </w:rPr>
        <w:t>）针对不同的</w:t>
      </w:r>
      <w:r w:rsidRPr="00EA50D3">
        <w:rPr>
          <w:rFonts w:ascii="Times New Roman" w:eastAsia="楷体" w:hAnsi="Times New Roman" w:cs="Times New Roman" w:hint="eastAsia"/>
          <w:sz w:val="24"/>
          <w:szCs w:val="24"/>
        </w:rPr>
        <w:t>局地气候区类型</w:t>
      </w:r>
      <w:ins w:id="59" w:author="Yifei Zhou" w:date="2023-03-10T09:49:00Z">
        <w:r w:rsidR="00F213B1">
          <w:rPr>
            <w:rFonts w:ascii="Times New Roman" w:eastAsia="楷体" w:hAnsi="Times New Roman" w:cs="Times New Roman" w:hint="eastAsia"/>
            <w:sz w:val="24"/>
            <w:szCs w:val="24"/>
          </w:rPr>
          <w:t>，通过情景模拟分析</w:t>
        </w:r>
      </w:ins>
      <w:r w:rsidRPr="00E14D1A">
        <w:rPr>
          <w:rFonts w:ascii="Times New Roman" w:eastAsia="楷体" w:hAnsi="Times New Roman" w:cs="Times New Roman" w:hint="eastAsia"/>
          <w:sz w:val="24"/>
          <w:szCs w:val="24"/>
        </w:rPr>
        <w:t>分别</w:t>
      </w:r>
      <w:r w:rsidRPr="00EA50D3">
        <w:rPr>
          <w:rFonts w:ascii="Times New Roman" w:eastAsia="楷体" w:hAnsi="Times New Roman" w:cs="Times New Roman" w:hint="eastAsia"/>
          <w:b/>
          <w:bCs/>
          <w:sz w:val="24"/>
          <w:szCs w:val="24"/>
        </w:rPr>
        <w:t>提出各自的城市滨江地区室外空间热环境优化方案，</w:t>
      </w:r>
      <w:r w:rsidRPr="00E14D1A">
        <w:rPr>
          <w:rFonts w:ascii="Times New Roman" w:eastAsia="楷体" w:hAnsi="Times New Roman" w:cs="Times New Roman" w:hint="eastAsia"/>
          <w:sz w:val="24"/>
          <w:szCs w:val="24"/>
        </w:rPr>
        <w:t>从而为</w:t>
      </w:r>
      <w:r w:rsidRPr="00EA50D3">
        <w:rPr>
          <w:rFonts w:ascii="Times New Roman" w:eastAsia="楷体" w:hAnsi="Times New Roman" w:cs="Times New Roman" w:hint="eastAsia"/>
          <w:sz w:val="24"/>
          <w:szCs w:val="24"/>
        </w:rPr>
        <w:t>城市滨江地区</w:t>
      </w:r>
      <w:r w:rsidRPr="00E14D1A">
        <w:rPr>
          <w:rFonts w:ascii="Times New Roman" w:eastAsia="楷体" w:hAnsi="Times New Roman" w:cs="Times New Roman" w:hint="eastAsia"/>
          <w:sz w:val="24"/>
          <w:szCs w:val="24"/>
        </w:rPr>
        <w:t>的规划设计</w:t>
      </w:r>
      <w:r w:rsidRPr="00EA50D3">
        <w:rPr>
          <w:rFonts w:ascii="Times New Roman" w:eastAsia="楷体" w:hAnsi="Times New Roman" w:cs="Times New Roman" w:hint="eastAsia"/>
          <w:sz w:val="24"/>
          <w:szCs w:val="24"/>
        </w:rPr>
        <w:t>提供科学参考</w:t>
      </w:r>
      <w:r w:rsidRPr="00E14D1A">
        <w:rPr>
          <w:rFonts w:ascii="Times New Roman" w:eastAsia="楷体" w:hAnsi="Times New Roman" w:cs="Times New Roman" w:hint="eastAsia"/>
          <w:sz w:val="24"/>
          <w:szCs w:val="24"/>
        </w:rPr>
        <w:t>。</w:t>
      </w:r>
    </w:p>
    <w:p w14:paraId="3E83F805" w14:textId="77777777" w:rsidR="004C1B86" w:rsidRPr="00E14D1A" w:rsidRDefault="004C1B86" w:rsidP="004E41B3">
      <w:pPr>
        <w:spacing w:line="360" w:lineRule="auto"/>
        <w:rPr>
          <w:rFonts w:ascii="Times New Roman" w:eastAsia="楷体" w:hAnsi="Times New Roman" w:cs="Times New Roman"/>
          <w:sz w:val="24"/>
          <w:szCs w:val="24"/>
        </w:rPr>
      </w:pPr>
    </w:p>
    <w:p w14:paraId="67CEB613" w14:textId="7000B4E8" w:rsidR="004C1B86" w:rsidRPr="00EA50D3" w:rsidRDefault="00410C83" w:rsidP="00410C83">
      <w:pPr>
        <w:pStyle w:val="4"/>
        <w:spacing w:line="360" w:lineRule="auto"/>
        <w:rPr>
          <w:rFonts w:ascii="Times New Roman" w:eastAsia="楷体" w:hAnsi="Times New Roman" w:cs="Times New Roman"/>
          <w:szCs w:val="26"/>
        </w:rPr>
        <w:pPrChange w:id="60" w:author="Yifei Zhou" w:date="2023-03-10T10:26:00Z">
          <w:pPr>
            <w:pStyle w:val="4"/>
            <w:spacing w:line="360" w:lineRule="auto"/>
            <w:ind w:firstLine="720"/>
          </w:pPr>
        </w:pPrChange>
      </w:pPr>
      <w:ins w:id="61" w:author="Yifei Zhou" w:date="2023-03-10T10:26:00Z">
        <w:r>
          <w:rPr>
            <w:rFonts w:ascii="Times New Roman" w:eastAsia="楷体" w:hAnsi="Times New Roman" w:cs="Times New Roman"/>
            <w:szCs w:val="26"/>
          </w:rPr>
          <w:t xml:space="preserve">        </w:t>
        </w:r>
      </w:ins>
      <w:r w:rsidR="00000000" w:rsidRPr="00EA50D3">
        <w:rPr>
          <w:rFonts w:ascii="Times New Roman" w:eastAsia="楷体" w:hAnsi="Times New Roman" w:cs="Times New Roman"/>
          <w:szCs w:val="26"/>
        </w:rPr>
        <w:t xml:space="preserve">2.3. </w:t>
      </w:r>
      <w:r w:rsidR="00000000" w:rsidRPr="00EA50D3">
        <w:rPr>
          <w:rFonts w:ascii="Times New Roman" w:eastAsia="楷体" w:hAnsi="Times New Roman" w:cs="Times New Roman" w:hint="eastAsia"/>
          <w:szCs w:val="26"/>
        </w:rPr>
        <w:t>拟解决的关键科学问题</w:t>
      </w:r>
    </w:p>
    <w:p w14:paraId="002BE414" w14:textId="4FFFCEB9" w:rsidR="004C1B86" w:rsidRPr="00E14D1A" w:rsidRDefault="00527696" w:rsidP="00CF1D0A">
      <w:pPr>
        <w:spacing w:line="360" w:lineRule="auto"/>
        <w:rPr>
          <w:rFonts w:ascii="Times New Roman" w:eastAsia="楷体" w:hAnsi="Times New Roman" w:cs="Times New Roman"/>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以往对</w:t>
      </w:r>
      <w:r w:rsidRPr="00EA50D3">
        <w:rPr>
          <w:rFonts w:ascii="Times New Roman" w:eastAsia="楷体" w:hAnsi="Times New Roman" w:cs="Times New Roman" w:hint="eastAsia"/>
          <w:sz w:val="24"/>
          <w:szCs w:val="24"/>
        </w:rPr>
        <w:t>包括河流在内</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城市水体对周边热环境影响</w:t>
      </w:r>
      <w:r w:rsidRPr="00E14D1A">
        <w:rPr>
          <w:rFonts w:ascii="Times New Roman" w:eastAsia="楷体" w:hAnsi="Times New Roman" w:cs="Times New Roman" w:hint="eastAsia"/>
          <w:sz w:val="24"/>
          <w:szCs w:val="24"/>
        </w:rPr>
        <w:t>的研究以</w:t>
      </w:r>
      <w:r w:rsidRPr="00EA50D3">
        <w:rPr>
          <w:rFonts w:ascii="Times New Roman" w:eastAsia="楷体" w:hAnsi="Times New Roman" w:cs="Times New Roman" w:hint="eastAsia"/>
          <w:sz w:val="24"/>
          <w:szCs w:val="24"/>
        </w:rPr>
        <w:t>地表温度分析</w:t>
      </w:r>
      <w:r w:rsidRPr="00E14D1A">
        <w:rPr>
          <w:rFonts w:ascii="Times New Roman" w:eastAsia="楷体" w:hAnsi="Times New Roman" w:cs="Times New Roman" w:hint="eastAsia"/>
          <w:sz w:val="24"/>
          <w:szCs w:val="24"/>
        </w:rPr>
        <w:t>为主，缺乏对</w:t>
      </w:r>
      <w:r w:rsidRPr="00EA50D3">
        <w:rPr>
          <w:rFonts w:ascii="Times New Roman" w:eastAsia="楷体" w:hAnsi="Times New Roman" w:cs="Times New Roman" w:hint="eastAsia"/>
          <w:sz w:val="24"/>
          <w:szCs w:val="24"/>
        </w:rPr>
        <w:t>行人高度</w:t>
      </w:r>
      <w:proofErr w:type="gramStart"/>
      <w:r w:rsidRPr="00EA50D3">
        <w:rPr>
          <w:rFonts w:ascii="Times New Roman" w:eastAsia="楷体" w:hAnsi="Times New Roman" w:cs="Times New Roman" w:hint="eastAsia"/>
          <w:sz w:val="24"/>
          <w:szCs w:val="24"/>
        </w:rPr>
        <w:t>处</w:t>
      </w:r>
      <w:r w:rsidRPr="00E14D1A">
        <w:rPr>
          <w:rFonts w:ascii="Times New Roman" w:eastAsia="楷体" w:hAnsi="Times New Roman" w:cs="Times New Roman" w:hint="eastAsia"/>
          <w:sz w:val="24"/>
          <w:szCs w:val="24"/>
        </w:rPr>
        <w:t>相关</w:t>
      </w:r>
      <w:proofErr w:type="gramEnd"/>
      <w:r w:rsidRPr="00E14D1A">
        <w:rPr>
          <w:rFonts w:ascii="Times New Roman" w:eastAsia="楷体" w:hAnsi="Times New Roman" w:cs="Times New Roman" w:hint="eastAsia"/>
          <w:sz w:val="24"/>
          <w:szCs w:val="24"/>
        </w:rPr>
        <w:t>效应的关注，对其</w:t>
      </w:r>
      <w:r w:rsidRPr="00EA50D3">
        <w:rPr>
          <w:rFonts w:ascii="Times New Roman" w:eastAsia="楷体" w:hAnsi="Times New Roman" w:cs="Times New Roman" w:hint="eastAsia"/>
          <w:sz w:val="24"/>
          <w:szCs w:val="24"/>
        </w:rPr>
        <w:t>时空分异特征</w:t>
      </w:r>
      <w:r w:rsidR="00D53E1E" w:rsidRPr="00EA50D3">
        <w:rPr>
          <w:rFonts w:ascii="Times New Roman" w:eastAsia="楷体" w:hAnsi="Times New Roman" w:cs="Times New Roman" w:hint="eastAsia"/>
          <w:sz w:val="24"/>
          <w:szCs w:val="24"/>
        </w:rPr>
        <w:t>及其形成机制</w:t>
      </w:r>
      <w:r w:rsidR="002741F5" w:rsidRPr="00E14D1A">
        <w:rPr>
          <w:rFonts w:ascii="Times New Roman" w:eastAsia="楷体" w:hAnsi="Times New Roman" w:cs="Times New Roman" w:hint="eastAsia"/>
          <w:sz w:val="24"/>
          <w:szCs w:val="24"/>
        </w:rPr>
        <w:t>缺乏认识</w:t>
      </w:r>
      <w:r w:rsidRPr="00E14D1A">
        <w:rPr>
          <w:rFonts w:ascii="Times New Roman" w:eastAsia="楷体" w:hAnsi="Times New Roman" w:cs="Times New Roman" w:hint="eastAsia"/>
          <w:sz w:val="24"/>
          <w:szCs w:val="24"/>
        </w:rPr>
        <w:t>。基于以上研究现状，本项目关注</w:t>
      </w:r>
      <w:r w:rsidRPr="00EA50D3">
        <w:rPr>
          <w:rFonts w:ascii="Times New Roman" w:eastAsia="楷体" w:hAnsi="Times New Roman" w:cs="Times New Roman" w:hint="eastAsia"/>
          <w:sz w:val="24"/>
          <w:szCs w:val="24"/>
        </w:rPr>
        <w:t>河流</w:t>
      </w:r>
      <w:r w:rsidRPr="00E14D1A">
        <w:rPr>
          <w:rFonts w:ascii="Times New Roman" w:eastAsia="楷体" w:hAnsi="Times New Roman" w:cs="Times New Roman" w:hint="eastAsia"/>
          <w:sz w:val="24"/>
          <w:szCs w:val="24"/>
        </w:rPr>
        <w:t>这一水体类型，拟解决以下</w:t>
      </w:r>
      <w:r w:rsidRPr="00EA50D3">
        <w:rPr>
          <w:rFonts w:ascii="Times New Roman" w:eastAsia="楷体" w:hAnsi="Times New Roman" w:cs="Times New Roman" w:hint="eastAsia"/>
          <w:sz w:val="24"/>
          <w:szCs w:val="24"/>
        </w:rPr>
        <w:t>关键科学问题</w:t>
      </w:r>
      <w:r w:rsidRPr="00E14D1A">
        <w:rPr>
          <w:rFonts w:ascii="Times New Roman" w:eastAsia="楷体" w:hAnsi="Times New Roman" w:cs="Times New Roman" w:hint="eastAsia"/>
          <w:sz w:val="24"/>
          <w:szCs w:val="24"/>
        </w:rPr>
        <w:t>：</w:t>
      </w:r>
    </w:p>
    <w:p w14:paraId="2ED97955" w14:textId="77777777" w:rsidR="004C1B86" w:rsidRPr="00743EA4" w:rsidRDefault="00000000" w:rsidP="00CF1D0A">
      <w:pPr>
        <w:pStyle w:val="a9"/>
        <w:spacing w:beforeAutospacing="0" w:after="160" w:afterAutospacing="0" w:line="360" w:lineRule="auto"/>
        <w:rPr>
          <w:rFonts w:ascii="Times New Roman" w:eastAsia="楷体" w:hAnsi="Times New Roman"/>
          <w:b/>
          <w:bCs/>
          <w:szCs w:val="24"/>
          <w:rPrChange w:id="62" w:author="Yifei Zhou" w:date="2023-03-10T09:49:00Z">
            <w:rPr>
              <w:rFonts w:ascii="Times New Roman" w:eastAsia="楷体" w:hAnsi="Times New Roman"/>
              <w:szCs w:val="24"/>
            </w:rPr>
          </w:rPrChange>
        </w:rPr>
      </w:pPr>
      <w:r w:rsidRPr="00743EA4">
        <w:rPr>
          <w:rFonts w:ascii="Times New Roman" w:eastAsia="楷体" w:hAnsi="Times New Roman" w:hint="eastAsia"/>
          <w:b/>
          <w:bCs/>
          <w:szCs w:val="24"/>
          <w:rPrChange w:id="63" w:author="Yifei Zhou" w:date="2023-03-10T09:49:00Z">
            <w:rPr>
              <w:rFonts w:ascii="Times New Roman" w:eastAsia="楷体" w:hAnsi="Times New Roman" w:hint="eastAsia"/>
              <w:szCs w:val="24"/>
            </w:rPr>
          </w:rPrChange>
        </w:rPr>
        <w:t>（</w:t>
      </w:r>
      <w:r w:rsidRPr="00743EA4">
        <w:rPr>
          <w:rFonts w:ascii="Times New Roman" w:eastAsia="楷体" w:hAnsi="Times New Roman"/>
          <w:b/>
          <w:bCs/>
          <w:szCs w:val="24"/>
          <w:rPrChange w:id="64" w:author="Yifei Zhou" w:date="2023-03-10T09:49:00Z">
            <w:rPr>
              <w:rFonts w:ascii="Times New Roman" w:eastAsia="楷体" w:hAnsi="Times New Roman"/>
              <w:szCs w:val="24"/>
            </w:rPr>
          </w:rPrChange>
        </w:rPr>
        <w:t>1</w:t>
      </w:r>
      <w:r w:rsidRPr="00743EA4">
        <w:rPr>
          <w:rFonts w:ascii="Times New Roman" w:eastAsia="楷体" w:hAnsi="Times New Roman" w:hint="eastAsia"/>
          <w:b/>
          <w:bCs/>
          <w:szCs w:val="24"/>
          <w:rPrChange w:id="65" w:author="Yifei Zhou" w:date="2023-03-10T09:49:00Z">
            <w:rPr>
              <w:rFonts w:ascii="Times New Roman" w:eastAsia="楷体" w:hAnsi="Times New Roman" w:hint="eastAsia"/>
              <w:szCs w:val="24"/>
            </w:rPr>
          </w:rPrChange>
        </w:rPr>
        <w:t>）</w:t>
      </w:r>
      <w:bookmarkStart w:id="66" w:name="OLE_LINK30"/>
      <w:r w:rsidRPr="00743EA4">
        <w:rPr>
          <w:rFonts w:ascii="Times New Roman" w:eastAsia="楷体" w:hAnsi="Times New Roman" w:hint="eastAsia"/>
          <w:b/>
          <w:bCs/>
          <w:szCs w:val="24"/>
          <w:rPrChange w:id="67" w:author="Yifei Zhou" w:date="2023-03-10T09:49:00Z">
            <w:rPr>
              <w:rFonts w:ascii="Times New Roman" w:eastAsia="楷体" w:hAnsi="Times New Roman" w:hint="eastAsia"/>
              <w:szCs w:val="24"/>
            </w:rPr>
          </w:rPrChange>
        </w:rPr>
        <w:t>如何准确量化行人高度处河流对周边热环境的影响及其时空分异？</w:t>
      </w:r>
      <w:r w:rsidRPr="00743EA4">
        <w:rPr>
          <w:rFonts w:ascii="Times New Roman" w:eastAsia="楷体" w:hAnsi="Times New Roman"/>
          <w:b/>
          <w:bCs/>
          <w:szCs w:val="24"/>
          <w:rPrChange w:id="68" w:author="Yifei Zhou" w:date="2023-03-10T09:49:00Z">
            <w:rPr>
              <w:rFonts w:ascii="Times New Roman" w:eastAsia="楷体" w:hAnsi="Times New Roman"/>
              <w:szCs w:val="24"/>
            </w:rPr>
          </w:rPrChange>
        </w:rPr>
        <w:t xml:space="preserve"> </w:t>
      </w:r>
      <w:bookmarkEnd w:id="66"/>
    </w:p>
    <w:p w14:paraId="68106FD8" w14:textId="07DADC72" w:rsidR="004C1B86" w:rsidRPr="00743EA4" w:rsidRDefault="00000000" w:rsidP="00CF1D0A">
      <w:pPr>
        <w:pStyle w:val="a9"/>
        <w:spacing w:beforeAutospacing="0" w:after="160" w:afterAutospacing="0" w:line="360" w:lineRule="auto"/>
        <w:rPr>
          <w:rFonts w:ascii="Times New Roman" w:eastAsia="楷体" w:hAnsi="Times New Roman"/>
          <w:b/>
          <w:bCs/>
          <w:szCs w:val="24"/>
          <w:rPrChange w:id="69" w:author="Yifei Zhou" w:date="2023-03-10T09:49:00Z">
            <w:rPr>
              <w:rFonts w:ascii="Times New Roman" w:eastAsia="楷体" w:hAnsi="Times New Roman"/>
              <w:szCs w:val="24"/>
            </w:rPr>
          </w:rPrChange>
        </w:rPr>
      </w:pPr>
      <w:r w:rsidRPr="00743EA4">
        <w:rPr>
          <w:rFonts w:ascii="Times New Roman" w:eastAsia="楷体" w:hAnsi="Times New Roman" w:hint="eastAsia"/>
          <w:b/>
          <w:bCs/>
          <w:szCs w:val="24"/>
          <w:rPrChange w:id="70" w:author="Yifei Zhou" w:date="2023-03-10T09:49:00Z">
            <w:rPr>
              <w:rFonts w:ascii="Times New Roman" w:eastAsia="楷体" w:hAnsi="Times New Roman" w:hint="eastAsia"/>
              <w:szCs w:val="24"/>
            </w:rPr>
          </w:rPrChange>
        </w:rPr>
        <w:t>（</w:t>
      </w:r>
      <w:r w:rsidRPr="00743EA4">
        <w:rPr>
          <w:rFonts w:ascii="Times New Roman" w:eastAsia="楷体" w:hAnsi="Times New Roman"/>
          <w:b/>
          <w:bCs/>
          <w:szCs w:val="24"/>
          <w:rPrChange w:id="71" w:author="Yifei Zhou" w:date="2023-03-10T09:49:00Z">
            <w:rPr>
              <w:rFonts w:ascii="Times New Roman" w:eastAsia="楷体" w:hAnsi="Times New Roman"/>
              <w:szCs w:val="24"/>
            </w:rPr>
          </w:rPrChange>
        </w:rPr>
        <w:t>2</w:t>
      </w:r>
      <w:r w:rsidRPr="00743EA4">
        <w:rPr>
          <w:rFonts w:ascii="Times New Roman" w:eastAsia="楷体" w:hAnsi="Times New Roman" w:hint="eastAsia"/>
          <w:b/>
          <w:bCs/>
          <w:szCs w:val="24"/>
          <w:rPrChange w:id="72" w:author="Yifei Zhou" w:date="2023-03-10T09:49:00Z">
            <w:rPr>
              <w:rFonts w:ascii="Times New Roman" w:eastAsia="楷体" w:hAnsi="Times New Roman" w:hint="eastAsia"/>
              <w:szCs w:val="24"/>
            </w:rPr>
          </w:rPrChange>
        </w:rPr>
        <w:t>）</w:t>
      </w:r>
      <w:bookmarkStart w:id="73" w:name="OLE_LINK37"/>
      <w:r w:rsidRPr="00743EA4">
        <w:rPr>
          <w:rFonts w:ascii="Times New Roman" w:eastAsia="楷体" w:hAnsi="Times New Roman" w:hint="eastAsia"/>
          <w:b/>
          <w:bCs/>
          <w:szCs w:val="24"/>
          <w:rPrChange w:id="74" w:author="Yifei Zhou" w:date="2023-03-10T09:49:00Z">
            <w:rPr>
              <w:rFonts w:ascii="Times New Roman" w:eastAsia="楷体" w:hAnsi="Times New Roman" w:hint="eastAsia"/>
              <w:szCs w:val="24"/>
            </w:rPr>
          </w:rPrChange>
        </w:rPr>
        <w:t>如何阐明行人高度处的河流热环境效应对包括三维形态特征在内的各环境因素的响应机制？</w:t>
      </w:r>
      <w:bookmarkEnd w:id="73"/>
    </w:p>
    <w:p w14:paraId="599FA203" w14:textId="77777777" w:rsidR="004C1B86" w:rsidRPr="00E14D1A" w:rsidRDefault="004C1B86">
      <w:pPr>
        <w:pStyle w:val="a9"/>
        <w:spacing w:beforeAutospacing="0" w:after="160" w:afterAutospacing="0" w:line="360" w:lineRule="auto"/>
        <w:rPr>
          <w:rFonts w:ascii="Times New Roman" w:eastAsia="楷体" w:hAnsi="Times New Roman"/>
        </w:rPr>
      </w:pPr>
    </w:p>
    <w:bookmarkEnd w:id="40"/>
    <w:p w14:paraId="7E3A95C5" w14:textId="77777777" w:rsidR="004C1B86" w:rsidRPr="00E14D1A" w:rsidRDefault="00000000" w:rsidP="004E41B3">
      <w:pPr>
        <w:snapToGrid w:val="0"/>
        <w:spacing w:line="360" w:lineRule="auto"/>
        <w:ind w:firstLineChars="196" w:firstLine="549"/>
        <w:rPr>
          <w:rFonts w:ascii="楷体" w:eastAsia="楷体" w:hAnsi="楷体" w:cs="楷体_GB2312"/>
          <w:color w:val="0070C0"/>
          <w:sz w:val="28"/>
          <w:szCs w:val="28"/>
        </w:rPr>
      </w:pPr>
      <w:r w:rsidRPr="00E14D1A">
        <w:rPr>
          <w:rFonts w:ascii="楷体" w:eastAsia="楷体" w:hAnsi="楷体" w:hint="eastAsia"/>
          <w:bCs/>
          <w:color w:val="0070C0"/>
          <w:sz w:val="28"/>
          <w:szCs w:val="28"/>
        </w:rPr>
        <w:t>3</w:t>
      </w:r>
      <w:r w:rsidRPr="00E14D1A">
        <w:rPr>
          <w:rFonts w:ascii="楷体" w:eastAsia="楷体" w:hAnsi="楷体"/>
          <w:bCs/>
          <w:color w:val="0070C0"/>
          <w:sz w:val="28"/>
          <w:szCs w:val="28"/>
        </w:rPr>
        <w:t xml:space="preserve">. </w:t>
      </w:r>
      <w:r w:rsidRPr="00E14D1A">
        <w:rPr>
          <w:rFonts w:ascii="楷体" w:eastAsia="楷体" w:hAnsi="楷体" w:cs="楷体_GB2312" w:hint="eastAsia"/>
          <w:b/>
          <w:bCs/>
          <w:color w:val="0070C0"/>
          <w:sz w:val="28"/>
          <w:szCs w:val="28"/>
        </w:rPr>
        <w:t>拟采取的研究方案及可行性分析</w:t>
      </w:r>
      <w:r w:rsidRPr="00E14D1A">
        <w:rPr>
          <w:rFonts w:ascii="楷体" w:eastAsia="楷体" w:hAnsi="楷体" w:cs="楷体_GB2312" w:hint="eastAsia"/>
          <w:color w:val="0070C0"/>
          <w:sz w:val="28"/>
          <w:szCs w:val="28"/>
        </w:rPr>
        <w:t>（包括研究方法、技术路线、实验手段、关键技术等说明</w:t>
      </w:r>
      <w:proofErr w:type="gramStart"/>
      <w:r w:rsidRPr="00E14D1A">
        <w:rPr>
          <w:rFonts w:ascii="楷体" w:eastAsia="楷体" w:hAnsi="楷体" w:cs="楷体_GB2312" w:hint="eastAsia"/>
          <w:color w:val="0070C0"/>
          <w:sz w:val="28"/>
          <w:szCs w:val="28"/>
        </w:rPr>
        <w:t>）；</w:t>
      </w:r>
      <w:proofErr w:type="gramEnd"/>
    </w:p>
    <w:p w14:paraId="701C01A9" w14:textId="66DA0E11" w:rsidR="004C1B86" w:rsidRPr="00EA50D3" w:rsidRDefault="00000000" w:rsidP="00EA50D3">
      <w:pPr>
        <w:spacing w:line="360" w:lineRule="auto"/>
        <w:ind w:firstLine="549"/>
        <w:rPr>
          <w:rFonts w:ascii="Times New Roman" w:eastAsia="楷体" w:hAnsi="Times New Roman" w:cs="Times New Roman"/>
          <w:b/>
          <w:bCs/>
          <w:sz w:val="26"/>
          <w:szCs w:val="26"/>
        </w:rPr>
      </w:pPr>
      <w:r w:rsidRPr="00EA50D3">
        <w:rPr>
          <w:rFonts w:ascii="Times New Roman" w:eastAsia="楷体" w:hAnsi="Times New Roman" w:cs="Times New Roman"/>
          <w:b/>
          <w:bCs/>
          <w:sz w:val="26"/>
          <w:szCs w:val="26"/>
        </w:rPr>
        <w:t>3.1</w:t>
      </w:r>
      <w:r w:rsidR="00E2568F" w:rsidRPr="00E14D1A">
        <w:rPr>
          <w:rFonts w:ascii="Times New Roman" w:eastAsia="楷体" w:hAnsi="Times New Roman" w:cs="Times New Roman"/>
          <w:b/>
          <w:bCs/>
          <w:sz w:val="26"/>
          <w:szCs w:val="26"/>
        </w:rPr>
        <w:t>.</w:t>
      </w:r>
      <w:r w:rsidRPr="00EA50D3">
        <w:rPr>
          <w:rFonts w:ascii="Times New Roman" w:eastAsia="楷体" w:hAnsi="Times New Roman" w:cs="Times New Roman"/>
          <w:b/>
          <w:bCs/>
          <w:sz w:val="26"/>
          <w:szCs w:val="26"/>
        </w:rPr>
        <w:t xml:space="preserve"> </w:t>
      </w:r>
      <w:r w:rsidRPr="00EA50D3">
        <w:rPr>
          <w:rFonts w:ascii="Times New Roman" w:eastAsia="楷体" w:hAnsi="Times New Roman" w:cs="Times New Roman" w:hint="eastAsia"/>
          <w:b/>
          <w:bCs/>
          <w:sz w:val="26"/>
          <w:szCs w:val="26"/>
        </w:rPr>
        <w:t>研究方案</w:t>
      </w:r>
    </w:p>
    <w:p w14:paraId="7D78ABA6" w14:textId="6D666114" w:rsidR="004C1B86" w:rsidRPr="00E14D1A" w:rsidRDefault="00527696" w:rsidP="00C629F0">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lastRenderedPageBreak/>
        <w:t xml:space="preserve">        </w:t>
      </w:r>
      <w:r w:rsidRPr="00E14D1A">
        <w:rPr>
          <w:rFonts w:ascii="Times New Roman" w:eastAsia="楷体" w:hAnsi="Times New Roman" w:cs="Times New Roman" w:hint="eastAsia"/>
          <w:sz w:val="24"/>
          <w:szCs w:val="24"/>
        </w:rPr>
        <w:t>本项目拟在位于</w:t>
      </w:r>
      <w:r w:rsidRPr="00EA50D3">
        <w:rPr>
          <w:rFonts w:ascii="Times New Roman" w:eastAsia="楷体" w:hAnsi="Times New Roman" w:cs="Times New Roman" w:hint="eastAsia"/>
          <w:sz w:val="24"/>
          <w:szCs w:val="24"/>
        </w:rPr>
        <w:t>我国长江流域上游</w:t>
      </w:r>
      <w:r w:rsidRPr="00E14D1A">
        <w:rPr>
          <w:rFonts w:ascii="Times New Roman" w:eastAsia="楷体" w:hAnsi="Times New Roman" w:cs="Times New Roman" w:hint="eastAsia"/>
          <w:sz w:val="24"/>
          <w:szCs w:val="24"/>
        </w:rPr>
        <w:t>的重庆开展</w:t>
      </w:r>
      <w:r w:rsidRPr="00EA50D3">
        <w:rPr>
          <w:rFonts w:ascii="Times New Roman" w:eastAsia="楷体" w:hAnsi="Times New Roman" w:cs="Times New Roman" w:hint="eastAsia"/>
          <w:sz w:val="24"/>
          <w:szCs w:val="24"/>
        </w:rPr>
        <w:t>实地测量和模型模拟</w:t>
      </w:r>
      <w:r w:rsidRPr="00E14D1A">
        <w:rPr>
          <w:rFonts w:ascii="Times New Roman" w:eastAsia="楷体" w:hAnsi="Times New Roman" w:cs="Times New Roman" w:hint="eastAsia"/>
          <w:sz w:val="24"/>
          <w:szCs w:val="24"/>
        </w:rPr>
        <w:t>研究。重庆的气候类型为</w:t>
      </w:r>
      <w:r w:rsidRPr="00EA50D3">
        <w:rPr>
          <w:rFonts w:ascii="Times New Roman" w:eastAsia="楷体" w:hAnsi="Times New Roman" w:cs="Times New Roman" w:hint="eastAsia"/>
          <w:sz w:val="24"/>
          <w:szCs w:val="24"/>
        </w:rPr>
        <w:t>亚热带季风气候</w:t>
      </w:r>
      <w:r w:rsidRPr="00E14D1A">
        <w:rPr>
          <w:rFonts w:ascii="Times New Roman" w:eastAsia="楷体" w:hAnsi="Times New Roman" w:cs="Times New Roman" w:hint="eastAsia"/>
          <w:sz w:val="24"/>
          <w:szCs w:val="24"/>
        </w:rPr>
        <w:t>，夏季炎热潮湿，冬季</w:t>
      </w:r>
      <w:r w:rsidRPr="00EA50D3">
        <w:rPr>
          <w:rFonts w:ascii="Times New Roman" w:eastAsia="楷体" w:hAnsi="Times New Roman" w:cs="Times New Roman" w:hint="eastAsia"/>
          <w:sz w:val="24"/>
          <w:szCs w:val="24"/>
        </w:rPr>
        <w:t>阴冷且日照偏少</w:t>
      </w:r>
      <w:r w:rsidRPr="00E14D1A">
        <w:rPr>
          <w:rFonts w:ascii="Times New Roman" w:eastAsia="楷体" w:hAnsi="Times New Roman" w:cs="Times New Roman" w:hint="eastAsia"/>
          <w:sz w:val="24"/>
          <w:szCs w:val="24"/>
        </w:rPr>
        <w:t>。本项目中的研究区位于</w:t>
      </w:r>
      <w:r w:rsidRPr="00EA50D3">
        <w:rPr>
          <w:rFonts w:ascii="Times New Roman" w:eastAsia="楷体" w:hAnsi="Times New Roman" w:cs="Times New Roman" w:hint="eastAsia"/>
          <w:sz w:val="24"/>
          <w:szCs w:val="24"/>
        </w:rPr>
        <w:t>城市滨江地区</w:t>
      </w:r>
      <w:r w:rsidRPr="00E14D1A">
        <w:rPr>
          <w:rFonts w:ascii="Times New Roman" w:eastAsia="楷体" w:hAnsi="Times New Roman" w:cs="Times New Roman" w:hint="eastAsia"/>
          <w:sz w:val="24"/>
          <w:szCs w:val="24"/>
        </w:rPr>
        <w:t>，海拔</w:t>
      </w:r>
      <w:r w:rsidRPr="00EA50D3">
        <w:rPr>
          <w:rFonts w:ascii="Times New Roman" w:eastAsia="楷体" w:hAnsi="Times New Roman" w:cs="Times New Roman" w:hint="eastAsia"/>
          <w:sz w:val="24"/>
          <w:szCs w:val="24"/>
        </w:rPr>
        <w:t>约为</w:t>
      </w:r>
      <w:r w:rsidRPr="00EA50D3">
        <w:rPr>
          <w:rFonts w:ascii="Times New Roman" w:eastAsia="楷体" w:hAnsi="Times New Roman" w:cs="Times New Roman"/>
          <w:sz w:val="24"/>
          <w:szCs w:val="24"/>
        </w:rPr>
        <w:t>210</w:t>
      </w:r>
      <w:r w:rsidRPr="00EA50D3">
        <w:rPr>
          <w:rFonts w:ascii="Times New Roman" w:eastAsia="楷体" w:hAnsi="Times New Roman" w:cs="Times New Roman" w:hint="eastAsia"/>
          <w:sz w:val="24"/>
          <w:szCs w:val="24"/>
        </w:rPr>
        <w:t>米</w:t>
      </w:r>
      <w:r w:rsidRPr="00E14D1A">
        <w:rPr>
          <w:rFonts w:ascii="Times New Roman" w:eastAsia="楷体" w:hAnsi="Times New Roman" w:cs="Times New Roman" w:hint="eastAsia"/>
          <w:sz w:val="24"/>
          <w:szCs w:val="24"/>
        </w:rPr>
        <w:t>，地形相对平坦。在研究区内，</w:t>
      </w:r>
      <w:r w:rsidRPr="00EA50D3">
        <w:rPr>
          <w:rFonts w:ascii="Times New Roman" w:eastAsia="楷体" w:hAnsi="Times New Roman" w:cs="Times New Roman" w:hint="eastAsia"/>
          <w:sz w:val="24"/>
          <w:szCs w:val="24"/>
        </w:rPr>
        <w:t>建筑和道路</w:t>
      </w:r>
      <w:r w:rsidRPr="00E14D1A">
        <w:rPr>
          <w:rFonts w:ascii="Times New Roman" w:eastAsia="楷体" w:hAnsi="Times New Roman" w:cs="Times New Roman" w:hint="eastAsia"/>
          <w:sz w:val="24"/>
          <w:szCs w:val="24"/>
        </w:rPr>
        <w:t>沿江岸布局，包含不同类型的</w:t>
      </w:r>
      <w:r w:rsidRPr="00EA50D3">
        <w:rPr>
          <w:rFonts w:ascii="Times New Roman" w:eastAsia="楷体" w:hAnsi="Times New Roman" w:cs="Times New Roman" w:hint="eastAsia"/>
          <w:sz w:val="24"/>
          <w:szCs w:val="24"/>
        </w:rPr>
        <w:t>局地气候区</w:t>
      </w:r>
      <w:r w:rsidRPr="00E14D1A">
        <w:rPr>
          <w:rFonts w:ascii="Times New Roman" w:eastAsia="楷体" w:hAnsi="Times New Roman" w:cs="Times New Roman" w:hint="eastAsia"/>
          <w:sz w:val="24"/>
          <w:szCs w:val="24"/>
        </w:rPr>
        <w:t>，如</w:t>
      </w:r>
      <w:r w:rsidRPr="00EA50D3">
        <w:rPr>
          <w:rFonts w:ascii="Times New Roman" w:eastAsia="楷体" w:hAnsi="Times New Roman" w:cs="Times New Roman" w:hint="eastAsia"/>
          <w:sz w:val="24"/>
          <w:szCs w:val="24"/>
        </w:rPr>
        <w:t>紧凑型中低层建筑街区</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开放型高层建筑街区</w:t>
      </w:r>
      <w:r w:rsidRPr="00E14D1A">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大型低层建筑街区</w:t>
      </w:r>
      <w:r w:rsidRPr="00E14D1A">
        <w:rPr>
          <w:rFonts w:ascii="Times New Roman" w:eastAsia="楷体" w:hAnsi="Times New Roman" w:cs="Times New Roman" w:hint="eastAsia"/>
          <w:sz w:val="24"/>
          <w:szCs w:val="24"/>
        </w:rPr>
        <w:t>等，</w:t>
      </w:r>
      <w:r w:rsidRPr="00EA50D3">
        <w:rPr>
          <w:rFonts w:ascii="Times New Roman" w:eastAsia="楷体" w:hAnsi="Times New Roman" w:cs="Times New Roman" w:hint="eastAsia"/>
          <w:sz w:val="24"/>
          <w:szCs w:val="24"/>
        </w:rPr>
        <w:t>在我国城市中</w:t>
      </w:r>
      <w:r w:rsidRPr="00E14D1A">
        <w:rPr>
          <w:rFonts w:ascii="Times New Roman" w:eastAsia="楷体" w:hAnsi="Times New Roman" w:cs="Times New Roman" w:hint="eastAsia"/>
          <w:sz w:val="24"/>
          <w:szCs w:val="24"/>
        </w:rPr>
        <w:t>具有很好的代表性。</w:t>
      </w:r>
    </w:p>
    <w:p w14:paraId="195DF7DE" w14:textId="07301136" w:rsidR="004C1B86" w:rsidRPr="00E14D1A" w:rsidDel="00743EA4" w:rsidRDefault="00527696" w:rsidP="00AB08A8">
      <w:pPr>
        <w:spacing w:line="360" w:lineRule="auto"/>
        <w:rPr>
          <w:del w:id="75" w:author="Yifei Zhou" w:date="2023-03-10T09:49:00Z"/>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本项目拟围绕</w:t>
      </w:r>
      <w:r w:rsidRPr="00EA50D3">
        <w:rPr>
          <w:rFonts w:ascii="Times New Roman" w:eastAsia="楷体" w:hAnsi="Times New Roman" w:cs="Times New Roman" w:hint="eastAsia"/>
          <w:sz w:val="24"/>
          <w:szCs w:val="24"/>
        </w:rPr>
        <w:t>上述科学问题</w:t>
      </w:r>
      <w:r w:rsidRPr="00E14D1A">
        <w:rPr>
          <w:rFonts w:ascii="Times New Roman" w:eastAsia="楷体" w:hAnsi="Times New Roman" w:cs="Times New Roman" w:hint="eastAsia"/>
          <w:sz w:val="24"/>
          <w:szCs w:val="24"/>
        </w:rPr>
        <w:t>，对应开展</w:t>
      </w:r>
      <w:r w:rsidRPr="00EA50D3">
        <w:rPr>
          <w:rFonts w:ascii="Times New Roman" w:eastAsia="楷体" w:hAnsi="Times New Roman" w:cs="Times New Roman" w:hint="eastAsia"/>
          <w:sz w:val="24"/>
          <w:szCs w:val="24"/>
        </w:rPr>
        <w:t>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层热效应</w:t>
      </w:r>
      <w:r w:rsidRPr="00E14D1A">
        <w:rPr>
          <w:rFonts w:ascii="Times New Roman" w:eastAsia="楷体" w:hAnsi="Times New Roman" w:cs="Times New Roman" w:hint="eastAsia"/>
          <w:sz w:val="24"/>
          <w:szCs w:val="24"/>
        </w:rPr>
        <w:t>指标体系的建立与</w:t>
      </w:r>
      <w:r w:rsidRPr="00EA50D3">
        <w:rPr>
          <w:rFonts w:ascii="Times New Roman" w:eastAsia="楷体" w:hAnsi="Times New Roman" w:cs="Times New Roman" w:hint="eastAsia"/>
          <w:sz w:val="24"/>
          <w:szCs w:val="24"/>
        </w:rPr>
        <w:t>时空分析</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形成机制分析</w:t>
      </w:r>
      <w:r w:rsidRPr="00E14D1A">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情景模拟分析</w:t>
      </w:r>
      <w:r w:rsidRPr="00E14D1A">
        <w:rPr>
          <w:rFonts w:ascii="Times New Roman" w:eastAsia="楷体" w:hAnsi="Times New Roman" w:cs="Times New Roman" w:hint="eastAsia"/>
          <w:sz w:val="24"/>
          <w:szCs w:val="24"/>
        </w:rPr>
        <w:t>，技术路线如下：</w:t>
      </w:r>
    </w:p>
    <w:p w14:paraId="6237D2F7" w14:textId="77777777" w:rsidR="004C1B86" w:rsidRPr="00E14D1A" w:rsidDel="00743EA4" w:rsidRDefault="004C1B86">
      <w:pPr>
        <w:spacing w:line="360" w:lineRule="auto"/>
        <w:rPr>
          <w:del w:id="76" w:author="Yifei Zhou" w:date="2023-03-10T09:49:00Z"/>
          <w:rFonts w:ascii="Times New Roman" w:eastAsia="楷体" w:hAnsi="Times New Roman" w:cs="Times New Roman"/>
          <w:sz w:val="24"/>
          <w:szCs w:val="24"/>
        </w:rPr>
      </w:pPr>
    </w:p>
    <w:p w14:paraId="12A53E5A" w14:textId="77777777" w:rsidR="004C1B86" w:rsidRPr="00E14D1A" w:rsidDel="00743EA4" w:rsidRDefault="004C1B86">
      <w:pPr>
        <w:spacing w:line="360" w:lineRule="auto"/>
        <w:rPr>
          <w:del w:id="77" w:author="Yifei Zhou" w:date="2023-03-10T09:49:00Z"/>
          <w:rFonts w:ascii="Times New Roman" w:eastAsia="楷体" w:hAnsi="Times New Roman" w:cs="Times New Roman"/>
          <w:sz w:val="24"/>
          <w:szCs w:val="24"/>
        </w:rPr>
      </w:pPr>
    </w:p>
    <w:p w14:paraId="6855B665" w14:textId="77777777" w:rsidR="004C1B86" w:rsidRPr="00E14D1A" w:rsidRDefault="004C1B86">
      <w:pPr>
        <w:spacing w:line="360" w:lineRule="auto"/>
        <w:rPr>
          <w:rFonts w:ascii="Times New Roman" w:eastAsia="楷体" w:hAnsi="Times New Roman" w:cs="Times New Roman"/>
          <w:sz w:val="24"/>
          <w:szCs w:val="24"/>
        </w:rPr>
      </w:pPr>
    </w:p>
    <w:p w14:paraId="3B432745" w14:textId="77777777" w:rsidR="004C1B86" w:rsidRPr="00E14D1A" w:rsidRDefault="00000000">
      <w:pPr>
        <w:spacing w:line="360" w:lineRule="auto"/>
        <w:jc w:val="center"/>
        <w:rPr>
          <w:rFonts w:ascii="Times New Roman" w:eastAsia="楷体" w:hAnsi="Times New Roman" w:cs="Times New Roman"/>
          <w:sz w:val="24"/>
          <w:szCs w:val="24"/>
        </w:rPr>
      </w:pPr>
      <w:r w:rsidRPr="00E14D1A">
        <w:rPr>
          <w:rFonts w:ascii="Times New Roman" w:eastAsia="楷体" w:hAnsi="Times New Roman" w:cs="Times New Roman"/>
          <w:noProof/>
          <w:sz w:val="24"/>
          <w:szCs w:val="24"/>
        </w:rPr>
        <w:drawing>
          <wp:inline distT="0" distB="0" distL="0" distR="0" wp14:anchorId="3F3FA3D5" wp14:editId="613B06D3">
            <wp:extent cx="4435522" cy="5494203"/>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8" cstate="print">
                      <a:extLst>
                        <a:ext uri="{28A0092B-C50C-407E-A947-70E740481C1C}">
                          <a14:useLocalDpi xmlns:a14="http://schemas.microsoft.com/office/drawing/2010/main" val="0"/>
                        </a:ext>
                      </a:extLst>
                    </a:blip>
                    <a:srcRect t="12963" b="17361"/>
                    <a:stretch>
                      <a:fillRect/>
                    </a:stretch>
                  </pic:blipFill>
                  <pic:spPr>
                    <a:xfrm>
                      <a:off x="0" y="0"/>
                      <a:ext cx="4461299" cy="5526133"/>
                    </a:xfrm>
                    <a:prstGeom prst="rect">
                      <a:avLst/>
                    </a:prstGeom>
                    <a:noFill/>
                    <a:ln>
                      <a:noFill/>
                    </a:ln>
                  </pic:spPr>
                </pic:pic>
              </a:graphicData>
            </a:graphic>
          </wp:inline>
        </w:drawing>
      </w:r>
    </w:p>
    <w:p w14:paraId="16551B12" w14:textId="77777777" w:rsidR="004C1B86" w:rsidRPr="00410C83" w:rsidDel="00AE0AD9" w:rsidRDefault="00000000">
      <w:pPr>
        <w:jc w:val="center"/>
        <w:rPr>
          <w:del w:id="78" w:author="Yifei Zhou" w:date="2023-03-10T10:33:00Z"/>
          <w:rFonts w:ascii="Times New Roman" w:eastAsia="楷体" w:hAnsi="Times New Roman" w:cs="Times New Roman"/>
          <w:bCs/>
          <w:sz w:val="21"/>
          <w:szCs w:val="21"/>
          <w:rPrChange w:id="79" w:author="Yifei Zhou" w:date="2023-03-10T10:30:00Z">
            <w:rPr>
              <w:del w:id="80" w:author="Yifei Zhou" w:date="2023-03-10T10:33:00Z"/>
              <w:rFonts w:ascii="Times New Roman" w:eastAsia="楷体" w:hAnsi="Times New Roman" w:cs="Times New Roman"/>
              <w:bCs/>
              <w:sz w:val="20"/>
              <w:szCs w:val="20"/>
            </w:rPr>
          </w:rPrChange>
        </w:rPr>
      </w:pPr>
      <w:r w:rsidRPr="00410C83">
        <w:rPr>
          <w:rFonts w:ascii="Times New Roman" w:eastAsia="楷体" w:hAnsi="Times New Roman" w:cs="Times New Roman" w:hint="eastAsia"/>
          <w:bCs/>
          <w:sz w:val="21"/>
          <w:szCs w:val="21"/>
          <w:rPrChange w:id="81" w:author="Yifei Zhou" w:date="2023-03-10T10:30:00Z">
            <w:rPr>
              <w:rFonts w:ascii="Times New Roman" w:eastAsia="楷体" w:hAnsi="Times New Roman" w:cs="Times New Roman" w:hint="eastAsia"/>
              <w:bCs/>
              <w:sz w:val="20"/>
              <w:szCs w:val="20"/>
            </w:rPr>
          </w:rPrChange>
        </w:rPr>
        <w:t>图</w:t>
      </w:r>
      <w:r w:rsidRPr="00410C83">
        <w:rPr>
          <w:rFonts w:ascii="Times New Roman" w:eastAsia="楷体" w:hAnsi="Times New Roman" w:cs="Times New Roman"/>
          <w:bCs/>
          <w:sz w:val="21"/>
          <w:szCs w:val="21"/>
          <w:rPrChange w:id="82" w:author="Yifei Zhou" w:date="2023-03-10T10:30:00Z">
            <w:rPr>
              <w:rFonts w:ascii="Times New Roman" w:eastAsia="楷体" w:hAnsi="Times New Roman" w:cs="Times New Roman"/>
              <w:bCs/>
              <w:sz w:val="20"/>
              <w:szCs w:val="20"/>
            </w:rPr>
          </w:rPrChange>
        </w:rPr>
        <w:t xml:space="preserve">1  </w:t>
      </w:r>
      <w:r w:rsidRPr="00410C83">
        <w:rPr>
          <w:rFonts w:ascii="Times New Roman" w:eastAsia="楷体" w:hAnsi="Times New Roman" w:cs="Times New Roman" w:hint="eastAsia"/>
          <w:bCs/>
          <w:sz w:val="21"/>
          <w:szCs w:val="21"/>
          <w:rPrChange w:id="83" w:author="Yifei Zhou" w:date="2023-03-10T10:30:00Z">
            <w:rPr>
              <w:rFonts w:ascii="Times New Roman" w:eastAsia="楷体" w:hAnsi="Times New Roman" w:cs="Times New Roman" w:hint="eastAsia"/>
              <w:bCs/>
              <w:sz w:val="20"/>
              <w:szCs w:val="20"/>
            </w:rPr>
          </w:rPrChange>
        </w:rPr>
        <w:t>本项目的技术路线图</w:t>
      </w:r>
    </w:p>
    <w:p w14:paraId="59FC42BA" w14:textId="77777777" w:rsidR="004C1B86" w:rsidRPr="00E14D1A" w:rsidRDefault="004C1B86" w:rsidP="00AE0AD9">
      <w:pPr>
        <w:jc w:val="center"/>
        <w:rPr>
          <w:rFonts w:ascii="Times New Roman" w:eastAsia="楷体" w:hAnsi="Times New Roman" w:cs="Times New Roman"/>
          <w:b/>
          <w:sz w:val="24"/>
          <w:szCs w:val="24"/>
        </w:rPr>
        <w:pPrChange w:id="84" w:author="Yifei Zhou" w:date="2023-03-10T10:33:00Z">
          <w:pPr/>
        </w:pPrChange>
      </w:pPr>
    </w:p>
    <w:p w14:paraId="3D98B475" w14:textId="17DB8ED8" w:rsidR="004C1B86" w:rsidRPr="00EA50D3" w:rsidRDefault="00410C83" w:rsidP="00410C83">
      <w:pPr>
        <w:spacing w:line="360" w:lineRule="auto"/>
        <w:rPr>
          <w:rFonts w:ascii="Times New Roman" w:eastAsia="楷体" w:hAnsi="Times New Roman" w:cs="Times New Roman"/>
          <w:b/>
          <w:bCs/>
          <w:sz w:val="24"/>
          <w:szCs w:val="24"/>
        </w:rPr>
        <w:pPrChange w:id="85" w:author="Yifei Zhou" w:date="2023-03-10T10:26:00Z">
          <w:pPr>
            <w:spacing w:line="360" w:lineRule="auto"/>
            <w:ind w:firstLine="720"/>
          </w:pPr>
        </w:pPrChange>
      </w:pPr>
      <w:ins w:id="86" w:author="Yifei Zhou" w:date="2023-03-10T10:26:00Z">
        <w:r>
          <w:rPr>
            <w:rFonts w:ascii="Times New Roman" w:eastAsia="楷体" w:hAnsi="Times New Roman" w:cs="Times New Roman"/>
            <w:b/>
            <w:bCs/>
            <w:sz w:val="24"/>
            <w:szCs w:val="24"/>
          </w:rPr>
          <w:lastRenderedPageBreak/>
          <w:t xml:space="preserve">        </w:t>
        </w:r>
      </w:ins>
      <w:r w:rsidR="00000000" w:rsidRPr="00E14D1A">
        <w:rPr>
          <w:rFonts w:ascii="Times New Roman" w:eastAsia="楷体" w:hAnsi="Times New Roman" w:cs="Times New Roman"/>
          <w:b/>
          <w:bCs/>
          <w:sz w:val="24"/>
          <w:szCs w:val="24"/>
        </w:rPr>
        <w:t>3.1.1</w:t>
      </w:r>
      <w:r w:rsidR="00E2568F" w:rsidRPr="00E14D1A">
        <w:rPr>
          <w:rFonts w:ascii="Times New Roman" w:eastAsia="楷体" w:hAnsi="Times New Roman" w:cs="Times New Roman"/>
          <w:b/>
          <w:bCs/>
          <w:sz w:val="24"/>
          <w:szCs w:val="24"/>
        </w:rPr>
        <w:t>.</w:t>
      </w:r>
      <w:r w:rsidR="00000000" w:rsidRPr="00E14D1A">
        <w:rPr>
          <w:rFonts w:ascii="Times New Roman" w:eastAsia="楷体" w:hAnsi="Times New Roman" w:cs="Times New Roman"/>
          <w:b/>
          <w:bCs/>
          <w:sz w:val="24"/>
          <w:szCs w:val="24"/>
        </w:rPr>
        <w:t xml:space="preserve"> </w:t>
      </w:r>
      <w:r w:rsidR="00000000" w:rsidRPr="00EA50D3">
        <w:rPr>
          <w:rFonts w:ascii="Times New Roman" w:eastAsia="楷体" w:hAnsi="Times New Roman" w:cs="Times New Roman" w:hint="eastAsia"/>
          <w:b/>
          <w:bCs/>
          <w:sz w:val="24"/>
          <w:szCs w:val="24"/>
        </w:rPr>
        <w:t>河</w:t>
      </w:r>
      <w:proofErr w:type="gramStart"/>
      <w:r w:rsidR="00000000" w:rsidRPr="00EA50D3">
        <w:rPr>
          <w:rFonts w:ascii="Times New Roman" w:eastAsia="楷体" w:hAnsi="Times New Roman" w:cs="Times New Roman" w:hint="eastAsia"/>
          <w:b/>
          <w:bCs/>
          <w:sz w:val="24"/>
          <w:szCs w:val="24"/>
        </w:rPr>
        <w:t>流冠</w:t>
      </w:r>
      <w:proofErr w:type="gramEnd"/>
      <w:r w:rsidR="00000000" w:rsidRPr="00EA50D3">
        <w:rPr>
          <w:rFonts w:ascii="Times New Roman" w:eastAsia="楷体" w:hAnsi="Times New Roman" w:cs="Times New Roman" w:hint="eastAsia"/>
          <w:b/>
          <w:bCs/>
          <w:sz w:val="24"/>
          <w:szCs w:val="24"/>
        </w:rPr>
        <w:t>层热效应</w:t>
      </w:r>
      <w:r w:rsidR="00000000" w:rsidRPr="00E14D1A">
        <w:rPr>
          <w:rFonts w:ascii="Times New Roman" w:eastAsia="楷体" w:hAnsi="Times New Roman" w:cs="Times New Roman" w:hint="eastAsia"/>
          <w:b/>
          <w:bCs/>
          <w:sz w:val="24"/>
          <w:szCs w:val="24"/>
        </w:rPr>
        <w:t>指标体系的建立与时空分析</w:t>
      </w:r>
    </w:p>
    <w:p w14:paraId="18FB3DF1" w14:textId="208B0CB1" w:rsidR="00167564" w:rsidRPr="00E14D1A" w:rsidRDefault="00410C83" w:rsidP="00167564">
      <w:pPr>
        <w:spacing w:line="360" w:lineRule="auto"/>
        <w:rPr>
          <w:rFonts w:ascii="Times New Roman" w:eastAsia="楷体" w:hAnsi="Times New Roman" w:cs="Times New Roman"/>
          <w:sz w:val="24"/>
          <w:szCs w:val="24"/>
        </w:rPr>
      </w:pPr>
      <w:ins w:id="87" w:author="Yifei Zhou" w:date="2023-03-10T10:26:00Z">
        <w:r>
          <w:rPr>
            <w:rFonts w:ascii="Times New Roman" w:eastAsia="楷体" w:hAnsi="Times New Roman" w:cs="Times New Roman" w:hint="eastAsia"/>
            <w:sz w:val="24"/>
            <w:szCs w:val="24"/>
          </w:rPr>
          <w:t xml:space="preserve"> </w:t>
        </w:r>
        <w:r>
          <w:rPr>
            <w:rFonts w:ascii="Times New Roman" w:eastAsia="楷体" w:hAnsi="Times New Roman" w:cs="Times New Roman"/>
            <w:sz w:val="24"/>
            <w:szCs w:val="24"/>
          </w:rPr>
          <w:t xml:space="preserve">     </w:t>
        </w:r>
      </w:ins>
      <w:r w:rsidR="00167564" w:rsidRPr="00EA50D3">
        <w:rPr>
          <w:rFonts w:ascii="Times New Roman" w:eastAsia="楷体" w:hAnsi="Times New Roman" w:cs="Times New Roman" w:hint="eastAsia"/>
          <w:sz w:val="24"/>
          <w:szCs w:val="24"/>
        </w:rPr>
        <w:t>（</w:t>
      </w:r>
      <w:r w:rsidR="00167564" w:rsidRPr="00EA50D3">
        <w:rPr>
          <w:rFonts w:ascii="Times New Roman" w:eastAsia="楷体" w:hAnsi="Times New Roman" w:cs="Times New Roman"/>
          <w:sz w:val="24"/>
          <w:szCs w:val="24"/>
        </w:rPr>
        <w:t>1</w:t>
      </w:r>
      <w:r w:rsidR="00167564" w:rsidRPr="00EA50D3">
        <w:rPr>
          <w:rFonts w:ascii="Times New Roman" w:eastAsia="楷体" w:hAnsi="Times New Roman" w:cs="Times New Roman" w:hint="eastAsia"/>
          <w:sz w:val="24"/>
          <w:szCs w:val="24"/>
        </w:rPr>
        <w:t>）河</w:t>
      </w:r>
      <w:proofErr w:type="gramStart"/>
      <w:r w:rsidR="00167564" w:rsidRPr="00EA50D3">
        <w:rPr>
          <w:rFonts w:ascii="Times New Roman" w:eastAsia="楷体" w:hAnsi="Times New Roman" w:cs="Times New Roman" w:hint="eastAsia"/>
          <w:sz w:val="24"/>
          <w:szCs w:val="24"/>
        </w:rPr>
        <w:t>流冠</w:t>
      </w:r>
      <w:proofErr w:type="gramEnd"/>
      <w:r w:rsidR="00167564" w:rsidRPr="00EA50D3">
        <w:rPr>
          <w:rFonts w:ascii="Times New Roman" w:eastAsia="楷体" w:hAnsi="Times New Roman" w:cs="Times New Roman" w:hint="eastAsia"/>
          <w:sz w:val="24"/>
          <w:szCs w:val="24"/>
        </w:rPr>
        <w:t>层热效应</w:t>
      </w:r>
      <w:r w:rsidR="00167564" w:rsidRPr="00E14D1A">
        <w:rPr>
          <w:rFonts w:ascii="Times New Roman" w:eastAsia="楷体" w:hAnsi="Times New Roman" w:cs="Times New Roman" w:hint="eastAsia"/>
          <w:sz w:val="24"/>
          <w:szCs w:val="24"/>
        </w:rPr>
        <w:t>指标体系的建立</w:t>
      </w:r>
    </w:p>
    <w:p w14:paraId="7983FD8C" w14:textId="0448300F" w:rsidR="00167564" w:rsidRPr="00E14D1A" w:rsidRDefault="00167564" w:rsidP="00167564">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在立项依据中，申请人已经提到，以往</w:t>
      </w:r>
      <w:r w:rsidRPr="00EA50D3">
        <w:rPr>
          <w:rFonts w:ascii="Times New Roman" w:eastAsia="楷体" w:hAnsi="Times New Roman" w:cs="Times New Roman" w:hint="eastAsia"/>
          <w:sz w:val="24"/>
          <w:szCs w:val="24"/>
        </w:rPr>
        <w:t>包括河流在内</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城市水体对周边热环境影响的研究</w:t>
      </w:r>
      <w:r w:rsidRPr="00E14D1A">
        <w:rPr>
          <w:rFonts w:ascii="Times New Roman" w:eastAsia="楷体" w:hAnsi="Times New Roman" w:cs="Times New Roman" w:hint="eastAsia"/>
          <w:sz w:val="24"/>
          <w:szCs w:val="24"/>
        </w:rPr>
        <w:t>主要基于</w:t>
      </w:r>
      <w:r w:rsidRPr="00EA50D3">
        <w:rPr>
          <w:rFonts w:ascii="Times New Roman" w:eastAsia="楷体" w:hAnsi="Times New Roman" w:cs="Times New Roman" w:hint="eastAsia"/>
          <w:sz w:val="24"/>
          <w:szCs w:val="24"/>
        </w:rPr>
        <w:t>遥感数据</w:t>
      </w:r>
      <w:r w:rsidRPr="00E14D1A">
        <w:rPr>
          <w:rFonts w:ascii="Times New Roman" w:eastAsia="楷体" w:hAnsi="Times New Roman" w:cs="Times New Roman" w:hint="eastAsia"/>
          <w:sz w:val="24"/>
          <w:szCs w:val="24"/>
        </w:rPr>
        <w:t>，对</w:t>
      </w:r>
      <w:r w:rsidRPr="00EA50D3">
        <w:rPr>
          <w:rFonts w:ascii="Times New Roman" w:eastAsia="楷体" w:hAnsi="Times New Roman" w:cs="Times New Roman" w:hint="eastAsia"/>
          <w:sz w:val="24"/>
          <w:szCs w:val="24"/>
        </w:rPr>
        <w:t>行人高度处</w:t>
      </w:r>
      <w:r w:rsidRPr="00E14D1A">
        <w:rPr>
          <w:rFonts w:ascii="Times New Roman" w:eastAsia="楷体" w:hAnsi="Times New Roman" w:cs="Times New Roman" w:hint="eastAsia"/>
          <w:sz w:val="24"/>
          <w:szCs w:val="24"/>
        </w:rPr>
        <w:t>气温及其</w:t>
      </w:r>
      <w:r w:rsidRPr="00EA50D3">
        <w:rPr>
          <w:rFonts w:ascii="Times New Roman" w:eastAsia="楷体" w:hAnsi="Times New Roman" w:cs="Times New Roman" w:hint="eastAsia"/>
          <w:sz w:val="24"/>
          <w:szCs w:val="24"/>
        </w:rPr>
        <w:t>随时间的变化</w:t>
      </w:r>
      <w:r w:rsidRPr="00E14D1A">
        <w:rPr>
          <w:rFonts w:ascii="Times New Roman" w:eastAsia="楷体" w:hAnsi="Times New Roman" w:cs="Times New Roman" w:hint="eastAsia"/>
          <w:sz w:val="24"/>
          <w:szCs w:val="24"/>
        </w:rPr>
        <w:t>关注不足。另外，</w:t>
      </w:r>
      <w:r w:rsidRPr="00EA50D3">
        <w:rPr>
          <w:rFonts w:ascii="Times New Roman" w:eastAsia="楷体" w:hAnsi="Times New Roman" w:cs="Times New Roman" w:hint="eastAsia"/>
          <w:sz w:val="24"/>
          <w:szCs w:val="24"/>
        </w:rPr>
        <w:t>目前还没有研究</w:t>
      </w:r>
      <w:r w:rsidRPr="00E14D1A">
        <w:rPr>
          <w:rFonts w:ascii="Times New Roman" w:eastAsia="楷体" w:hAnsi="Times New Roman" w:cs="Times New Roman" w:hint="eastAsia"/>
          <w:sz w:val="24"/>
          <w:szCs w:val="24"/>
        </w:rPr>
        <w:t>关注</w:t>
      </w:r>
      <w:r w:rsidRPr="00EA50D3">
        <w:rPr>
          <w:rFonts w:ascii="Times New Roman" w:eastAsia="楷体" w:hAnsi="Times New Roman" w:cs="Times New Roman" w:hint="eastAsia"/>
          <w:sz w:val="24"/>
          <w:szCs w:val="24"/>
        </w:rPr>
        <w:t>河流热环境效应</w:t>
      </w:r>
      <w:r w:rsidRPr="00E14D1A">
        <w:rPr>
          <w:rFonts w:ascii="Times New Roman" w:eastAsia="楷体" w:hAnsi="Times New Roman" w:cs="Times New Roman" w:hint="eastAsia"/>
          <w:sz w:val="24"/>
          <w:szCs w:val="24"/>
        </w:rPr>
        <w:t>在城市滨江地区内部的</w:t>
      </w:r>
      <w:r w:rsidRPr="00EA50D3">
        <w:rPr>
          <w:rFonts w:ascii="Times New Roman" w:eastAsia="楷体" w:hAnsi="Times New Roman" w:cs="Times New Roman" w:hint="eastAsia"/>
          <w:sz w:val="24"/>
          <w:szCs w:val="24"/>
        </w:rPr>
        <w:t>空间分异</w:t>
      </w:r>
      <w:r w:rsidRPr="00E14D1A">
        <w:rPr>
          <w:rFonts w:ascii="Times New Roman" w:eastAsia="楷体" w:hAnsi="Times New Roman" w:cs="Times New Roman" w:hint="eastAsia"/>
          <w:sz w:val="24"/>
          <w:szCs w:val="24"/>
        </w:rPr>
        <w:t>。基于以上不足，</w:t>
      </w:r>
      <w:r w:rsidRPr="00EA50D3">
        <w:rPr>
          <w:rFonts w:ascii="Times New Roman" w:eastAsia="楷体" w:hAnsi="Times New Roman" w:cs="Times New Roman" w:hint="eastAsia"/>
          <w:b/>
          <w:bCs/>
          <w:sz w:val="24"/>
          <w:szCs w:val="24"/>
        </w:rPr>
        <w:t>本项目</w:t>
      </w:r>
      <w:r w:rsidR="004239AA" w:rsidRPr="00E14D1A">
        <w:rPr>
          <w:rFonts w:ascii="Times New Roman" w:eastAsia="楷体" w:hAnsi="Times New Roman" w:cs="Times New Roman" w:hint="eastAsia"/>
          <w:b/>
          <w:bCs/>
          <w:sz w:val="24"/>
          <w:szCs w:val="24"/>
        </w:rPr>
        <w:t>提出“河</w:t>
      </w:r>
      <w:proofErr w:type="gramStart"/>
      <w:r w:rsidR="004239AA" w:rsidRPr="00E14D1A">
        <w:rPr>
          <w:rFonts w:ascii="Times New Roman" w:eastAsia="楷体" w:hAnsi="Times New Roman" w:cs="Times New Roman" w:hint="eastAsia"/>
          <w:b/>
          <w:bCs/>
          <w:sz w:val="24"/>
          <w:szCs w:val="24"/>
        </w:rPr>
        <w:t>流冠</w:t>
      </w:r>
      <w:proofErr w:type="gramEnd"/>
      <w:r w:rsidR="004239AA" w:rsidRPr="00E14D1A">
        <w:rPr>
          <w:rFonts w:ascii="Times New Roman" w:eastAsia="楷体" w:hAnsi="Times New Roman" w:cs="Times New Roman" w:hint="eastAsia"/>
          <w:b/>
          <w:bCs/>
          <w:sz w:val="24"/>
          <w:szCs w:val="24"/>
        </w:rPr>
        <w:t>层热效应”以描述行人高度处的城市河流热环境影响，并</w:t>
      </w:r>
      <w:r w:rsidRPr="00EA50D3">
        <w:rPr>
          <w:rFonts w:ascii="Times New Roman" w:eastAsia="楷体" w:hAnsi="Times New Roman" w:cs="Times New Roman" w:hint="eastAsia"/>
          <w:b/>
          <w:bCs/>
          <w:sz w:val="24"/>
          <w:szCs w:val="24"/>
        </w:rPr>
        <w:t>提出相应的量化指标，即“河</w:t>
      </w:r>
      <w:proofErr w:type="gramStart"/>
      <w:r w:rsidRPr="00EA50D3">
        <w:rPr>
          <w:rFonts w:ascii="Times New Roman" w:eastAsia="楷体" w:hAnsi="Times New Roman" w:cs="Times New Roman" w:hint="eastAsia"/>
          <w:b/>
          <w:bCs/>
          <w:sz w:val="24"/>
          <w:szCs w:val="24"/>
        </w:rPr>
        <w:t>流冠</w:t>
      </w:r>
      <w:proofErr w:type="gramEnd"/>
      <w:r w:rsidRPr="00EA50D3">
        <w:rPr>
          <w:rFonts w:ascii="Times New Roman" w:eastAsia="楷体" w:hAnsi="Times New Roman" w:cs="Times New Roman" w:hint="eastAsia"/>
          <w:b/>
          <w:bCs/>
          <w:sz w:val="24"/>
          <w:szCs w:val="24"/>
        </w:rPr>
        <w:t>层热效应强度”和“河</w:t>
      </w:r>
      <w:proofErr w:type="gramStart"/>
      <w:r w:rsidRPr="00EA50D3">
        <w:rPr>
          <w:rFonts w:ascii="Times New Roman" w:eastAsia="楷体" w:hAnsi="Times New Roman" w:cs="Times New Roman" w:hint="eastAsia"/>
          <w:b/>
          <w:bCs/>
          <w:sz w:val="24"/>
          <w:szCs w:val="24"/>
        </w:rPr>
        <w:t>流冠</w:t>
      </w:r>
      <w:proofErr w:type="gramEnd"/>
      <w:r w:rsidRPr="00EA50D3">
        <w:rPr>
          <w:rFonts w:ascii="Times New Roman" w:eastAsia="楷体" w:hAnsi="Times New Roman" w:cs="Times New Roman" w:hint="eastAsia"/>
          <w:b/>
          <w:bCs/>
          <w:sz w:val="24"/>
          <w:szCs w:val="24"/>
        </w:rPr>
        <w:t>层累积热效应”。</w:t>
      </w:r>
    </w:p>
    <w:p w14:paraId="57A2CA23" w14:textId="6CAF78E2" w:rsidR="00167564" w:rsidRPr="00E14D1A" w:rsidRDefault="00167564" w:rsidP="00167564">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一般来说，河流在白天对周边环境以</w:t>
      </w:r>
      <w:r w:rsidRPr="00EA50D3">
        <w:rPr>
          <w:rFonts w:ascii="Times New Roman" w:eastAsia="楷体" w:hAnsi="Times New Roman" w:cs="Times New Roman" w:hint="eastAsia"/>
          <w:sz w:val="24"/>
          <w:szCs w:val="24"/>
        </w:rPr>
        <w:t>降温</w:t>
      </w:r>
      <w:r w:rsidRPr="00E14D1A">
        <w:rPr>
          <w:rFonts w:ascii="Times New Roman" w:eastAsia="楷体" w:hAnsi="Times New Roman" w:cs="Times New Roman" w:hint="eastAsia"/>
          <w:sz w:val="24"/>
          <w:szCs w:val="24"/>
        </w:rPr>
        <w:t>效应为主，而</w:t>
      </w:r>
      <w:r w:rsidRPr="00EA50D3">
        <w:rPr>
          <w:rFonts w:ascii="Times New Roman" w:eastAsia="楷体" w:hAnsi="Times New Roman" w:cs="Times New Roman" w:hint="eastAsia"/>
          <w:sz w:val="24"/>
          <w:szCs w:val="24"/>
        </w:rPr>
        <w:t>出现升温效应</w:t>
      </w:r>
      <w:r w:rsidRPr="00E14D1A">
        <w:rPr>
          <w:rFonts w:ascii="Times New Roman" w:eastAsia="楷体" w:hAnsi="Times New Roman" w:cs="Times New Roman" w:hint="eastAsia"/>
          <w:sz w:val="24"/>
          <w:szCs w:val="24"/>
        </w:rPr>
        <w:t>的概率</w:t>
      </w:r>
      <w:r w:rsidRPr="00EA50D3">
        <w:rPr>
          <w:rFonts w:ascii="Times New Roman" w:eastAsia="楷体" w:hAnsi="Times New Roman" w:cs="Times New Roman" w:hint="eastAsia"/>
          <w:sz w:val="24"/>
          <w:szCs w:val="24"/>
        </w:rPr>
        <w:t>在夜间增加</w:t>
      </w:r>
      <w:r w:rsidRPr="00E14D1A">
        <w:rPr>
          <w:rFonts w:ascii="Times New Roman" w:eastAsia="楷体" w:hAnsi="Times New Roman" w:cs="Times New Roman" w:hint="eastAsia"/>
          <w:sz w:val="24"/>
          <w:szCs w:val="24"/>
        </w:rPr>
        <w:t>。当河流</w:t>
      </w:r>
      <w:r w:rsidRPr="00EA50D3">
        <w:rPr>
          <w:rFonts w:ascii="Times New Roman" w:eastAsia="楷体" w:hAnsi="Times New Roman" w:cs="Times New Roman" w:hint="eastAsia"/>
          <w:sz w:val="24"/>
          <w:szCs w:val="24"/>
        </w:rPr>
        <w:t>起降温和升温作用</w:t>
      </w:r>
      <w:r w:rsidRPr="00E14D1A">
        <w:rPr>
          <w:rFonts w:ascii="Times New Roman" w:eastAsia="楷体" w:hAnsi="Times New Roman" w:cs="Times New Roman" w:hint="eastAsia"/>
          <w:sz w:val="24"/>
          <w:szCs w:val="24"/>
        </w:rPr>
        <w:t>时，</w:t>
      </w:r>
      <w:proofErr w:type="gramStart"/>
      <w:r w:rsidRPr="00E14D1A">
        <w:rPr>
          <w:rFonts w:ascii="Times New Roman" w:eastAsia="楷体" w:hAnsi="Times New Roman" w:cs="Times New Roman" w:hint="eastAsia"/>
          <w:sz w:val="24"/>
          <w:szCs w:val="24"/>
        </w:rPr>
        <w:t>平均气温随</w:t>
      </w:r>
      <w:r w:rsidRPr="00EA50D3">
        <w:rPr>
          <w:rFonts w:ascii="Times New Roman" w:eastAsia="楷体" w:hAnsi="Times New Roman" w:cs="Times New Roman" w:hint="eastAsia"/>
          <w:sz w:val="24"/>
          <w:szCs w:val="24"/>
        </w:rPr>
        <w:t>与河岸</w:t>
      </w:r>
      <w:proofErr w:type="gramEnd"/>
      <w:r w:rsidRPr="00EA50D3">
        <w:rPr>
          <w:rFonts w:ascii="Times New Roman" w:eastAsia="楷体" w:hAnsi="Times New Roman" w:cs="Times New Roman" w:hint="eastAsia"/>
          <w:sz w:val="24"/>
          <w:szCs w:val="24"/>
        </w:rPr>
        <w:t>距离的增加</w:t>
      </w:r>
      <w:r w:rsidRPr="00E14D1A">
        <w:rPr>
          <w:rFonts w:ascii="Times New Roman" w:eastAsia="楷体" w:hAnsi="Times New Roman" w:cs="Times New Roman" w:hint="eastAsia"/>
          <w:sz w:val="24"/>
          <w:szCs w:val="24"/>
        </w:rPr>
        <w:t>而逐渐</w:t>
      </w:r>
      <w:r w:rsidRPr="00EA50D3">
        <w:rPr>
          <w:rFonts w:ascii="Times New Roman" w:eastAsia="楷体" w:hAnsi="Times New Roman" w:cs="Times New Roman" w:hint="eastAsia"/>
          <w:sz w:val="24"/>
          <w:szCs w:val="24"/>
        </w:rPr>
        <w:t>升高和降低</w:t>
      </w:r>
      <w:r w:rsidRPr="00E14D1A">
        <w:rPr>
          <w:rFonts w:ascii="Times New Roman" w:eastAsia="楷体" w:hAnsi="Times New Roman" w:cs="Times New Roman" w:hint="eastAsia"/>
          <w:sz w:val="24"/>
          <w:szCs w:val="24"/>
        </w:rPr>
        <w:t>，直到出现转折点，如</w:t>
      </w:r>
      <w:r w:rsidRPr="00EA50D3">
        <w:rPr>
          <w:rFonts w:ascii="Times New Roman" w:eastAsia="楷体" w:hAnsi="Times New Roman" w:cs="Times New Roman" w:hint="eastAsia"/>
          <w:sz w:val="24"/>
          <w:szCs w:val="24"/>
        </w:rPr>
        <w:t>图</w:t>
      </w:r>
      <w:r w:rsidRPr="00EA50D3">
        <w:rPr>
          <w:rFonts w:ascii="Times New Roman" w:eastAsia="楷体" w:hAnsi="Times New Roman" w:cs="Times New Roman"/>
          <w:sz w:val="24"/>
          <w:szCs w:val="24"/>
        </w:rPr>
        <w:t>2</w:t>
      </w:r>
      <w:r w:rsidRPr="00EA50D3">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a</w:t>
      </w:r>
      <w:r w:rsidRPr="00EA50D3">
        <w:rPr>
          <w:rFonts w:ascii="Times New Roman" w:eastAsia="楷体" w:hAnsi="Times New Roman" w:cs="Times New Roman" w:hint="eastAsia"/>
          <w:sz w:val="24"/>
          <w:szCs w:val="24"/>
        </w:rPr>
        <w:t>）和图</w:t>
      </w:r>
      <w:r w:rsidRPr="00EA50D3">
        <w:rPr>
          <w:rFonts w:ascii="Times New Roman" w:eastAsia="楷体" w:hAnsi="Times New Roman" w:cs="Times New Roman"/>
          <w:sz w:val="24"/>
          <w:szCs w:val="24"/>
        </w:rPr>
        <w:t>2</w:t>
      </w:r>
      <w:r w:rsidRPr="00EA50D3">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b</w:t>
      </w:r>
      <w:r w:rsidRPr="00EA50D3">
        <w:rPr>
          <w:rFonts w:ascii="Times New Roman" w:eastAsia="楷体" w:hAnsi="Times New Roman" w:cs="Times New Roman" w:hint="eastAsia"/>
          <w:sz w:val="24"/>
          <w:szCs w:val="24"/>
        </w:rPr>
        <w:t>）所示</w:t>
      </w:r>
      <w:r w:rsidRPr="00E14D1A">
        <w:rPr>
          <w:rFonts w:ascii="Times New Roman" w:eastAsia="楷体" w:hAnsi="Times New Roman" w:cs="Times New Roman" w:hint="eastAsia"/>
          <w:sz w:val="24"/>
          <w:szCs w:val="24"/>
        </w:rPr>
        <w:t>。需要注意的是，在</w:t>
      </w:r>
      <w:r w:rsidRPr="00EA50D3">
        <w:rPr>
          <w:rFonts w:ascii="Times New Roman" w:eastAsia="楷体" w:hAnsi="Times New Roman" w:cs="Times New Roman" w:hint="eastAsia"/>
          <w:sz w:val="24"/>
          <w:szCs w:val="24"/>
        </w:rPr>
        <w:t>与河岸距离相同</w:t>
      </w:r>
      <w:r w:rsidRPr="00E14D1A">
        <w:rPr>
          <w:rFonts w:ascii="Times New Roman" w:eastAsia="楷体" w:hAnsi="Times New Roman" w:cs="Times New Roman" w:hint="eastAsia"/>
          <w:sz w:val="24"/>
          <w:szCs w:val="24"/>
        </w:rPr>
        <w:t>的不同位置，由于</w:t>
      </w:r>
      <w:r w:rsidRPr="00EA50D3">
        <w:rPr>
          <w:rFonts w:ascii="Times New Roman" w:eastAsia="楷体" w:hAnsi="Times New Roman" w:cs="Times New Roman" w:hint="eastAsia"/>
          <w:sz w:val="24"/>
          <w:szCs w:val="24"/>
        </w:rPr>
        <w:t>土地覆盖、三维形态特征等</w:t>
      </w:r>
      <w:r w:rsidRPr="00E14D1A">
        <w:rPr>
          <w:rFonts w:ascii="Times New Roman" w:eastAsia="楷体" w:hAnsi="Times New Roman" w:cs="Times New Roman" w:hint="eastAsia"/>
          <w:sz w:val="24"/>
          <w:szCs w:val="24"/>
        </w:rPr>
        <w:t>方面的差异，气温仍有较大不同。可见，不能简单地基于</w:t>
      </w:r>
      <w:r w:rsidRPr="00EA50D3">
        <w:rPr>
          <w:rFonts w:ascii="Times New Roman" w:eastAsia="楷体" w:hAnsi="Times New Roman" w:cs="Times New Roman" w:hint="eastAsia"/>
          <w:sz w:val="24"/>
          <w:szCs w:val="24"/>
        </w:rPr>
        <w:t>与河岸的距离</w:t>
      </w:r>
      <w:r w:rsidRPr="00E14D1A">
        <w:rPr>
          <w:rFonts w:ascii="Times New Roman" w:eastAsia="楷体" w:hAnsi="Times New Roman" w:cs="Times New Roman" w:hint="eastAsia"/>
          <w:sz w:val="24"/>
          <w:szCs w:val="24"/>
        </w:rPr>
        <w:t>来估算</w:t>
      </w:r>
      <w:r w:rsidRPr="00EA50D3">
        <w:rPr>
          <w:rFonts w:ascii="Times New Roman" w:eastAsia="楷体" w:hAnsi="Times New Roman" w:cs="Times New Roman" w:hint="eastAsia"/>
          <w:sz w:val="24"/>
          <w:szCs w:val="24"/>
        </w:rPr>
        <w:t>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层热效应</w:t>
      </w:r>
      <w:r w:rsidRPr="00E14D1A">
        <w:rPr>
          <w:rFonts w:ascii="Times New Roman" w:eastAsia="楷体" w:hAnsi="Times New Roman" w:cs="Times New Roman" w:hint="eastAsia"/>
          <w:sz w:val="24"/>
          <w:szCs w:val="24"/>
        </w:rPr>
        <w:t>。对于</w:t>
      </w:r>
      <w:r w:rsidRPr="00EA50D3">
        <w:rPr>
          <w:rFonts w:ascii="Times New Roman" w:eastAsia="楷体" w:hAnsi="Times New Roman" w:cs="Times New Roman" w:hint="eastAsia"/>
          <w:sz w:val="24"/>
          <w:szCs w:val="24"/>
        </w:rPr>
        <w:t>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层热效应范围内</w:t>
      </w:r>
      <w:r w:rsidRPr="00E14D1A">
        <w:rPr>
          <w:rFonts w:ascii="Times New Roman" w:eastAsia="楷体" w:hAnsi="Times New Roman" w:cs="Times New Roman" w:hint="eastAsia"/>
          <w:sz w:val="24"/>
          <w:szCs w:val="24"/>
        </w:rPr>
        <w:t>的任意一个地点（此处以图中红点为例），</w:t>
      </w:r>
      <w:r w:rsidRPr="00EA50D3">
        <w:rPr>
          <w:rFonts w:ascii="Times New Roman" w:eastAsia="楷体" w:hAnsi="Times New Roman" w:cs="Times New Roman" w:hint="eastAsia"/>
          <w:b/>
          <w:bCs/>
          <w:sz w:val="24"/>
          <w:szCs w:val="24"/>
        </w:rPr>
        <w:t>转折点与此处的气温差值即被定义为河</w:t>
      </w:r>
      <w:proofErr w:type="gramStart"/>
      <w:r w:rsidRPr="00EA50D3">
        <w:rPr>
          <w:rFonts w:ascii="Times New Roman" w:eastAsia="楷体" w:hAnsi="Times New Roman" w:cs="Times New Roman" w:hint="eastAsia"/>
          <w:b/>
          <w:bCs/>
          <w:sz w:val="24"/>
          <w:szCs w:val="24"/>
        </w:rPr>
        <w:t>流冠</w:t>
      </w:r>
      <w:proofErr w:type="gramEnd"/>
      <w:r w:rsidRPr="00EA50D3">
        <w:rPr>
          <w:rFonts w:ascii="Times New Roman" w:eastAsia="楷体" w:hAnsi="Times New Roman" w:cs="Times New Roman" w:hint="eastAsia"/>
          <w:b/>
          <w:bCs/>
          <w:sz w:val="24"/>
          <w:szCs w:val="24"/>
        </w:rPr>
        <w:t>层热效应强度</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Intensity of River Canopy Thermal Effect, ILRCTE</w:t>
      </w:r>
      <w:r w:rsidRPr="00E14D1A">
        <w:rPr>
          <w:rFonts w:ascii="Times New Roman" w:eastAsia="楷体" w:hAnsi="Times New Roman" w:cs="Times New Roman" w:hint="eastAsia"/>
          <w:sz w:val="24"/>
          <w:szCs w:val="24"/>
        </w:rPr>
        <w:t>）。当</w:t>
      </w:r>
      <w:r w:rsidRPr="00EA50D3">
        <w:rPr>
          <w:rFonts w:ascii="Times New Roman" w:eastAsia="楷体" w:hAnsi="Times New Roman" w:cs="Times New Roman" w:hint="eastAsia"/>
          <w:sz w:val="24"/>
          <w:szCs w:val="24"/>
        </w:rPr>
        <w:t>该强度</w:t>
      </w:r>
      <w:r w:rsidRPr="00E14D1A">
        <w:rPr>
          <w:rFonts w:ascii="Times New Roman" w:eastAsia="楷体" w:hAnsi="Times New Roman" w:cs="Times New Roman" w:hint="eastAsia"/>
          <w:sz w:val="24"/>
          <w:szCs w:val="24"/>
        </w:rPr>
        <w:t>为正时，</w:t>
      </w:r>
      <w:r w:rsidRPr="00EA50D3">
        <w:rPr>
          <w:rFonts w:ascii="Times New Roman" w:eastAsia="楷体" w:hAnsi="Times New Roman" w:cs="Times New Roman" w:hint="eastAsia"/>
          <w:sz w:val="24"/>
          <w:szCs w:val="24"/>
        </w:rPr>
        <w:t>河流</w:t>
      </w:r>
      <w:r w:rsidRPr="00E14D1A">
        <w:rPr>
          <w:rFonts w:ascii="Times New Roman" w:eastAsia="楷体" w:hAnsi="Times New Roman" w:cs="Times New Roman" w:hint="eastAsia"/>
          <w:sz w:val="24"/>
          <w:szCs w:val="24"/>
        </w:rPr>
        <w:t>对该地点</w:t>
      </w:r>
      <w:r w:rsidRPr="00EA50D3">
        <w:rPr>
          <w:rFonts w:ascii="Times New Roman" w:eastAsia="楷体" w:hAnsi="Times New Roman" w:cs="Times New Roman" w:hint="eastAsia"/>
          <w:sz w:val="24"/>
          <w:szCs w:val="24"/>
        </w:rPr>
        <w:t>起降温作用</w:t>
      </w:r>
      <w:r w:rsidRPr="00E14D1A">
        <w:rPr>
          <w:rFonts w:ascii="Times New Roman" w:eastAsia="楷体" w:hAnsi="Times New Roman" w:cs="Times New Roman" w:hint="eastAsia"/>
          <w:sz w:val="24"/>
          <w:szCs w:val="24"/>
        </w:rPr>
        <w:t>，反之则为</w:t>
      </w:r>
      <w:r w:rsidRPr="00EA50D3">
        <w:rPr>
          <w:rFonts w:ascii="Times New Roman" w:eastAsia="楷体" w:hAnsi="Times New Roman" w:cs="Times New Roman" w:hint="eastAsia"/>
          <w:sz w:val="24"/>
          <w:szCs w:val="24"/>
        </w:rPr>
        <w:t>升温作用</w:t>
      </w:r>
      <w:r w:rsidRPr="00E14D1A">
        <w:rPr>
          <w:rFonts w:ascii="Times New Roman" w:eastAsia="楷体" w:hAnsi="Times New Roman" w:cs="Times New Roman" w:hint="eastAsia"/>
          <w:sz w:val="24"/>
          <w:szCs w:val="24"/>
        </w:rPr>
        <w:t>。</w:t>
      </w:r>
    </w:p>
    <w:p w14:paraId="56BFEBC2" w14:textId="7D884E92" w:rsidR="006233E5" w:rsidRPr="00E14D1A" w:rsidRDefault="006233E5" w:rsidP="00167564">
      <w:pPr>
        <w:spacing w:line="360" w:lineRule="auto"/>
        <w:rPr>
          <w:rFonts w:ascii="Times New Roman" w:eastAsia="楷体" w:hAnsi="Times New Roman" w:cs="Times New Roman"/>
        </w:rPr>
      </w:pPr>
      <w:r w:rsidRPr="00E14D1A">
        <w:rPr>
          <w:rFonts w:ascii="Times New Roman" w:eastAsia="楷体" w:hAnsi="Times New Roman" w:cs="Times New Roman"/>
          <w:noProof/>
        </w:rPr>
        <w:drawing>
          <wp:inline distT="0" distB="0" distL="0" distR="0" wp14:anchorId="713B33A4" wp14:editId="6F10B2B2">
            <wp:extent cx="5486400" cy="2055495"/>
            <wp:effectExtent l="0" t="0" r="0" b="1905"/>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pic:nvPicPr>
                  <pic:blipFill>
                    <a:blip r:embed="rId9"/>
                    <a:stretch>
                      <a:fillRect/>
                    </a:stretch>
                  </pic:blipFill>
                  <pic:spPr>
                    <a:xfrm>
                      <a:off x="0" y="0"/>
                      <a:ext cx="5486400" cy="2055495"/>
                    </a:xfrm>
                    <a:prstGeom prst="rect">
                      <a:avLst/>
                    </a:prstGeom>
                  </pic:spPr>
                </pic:pic>
              </a:graphicData>
            </a:graphic>
          </wp:inline>
        </w:drawing>
      </w:r>
    </w:p>
    <w:p w14:paraId="1B31784F" w14:textId="34325979" w:rsidR="00167564" w:rsidRPr="00410C83" w:rsidRDefault="00167564" w:rsidP="00167564">
      <w:pPr>
        <w:spacing w:line="360" w:lineRule="auto"/>
        <w:jc w:val="center"/>
        <w:rPr>
          <w:rFonts w:ascii="Times New Roman" w:eastAsia="楷体" w:hAnsi="Times New Roman" w:cs="Times New Roman"/>
          <w:sz w:val="21"/>
          <w:szCs w:val="21"/>
          <w:rPrChange w:id="88" w:author="Yifei Zhou" w:date="2023-03-10T10:30:00Z">
            <w:rPr>
              <w:rFonts w:ascii="Times New Roman" w:eastAsia="楷体" w:hAnsi="Times New Roman" w:cs="Times New Roman"/>
              <w:sz w:val="20"/>
              <w:szCs w:val="20"/>
            </w:rPr>
          </w:rPrChange>
        </w:rPr>
      </w:pPr>
      <w:r w:rsidRPr="00410C83">
        <w:rPr>
          <w:rFonts w:ascii="Times New Roman" w:eastAsia="楷体" w:hAnsi="Times New Roman" w:cs="Times New Roman" w:hint="eastAsia"/>
          <w:sz w:val="21"/>
          <w:szCs w:val="21"/>
          <w:rPrChange w:id="89" w:author="Yifei Zhou" w:date="2023-03-10T10:30:00Z">
            <w:rPr>
              <w:rFonts w:ascii="Times New Roman" w:eastAsia="楷体" w:hAnsi="Times New Roman" w:cs="Times New Roman" w:hint="eastAsia"/>
              <w:sz w:val="20"/>
              <w:szCs w:val="20"/>
            </w:rPr>
          </w:rPrChange>
        </w:rPr>
        <w:t>图</w:t>
      </w:r>
      <w:r w:rsidRPr="00410C83">
        <w:rPr>
          <w:rFonts w:ascii="Times New Roman" w:eastAsia="楷体" w:hAnsi="Times New Roman" w:cs="Times New Roman"/>
          <w:sz w:val="21"/>
          <w:szCs w:val="21"/>
          <w:rPrChange w:id="90" w:author="Yifei Zhou" w:date="2023-03-10T10:30:00Z">
            <w:rPr>
              <w:rFonts w:ascii="Times New Roman" w:eastAsia="楷体" w:hAnsi="Times New Roman" w:cs="Times New Roman"/>
              <w:sz w:val="20"/>
              <w:szCs w:val="20"/>
            </w:rPr>
          </w:rPrChange>
        </w:rPr>
        <w:t xml:space="preserve">2  </w:t>
      </w:r>
      <w:r w:rsidRPr="00410C83">
        <w:rPr>
          <w:rFonts w:ascii="Times New Roman" w:eastAsia="楷体" w:hAnsi="Times New Roman" w:cs="Times New Roman" w:hint="eastAsia"/>
          <w:sz w:val="21"/>
          <w:szCs w:val="21"/>
          <w:rPrChange w:id="91" w:author="Yifei Zhou" w:date="2023-03-10T10:30:00Z">
            <w:rPr>
              <w:rFonts w:ascii="Times New Roman" w:eastAsia="楷体" w:hAnsi="Times New Roman" w:cs="Times New Roman" w:hint="eastAsia"/>
              <w:sz w:val="20"/>
              <w:szCs w:val="20"/>
            </w:rPr>
          </w:rPrChange>
        </w:rPr>
        <w:t>城市滨江地区</w:t>
      </w:r>
      <w:proofErr w:type="gramStart"/>
      <w:r w:rsidRPr="00410C83">
        <w:rPr>
          <w:rFonts w:ascii="Times New Roman" w:eastAsia="楷体" w:hAnsi="Times New Roman" w:cs="Times New Roman" w:hint="eastAsia"/>
          <w:sz w:val="21"/>
          <w:szCs w:val="21"/>
          <w:rPrChange w:id="92" w:author="Yifei Zhou" w:date="2023-03-10T10:30:00Z">
            <w:rPr>
              <w:rFonts w:ascii="Times New Roman" w:eastAsia="楷体" w:hAnsi="Times New Roman" w:cs="Times New Roman" w:hint="eastAsia"/>
              <w:sz w:val="20"/>
              <w:szCs w:val="20"/>
            </w:rPr>
          </w:rPrChange>
        </w:rPr>
        <w:t>气温随与河岸</w:t>
      </w:r>
      <w:proofErr w:type="gramEnd"/>
      <w:r w:rsidRPr="00410C83">
        <w:rPr>
          <w:rFonts w:ascii="Times New Roman" w:eastAsia="楷体" w:hAnsi="Times New Roman" w:cs="Times New Roman" w:hint="eastAsia"/>
          <w:sz w:val="21"/>
          <w:szCs w:val="21"/>
          <w:rPrChange w:id="93" w:author="Yifei Zhou" w:date="2023-03-10T10:30:00Z">
            <w:rPr>
              <w:rFonts w:ascii="Times New Roman" w:eastAsia="楷体" w:hAnsi="Times New Roman" w:cs="Times New Roman" w:hint="eastAsia"/>
              <w:sz w:val="20"/>
              <w:szCs w:val="20"/>
            </w:rPr>
          </w:rPrChange>
        </w:rPr>
        <w:t>距离变化的示意图。（</w:t>
      </w:r>
      <w:r w:rsidRPr="00410C83">
        <w:rPr>
          <w:rFonts w:ascii="Times New Roman" w:eastAsia="楷体" w:hAnsi="Times New Roman" w:cs="Times New Roman"/>
          <w:sz w:val="21"/>
          <w:szCs w:val="21"/>
          <w:rPrChange w:id="94" w:author="Yifei Zhou" w:date="2023-03-10T10:30:00Z">
            <w:rPr>
              <w:rFonts w:ascii="Times New Roman" w:eastAsia="楷体" w:hAnsi="Times New Roman" w:cs="Times New Roman"/>
              <w:sz w:val="20"/>
              <w:szCs w:val="20"/>
            </w:rPr>
          </w:rPrChange>
        </w:rPr>
        <w:t>a</w:t>
      </w:r>
      <w:r w:rsidRPr="00410C83">
        <w:rPr>
          <w:rFonts w:ascii="Times New Roman" w:eastAsia="楷体" w:hAnsi="Times New Roman" w:cs="Times New Roman" w:hint="eastAsia"/>
          <w:sz w:val="21"/>
          <w:szCs w:val="21"/>
          <w:rPrChange w:id="95" w:author="Yifei Zhou" w:date="2023-03-10T10:30:00Z">
            <w:rPr>
              <w:rFonts w:ascii="Times New Roman" w:eastAsia="楷体" w:hAnsi="Times New Roman" w:cs="Times New Roman" w:hint="eastAsia"/>
              <w:sz w:val="20"/>
              <w:szCs w:val="20"/>
            </w:rPr>
          </w:rPrChange>
        </w:rPr>
        <w:t>）表示河流起降温作用时的变化，（</w:t>
      </w:r>
      <w:r w:rsidRPr="00410C83">
        <w:rPr>
          <w:rFonts w:ascii="Times New Roman" w:eastAsia="楷体" w:hAnsi="Times New Roman" w:cs="Times New Roman"/>
          <w:sz w:val="21"/>
          <w:szCs w:val="21"/>
          <w:rPrChange w:id="96" w:author="Yifei Zhou" w:date="2023-03-10T10:30:00Z">
            <w:rPr>
              <w:rFonts w:ascii="Times New Roman" w:eastAsia="楷体" w:hAnsi="Times New Roman" w:cs="Times New Roman"/>
              <w:sz w:val="20"/>
              <w:szCs w:val="20"/>
            </w:rPr>
          </w:rPrChange>
        </w:rPr>
        <w:t>b</w:t>
      </w:r>
      <w:r w:rsidRPr="00410C83">
        <w:rPr>
          <w:rFonts w:ascii="Times New Roman" w:eastAsia="楷体" w:hAnsi="Times New Roman" w:cs="Times New Roman" w:hint="eastAsia"/>
          <w:sz w:val="21"/>
          <w:szCs w:val="21"/>
          <w:rPrChange w:id="97" w:author="Yifei Zhou" w:date="2023-03-10T10:30:00Z">
            <w:rPr>
              <w:rFonts w:ascii="Times New Roman" w:eastAsia="楷体" w:hAnsi="Times New Roman" w:cs="Times New Roman" w:hint="eastAsia"/>
              <w:sz w:val="20"/>
              <w:szCs w:val="20"/>
            </w:rPr>
          </w:rPrChange>
        </w:rPr>
        <w:t>）表示河流起升温作用时的变化。虚线范围内区域表示气温的</w:t>
      </w:r>
      <w:proofErr w:type="gramStart"/>
      <w:r w:rsidRPr="00410C83">
        <w:rPr>
          <w:rFonts w:ascii="Times New Roman" w:eastAsia="楷体" w:hAnsi="Times New Roman" w:cs="Times New Roman" w:hint="eastAsia"/>
          <w:sz w:val="21"/>
          <w:szCs w:val="21"/>
          <w:rPrChange w:id="98" w:author="Yifei Zhou" w:date="2023-03-10T10:30:00Z">
            <w:rPr>
              <w:rFonts w:ascii="Times New Roman" w:eastAsia="楷体" w:hAnsi="Times New Roman" w:cs="Times New Roman" w:hint="eastAsia"/>
              <w:sz w:val="20"/>
              <w:szCs w:val="20"/>
            </w:rPr>
          </w:rPrChange>
        </w:rPr>
        <w:t>分布范围随与河岸</w:t>
      </w:r>
      <w:proofErr w:type="gramEnd"/>
      <w:r w:rsidRPr="00410C83">
        <w:rPr>
          <w:rFonts w:ascii="Times New Roman" w:eastAsia="楷体" w:hAnsi="Times New Roman" w:cs="Times New Roman" w:hint="eastAsia"/>
          <w:sz w:val="21"/>
          <w:szCs w:val="21"/>
          <w:rPrChange w:id="99" w:author="Yifei Zhou" w:date="2023-03-10T10:30:00Z">
            <w:rPr>
              <w:rFonts w:ascii="Times New Roman" w:eastAsia="楷体" w:hAnsi="Times New Roman" w:cs="Times New Roman" w:hint="eastAsia"/>
              <w:sz w:val="20"/>
              <w:szCs w:val="20"/>
            </w:rPr>
          </w:rPrChange>
        </w:rPr>
        <w:t>距离的变化，黑色曲线表示</w:t>
      </w:r>
      <w:proofErr w:type="gramStart"/>
      <w:r w:rsidRPr="00410C83">
        <w:rPr>
          <w:rFonts w:ascii="Times New Roman" w:eastAsia="楷体" w:hAnsi="Times New Roman" w:cs="Times New Roman" w:hint="eastAsia"/>
          <w:sz w:val="21"/>
          <w:szCs w:val="21"/>
          <w:rPrChange w:id="100" w:author="Yifei Zhou" w:date="2023-03-10T10:30:00Z">
            <w:rPr>
              <w:rFonts w:ascii="Times New Roman" w:eastAsia="楷体" w:hAnsi="Times New Roman" w:cs="Times New Roman" w:hint="eastAsia"/>
              <w:sz w:val="20"/>
              <w:szCs w:val="20"/>
            </w:rPr>
          </w:rPrChange>
        </w:rPr>
        <w:t>平均气温随与河岸</w:t>
      </w:r>
      <w:proofErr w:type="gramEnd"/>
      <w:r w:rsidRPr="00410C83">
        <w:rPr>
          <w:rFonts w:ascii="Times New Roman" w:eastAsia="楷体" w:hAnsi="Times New Roman" w:cs="Times New Roman" w:hint="eastAsia"/>
          <w:sz w:val="21"/>
          <w:szCs w:val="21"/>
          <w:rPrChange w:id="101" w:author="Yifei Zhou" w:date="2023-03-10T10:30:00Z">
            <w:rPr>
              <w:rFonts w:ascii="Times New Roman" w:eastAsia="楷体" w:hAnsi="Times New Roman" w:cs="Times New Roman" w:hint="eastAsia"/>
              <w:sz w:val="20"/>
              <w:szCs w:val="20"/>
            </w:rPr>
          </w:rPrChange>
        </w:rPr>
        <w:t>距离的变化，黑点为其转折点，其与河岸之间的区域被视</w:t>
      </w:r>
      <w:r w:rsidRPr="00410C83">
        <w:rPr>
          <w:rFonts w:ascii="Times New Roman" w:eastAsia="楷体" w:hAnsi="Times New Roman" w:cs="Times New Roman" w:hint="eastAsia"/>
          <w:sz w:val="21"/>
          <w:szCs w:val="21"/>
          <w:rPrChange w:id="102" w:author="Yifei Zhou" w:date="2023-03-10T10:30:00Z">
            <w:rPr>
              <w:rFonts w:ascii="Times New Roman" w:eastAsia="楷体" w:hAnsi="Times New Roman" w:cs="Times New Roman" w:hint="eastAsia"/>
              <w:sz w:val="20"/>
              <w:szCs w:val="20"/>
            </w:rPr>
          </w:rPrChange>
        </w:rPr>
        <w:lastRenderedPageBreak/>
        <w:t>为河</w:t>
      </w:r>
      <w:proofErr w:type="gramStart"/>
      <w:r w:rsidRPr="00410C83">
        <w:rPr>
          <w:rFonts w:ascii="Times New Roman" w:eastAsia="楷体" w:hAnsi="Times New Roman" w:cs="Times New Roman" w:hint="eastAsia"/>
          <w:sz w:val="21"/>
          <w:szCs w:val="21"/>
          <w:rPrChange w:id="103" w:author="Yifei Zhou" w:date="2023-03-10T10:30:00Z">
            <w:rPr>
              <w:rFonts w:ascii="Times New Roman" w:eastAsia="楷体" w:hAnsi="Times New Roman" w:cs="Times New Roman" w:hint="eastAsia"/>
              <w:sz w:val="20"/>
              <w:szCs w:val="20"/>
            </w:rPr>
          </w:rPrChange>
        </w:rPr>
        <w:t>流冠</w:t>
      </w:r>
      <w:proofErr w:type="gramEnd"/>
      <w:r w:rsidRPr="00410C83">
        <w:rPr>
          <w:rFonts w:ascii="Times New Roman" w:eastAsia="楷体" w:hAnsi="Times New Roman" w:cs="Times New Roman" w:hint="eastAsia"/>
          <w:sz w:val="21"/>
          <w:szCs w:val="21"/>
          <w:rPrChange w:id="104" w:author="Yifei Zhou" w:date="2023-03-10T10:30:00Z">
            <w:rPr>
              <w:rFonts w:ascii="Times New Roman" w:eastAsia="楷体" w:hAnsi="Times New Roman" w:cs="Times New Roman" w:hint="eastAsia"/>
              <w:sz w:val="20"/>
              <w:szCs w:val="20"/>
            </w:rPr>
          </w:rPrChange>
        </w:rPr>
        <w:t>层热效应的影响范围（浅蓝色区域）。对于该范围内任意一点（此处以红点为例），转折点与此处气温的差值（双向箭头）即表示河</w:t>
      </w:r>
      <w:proofErr w:type="gramStart"/>
      <w:r w:rsidRPr="00410C83">
        <w:rPr>
          <w:rFonts w:ascii="Times New Roman" w:eastAsia="楷体" w:hAnsi="Times New Roman" w:cs="Times New Roman" w:hint="eastAsia"/>
          <w:sz w:val="21"/>
          <w:szCs w:val="21"/>
          <w:rPrChange w:id="105" w:author="Yifei Zhou" w:date="2023-03-10T10:30:00Z">
            <w:rPr>
              <w:rFonts w:ascii="Times New Roman" w:eastAsia="楷体" w:hAnsi="Times New Roman" w:cs="Times New Roman" w:hint="eastAsia"/>
              <w:sz w:val="20"/>
              <w:szCs w:val="20"/>
            </w:rPr>
          </w:rPrChange>
        </w:rPr>
        <w:t>流冠</w:t>
      </w:r>
      <w:proofErr w:type="gramEnd"/>
      <w:r w:rsidRPr="00410C83">
        <w:rPr>
          <w:rFonts w:ascii="Times New Roman" w:eastAsia="楷体" w:hAnsi="Times New Roman" w:cs="Times New Roman" w:hint="eastAsia"/>
          <w:sz w:val="21"/>
          <w:szCs w:val="21"/>
          <w:rPrChange w:id="106" w:author="Yifei Zhou" w:date="2023-03-10T10:30:00Z">
            <w:rPr>
              <w:rFonts w:ascii="Times New Roman" w:eastAsia="楷体" w:hAnsi="Times New Roman" w:cs="Times New Roman" w:hint="eastAsia"/>
              <w:sz w:val="20"/>
              <w:szCs w:val="20"/>
            </w:rPr>
          </w:rPrChange>
        </w:rPr>
        <w:t>层热效应强度。（</w:t>
      </w:r>
      <w:r w:rsidRPr="00410C83">
        <w:rPr>
          <w:rFonts w:ascii="Times New Roman" w:eastAsia="楷体" w:hAnsi="Times New Roman" w:cs="Times New Roman"/>
          <w:sz w:val="21"/>
          <w:szCs w:val="21"/>
          <w:rPrChange w:id="107" w:author="Yifei Zhou" w:date="2023-03-10T10:30:00Z">
            <w:rPr>
              <w:rFonts w:ascii="Times New Roman" w:eastAsia="楷体" w:hAnsi="Times New Roman" w:cs="Times New Roman"/>
              <w:sz w:val="20"/>
              <w:szCs w:val="20"/>
            </w:rPr>
          </w:rPrChange>
        </w:rPr>
        <w:t>a</w:t>
      </w:r>
      <w:r w:rsidRPr="00410C83">
        <w:rPr>
          <w:rFonts w:ascii="Times New Roman" w:eastAsia="楷体" w:hAnsi="Times New Roman" w:cs="Times New Roman" w:hint="eastAsia"/>
          <w:sz w:val="21"/>
          <w:szCs w:val="21"/>
          <w:rPrChange w:id="108" w:author="Yifei Zhou" w:date="2023-03-10T10:30:00Z">
            <w:rPr>
              <w:rFonts w:ascii="Times New Roman" w:eastAsia="楷体" w:hAnsi="Times New Roman" w:cs="Times New Roman" w:hint="eastAsia"/>
              <w:sz w:val="20"/>
              <w:szCs w:val="20"/>
            </w:rPr>
          </w:rPrChange>
        </w:rPr>
        <w:t>）中该强度值为正，（</w:t>
      </w:r>
      <w:r w:rsidRPr="00410C83">
        <w:rPr>
          <w:rFonts w:ascii="Times New Roman" w:eastAsia="楷体" w:hAnsi="Times New Roman" w:cs="Times New Roman"/>
          <w:sz w:val="21"/>
          <w:szCs w:val="21"/>
          <w:rPrChange w:id="109" w:author="Yifei Zhou" w:date="2023-03-10T10:30:00Z">
            <w:rPr>
              <w:rFonts w:ascii="Times New Roman" w:eastAsia="楷体" w:hAnsi="Times New Roman" w:cs="Times New Roman"/>
              <w:sz w:val="20"/>
              <w:szCs w:val="20"/>
            </w:rPr>
          </w:rPrChange>
        </w:rPr>
        <w:t>b</w:t>
      </w:r>
      <w:r w:rsidRPr="00410C83">
        <w:rPr>
          <w:rFonts w:ascii="Times New Roman" w:eastAsia="楷体" w:hAnsi="Times New Roman" w:cs="Times New Roman" w:hint="eastAsia"/>
          <w:sz w:val="21"/>
          <w:szCs w:val="21"/>
          <w:rPrChange w:id="110" w:author="Yifei Zhou" w:date="2023-03-10T10:30:00Z">
            <w:rPr>
              <w:rFonts w:ascii="Times New Roman" w:eastAsia="楷体" w:hAnsi="Times New Roman" w:cs="Times New Roman" w:hint="eastAsia"/>
              <w:sz w:val="20"/>
              <w:szCs w:val="20"/>
            </w:rPr>
          </w:rPrChange>
        </w:rPr>
        <w:t>）中该强度值为负。</w:t>
      </w:r>
    </w:p>
    <w:p w14:paraId="53E12F23" w14:textId="77777777" w:rsidR="00167564" w:rsidRPr="00E14D1A" w:rsidRDefault="00167564" w:rsidP="00167564">
      <w:pPr>
        <w:spacing w:line="360" w:lineRule="auto"/>
        <w:rPr>
          <w:rFonts w:ascii="Times New Roman" w:eastAsia="楷体" w:hAnsi="Times New Roman" w:cs="Times New Roman"/>
          <w:sz w:val="24"/>
          <w:szCs w:val="24"/>
        </w:rPr>
      </w:pPr>
    </w:p>
    <w:p w14:paraId="00DA33A6" w14:textId="76D3484C" w:rsidR="00167564" w:rsidRPr="00E14D1A" w:rsidRDefault="00167564" w:rsidP="00167564">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除此之外，为了量化</w:t>
      </w:r>
      <w:r w:rsidRPr="00EA50D3">
        <w:rPr>
          <w:rFonts w:ascii="Times New Roman" w:eastAsia="楷体" w:hAnsi="Times New Roman" w:cs="Times New Roman" w:hint="eastAsia"/>
          <w:sz w:val="24"/>
          <w:szCs w:val="24"/>
        </w:rPr>
        <w:t>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层热效应强度</w:t>
      </w:r>
      <w:r w:rsidRPr="00E14D1A">
        <w:rPr>
          <w:rFonts w:ascii="Times New Roman" w:eastAsia="楷体" w:hAnsi="Times New Roman" w:cs="Times New Roman" w:hint="eastAsia"/>
          <w:sz w:val="24"/>
          <w:szCs w:val="24"/>
        </w:rPr>
        <w:t>随时间变化的</w:t>
      </w:r>
      <w:r w:rsidRPr="00EA50D3">
        <w:rPr>
          <w:rFonts w:ascii="Times New Roman" w:eastAsia="楷体" w:hAnsi="Times New Roman" w:cs="Times New Roman" w:hint="eastAsia"/>
          <w:sz w:val="24"/>
          <w:szCs w:val="24"/>
        </w:rPr>
        <w:t>整体影响</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b/>
          <w:bCs/>
          <w:sz w:val="24"/>
          <w:szCs w:val="24"/>
        </w:rPr>
        <w:t>本项目进一步提出了河</w:t>
      </w:r>
      <w:proofErr w:type="gramStart"/>
      <w:r w:rsidRPr="00EA50D3">
        <w:rPr>
          <w:rFonts w:ascii="Times New Roman" w:eastAsia="楷体" w:hAnsi="Times New Roman" w:cs="Times New Roman" w:hint="eastAsia"/>
          <w:b/>
          <w:bCs/>
          <w:sz w:val="24"/>
          <w:szCs w:val="24"/>
        </w:rPr>
        <w:t>流冠</w:t>
      </w:r>
      <w:proofErr w:type="gramEnd"/>
      <w:r w:rsidRPr="00EA50D3">
        <w:rPr>
          <w:rFonts w:ascii="Times New Roman" w:eastAsia="楷体" w:hAnsi="Times New Roman" w:cs="Times New Roman" w:hint="eastAsia"/>
          <w:b/>
          <w:bCs/>
          <w:sz w:val="24"/>
          <w:szCs w:val="24"/>
        </w:rPr>
        <w:t>层累积热效应</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Cumulative River Canopy Thermal Effect, CRCTE</w:t>
      </w:r>
      <w:r w:rsidRPr="00E14D1A">
        <w:rPr>
          <w:rFonts w:ascii="Times New Roman" w:eastAsia="楷体" w:hAnsi="Times New Roman" w:cs="Times New Roman" w:hint="eastAsia"/>
          <w:sz w:val="24"/>
          <w:szCs w:val="24"/>
        </w:rPr>
        <w:t>）这一指标。</w:t>
      </w:r>
      <w:r w:rsidRPr="00EA50D3">
        <w:rPr>
          <w:rFonts w:ascii="Times New Roman" w:eastAsia="楷体" w:hAnsi="Times New Roman" w:cs="Times New Roman" w:hint="eastAsia"/>
          <w:sz w:val="24"/>
          <w:szCs w:val="24"/>
        </w:rPr>
        <w:t>该指标</w:t>
      </w:r>
      <w:r w:rsidRPr="00E14D1A">
        <w:rPr>
          <w:rFonts w:ascii="Times New Roman" w:eastAsia="楷体" w:hAnsi="Times New Roman" w:cs="Times New Roman" w:hint="eastAsia"/>
          <w:sz w:val="24"/>
          <w:szCs w:val="24"/>
        </w:rPr>
        <w:t>被定义为</w:t>
      </w:r>
      <w:r w:rsidRPr="00EA50D3">
        <w:rPr>
          <w:rFonts w:ascii="Times New Roman" w:eastAsia="楷体" w:hAnsi="Times New Roman" w:cs="Times New Roman" w:hint="eastAsia"/>
          <w:sz w:val="24"/>
          <w:szCs w:val="24"/>
        </w:rPr>
        <w:t>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层热效应强度</w:t>
      </w:r>
      <w:r w:rsidRPr="00E14D1A">
        <w:rPr>
          <w:rFonts w:ascii="Times New Roman" w:eastAsia="楷体" w:hAnsi="Times New Roman" w:cs="Times New Roman" w:hint="eastAsia"/>
          <w:sz w:val="24"/>
          <w:szCs w:val="24"/>
        </w:rPr>
        <w:t>在特定时段内的累加值，</w:t>
      </w:r>
      <w:r w:rsidRPr="00EA50D3">
        <w:rPr>
          <w:rFonts w:ascii="Times New Roman" w:eastAsia="楷体" w:hAnsi="Times New Roman" w:cs="Times New Roman" w:hint="eastAsia"/>
          <w:sz w:val="24"/>
          <w:szCs w:val="24"/>
        </w:rPr>
        <w:t>计算公式如下：</w:t>
      </w:r>
    </w:p>
    <w:p w14:paraId="4DFC2A4A" w14:textId="12BF9123" w:rsidR="00167564" w:rsidRPr="00E14D1A" w:rsidRDefault="00167564" w:rsidP="00167564">
      <w:pPr>
        <w:spacing w:line="360" w:lineRule="auto"/>
        <w:jc w:val="right"/>
        <w:rPr>
          <w:rFonts w:ascii="Times New Roman" w:eastAsia="楷体" w:hAnsi="Times New Roman" w:cs="Times New Roman"/>
          <w:sz w:val="24"/>
          <w:szCs w:val="24"/>
        </w:rPr>
      </w:pPr>
      <m:oMath>
        <m:r>
          <w:rPr>
            <w:rFonts w:ascii="Cambria Math" w:eastAsia="楷体" w:hAnsi="Cambria Math" w:cs="Times New Roman"/>
            <w:sz w:val="24"/>
            <w:szCs w:val="24"/>
          </w:rPr>
          <m:t xml:space="preserve">CRCTE = </m:t>
        </m:r>
        <m:nary>
          <m:naryPr>
            <m:chr m:val="∑"/>
            <m:limLoc m:val="undOvr"/>
            <m:ctrlPr>
              <w:rPr>
                <w:rFonts w:ascii="Cambria Math" w:eastAsia="楷体" w:hAnsi="Cambria Math" w:cs="Times New Roman"/>
                <w:i/>
                <w:iCs/>
                <w:sz w:val="24"/>
                <w:szCs w:val="24"/>
              </w:rPr>
            </m:ctrlPr>
          </m:naryPr>
          <m:sub>
            <m:r>
              <w:rPr>
                <w:rFonts w:ascii="Cambria Math" w:eastAsia="楷体" w:hAnsi="Cambria Math" w:cs="Times New Roman"/>
                <w:sz w:val="24"/>
                <w:szCs w:val="24"/>
              </w:rPr>
              <m:t>n</m:t>
            </m:r>
          </m:sub>
          <m:sup>
            <m:r>
              <w:rPr>
                <w:rFonts w:ascii="Cambria Math" w:eastAsia="楷体" w:hAnsi="Cambria Math" w:cs="Times New Roman"/>
                <w:sz w:val="24"/>
                <w:szCs w:val="24"/>
              </w:rPr>
              <m:t>i=1</m:t>
            </m:r>
          </m:sup>
          <m:e>
            <m:r>
              <w:rPr>
                <w:rFonts w:ascii="Cambria Math" w:eastAsia="楷体" w:hAnsi="Cambria Math" w:cs="Times New Roman"/>
                <w:sz w:val="24"/>
                <w:szCs w:val="24"/>
              </w:rPr>
              <m:t>IRCTE</m:t>
            </m:r>
          </m:e>
        </m:nary>
      </m:oMath>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1</w:t>
      </w:r>
      <w:r w:rsidRPr="00E14D1A">
        <w:rPr>
          <w:rFonts w:ascii="Times New Roman" w:eastAsia="楷体" w:hAnsi="Times New Roman" w:cs="Times New Roman" w:hint="eastAsia"/>
          <w:sz w:val="24"/>
          <w:szCs w:val="24"/>
        </w:rPr>
        <w:t>）</w:t>
      </w:r>
    </w:p>
    <w:p w14:paraId="5DEF418F" w14:textId="58C1902A" w:rsidR="00167564" w:rsidRPr="00E14D1A" w:rsidRDefault="00167564" w:rsidP="00167564">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其中，</w:t>
      </w:r>
      <w:r w:rsidRPr="00E14D1A">
        <w:rPr>
          <w:rFonts w:ascii="Times New Roman" w:eastAsia="楷体" w:hAnsi="Times New Roman" w:cs="Times New Roman"/>
          <w:i/>
          <w:iCs/>
          <w:sz w:val="24"/>
          <w:szCs w:val="24"/>
        </w:rPr>
        <w:t>CRCTE</w:t>
      </w:r>
      <w:r w:rsidRPr="00E14D1A">
        <w:rPr>
          <w:rFonts w:ascii="Times New Roman" w:eastAsia="楷体" w:hAnsi="Times New Roman" w:cs="Times New Roman"/>
          <w:sz w:val="24"/>
          <w:szCs w:val="24"/>
        </w:rPr>
        <w:t>为</w:t>
      </w:r>
      <w:r w:rsidRPr="00EA50D3">
        <w:rPr>
          <w:rFonts w:ascii="Times New Roman" w:eastAsia="楷体" w:hAnsi="Times New Roman" w:cs="Times New Roman" w:hint="eastAsia"/>
          <w:sz w:val="24"/>
          <w:szCs w:val="24"/>
        </w:rPr>
        <w:t>特定时段内</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层累积热效应</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i/>
          <w:iCs/>
          <w:sz w:val="24"/>
          <w:szCs w:val="24"/>
        </w:rPr>
        <w:t>IRCTE</w:t>
      </w:r>
      <w:r w:rsidRPr="00E14D1A">
        <w:rPr>
          <w:rFonts w:ascii="Times New Roman" w:eastAsia="楷体" w:hAnsi="Times New Roman" w:cs="Times New Roman"/>
          <w:sz w:val="24"/>
          <w:szCs w:val="24"/>
        </w:rPr>
        <w:t>为</w:t>
      </w:r>
      <w:r w:rsidRPr="00EA50D3">
        <w:rPr>
          <w:rFonts w:ascii="Times New Roman" w:eastAsia="楷体" w:hAnsi="Times New Roman" w:cs="Times New Roman" w:hint="eastAsia"/>
          <w:sz w:val="24"/>
          <w:szCs w:val="24"/>
        </w:rPr>
        <w:t>各时间点</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层热效应强度</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n</w:t>
      </w:r>
      <w:r w:rsidRPr="00E14D1A">
        <w:rPr>
          <w:rFonts w:ascii="Times New Roman" w:eastAsia="楷体" w:hAnsi="Times New Roman" w:cs="Times New Roman"/>
          <w:sz w:val="24"/>
          <w:szCs w:val="24"/>
        </w:rPr>
        <w:t>为时间步长。</w:t>
      </w:r>
    </w:p>
    <w:p w14:paraId="5417328D" w14:textId="77777777" w:rsidR="00167564" w:rsidRPr="00E14D1A" w:rsidRDefault="00167564" w:rsidP="00AB08A8">
      <w:pPr>
        <w:spacing w:line="360" w:lineRule="auto"/>
        <w:rPr>
          <w:rFonts w:ascii="Times New Roman" w:eastAsia="楷体" w:hAnsi="Times New Roman" w:cs="Times New Roman"/>
          <w:sz w:val="24"/>
          <w:szCs w:val="24"/>
        </w:rPr>
      </w:pPr>
    </w:p>
    <w:p w14:paraId="264FD302" w14:textId="0114F729" w:rsidR="004C1B86" w:rsidRPr="00E14D1A" w:rsidRDefault="00410C83" w:rsidP="00AB08A8">
      <w:pPr>
        <w:spacing w:line="360" w:lineRule="auto"/>
        <w:rPr>
          <w:rFonts w:ascii="Times New Roman" w:eastAsia="楷体" w:hAnsi="Times New Roman" w:cs="Times New Roman"/>
          <w:sz w:val="24"/>
          <w:szCs w:val="24"/>
        </w:rPr>
      </w:pPr>
      <w:ins w:id="111" w:author="Yifei Zhou" w:date="2023-03-10T10:26:00Z">
        <w:r>
          <w:rPr>
            <w:rFonts w:ascii="Times New Roman" w:eastAsia="楷体" w:hAnsi="Times New Roman" w:cs="Times New Roman" w:hint="eastAsia"/>
            <w:sz w:val="24"/>
            <w:szCs w:val="24"/>
          </w:rPr>
          <w:t xml:space="preserve"> </w:t>
        </w:r>
        <w:r>
          <w:rPr>
            <w:rFonts w:ascii="Times New Roman" w:eastAsia="楷体" w:hAnsi="Times New Roman" w:cs="Times New Roman"/>
            <w:sz w:val="24"/>
            <w:szCs w:val="24"/>
          </w:rPr>
          <w:t xml:space="preserve">     </w:t>
        </w:r>
      </w:ins>
      <w:r w:rsidR="00000000" w:rsidRPr="00E14D1A">
        <w:rPr>
          <w:rFonts w:ascii="Times New Roman" w:eastAsia="楷体" w:hAnsi="Times New Roman" w:cs="Times New Roman" w:hint="eastAsia"/>
          <w:sz w:val="24"/>
          <w:szCs w:val="24"/>
        </w:rPr>
        <w:t>（</w:t>
      </w:r>
      <w:r w:rsidR="00167564" w:rsidRPr="00E14D1A">
        <w:rPr>
          <w:rFonts w:ascii="Times New Roman" w:eastAsia="楷体" w:hAnsi="Times New Roman" w:cs="Times New Roman"/>
          <w:sz w:val="24"/>
          <w:szCs w:val="24"/>
        </w:rPr>
        <w:t>2</w:t>
      </w:r>
      <w:r w:rsidR="00000000" w:rsidRPr="00E14D1A">
        <w:rPr>
          <w:rFonts w:ascii="Times New Roman" w:eastAsia="楷体" w:hAnsi="Times New Roman" w:cs="Times New Roman"/>
          <w:sz w:val="24"/>
          <w:szCs w:val="24"/>
        </w:rPr>
        <w:t>）</w:t>
      </w:r>
      <w:r w:rsidR="00000000" w:rsidRPr="00E14D1A">
        <w:rPr>
          <w:rFonts w:ascii="Times New Roman" w:eastAsia="楷体" w:hAnsi="Times New Roman" w:cs="Times New Roman" w:hint="eastAsia"/>
          <w:sz w:val="24"/>
          <w:szCs w:val="24"/>
        </w:rPr>
        <w:t>滨江地区气象数据的实地测量</w:t>
      </w:r>
    </w:p>
    <w:p w14:paraId="5F5EB9C8" w14:textId="3D1C9E14"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A50D3">
        <w:rPr>
          <w:rFonts w:ascii="Times New Roman" w:eastAsia="楷体" w:hAnsi="Times New Roman" w:cs="Times New Roman" w:hint="eastAsia"/>
          <w:sz w:val="24"/>
          <w:szCs w:val="24"/>
        </w:rPr>
        <w:t>本项目</w:t>
      </w:r>
      <w:r w:rsidRPr="00E14D1A">
        <w:rPr>
          <w:rFonts w:ascii="Times New Roman" w:eastAsia="楷体" w:hAnsi="Times New Roman" w:cs="Times New Roman" w:hint="eastAsia"/>
          <w:sz w:val="24"/>
          <w:szCs w:val="24"/>
        </w:rPr>
        <w:t>拟以重庆为例，在</w:t>
      </w:r>
      <w:r w:rsidRPr="00EA50D3">
        <w:rPr>
          <w:rFonts w:ascii="Times New Roman" w:eastAsia="楷体" w:hAnsi="Times New Roman" w:cs="Times New Roman" w:hint="eastAsia"/>
          <w:sz w:val="24"/>
          <w:szCs w:val="24"/>
        </w:rPr>
        <w:t>街道峡谷尺度和街区尺度</w:t>
      </w:r>
      <w:r w:rsidRPr="00E14D1A">
        <w:rPr>
          <w:rFonts w:ascii="Times New Roman" w:eastAsia="楷体" w:hAnsi="Times New Roman" w:cs="Times New Roman" w:hint="eastAsia"/>
          <w:sz w:val="24"/>
          <w:szCs w:val="24"/>
        </w:rPr>
        <w:t>开展气象数据的实地测量。研究区域在</w:t>
      </w:r>
      <w:r w:rsidRPr="00EA50D3">
        <w:rPr>
          <w:rFonts w:ascii="Times New Roman" w:eastAsia="楷体" w:hAnsi="Times New Roman" w:cs="Times New Roman" w:hint="eastAsia"/>
          <w:sz w:val="24"/>
          <w:szCs w:val="24"/>
        </w:rPr>
        <w:t>江津区和巴南区城区</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图</w:t>
      </w:r>
      <w:r w:rsidR="00167564" w:rsidRPr="00E14D1A">
        <w:rPr>
          <w:rFonts w:ascii="Times New Roman" w:eastAsia="楷体" w:hAnsi="Times New Roman" w:cs="Times New Roman"/>
          <w:sz w:val="24"/>
          <w:szCs w:val="24"/>
        </w:rPr>
        <w:t>3</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b/>
          <w:bCs/>
          <w:sz w:val="24"/>
          <w:szCs w:val="24"/>
        </w:rPr>
        <w:t>在街道峡谷尺度，根据土地覆盖和三维形态特征在低层建筑区、广场和高层建筑区各选择</w:t>
      </w:r>
      <w:r w:rsidRPr="00EA50D3">
        <w:rPr>
          <w:rFonts w:ascii="Times New Roman" w:eastAsia="楷体" w:hAnsi="Times New Roman" w:cs="Times New Roman"/>
          <w:b/>
          <w:bCs/>
          <w:sz w:val="24"/>
          <w:szCs w:val="24"/>
        </w:rPr>
        <w:t>1</w:t>
      </w:r>
      <w:r w:rsidRPr="00EA50D3">
        <w:rPr>
          <w:rFonts w:ascii="Times New Roman" w:eastAsia="楷体" w:hAnsi="Times New Roman" w:cs="Times New Roman" w:hint="eastAsia"/>
          <w:b/>
          <w:bCs/>
          <w:sz w:val="24"/>
          <w:szCs w:val="24"/>
        </w:rPr>
        <w:t>个样地（样地</w:t>
      </w:r>
      <w:r w:rsidRPr="00EA50D3">
        <w:rPr>
          <w:rFonts w:ascii="Times New Roman" w:eastAsia="楷体" w:hAnsi="Times New Roman" w:cs="Times New Roman"/>
          <w:b/>
          <w:bCs/>
          <w:sz w:val="24"/>
          <w:szCs w:val="24"/>
        </w:rPr>
        <w:t>A1</w:t>
      </w:r>
      <w:r w:rsidRPr="00EA50D3">
        <w:rPr>
          <w:rFonts w:ascii="Times New Roman" w:eastAsia="楷体" w:hAnsi="Times New Roman" w:cs="Times New Roman" w:hint="eastAsia"/>
          <w:b/>
          <w:bCs/>
          <w:sz w:val="24"/>
          <w:szCs w:val="24"/>
        </w:rPr>
        <w:t>、样地</w:t>
      </w:r>
      <w:r w:rsidRPr="00EA50D3">
        <w:rPr>
          <w:rFonts w:ascii="Times New Roman" w:eastAsia="楷体" w:hAnsi="Times New Roman" w:cs="Times New Roman"/>
          <w:b/>
          <w:bCs/>
          <w:sz w:val="24"/>
          <w:szCs w:val="24"/>
        </w:rPr>
        <w:t>A2</w:t>
      </w:r>
      <w:r w:rsidRPr="00EA50D3">
        <w:rPr>
          <w:rFonts w:ascii="Times New Roman" w:eastAsia="楷体" w:hAnsi="Times New Roman" w:cs="Times New Roman" w:hint="eastAsia"/>
          <w:b/>
          <w:bCs/>
          <w:sz w:val="24"/>
          <w:szCs w:val="24"/>
        </w:rPr>
        <w:t>、样地</w:t>
      </w:r>
      <w:r w:rsidRPr="00EA50D3">
        <w:rPr>
          <w:rFonts w:ascii="Times New Roman" w:eastAsia="楷体" w:hAnsi="Times New Roman" w:cs="Times New Roman"/>
          <w:b/>
          <w:bCs/>
          <w:sz w:val="24"/>
          <w:szCs w:val="24"/>
        </w:rPr>
        <w:t>A3</w:t>
      </w:r>
      <w:r w:rsidRPr="00EA50D3">
        <w:rPr>
          <w:rFonts w:ascii="Times New Roman" w:eastAsia="楷体" w:hAnsi="Times New Roman" w:cs="Times New Roman" w:hint="eastAsia"/>
          <w:b/>
          <w:bCs/>
          <w:sz w:val="24"/>
          <w:szCs w:val="24"/>
        </w:rPr>
        <w:t>），</w:t>
      </w:r>
      <w:r w:rsidRPr="00E14D1A">
        <w:rPr>
          <w:rFonts w:ascii="Times New Roman" w:eastAsia="楷体" w:hAnsi="Times New Roman" w:cs="Times New Roman" w:hint="eastAsia"/>
          <w:sz w:val="24"/>
          <w:szCs w:val="24"/>
        </w:rPr>
        <w:t>在每个样地各设置</w:t>
      </w:r>
      <w:r w:rsidRPr="00EA50D3">
        <w:rPr>
          <w:rFonts w:ascii="Times New Roman" w:eastAsia="楷体" w:hAnsi="Times New Roman" w:cs="Times New Roman"/>
          <w:sz w:val="24"/>
          <w:szCs w:val="24"/>
        </w:rPr>
        <w:t>30-40</w:t>
      </w:r>
      <w:r w:rsidRPr="00EA50D3">
        <w:rPr>
          <w:rFonts w:ascii="Times New Roman" w:eastAsia="楷体" w:hAnsi="Times New Roman" w:cs="Times New Roman" w:hint="eastAsia"/>
          <w:sz w:val="24"/>
          <w:szCs w:val="24"/>
        </w:rPr>
        <w:t>个</w:t>
      </w:r>
      <w:r w:rsidRPr="00E14D1A">
        <w:rPr>
          <w:rFonts w:ascii="Times New Roman" w:eastAsia="楷体" w:hAnsi="Times New Roman" w:cs="Times New Roman" w:hint="eastAsia"/>
          <w:sz w:val="24"/>
          <w:szCs w:val="24"/>
        </w:rPr>
        <w:t>移动测量点。各街道峡谷尺度样地的</w:t>
      </w:r>
      <w:r w:rsidRPr="00EA50D3">
        <w:rPr>
          <w:rFonts w:ascii="Times New Roman" w:eastAsia="楷体" w:hAnsi="Times New Roman" w:cs="Times New Roman" w:hint="eastAsia"/>
          <w:sz w:val="24"/>
          <w:szCs w:val="24"/>
        </w:rPr>
        <w:t>卫星遥感图像</w:t>
      </w:r>
      <w:r w:rsidRPr="00E14D1A">
        <w:rPr>
          <w:rFonts w:ascii="Times New Roman" w:eastAsia="楷体" w:hAnsi="Times New Roman" w:cs="Times New Roman" w:hint="eastAsia"/>
          <w:sz w:val="24"/>
          <w:szCs w:val="24"/>
        </w:rPr>
        <w:t>如</w:t>
      </w:r>
      <w:r w:rsidRPr="00EA50D3">
        <w:rPr>
          <w:rFonts w:ascii="Times New Roman" w:eastAsia="楷体" w:hAnsi="Times New Roman" w:cs="Times New Roman" w:hint="eastAsia"/>
          <w:sz w:val="24"/>
          <w:szCs w:val="24"/>
        </w:rPr>
        <w:t>图</w:t>
      </w:r>
      <w:r w:rsidR="00167564" w:rsidRPr="00E14D1A">
        <w:rPr>
          <w:rFonts w:ascii="Times New Roman" w:eastAsia="楷体" w:hAnsi="Times New Roman" w:cs="Times New Roman"/>
          <w:sz w:val="24"/>
          <w:szCs w:val="24"/>
        </w:rPr>
        <w:t>4</w:t>
      </w:r>
      <w:r w:rsidRPr="00E14D1A">
        <w:rPr>
          <w:rFonts w:ascii="Times New Roman" w:eastAsia="楷体" w:hAnsi="Times New Roman" w:cs="Times New Roman" w:hint="eastAsia"/>
          <w:sz w:val="24"/>
          <w:szCs w:val="24"/>
        </w:rPr>
        <w:t>所示。</w:t>
      </w:r>
    </w:p>
    <w:p w14:paraId="0DE94AF2" w14:textId="4AE7A25A" w:rsidR="002F46F9" w:rsidRPr="00E14D1A" w:rsidDel="00743EA4" w:rsidRDefault="002F46F9" w:rsidP="00AB08A8">
      <w:pPr>
        <w:spacing w:line="360" w:lineRule="auto"/>
        <w:rPr>
          <w:del w:id="112" w:author="Yifei Zhou" w:date="2023-03-10T09:50:00Z"/>
          <w:rFonts w:ascii="Times New Roman" w:eastAsia="楷体" w:hAnsi="Times New Roman" w:cs="Times New Roman"/>
          <w:sz w:val="24"/>
          <w:szCs w:val="24"/>
        </w:rPr>
      </w:pPr>
      <w:r w:rsidRPr="00E14D1A">
        <w:rPr>
          <w:rFonts w:ascii="Times New Roman" w:eastAsia="楷体" w:hAnsi="Times New Roman" w:cs="Times New Roman"/>
          <w:noProof/>
          <w:sz w:val="24"/>
          <w:szCs w:val="24"/>
        </w:rPr>
        <w:lastRenderedPageBreak/>
        <w:drawing>
          <wp:inline distT="0" distB="0" distL="0" distR="0" wp14:anchorId="334C2931" wp14:editId="59496EF9">
            <wp:extent cx="5160396" cy="3464155"/>
            <wp:effectExtent l="0" t="0" r="2540" b="3175"/>
            <wp:docPr id="5" name="图片 5" descr="图示,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 地图&#10;&#10;描述已自动生成"/>
                    <pic:cNvPicPr/>
                  </pic:nvPicPr>
                  <pic:blipFill>
                    <a:blip r:embed="rId10"/>
                    <a:stretch>
                      <a:fillRect/>
                    </a:stretch>
                  </pic:blipFill>
                  <pic:spPr>
                    <a:xfrm>
                      <a:off x="0" y="0"/>
                      <a:ext cx="5167904" cy="3469195"/>
                    </a:xfrm>
                    <a:prstGeom prst="rect">
                      <a:avLst/>
                    </a:prstGeom>
                  </pic:spPr>
                </pic:pic>
              </a:graphicData>
            </a:graphic>
          </wp:inline>
        </w:drawing>
      </w:r>
    </w:p>
    <w:p w14:paraId="500A277D" w14:textId="646EEBA2" w:rsidR="004C1B86" w:rsidRPr="00E14D1A" w:rsidRDefault="004C1B86">
      <w:pPr>
        <w:spacing w:line="360" w:lineRule="auto"/>
        <w:rPr>
          <w:rFonts w:ascii="Times New Roman" w:eastAsia="楷体" w:hAnsi="Times New Roman" w:cs="Times New Roman"/>
        </w:rPr>
        <w:pPrChange w:id="113" w:author="Yifei Zhou" w:date="2023-03-10T09:50:00Z">
          <w:pPr>
            <w:spacing w:line="360" w:lineRule="auto"/>
            <w:jc w:val="center"/>
          </w:pPr>
        </w:pPrChange>
      </w:pPr>
    </w:p>
    <w:p w14:paraId="7A7DF5BB" w14:textId="64726CE3" w:rsidR="00474E53" w:rsidRPr="00410C83" w:rsidRDefault="00000000" w:rsidP="00CF1D0A">
      <w:pPr>
        <w:spacing w:line="360" w:lineRule="auto"/>
        <w:jc w:val="center"/>
        <w:rPr>
          <w:ins w:id="114" w:author="Yifei Zhou" w:date="2023-03-10T09:50:00Z"/>
          <w:rFonts w:ascii="Times New Roman" w:eastAsia="楷体" w:hAnsi="Times New Roman" w:cs="Times New Roman"/>
          <w:sz w:val="21"/>
          <w:szCs w:val="21"/>
          <w:rPrChange w:id="115" w:author="Yifei Zhou" w:date="2023-03-10T10:30:00Z">
            <w:rPr>
              <w:ins w:id="116" w:author="Yifei Zhou" w:date="2023-03-10T09:50:00Z"/>
              <w:rFonts w:ascii="Times New Roman" w:eastAsia="楷体" w:hAnsi="Times New Roman" w:cs="Times New Roman"/>
              <w:sz w:val="20"/>
              <w:szCs w:val="20"/>
            </w:rPr>
          </w:rPrChange>
        </w:rPr>
      </w:pPr>
      <w:r w:rsidRPr="00410C83">
        <w:rPr>
          <w:rFonts w:ascii="Times New Roman" w:eastAsia="楷体" w:hAnsi="Times New Roman" w:cs="Times New Roman" w:hint="eastAsia"/>
          <w:sz w:val="21"/>
          <w:szCs w:val="21"/>
          <w:rPrChange w:id="117" w:author="Yifei Zhou" w:date="2023-03-10T10:30:00Z">
            <w:rPr>
              <w:rFonts w:ascii="Times New Roman" w:eastAsia="楷体" w:hAnsi="Times New Roman" w:cs="Times New Roman" w:hint="eastAsia"/>
              <w:sz w:val="20"/>
              <w:szCs w:val="20"/>
            </w:rPr>
          </w:rPrChange>
        </w:rPr>
        <w:t>图</w:t>
      </w:r>
      <w:r w:rsidR="00167564" w:rsidRPr="00410C83">
        <w:rPr>
          <w:rFonts w:ascii="Times New Roman" w:eastAsia="楷体" w:hAnsi="Times New Roman" w:cs="Times New Roman"/>
          <w:sz w:val="21"/>
          <w:szCs w:val="21"/>
          <w:rPrChange w:id="118" w:author="Yifei Zhou" w:date="2023-03-10T10:30:00Z">
            <w:rPr>
              <w:rFonts w:ascii="Times New Roman" w:eastAsia="楷体" w:hAnsi="Times New Roman" w:cs="Times New Roman"/>
              <w:sz w:val="20"/>
              <w:szCs w:val="20"/>
            </w:rPr>
          </w:rPrChange>
        </w:rPr>
        <w:t>3</w:t>
      </w:r>
      <w:r w:rsidRPr="00410C83">
        <w:rPr>
          <w:rFonts w:ascii="Times New Roman" w:eastAsia="楷体" w:hAnsi="Times New Roman" w:cs="Times New Roman"/>
          <w:sz w:val="21"/>
          <w:szCs w:val="21"/>
          <w:rPrChange w:id="119" w:author="Yifei Zhou" w:date="2023-03-10T10:30:00Z">
            <w:rPr>
              <w:rFonts w:ascii="Times New Roman" w:eastAsia="楷体" w:hAnsi="Times New Roman" w:cs="Times New Roman"/>
              <w:sz w:val="20"/>
              <w:szCs w:val="20"/>
            </w:rPr>
          </w:rPrChange>
        </w:rPr>
        <w:t xml:space="preserve"> </w:t>
      </w:r>
      <w:r w:rsidRPr="00410C83">
        <w:rPr>
          <w:rFonts w:ascii="Times New Roman" w:eastAsia="楷体" w:hAnsi="Times New Roman" w:cs="Times New Roman" w:hint="eastAsia"/>
          <w:sz w:val="21"/>
          <w:szCs w:val="21"/>
          <w:rPrChange w:id="120" w:author="Yifei Zhou" w:date="2023-03-10T10:30:00Z">
            <w:rPr>
              <w:rFonts w:ascii="Times New Roman" w:eastAsia="楷体" w:hAnsi="Times New Roman" w:cs="Times New Roman" w:hint="eastAsia"/>
              <w:sz w:val="20"/>
              <w:szCs w:val="20"/>
            </w:rPr>
          </w:rPrChange>
        </w:rPr>
        <w:t>本项目的研究区域概况以及街道峡谷尺度和街区尺度样地的布局：（</w:t>
      </w:r>
      <w:r w:rsidRPr="00410C83">
        <w:rPr>
          <w:rFonts w:ascii="Times New Roman" w:eastAsia="楷体" w:hAnsi="Times New Roman" w:cs="Times New Roman"/>
          <w:sz w:val="21"/>
          <w:szCs w:val="21"/>
          <w:rPrChange w:id="121" w:author="Yifei Zhou" w:date="2023-03-10T10:30:00Z">
            <w:rPr>
              <w:rFonts w:ascii="Times New Roman" w:eastAsia="楷体" w:hAnsi="Times New Roman" w:cs="Times New Roman"/>
              <w:sz w:val="20"/>
              <w:szCs w:val="20"/>
            </w:rPr>
          </w:rPrChange>
        </w:rPr>
        <w:t>a</w:t>
      </w:r>
      <w:r w:rsidRPr="00410C83">
        <w:rPr>
          <w:rFonts w:ascii="Times New Roman" w:eastAsia="楷体" w:hAnsi="Times New Roman" w:cs="Times New Roman" w:hint="eastAsia"/>
          <w:sz w:val="21"/>
          <w:szCs w:val="21"/>
          <w:rPrChange w:id="122" w:author="Yifei Zhou" w:date="2023-03-10T10:30:00Z">
            <w:rPr>
              <w:rFonts w:ascii="Times New Roman" w:eastAsia="楷体" w:hAnsi="Times New Roman" w:cs="Times New Roman" w:hint="eastAsia"/>
              <w:sz w:val="20"/>
              <w:szCs w:val="20"/>
            </w:rPr>
          </w:rPrChange>
        </w:rPr>
        <w:t>，</w:t>
      </w:r>
      <w:r w:rsidRPr="00410C83">
        <w:rPr>
          <w:rFonts w:ascii="Times New Roman" w:eastAsia="楷体" w:hAnsi="Times New Roman" w:cs="Times New Roman"/>
          <w:sz w:val="21"/>
          <w:szCs w:val="21"/>
          <w:rPrChange w:id="123" w:author="Yifei Zhou" w:date="2023-03-10T10:30:00Z">
            <w:rPr>
              <w:rFonts w:ascii="Times New Roman" w:eastAsia="楷体" w:hAnsi="Times New Roman" w:cs="Times New Roman"/>
              <w:sz w:val="20"/>
              <w:szCs w:val="20"/>
            </w:rPr>
          </w:rPrChange>
        </w:rPr>
        <w:t>b</w:t>
      </w:r>
      <w:r w:rsidRPr="00410C83">
        <w:rPr>
          <w:rFonts w:ascii="Times New Roman" w:eastAsia="楷体" w:hAnsi="Times New Roman" w:cs="Times New Roman"/>
          <w:sz w:val="21"/>
          <w:szCs w:val="21"/>
          <w:rPrChange w:id="124" w:author="Yifei Zhou" w:date="2023-03-10T10:30:00Z">
            <w:rPr>
              <w:rFonts w:ascii="Times New Roman" w:eastAsia="楷体" w:hAnsi="Times New Roman" w:cs="Times New Roman"/>
              <w:sz w:val="20"/>
              <w:szCs w:val="20"/>
            </w:rPr>
          </w:rPrChange>
        </w:rPr>
        <w:t>）</w:t>
      </w:r>
      <w:r w:rsidRPr="00410C83">
        <w:rPr>
          <w:rFonts w:ascii="Times New Roman" w:eastAsia="楷体" w:hAnsi="Times New Roman" w:cs="Times New Roman"/>
          <w:sz w:val="21"/>
          <w:szCs w:val="21"/>
          <w:rPrChange w:id="125" w:author="Yifei Zhou" w:date="2023-03-10T10:30:00Z">
            <w:rPr>
              <w:rFonts w:ascii="Times New Roman" w:eastAsia="楷体" w:hAnsi="Times New Roman" w:cs="Times New Roman"/>
              <w:sz w:val="20"/>
              <w:szCs w:val="20"/>
            </w:rPr>
          </w:rPrChange>
        </w:rPr>
        <w:t xml:space="preserve"> </w:t>
      </w:r>
      <w:r w:rsidRPr="00410C83">
        <w:rPr>
          <w:rFonts w:ascii="Times New Roman" w:eastAsia="楷体" w:hAnsi="Times New Roman" w:cs="Times New Roman" w:hint="eastAsia"/>
          <w:sz w:val="21"/>
          <w:szCs w:val="21"/>
          <w:rPrChange w:id="126" w:author="Yifei Zhou" w:date="2023-03-10T10:30:00Z">
            <w:rPr>
              <w:rFonts w:ascii="Times New Roman" w:eastAsia="楷体" w:hAnsi="Times New Roman" w:cs="Times New Roman" w:hint="eastAsia"/>
              <w:sz w:val="20"/>
              <w:szCs w:val="20"/>
            </w:rPr>
          </w:rPrChange>
        </w:rPr>
        <w:t>研究区域在重庆市的位置；（</w:t>
      </w:r>
      <w:r w:rsidRPr="00410C83">
        <w:rPr>
          <w:rFonts w:ascii="Times New Roman" w:eastAsia="楷体" w:hAnsi="Times New Roman" w:cs="Times New Roman"/>
          <w:sz w:val="21"/>
          <w:szCs w:val="21"/>
          <w:rPrChange w:id="127" w:author="Yifei Zhou" w:date="2023-03-10T10:30:00Z">
            <w:rPr>
              <w:rFonts w:ascii="Times New Roman" w:eastAsia="楷体" w:hAnsi="Times New Roman" w:cs="Times New Roman"/>
              <w:sz w:val="20"/>
              <w:szCs w:val="20"/>
            </w:rPr>
          </w:rPrChange>
        </w:rPr>
        <w:t>c</w:t>
      </w:r>
      <w:r w:rsidRPr="00410C83">
        <w:rPr>
          <w:rFonts w:ascii="Times New Roman" w:eastAsia="楷体" w:hAnsi="Times New Roman" w:cs="Times New Roman"/>
          <w:sz w:val="21"/>
          <w:szCs w:val="21"/>
          <w:rPrChange w:id="128" w:author="Yifei Zhou" w:date="2023-03-10T10:30:00Z">
            <w:rPr>
              <w:rFonts w:ascii="Times New Roman" w:eastAsia="楷体" w:hAnsi="Times New Roman" w:cs="Times New Roman"/>
              <w:sz w:val="20"/>
              <w:szCs w:val="20"/>
            </w:rPr>
          </w:rPrChange>
        </w:rPr>
        <w:t>）</w:t>
      </w:r>
      <w:r w:rsidRPr="00410C83">
        <w:rPr>
          <w:rFonts w:ascii="Times New Roman" w:eastAsia="楷体" w:hAnsi="Times New Roman" w:cs="Times New Roman" w:hint="eastAsia"/>
          <w:sz w:val="21"/>
          <w:szCs w:val="21"/>
          <w:rPrChange w:id="129" w:author="Yifei Zhou" w:date="2023-03-10T10:30:00Z">
            <w:rPr>
              <w:rFonts w:ascii="Times New Roman" w:eastAsia="楷体" w:hAnsi="Times New Roman" w:cs="Times New Roman" w:hint="eastAsia"/>
              <w:sz w:val="20"/>
              <w:szCs w:val="20"/>
            </w:rPr>
          </w:rPrChange>
        </w:rPr>
        <w:t>街道峡谷尺度样地</w:t>
      </w:r>
      <w:r w:rsidRPr="00410C83">
        <w:rPr>
          <w:rFonts w:ascii="Times New Roman" w:eastAsia="楷体" w:hAnsi="Times New Roman" w:cs="Times New Roman"/>
          <w:sz w:val="21"/>
          <w:szCs w:val="21"/>
          <w:rPrChange w:id="130" w:author="Yifei Zhou" w:date="2023-03-10T10:30:00Z">
            <w:rPr>
              <w:rFonts w:ascii="Times New Roman" w:eastAsia="楷体" w:hAnsi="Times New Roman" w:cs="Times New Roman"/>
              <w:sz w:val="20"/>
              <w:szCs w:val="20"/>
            </w:rPr>
          </w:rPrChange>
        </w:rPr>
        <w:t>A1</w:t>
      </w:r>
      <w:r w:rsidRPr="00410C83">
        <w:rPr>
          <w:rFonts w:ascii="Times New Roman" w:eastAsia="楷体" w:hAnsi="Times New Roman" w:cs="Times New Roman" w:hint="eastAsia"/>
          <w:sz w:val="21"/>
          <w:szCs w:val="21"/>
          <w:rPrChange w:id="131" w:author="Yifei Zhou" w:date="2023-03-10T10:30:00Z">
            <w:rPr>
              <w:rFonts w:ascii="Times New Roman" w:eastAsia="楷体" w:hAnsi="Times New Roman" w:cs="Times New Roman" w:hint="eastAsia"/>
              <w:sz w:val="20"/>
              <w:szCs w:val="20"/>
            </w:rPr>
          </w:rPrChange>
        </w:rPr>
        <w:t>、</w:t>
      </w:r>
      <w:r w:rsidRPr="00410C83">
        <w:rPr>
          <w:rFonts w:ascii="Times New Roman" w:eastAsia="楷体" w:hAnsi="Times New Roman" w:cs="Times New Roman"/>
          <w:sz w:val="21"/>
          <w:szCs w:val="21"/>
          <w:rPrChange w:id="132" w:author="Yifei Zhou" w:date="2023-03-10T10:30:00Z">
            <w:rPr>
              <w:rFonts w:ascii="Times New Roman" w:eastAsia="楷体" w:hAnsi="Times New Roman" w:cs="Times New Roman"/>
              <w:sz w:val="20"/>
              <w:szCs w:val="20"/>
            </w:rPr>
          </w:rPrChange>
        </w:rPr>
        <w:t>A2</w:t>
      </w:r>
      <w:r w:rsidRPr="00410C83">
        <w:rPr>
          <w:rFonts w:ascii="Times New Roman" w:eastAsia="楷体" w:hAnsi="Times New Roman" w:cs="Times New Roman" w:hint="eastAsia"/>
          <w:sz w:val="21"/>
          <w:szCs w:val="21"/>
          <w:rPrChange w:id="133" w:author="Yifei Zhou" w:date="2023-03-10T10:30:00Z">
            <w:rPr>
              <w:rFonts w:ascii="Times New Roman" w:eastAsia="楷体" w:hAnsi="Times New Roman" w:cs="Times New Roman" w:hint="eastAsia"/>
              <w:sz w:val="20"/>
              <w:szCs w:val="20"/>
            </w:rPr>
          </w:rPrChange>
        </w:rPr>
        <w:t>、</w:t>
      </w:r>
      <w:r w:rsidRPr="00410C83">
        <w:rPr>
          <w:rFonts w:ascii="Times New Roman" w:eastAsia="楷体" w:hAnsi="Times New Roman" w:cs="Times New Roman"/>
          <w:sz w:val="21"/>
          <w:szCs w:val="21"/>
          <w:rPrChange w:id="134" w:author="Yifei Zhou" w:date="2023-03-10T10:30:00Z">
            <w:rPr>
              <w:rFonts w:ascii="Times New Roman" w:eastAsia="楷体" w:hAnsi="Times New Roman" w:cs="Times New Roman"/>
              <w:sz w:val="20"/>
              <w:szCs w:val="20"/>
            </w:rPr>
          </w:rPrChange>
        </w:rPr>
        <w:t>A3</w:t>
      </w:r>
      <w:r w:rsidRPr="00410C83">
        <w:rPr>
          <w:rFonts w:ascii="Times New Roman" w:eastAsia="楷体" w:hAnsi="Times New Roman" w:cs="Times New Roman" w:hint="eastAsia"/>
          <w:sz w:val="21"/>
          <w:szCs w:val="21"/>
          <w:rPrChange w:id="135" w:author="Yifei Zhou" w:date="2023-03-10T10:30:00Z">
            <w:rPr>
              <w:rFonts w:ascii="Times New Roman" w:eastAsia="楷体" w:hAnsi="Times New Roman" w:cs="Times New Roman" w:hint="eastAsia"/>
              <w:sz w:val="20"/>
              <w:szCs w:val="20"/>
            </w:rPr>
          </w:rPrChange>
        </w:rPr>
        <w:t>（红色圆圈）和街区尺度样地</w:t>
      </w:r>
      <w:r w:rsidRPr="00410C83">
        <w:rPr>
          <w:rFonts w:ascii="Times New Roman" w:eastAsia="楷体" w:hAnsi="Times New Roman" w:cs="Times New Roman"/>
          <w:sz w:val="21"/>
          <w:szCs w:val="21"/>
          <w:rPrChange w:id="136" w:author="Yifei Zhou" w:date="2023-03-10T10:30:00Z">
            <w:rPr>
              <w:rFonts w:ascii="Times New Roman" w:eastAsia="楷体" w:hAnsi="Times New Roman" w:cs="Times New Roman"/>
              <w:sz w:val="20"/>
              <w:szCs w:val="20"/>
            </w:rPr>
          </w:rPrChange>
        </w:rPr>
        <w:t>B1</w:t>
      </w:r>
      <w:r w:rsidRPr="00410C83">
        <w:rPr>
          <w:rFonts w:ascii="Times New Roman" w:eastAsia="楷体" w:hAnsi="Times New Roman" w:cs="Times New Roman" w:hint="eastAsia"/>
          <w:sz w:val="21"/>
          <w:szCs w:val="21"/>
          <w:rPrChange w:id="137" w:author="Yifei Zhou" w:date="2023-03-10T10:30:00Z">
            <w:rPr>
              <w:rFonts w:ascii="Times New Roman" w:eastAsia="楷体" w:hAnsi="Times New Roman" w:cs="Times New Roman" w:hint="eastAsia"/>
              <w:sz w:val="20"/>
              <w:szCs w:val="20"/>
            </w:rPr>
          </w:rPrChange>
        </w:rPr>
        <w:t>、</w:t>
      </w:r>
      <w:r w:rsidRPr="00410C83">
        <w:rPr>
          <w:rFonts w:ascii="Times New Roman" w:eastAsia="楷体" w:hAnsi="Times New Roman" w:cs="Times New Roman"/>
          <w:sz w:val="21"/>
          <w:szCs w:val="21"/>
          <w:rPrChange w:id="138" w:author="Yifei Zhou" w:date="2023-03-10T10:30:00Z">
            <w:rPr>
              <w:rFonts w:ascii="Times New Roman" w:eastAsia="楷体" w:hAnsi="Times New Roman" w:cs="Times New Roman"/>
              <w:sz w:val="20"/>
              <w:szCs w:val="20"/>
            </w:rPr>
          </w:rPrChange>
        </w:rPr>
        <w:t>B2</w:t>
      </w:r>
      <w:r w:rsidRPr="00410C83">
        <w:rPr>
          <w:rFonts w:ascii="Times New Roman" w:eastAsia="楷体" w:hAnsi="Times New Roman" w:cs="Times New Roman" w:hint="eastAsia"/>
          <w:sz w:val="21"/>
          <w:szCs w:val="21"/>
          <w:rPrChange w:id="139" w:author="Yifei Zhou" w:date="2023-03-10T10:30:00Z">
            <w:rPr>
              <w:rFonts w:ascii="Times New Roman" w:eastAsia="楷体" w:hAnsi="Times New Roman" w:cs="Times New Roman" w:hint="eastAsia"/>
              <w:sz w:val="20"/>
              <w:szCs w:val="20"/>
            </w:rPr>
          </w:rPrChange>
        </w:rPr>
        <w:t>（黄色方框）的所在位置；（</w:t>
      </w:r>
      <w:r w:rsidRPr="00410C83">
        <w:rPr>
          <w:rFonts w:ascii="Times New Roman" w:eastAsia="楷体" w:hAnsi="Times New Roman" w:cs="Times New Roman"/>
          <w:sz w:val="21"/>
          <w:szCs w:val="21"/>
          <w:rPrChange w:id="140" w:author="Yifei Zhou" w:date="2023-03-10T10:30:00Z">
            <w:rPr>
              <w:rFonts w:ascii="Times New Roman" w:eastAsia="楷体" w:hAnsi="Times New Roman" w:cs="Times New Roman"/>
              <w:sz w:val="20"/>
              <w:szCs w:val="20"/>
            </w:rPr>
          </w:rPrChange>
        </w:rPr>
        <w:t>d</w:t>
      </w:r>
      <w:r w:rsidRPr="00410C83">
        <w:rPr>
          <w:rFonts w:ascii="Times New Roman" w:eastAsia="楷体" w:hAnsi="Times New Roman" w:cs="Times New Roman" w:hint="eastAsia"/>
          <w:sz w:val="21"/>
          <w:szCs w:val="21"/>
          <w:rPrChange w:id="141" w:author="Yifei Zhou" w:date="2023-03-10T10:30:00Z">
            <w:rPr>
              <w:rFonts w:ascii="Times New Roman" w:eastAsia="楷体" w:hAnsi="Times New Roman" w:cs="Times New Roman" w:hint="eastAsia"/>
              <w:sz w:val="20"/>
              <w:szCs w:val="20"/>
            </w:rPr>
          </w:rPrChange>
        </w:rPr>
        <w:t>）街区尺度样地</w:t>
      </w:r>
      <w:r w:rsidRPr="00410C83">
        <w:rPr>
          <w:rFonts w:ascii="Times New Roman" w:eastAsia="楷体" w:hAnsi="Times New Roman" w:cs="Times New Roman"/>
          <w:sz w:val="21"/>
          <w:szCs w:val="21"/>
          <w:rPrChange w:id="142" w:author="Yifei Zhou" w:date="2023-03-10T10:30:00Z">
            <w:rPr>
              <w:rFonts w:ascii="Times New Roman" w:eastAsia="楷体" w:hAnsi="Times New Roman" w:cs="Times New Roman"/>
              <w:sz w:val="20"/>
              <w:szCs w:val="20"/>
            </w:rPr>
          </w:rPrChange>
        </w:rPr>
        <w:t>B3</w:t>
      </w:r>
      <w:r w:rsidRPr="00410C83">
        <w:rPr>
          <w:rFonts w:ascii="Times New Roman" w:eastAsia="楷体" w:hAnsi="Times New Roman" w:cs="Times New Roman" w:hint="eastAsia"/>
          <w:sz w:val="21"/>
          <w:szCs w:val="21"/>
          <w:rPrChange w:id="143" w:author="Yifei Zhou" w:date="2023-03-10T10:30:00Z">
            <w:rPr>
              <w:rFonts w:ascii="Times New Roman" w:eastAsia="楷体" w:hAnsi="Times New Roman" w:cs="Times New Roman" w:hint="eastAsia"/>
              <w:sz w:val="20"/>
              <w:szCs w:val="20"/>
            </w:rPr>
          </w:rPrChange>
        </w:rPr>
        <w:t>的所在位置。</w:t>
      </w:r>
    </w:p>
    <w:p w14:paraId="14C827DE" w14:textId="77777777" w:rsidR="00743EA4" w:rsidRPr="00E14D1A" w:rsidRDefault="00743EA4" w:rsidP="00CF1D0A">
      <w:pPr>
        <w:spacing w:line="360" w:lineRule="auto"/>
        <w:jc w:val="center"/>
        <w:rPr>
          <w:rFonts w:ascii="Times New Roman" w:eastAsia="楷体" w:hAnsi="Times New Roman" w:cs="Times New Roman"/>
          <w:sz w:val="20"/>
          <w:szCs w:val="20"/>
        </w:rPr>
      </w:pPr>
    </w:p>
    <w:p w14:paraId="1770D1E8" w14:textId="77777777" w:rsidR="004C1B86" w:rsidRPr="00E14D1A" w:rsidRDefault="00000000">
      <w:pPr>
        <w:spacing w:line="360" w:lineRule="auto"/>
        <w:jc w:val="center"/>
        <w:rPr>
          <w:rFonts w:ascii="Times New Roman" w:eastAsia="楷体" w:hAnsi="Times New Roman" w:cs="Times New Roman"/>
        </w:rPr>
      </w:pPr>
      <w:r w:rsidRPr="00E14D1A">
        <w:rPr>
          <w:rFonts w:ascii="Times New Roman" w:eastAsia="楷体" w:hAnsi="Times New Roman" w:cs="Times New Roman"/>
          <w:noProof/>
        </w:rPr>
        <w:drawing>
          <wp:inline distT="0" distB="0" distL="114300" distR="114300" wp14:anchorId="3D0931A7" wp14:editId="24C2B0F5">
            <wp:extent cx="5486400" cy="1594485"/>
            <wp:effectExtent l="0" t="0" r="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5486400" cy="1594485"/>
                    </a:xfrm>
                    <a:prstGeom prst="rect">
                      <a:avLst/>
                    </a:prstGeom>
                    <a:noFill/>
                    <a:ln>
                      <a:noFill/>
                    </a:ln>
                  </pic:spPr>
                </pic:pic>
              </a:graphicData>
            </a:graphic>
          </wp:inline>
        </w:drawing>
      </w:r>
    </w:p>
    <w:p w14:paraId="5E315FA9" w14:textId="768CDA09" w:rsidR="004C1B86" w:rsidRPr="00410C83" w:rsidRDefault="00000000" w:rsidP="00CF1D0A">
      <w:pPr>
        <w:spacing w:line="360" w:lineRule="auto"/>
        <w:jc w:val="center"/>
        <w:rPr>
          <w:ins w:id="144" w:author="Yifei Zhou" w:date="2023-03-10T09:50:00Z"/>
          <w:rFonts w:ascii="Times New Roman" w:eastAsia="楷体" w:hAnsi="Times New Roman" w:cs="Times New Roman"/>
          <w:sz w:val="21"/>
          <w:szCs w:val="21"/>
          <w:rPrChange w:id="145" w:author="Yifei Zhou" w:date="2023-03-10T10:30:00Z">
            <w:rPr>
              <w:ins w:id="146" w:author="Yifei Zhou" w:date="2023-03-10T09:50:00Z"/>
              <w:rFonts w:ascii="Times New Roman" w:eastAsia="楷体" w:hAnsi="Times New Roman" w:cs="Times New Roman"/>
              <w:sz w:val="20"/>
              <w:szCs w:val="20"/>
            </w:rPr>
          </w:rPrChange>
        </w:rPr>
      </w:pPr>
      <w:r w:rsidRPr="00410C83">
        <w:rPr>
          <w:rFonts w:ascii="Times New Roman" w:eastAsia="楷体" w:hAnsi="Times New Roman" w:cs="Times New Roman" w:hint="eastAsia"/>
          <w:sz w:val="21"/>
          <w:szCs w:val="21"/>
          <w:rPrChange w:id="147" w:author="Yifei Zhou" w:date="2023-03-10T10:30:00Z">
            <w:rPr>
              <w:rFonts w:ascii="Times New Roman" w:eastAsia="楷体" w:hAnsi="Times New Roman" w:cs="Times New Roman" w:hint="eastAsia"/>
              <w:sz w:val="20"/>
              <w:szCs w:val="20"/>
            </w:rPr>
          </w:rPrChange>
        </w:rPr>
        <w:t>图</w:t>
      </w:r>
      <w:r w:rsidR="00167564" w:rsidRPr="00410C83">
        <w:rPr>
          <w:rFonts w:ascii="Times New Roman" w:eastAsia="楷体" w:hAnsi="Times New Roman" w:cs="Times New Roman"/>
          <w:sz w:val="21"/>
          <w:szCs w:val="21"/>
          <w:rPrChange w:id="148" w:author="Yifei Zhou" w:date="2023-03-10T10:30:00Z">
            <w:rPr>
              <w:rFonts w:ascii="Times New Roman" w:eastAsia="楷体" w:hAnsi="Times New Roman" w:cs="Times New Roman"/>
              <w:sz w:val="20"/>
              <w:szCs w:val="20"/>
            </w:rPr>
          </w:rPrChange>
        </w:rPr>
        <w:t>4</w:t>
      </w:r>
      <w:r w:rsidRPr="00410C83">
        <w:rPr>
          <w:rFonts w:ascii="Times New Roman" w:eastAsia="楷体" w:hAnsi="Times New Roman" w:cs="Times New Roman"/>
          <w:sz w:val="21"/>
          <w:szCs w:val="21"/>
          <w:rPrChange w:id="149" w:author="Yifei Zhou" w:date="2023-03-10T10:30:00Z">
            <w:rPr>
              <w:rFonts w:ascii="Times New Roman" w:eastAsia="楷体" w:hAnsi="Times New Roman" w:cs="Times New Roman"/>
              <w:sz w:val="20"/>
              <w:szCs w:val="20"/>
            </w:rPr>
          </w:rPrChange>
        </w:rPr>
        <w:t xml:space="preserve">  </w:t>
      </w:r>
      <w:r w:rsidRPr="00410C83">
        <w:rPr>
          <w:rFonts w:ascii="Times New Roman" w:eastAsia="楷体" w:hAnsi="Times New Roman" w:cs="Times New Roman" w:hint="eastAsia"/>
          <w:sz w:val="21"/>
          <w:szCs w:val="21"/>
          <w:rPrChange w:id="150" w:author="Yifei Zhou" w:date="2023-03-10T10:30:00Z">
            <w:rPr>
              <w:rFonts w:ascii="Times New Roman" w:eastAsia="楷体" w:hAnsi="Times New Roman" w:cs="Times New Roman" w:hint="eastAsia"/>
              <w:sz w:val="20"/>
              <w:szCs w:val="20"/>
            </w:rPr>
          </w:rPrChange>
        </w:rPr>
        <w:t>街道峡谷尺度样地的卫星遥感图像：（</w:t>
      </w:r>
      <w:r w:rsidRPr="00410C83">
        <w:rPr>
          <w:rFonts w:ascii="Times New Roman" w:eastAsia="楷体" w:hAnsi="Times New Roman" w:cs="Times New Roman"/>
          <w:sz w:val="21"/>
          <w:szCs w:val="21"/>
          <w:rPrChange w:id="151" w:author="Yifei Zhou" w:date="2023-03-10T10:30:00Z">
            <w:rPr>
              <w:rFonts w:ascii="Times New Roman" w:eastAsia="楷体" w:hAnsi="Times New Roman" w:cs="Times New Roman"/>
              <w:sz w:val="20"/>
              <w:szCs w:val="20"/>
            </w:rPr>
          </w:rPrChange>
        </w:rPr>
        <w:t>a</w:t>
      </w:r>
      <w:r w:rsidRPr="00410C83">
        <w:rPr>
          <w:rFonts w:ascii="Times New Roman" w:eastAsia="楷体" w:hAnsi="Times New Roman" w:cs="Times New Roman"/>
          <w:sz w:val="21"/>
          <w:szCs w:val="21"/>
          <w:rPrChange w:id="152" w:author="Yifei Zhou" w:date="2023-03-10T10:30:00Z">
            <w:rPr>
              <w:rFonts w:ascii="Times New Roman" w:eastAsia="楷体" w:hAnsi="Times New Roman" w:cs="Times New Roman"/>
              <w:sz w:val="20"/>
              <w:szCs w:val="20"/>
            </w:rPr>
          </w:rPrChange>
        </w:rPr>
        <w:t>）</w:t>
      </w:r>
      <w:r w:rsidRPr="00410C83">
        <w:rPr>
          <w:rFonts w:ascii="Times New Roman" w:eastAsia="楷体" w:hAnsi="Times New Roman" w:cs="Times New Roman" w:hint="eastAsia"/>
          <w:sz w:val="21"/>
          <w:szCs w:val="21"/>
          <w:rPrChange w:id="153" w:author="Yifei Zhou" w:date="2023-03-10T10:30:00Z">
            <w:rPr>
              <w:rFonts w:ascii="Times New Roman" w:eastAsia="楷体" w:hAnsi="Times New Roman" w:cs="Times New Roman" w:hint="eastAsia"/>
              <w:sz w:val="20"/>
              <w:szCs w:val="20"/>
            </w:rPr>
          </w:rPrChange>
        </w:rPr>
        <w:t>样地</w:t>
      </w:r>
      <w:r w:rsidRPr="00410C83">
        <w:rPr>
          <w:rFonts w:ascii="Times New Roman" w:eastAsia="楷体" w:hAnsi="Times New Roman" w:cs="Times New Roman"/>
          <w:sz w:val="21"/>
          <w:szCs w:val="21"/>
          <w:rPrChange w:id="154" w:author="Yifei Zhou" w:date="2023-03-10T10:30:00Z">
            <w:rPr>
              <w:rFonts w:ascii="Times New Roman" w:eastAsia="楷体" w:hAnsi="Times New Roman" w:cs="Times New Roman"/>
              <w:sz w:val="20"/>
              <w:szCs w:val="20"/>
            </w:rPr>
          </w:rPrChange>
        </w:rPr>
        <w:t>A1-</w:t>
      </w:r>
      <w:r w:rsidRPr="00410C83">
        <w:rPr>
          <w:rFonts w:ascii="Times New Roman" w:eastAsia="楷体" w:hAnsi="Times New Roman" w:cs="Times New Roman" w:hint="eastAsia"/>
          <w:sz w:val="21"/>
          <w:szCs w:val="21"/>
          <w:rPrChange w:id="155" w:author="Yifei Zhou" w:date="2023-03-10T10:30:00Z">
            <w:rPr>
              <w:rFonts w:ascii="Times New Roman" w:eastAsia="楷体" w:hAnsi="Times New Roman" w:cs="Times New Roman" w:hint="eastAsia"/>
              <w:sz w:val="20"/>
              <w:szCs w:val="20"/>
            </w:rPr>
          </w:rPrChange>
        </w:rPr>
        <w:t>低层建筑区；</w:t>
      </w:r>
      <w:bookmarkStart w:id="156" w:name="OLE_LINK33"/>
      <w:r w:rsidRPr="00410C83">
        <w:rPr>
          <w:rFonts w:ascii="Times New Roman" w:eastAsia="楷体" w:hAnsi="Times New Roman" w:cs="Times New Roman" w:hint="eastAsia"/>
          <w:sz w:val="21"/>
          <w:szCs w:val="21"/>
          <w:rPrChange w:id="157" w:author="Yifei Zhou" w:date="2023-03-10T10:30:00Z">
            <w:rPr>
              <w:rFonts w:ascii="Times New Roman" w:eastAsia="楷体" w:hAnsi="Times New Roman" w:cs="Times New Roman" w:hint="eastAsia"/>
              <w:sz w:val="20"/>
              <w:szCs w:val="20"/>
            </w:rPr>
          </w:rPrChange>
        </w:rPr>
        <w:t>（</w:t>
      </w:r>
      <w:r w:rsidRPr="00410C83">
        <w:rPr>
          <w:rFonts w:ascii="Times New Roman" w:eastAsia="楷体" w:hAnsi="Times New Roman" w:cs="Times New Roman"/>
          <w:sz w:val="21"/>
          <w:szCs w:val="21"/>
          <w:rPrChange w:id="158" w:author="Yifei Zhou" w:date="2023-03-10T10:30:00Z">
            <w:rPr>
              <w:rFonts w:ascii="Times New Roman" w:eastAsia="楷体" w:hAnsi="Times New Roman" w:cs="Times New Roman"/>
              <w:sz w:val="20"/>
              <w:szCs w:val="20"/>
            </w:rPr>
          </w:rPrChange>
        </w:rPr>
        <w:t>b</w:t>
      </w:r>
      <w:r w:rsidRPr="00410C83">
        <w:rPr>
          <w:rFonts w:ascii="Times New Roman" w:eastAsia="楷体" w:hAnsi="Times New Roman" w:cs="Times New Roman"/>
          <w:sz w:val="21"/>
          <w:szCs w:val="21"/>
          <w:rPrChange w:id="159" w:author="Yifei Zhou" w:date="2023-03-10T10:30:00Z">
            <w:rPr>
              <w:rFonts w:ascii="Times New Roman" w:eastAsia="楷体" w:hAnsi="Times New Roman" w:cs="Times New Roman"/>
              <w:sz w:val="20"/>
              <w:szCs w:val="20"/>
            </w:rPr>
          </w:rPrChange>
        </w:rPr>
        <w:t>）</w:t>
      </w:r>
      <w:bookmarkEnd w:id="156"/>
      <w:r w:rsidRPr="00410C83">
        <w:rPr>
          <w:rFonts w:ascii="Times New Roman" w:eastAsia="楷体" w:hAnsi="Times New Roman" w:cs="Times New Roman" w:hint="eastAsia"/>
          <w:sz w:val="21"/>
          <w:szCs w:val="21"/>
          <w:rPrChange w:id="160" w:author="Yifei Zhou" w:date="2023-03-10T10:30:00Z">
            <w:rPr>
              <w:rFonts w:ascii="Times New Roman" w:eastAsia="楷体" w:hAnsi="Times New Roman" w:cs="Times New Roman" w:hint="eastAsia"/>
              <w:sz w:val="20"/>
              <w:szCs w:val="20"/>
            </w:rPr>
          </w:rPrChange>
        </w:rPr>
        <w:t>样地</w:t>
      </w:r>
      <w:r w:rsidRPr="00410C83">
        <w:rPr>
          <w:rFonts w:ascii="Times New Roman" w:eastAsia="楷体" w:hAnsi="Times New Roman" w:cs="Times New Roman"/>
          <w:sz w:val="21"/>
          <w:szCs w:val="21"/>
          <w:rPrChange w:id="161" w:author="Yifei Zhou" w:date="2023-03-10T10:30:00Z">
            <w:rPr>
              <w:rFonts w:ascii="Times New Roman" w:eastAsia="楷体" w:hAnsi="Times New Roman" w:cs="Times New Roman"/>
              <w:sz w:val="20"/>
              <w:szCs w:val="20"/>
            </w:rPr>
          </w:rPrChange>
        </w:rPr>
        <w:t>A2-</w:t>
      </w:r>
      <w:r w:rsidRPr="00410C83">
        <w:rPr>
          <w:rFonts w:ascii="Times New Roman" w:eastAsia="楷体" w:hAnsi="Times New Roman" w:cs="Times New Roman" w:hint="eastAsia"/>
          <w:sz w:val="21"/>
          <w:szCs w:val="21"/>
          <w:rPrChange w:id="162" w:author="Yifei Zhou" w:date="2023-03-10T10:30:00Z">
            <w:rPr>
              <w:rFonts w:ascii="Times New Roman" w:eastAsia="楷体" w:hAnsi="Times New Roman" w:cs="Times New Roman" w:hint="eastAsia"/>
              <w:sz w:val="20"/>
              <w:szCs w:val="20"/>
            </w:rPr>
          </w:rPrChange>
        </w:rPr>
        <w:t>广场；（</w:t>
      </w:r>
      <w:r w:rsidRPr="00410C83">
        <w:rPr>
          <w:rFonts w:ascii="Times New Roman" w:eastAsia="楷体" w:hAnsi="Times New Roman" w:cs="Times New Roman"/>
          <w:sz w:val="21"/>
          <w:szCs w:val="21"/>
          <w:rPrChange w:id="163" w:author="Yifei Zhou" w:date="2023-03-10T10:30:00Z">
            <w:rPr>
              <w:rFonts w:ascii="Times New Roman" w:eastAsia="楷体" w:hAnsi="Times New Roman" w:cs="Times New Roman"/>
              <w:sz w:val="20"/>
              <w:szCs w:val="20"/>
            </w:rPr>
          </w:rPrChange>
        </w:rPr>
        <w:t>c</w:t>
      </w:r>
      <w:r w:rsidRPr="00410C83">
        <w:rPr>
          <w:rFonts w:ascii="Times New Roman" w:eastAsia="楷体" w:hAnsi="Times New Roman" w:cs="Times New Roman"/>
          <w:sz w:val="21"/>
          <w:szCs w:val="21"/>
          <w:rPrChange w:id="164" w:author="Yifei Zhou" w:date="2023-03-10T10:30:00Z">
            <w:rPr>
              <w:rFonts w:ascii="Times New Roman" w:eastAsia="楷体" w:hAnsi="Times New Roman" w:cs="Times New Roman"/>
              <w:sz w:val="20"/>
              <w:szCs w:val="20"/>
            </w:rPr>
          </w:rPrChange>
        </w:rPr>
        <w:t>）</w:t>
      </w:r>
      <w:r w:rsidRPr="00410C83">
        <w:rPr>
          <w:rFonts w:ascii="Times New Roman" w:eastAsia="楷体" w:hAnsi="Times New Roman" w:cs="Times New Roman" w:hint="eastAsia"/>
          <w:sz w:val="21"/>
          <w:szCs w:val="21"/>
          <w:rPrChange w:id="165" w:author="Yifei Zhou" w:date="2023-03-10T10:30:00Z">
            <w:rPr>
              <w:rFonts w:ascii="Times New Roman" w:eastAsia="楷体" w:hAnsi="Times New Roman" w:cs="Times New Roman" w:hint="eastAsia"/>
              <w:sz w:val="20"/>
              <w:szCs w:val="20"/>
            </w:rPr>
          </w:rPrChange>
        </w:rPr>
        <w:t>样地</w:t>
      </w:r>
      <w:r w:rsidRPr="00410C83">
        <w:rPr>
          <w:rFonts w:ascii="Times New Roman" w:eastAsia="楷体" w:hAnsi="Times New Roman" w:cs="Times New Roman"/>
          <w:sz w:val="21"/>
          <w:szCs w:val="21"/>
          <w:rPrChange w:id="166" w:author="Yifei Zhou" w:date="2023-03-10T10:30:00Z">
            <w:rPr>
              <w:rFonts w:ascii="Times New Roman" w:eastAsia="楷体" w:hAnsi="Times New Roman" w:cs="Times New Roman"/>
              <w:sz w:val="20"/>
              <w:szCs w:val="20"/>
            </w:rPr>
          </w:rPrChange>
        </w:rPr>
        <w:t>A3-</w:t>
      </w:r>
      <w:r w:rsidRPr="00410C83">
        <w:rPr>
          <w:rFonts w:ascii="Times New Roman" w:eastAsia="楷体" w:hAnsi="Times New Roman" w:cs="Times New Roman" w:hint="eastAsia"/>
          <w:sz w:val="21"/>
          <w:szCs w:val="21"/>
          <w:rPrChange w:id="167" w:author="Yifei Zhou" w:date="2023-03-10T10:30:00Z">
            <w:rPr>
              <w:rFonts w:ascii="Times New Roman" w:eastAsia="楷体" w:hAnsi="Times New Roman" w:cs="Times New Roman" w:hint="eastAsia"/>
              <w:sz w:val="20"/>
              <w:szCs w:val="20"/>
            </w:rPr>
          </w:rPrChange>
        </w:rPr>
        <w:t>高层建筑区。</w:t>
      </w:r>
    </w:p>
    <w:p w14:paraId="14957765" w14:textId="77777777" w:rsidR="00743EA4" w:rsidRPr="00E14D1A" w:rsidRDefault="00743EA4" w:rsidP="00CF1D0A">
      <w:pPr>
        <w:spacing w:line="360" w:lineRule="auto"/>
        <w:jc w:val="center"/>
        <w:rPr>
          <w:rFonts w:ascii="Times New Roman" w:eastAsia="楷体" w:hAnsi="Times New Roman" w:cs="Times New Roman"/>
          <w:sz w:val="20"/>
          <w:szCs w:val="20"/>
        </w:rPr>
      </w:pPr>
    </w:p>
    <w:p w14:paraId="6E09C2A0" w14:textId="2AF859CB" w:rsidR="004C1B86" w:rsidRPr="00E14D1A" w:rsidRDefault="00527696">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A50D3">
        <w:rPr>
          <w:rFonts w:ascii="Times New Roman" w:eastAsia="楷体" w:hAnsi="Times New Roman" w:cs="Times New Roman" w:hint="eastAsia"/>
          <w:b/>
          <w:bCs/>
          <w:sz w:val="24"/>
          <w:szCs w:val="24"/>
        </w:rPr>
        <w:t>在街区尺度，根据重庆城市局地气候区的主要类型，本项目选择了位于长江沿岸的</w:t>
      </w:r>
      <w:r w:rsidRPr="00EA50D3">
        <w:rPr>
          <w:rFonts w:ascii="Times New Roman" w:eastAsia="楷体" w:hAnsi="Times New Roman" w:cs="Times New Roman"/>
          <w:b/>
          <w:bCs/>
          <w:sz w:val="24"/>
          <w:szCs w:val="24"/>
        </w:rPr>
        <w:t>3</w:t>
      </w:r>
      <w:r w:rsidRPr="00EA50D3">
        <w:rPr>
          <w:rFonts w:ascii="Times New Roman" w:eastAsia="楷体" w:hAnsi="Times New Roman" w:cs="Times New Roman" w:hint="eastAsia"/>
          <w:b/>
          <w:bCs/>
          <w:sz w:val="24"/>
          <w:szCs w:val="24"/>
        </w:rPr>
        <w:t>个地形较为平坦的街区作为样地（图</w:t>
      </w:r>
      <w:r w:rsidR="00167564" w:rsidRPr="00EA50D3">
        <w:rPr>
          <w:rFonts w:ascii="Times New Roman" w:eastAsia="楷体" w:hAnsi="Times New Roman" w:cs="Times New Roman"/>
          <w:b/>
          <w:bCs/>
          <w:sz w:val="24"/>
          <w:szCs w:val="24"/>
        </w:rPr>
        <w:t>5</w:t>
      </w:r>
      <w:r w:rsidRPr="00EA50D3">
        <w:rPr>
          <w:rFonts w:ascii="Times New Roman" w:eastAsia="楷体" w:hAnsi="Times New Roman" w:cs="Times New Roman" w:hint="eastAsia"/>
          <w:b/>
          <w:bCs/>
          <w:sz w:val="24"/>
          <w:szCs w:val="24"/>
        </w:rPr>
        <w:t>）。</w:t>
      </w:r>
      <w:r w:rsidRPr="00E14D1A">
        <w:rPr>
          <w:rFonts w:ascii="Times New Roman" w:eastAsia="楷体" w:hAnsi="Times New Roman" w:cs="Times New Roman" w:hint="eastAsia"/>
          <w:sz w:val="24"/>
          <w:szCs w:val="24"/>
        </w:rPr>
        <w:t>样地</w:t>
      </w:r>
      <w:r w:rsidRPr="00E14D1A">
        <w:rPr>
          <w:rFonts w:ascii="Times New Roman" w:eastAsia="楷体" w:hAnsi="Times New Roman" w:cs="Times New Roman"/>
          <w:sz w:val="24"/>
          <w:szCs w:val="24"/>
        </w:rPr>
        <w:t>B1</w:t>
      </w:r>
      <w:r w:rsidRPr="00E14D1A">
        <w:rPr>
          <w:rFonts w:ascii="Times New Roman" w:eastAsia="楷体" w:hAnsi="Times New Roman" w:cs="Times New Roman" w:hint="eastAsia"/>
          <w:sz w:val="24"/>
          <w:szCs w:val="24"/>
        </w:rPr>
        <w:t>位于</w:t>
      </w:r>
      <w:r w:rsidRPr="00EA50D3">
        <w:rPr>
          <w:rFonts w:ascii="Times New Roman" w:eastAsia="楷体" w:hAnsi="Times New Roman" w:cs="Times New Roman" w:hint="eastAsia"/>
          <w:sz w:val="24"/>
          <w:szCs w:val="24"/>
        </w:rPr>
        <w:t>江津区</w:t>
      </w:r>
      <w:proofErr w:type="gramStart"/>
      <w:r w:rsidRPr="00EA50D3">
        <w:rPr>
          <w:rFonts w:ascii="Times New Roman" w:eastAsia="楷体" w:hAnsi="Times New Roman" w:cs="Times New Roman" w:hint="eastAsia"/>
          <w:sz w:val="24"/>
          <w:szCs w:val="24"/>
        </w:rPr>
        <w:t>几江街道</w:t>
      </w:r>
      <w:proofErr w:type="gramEnd"/>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
        <w:lastRenderedPageBreak/>
        <w:t>代表</w:t>
      </w:r>
      <w:r w:rsidRPr="00EA50D3">
        <w:rPr>
          <w:rFonts w:ascii="Times New Roman" w:eastAsia="楷体" w:hAnsi="Times New Roman" w:cs="Times New Roman" w:hint="eastAsia"/>
          <w:sz w:val="24"/>
          <w:szCs w:val="24"/>
        </w:rPr>
        <w:t>紧凑型中低层建筑</w:t>
      </w:r>
      <w:r w:rsidRPr="00E14D1A">
        <w:rPr>
          <w:rFonts w:ascii="Times New Roman" w:eastAsia="楷体" w:hAnsi="Times New Roman" w:cs="Times New Roman" w:hint="eastAsia"/>
          <w:sz w:val="24"/>
          <w:szCs w:val="24"/>
        </w:rPr>
        <w:t>街区。该样地内的建筑以</w:t>
      </w:r>
      <w:r w:rsidRPr="00EA50D3">
        <w:rPr>
          <w:rFonts w:ascii="Times New Roman" w:eastAsia="楷体" w:hAnsi="Times New Roman" w:cs="Times New Roman" w:hint="eastAsia"/>
          <w:sz w:val="24"/>
          <w:szCs w:val="24"/>
        </w:rPr>
        <w:t>约</w:t>
      </w:r>
      <w:r w:rsidRPr="00EA50D3">
        <w:rPr>
          <w:rFonts w:ascii="Times New Roman" w:eastAsia="楷体" w:hAnsi="Times New Roman" w:cs="Times New Roman"/>
          <w:sz w:val="24"/>
          <w:szCs w:val="24"/>
        </w:rPr>
        <w:t>20</w:t>
      </w:r>
      <w:r w:rsidRPr="00EA50D3">
        <w:rPr>
          <w:rFonts w:ascii="Times New Roman" w:eastAsia="楷体" w:hAnsi="Times New Roman" w:cs="Times New Roman" w:hint="eastAsia"/>
          <w:sz w:val="24"/>
          <w:szCs w:val="24"/>
        </w:rPr>
        <w:t>米高的中低层建筑</w:t>
      </w:r>
      <w:r w:rsidRPr="00E14D1A">
        <w:rPr>
          <w:rFonts w:ascii="Times New Roman" w:eastAsia="楷体" w:hAnsi="Times New Roman" w:cs="Times New Roman" w:hint="eastAsia"/>
          <w:sz w:val="24"/>
          <w:szCs w:val="24"/>
        </w:rPr>
        <w:t>为主，其分布</w:t>
      </w:r>
      <w:r w:rsidRPr="00EA50D3">
        <w:rPr>
          <w:rFonts w:ascii="Times New Roman" w:eastAsia="楷体" w:hAnsi="Times New Roman" w:cs="Times New Roman" w:hint="eastAsia"/>
          <w:sz w:val="24"/>
          <w:szCs w:val="24"/>
        </w:rPr>
        <w:t>较为密集</w:t>
      </w:r>
      <w:r w:rsidRPr="00E14D1A">
        <w:rPr>
          <w:rFonts w:ascii="Times New Roman" w:eastAsia="楷体" w:hAnsi="Times New Roman" w:cs="Times New Roman" w:hint="eastAsia"/>
          <w:sz w:val="24"/>
          <w:szCs w:val="24"/>
        </w:rPr>
        <w:t>。样地内</w:t>
      </w:r>
      <w:r w:rsidRPr="00EA50D3">
        <w:rPr>
          <w:rFonts w:ascii="Times New Roman" w:eastAsia="楷体" w:hAnsi="Times New Roman" w:cs="Times New Roman" w:hint="eastAsia"/>
          <w:sz w:val="24"/>
          <w:szCs w:val="24"/>
        </w:rPr>
        <w:t>绿色植被</w:t>
      </w:r>
      <w:r w:rsidRPr="00E14D1A">
        <w:rPr>
          <w:rFonts w:ascii="Times New Roman" w:eastAsia="楷体" w:hAnsi="Times New Roman" w:cs="Times New Roman" w:hint="eastAsia"/>
          <w:sz w:val="24"/>
          <w:szCs w:val="24"/>
        </w:rPr>
        <w:t>较少，多数道路</w:t>
      </w:r>
      <w:r w:rsidRPr="00EA50D3">
        <w:rPr>
          <w:rFonts w:ascii="Times New Roman" w:eastAsia="楷体" w:hAnsi="Times New Roman" w:cs="Times New Roman" w:hint="eastAsia"/>
          <w:sz w:val="24"/>
          <w:szCs w:val="24"/>
        </w:rPr>
        <w:t>较为狭窄</w:t>
      </w:r>
      <w:r w:rsidRPr="00E14D1A">
        <w:rPr>
          <w:rFonts w:ascii="Times New Roman" w:eastAsia="楷体" w:hAnsi="Times New Roman" w:cs="Times New Roman" w:hint="eastAsia"/>
          <w:sz w:val="24"/>
          <w:szCs w:val="24"/>
        </w:rPr>
        <w:t>，宽度小于</w:t>
      </w:r>
      <w:r w:rsidRPr="00E14D1A">
        <w:rPr>
          <w:rFonts w:ascii="Times New Roman" w:eastAsia="楷体" w:hAnsi="Times New Roman" w:cs="Times New Roman"/>
          <w:sz w:val="24"/>
          <w:szCs w:val="24"/>
        </w:rPr>
        <w:t>20</w:t>
      </w:r>
      <w:r w:rsidRPr="00E14D1A">
        <w:rPr>
          <w:rFonts w:ascii="Times New Roman" w:eastAsia="楷体" w:hAnsi="Times New Roman" w:cs="Times New Roman"/>
          <w:sz w:val="24"/>
          <w:szCs w:val="24"/>
        </w:rPr>
        <w:t>米。</w:t>
      </w:r>
      <w:r w:rsidRPr="00EA50D3">
        <w:rPr>
          <w:rFonts w:ascii="Times New Roman" w:eastAsia="楷体" w:hAnsi="Times New Roman" w:cs="Times New Roman" w:hint="eastAsia"/>
          <w:sz w:val="24"/>
          <w:szCs w:val="24"/>
        </w:rPr>
        <w:t>样地</w:t>
      </w:r>
      <w:r w:rsidRPr="00EA50D3">
        <w:rPr>
          <w:rFonts w:ascii="Times New Roman" w:eastAsia="楷体" w:hAnsi="Times New Roman" w:cs="Times New Roman"/>
          <w:sz w:val="24"/>
          <w:szCs w:val="24"/>
        </w:rPr>
        <w:t>B2</w:t>
      </w:r>
      <w:r w:rsidRPr="00E14D1A">
        <w:rPr>
          <w:rFonts w:ascii="Times New Roman" w:eastAsia="楷体" w:hAnsi="Times New Roman" w:cs="Times New Roman" w:hint="eastAsia"/>
          <w:sz w:val="24"/>
          <w:szCs w:val="24"/>
        </w:rPr>
        <w:t>位于</w:t>
      </w:r>
      <w:r w:rsidRPr="00EA50D3">
        <w:rPr>
          <w:rFonts w:ascii="Times New Roman" w:eastAsia="楷体" w:hAnsi="Times New Roman" w:cs="Times New Roman" w:hint="eastAsia"/>
          <w:sz w:val="24"/>
          <w:szCs w:val="24"/>
        </w:rPr>
        <w:t>江津</w:t>
      </w:r>
      <w:proofErr w:type="gramStart"/>
      <w:r w:rsidRPr="00EA50D3">
        <w:rPr>
          <w:rFonts w:ascii="Times New Roman" w:eastAsia="楷体" w:hAnsi="Times New Roman" w:cs="Times New Roman" w:hint="eastAsia"/>
          <w:sz w:val="24"/>
          <w:szCs w:val="24"/>
        </w:rPr>
        <w:t>区鼎山</w:t>
      </w:r>
      <w:proofErr w:type="gramEnd"/>
      <w:r w:rsidRPr="00EA50D3">
        <w:rPr>
          <w:rFonts w:ascii="Times New Roman" w:eastAsia="楷体" w:hAnsi="Times New Roman" w:cs="Times New Roman" w:hint="eastAsia"/>
          <w:sz w:val="24"/>
          <w:szCs w:val="24"/>
        </w:rPr>
        <w:t>街道</w:t>
      </w:r>
      <w:r w:rsidRPr="00E14D1A">
        <w:rPr>
          <w:rFonts w:ascii="Times New Roman" w:eastAsia="楷体" w:hAnsi="Times New Roman" w:cs="Times New Roman" w:hint="eastAsia"/>
          <w:sz w:val="24"/>
          <w:szCs w:val="24"/>
        </w:rPr>
        <w:t>，代表</w:t>
      </w:r>
      <w:r w:rsidRPr="00EA50D3">
        <w:rPr>
          <w:rFonts w:ascii="Times New Roman" w:eastAsia="楷体" w:hAnsi="Times New Roman" w:cs="Times New Roman" w:hint="eastAsia"/>
          <w:sz w:val="24"/>
          <w:szCs w:val="24"/>
        </w:rPr>
        <w:t>开放型高层建筑街区</w:t>
      </w:r>
      <w:r w:rsidRPr="00E14D1A">
        <w:rPr>
          <w:rFonts w:ascii="Times New Roman" w:eastAsia="楷体" w:hAnsi="Times New Roman" w:cs="Times New Roman" w:hint="eastAsia"/>
          <w:sz w:val="24"/>
          <w:szCs w:val="24"/>
        </w:rPr>
        <w:t>。该样地内的建筑多为</w:t>
      </w:r>
      <w:r w:rsidRPr="00EA50D3">
        <w:rPr>
          <w:rFonts w:ascii="Times New Roman" w:eastAsia="楷体" w:hAnsi="Times New Roman" w:cs="Times New Roman" w:hint="eastAsia"/>
          <w:sz w:val="24"/>
          <w:szCs w:val="24"/>
        </w:rPr>
        <w:t>约</w:t>
      </w:r>
      <w:r w:rsidRPr="00EA50D3">
        <w:rPr>
          <w:rFonts w:ascii="Times New Roman" w:eastAsia="楷体" w:hAnsi="Times New Roman" w:cs="Times New Roman"/>
          <w:sz w:val="24"/>
          <w:szCs w:val="24"/>
        </w:rPr>
        <w:t>90</w:t>
      </w:r>
      <w:r w:rsidRPr="00EA50D3">
        <w:rPr>
          <w:rFonts w:ascii="Times New Roman" w:eastAsia="楷体" w:hAnsi="Times New Roman" w:cs="Times New Roman" w:hint="eastAsia"/>
          <w:sz w:val="24"/>
          <w:szCs w:val="24"/>
        </w:rPr>
        <w:t>米高的高层住宅</w:t>
      </w:r>
      <w:r w:rsidRPr="00E14D1A">
        <w:rPr>
          <w:rFonts w:ascii="Times New Roman" w:eastAsia="楷体" w:hAnsi="Times New Roman" w:cs="Times New Roman" w:hint="eastAsia"/>
          <w:sz w:val="24"/>
          <w:szCs w:val="24"/>
        </w:rPr>
        <w:t>，建筑密度</w:t>
      </w:r>
      <w:r w:rsidRPr="00EA50D3">
        <w:rPr>
          <w:rFonts w:ascii="Times New Roman" w:eastAsia="楷体" w:hAnsi="Times New Roman" w:cs="Times New Roman" w:hint="eastAsia"/>
          <w:sz w:val="24"/>
          <w:szCs w:val="24"/>
        </w:rPr>
        <w:t>相对较低</w:t>
      </w:r>
      <w:r w:rsidRPr="00E14D1A">
        <w:rPr>
          <w:rFonts w:ascii="Times New Roman" w:eastAsia="楷体" w:hAnsi="Times New Roman" w:cs="Times New Roman" w:hint="eastAsia"/>
          <w:sz w:val="24"/>
          <w:szCs w:val="24"/>
        </w:rPr>
        <w:t>，且样地内</w:t>
      </w:r>
      <w:r w:rsidRPr="00EA50D3">
        <w:rPr>
          <w:rFonts w:ascii="Times New Roman" w:eastAsia="楷体" w:hAnsi="Times New Roman" w:cs="Times New Roman" w:hint="eastAsia"/>
          <w:sz w:val="24"/>
          <w:szCs w:val="24"/>
        </w:rPr>
        <w:t>绿色植被分布较多</w:t>
      </w:r>
      <w:r w:rsidRPr="00E14D1A">
        <w:rPr>
          <w:rFonts w:ascii="Times New Roman" w:eastAsia="楷体" w:hAnsi="Times New Roman" w:cs="Times New Roman" w:hint="eastAsia"/>
          <w:sz w:val="24"/>
          <w:szCs w:val="24"/>
        </w:rPr>
        <w:t>，以草本为主。同时，该样地内</w:t>
      </w:r>
      <w:r w:rsidRPr="00EA50D3">
        <w:rPr>
          <w:rFonts w:ascii="Times New Roman" w:eastAsia="楷体" w:hAnsi="Times New Roman" w:cs="Times New Roman" w:hint="eastAsia"/>
          <w:sz w:val="24"/>
          <w:szCs w:val="24"/>
        </w:rPr>
        <w:t>多数道路的</w:t>
      </w:r>
      <w:r w:rsidRPr="00E14D1A">
        <w:rPr>
          <w:rFonts w:ascii="Times New Roman" w:eastAsia="楷体" w:hAnsi="Times New Roman" w:cs="Times New Roman" w:hint="eastAsia"/>
          <w:sz w:val="24"/>
          <w:szCs w:val="24"/>
        </w:rPr>
        <w:t>宽度大于</w:t>
      </w:r>
      <w:r w:rsidRPr="00E14D1A">
        <w:rPr>
          <w:rFonts w:ascii="Times New Roman" w:eastAsia="楷体" w:hAnsi="Times New Roman" w:cs="Times New Roman"/>
          <w:sz w:val="24"/>
          <w:szCs w:val="24"/>
        </w:rPr>
        <w:t>30</w:t>
      </w:r>
      <w:r w:rsidRPr="00E14D1A">
        <w:rPr>
          <w:rFonts w:ascii="Times New Roman" w:eastAsia="楷体" w:hAnsi="Times New Roman" w:cs="Times New Roman"/>
          <w:sz w:val="24"/>
          <w:szCs w:val="24"/>
        </w:rPr>
        <w:t>米。</w:t>
      </w:r>
      <w:r w:rsidRPr="00EA50D3">
        <w:rPr>
          <w:rFonts w:ascii="Times New Roman" w:eastAsia="楷体" w:hAnsi="Times New Roman" w:cs="Times New Roman" w:hint="eastAsia"/>
          <w:sz w:val="24"/>
          <w:szCs w:val="24"/>
        </w:rPr>
        <w:t>样地</w:t>
      </w:r>
      <w:r w:rsidRPr="00EA50D3">
        <w:rPr>
          <w:rFonts w:ascii="Times New Roman" w:eastAsia="楷体" w:hAnsi="Times New Roman" w:cs="Times New Roman"/>
          <w:sz w:val="24"/>
          <w:szCs w:val="24"/>
        </w:rPr>
        <w:t>B3</w:t>
      </w:r>
      <w:r w:rsidRPr="00E14D1A">
        <w:rPr>
          <w:rFonts w:ascii="Times New Roman" w:eastAsia="楷体" w:hAnsi="Times New Roman" w:cs="Times New Roman" w:hint="eastAsia"/>
          <w:sz w:val="24"/>
          <w:szCs w:val="24"/>
        </w:rPr>
        <w:t>位于巴南区的</w:t>
      </w:r>
      <w:r w:rsidRPr="00EA50D3">
        <w:rPr>
          <w:rFonts w:ascii="Times New Roman" w:eastAsia="楷体" w:hAnsi="Times New Roman" w:cs="Times New Roman" w:hint="eastAsia"/>
          <w:sz w:val="24"/>
          <w:szCs w:val="24"/>
        </w:rPr>
        <w:t>大江工业园</w:t>
      </w:r>
      <w:r w:rsidRPr="00E14D1A">
        <w:rPr>
          <w:rFonts w:ascii="Times New Roman" w:eastAsia="楷体" w:hAnsi="Times New Roman" w:cs="Times New Roman" w:hint="eastAsia"/>
          <w:sz w:val="24"/>
          <w:szCs w:val="24"/>
        </w:rPr>
        <w:t>，代表</w:t>
      </w:r>
      <w:r w:rsidRPr="00EA50D3">
        <w:rPr>
          <w:rFonts w:ascii="Times New Roman" w:eastAsia="楷体" w:hAnsi="Times New Roman" w:cs="Times New Roman" w:hint="eastAsia"/>
          <w:sz w:val="24"/>
          <w:szCs w:val="24"/>
        </w:rPr>
        <w:t>大型低层建筑</w:t>
      </w:r>
      <w:r w:rsidRPr="00E14D1A">
        <w:rPr>
          <w:rFonts w:ascii="Times New Roman" w:eastAsia="楷体" w:hAnsi="Times New Roman" w:cs="Times New Roman" w:hint="eastAsia"/>
          <w:sz w:val="24"/>
          <w:szCs w:val="24"/>
        </w:rPr>
        <w:t>街区。样地内</w:t>
      </w:r>
      <w:r w:rsidRPr="00EA50D3">
        <w:rPr>
          <w:rFonts w:ascii="Times New Roman" w:eastAsia="楷体" w:hAnsi="Times New Roman" w:cs="Times New Roman" w:hint="eastAsia"/>
          <w:sz w:val="24"/>
          <w:szCs w:val="24"/>
        </w:rPr>
        <w:t>植被</w:t>
      </w:r>
      <w:r w:rsidRPr="00E14D1A">
        <w:rPr>
          <w:rFonts w:ascii="Times New Roman" w:eastAsia="楷体" w:hAnsi="Times New Roman" w:cs="Times New Roman" w:hint="eastAsia"/>
          <w:sz w:val="24"/>
          <w:szCs w:val="24"/>
        </w:rPr>
        <w:t>以乔木为主，建筑以</w:t>
      </w:r>
      <w:r w:rsidRPr="00EA50D3">
        <w:rPr>
          <w:rFonts w:ascii="Times New Roman" w:eastAsia="楷体" w:hAnsi="Times New Roman" w:cs="Times New Roman" w:hint="eastAsia"/>
          <w:sz w:val="24"/>
          <w:szCs w:val="24"/>
        </w:rPr>
        <w:t>一层工业用房</w:t>
      </w:r>
      <w:r w:rsidRPr="00E14D1A">
        <w:rPr>
          <w:rFonts w:ascii="Times New Roman" w:eastAsia="楷体" w:hAnsi="Times New Roman" w:cs="Times New Roman" w:hint="eastAsia"/>
          <w:sz w:val="24"/>
          <w:szCs w:val="24"/>
        </w:rPr>
        <w:t>为主，高度低于</w:t>
      </w:r>
      <w:r w:rsidRPr="00E14D1A">
        <w:rPr>
          <w:rFonts w:ascii="Times New Roman" w:eastAsia="楷体" w:hAnsi="Times New Roman" w:cs="Times New Roman"/>
          <w:sz w:val="24"/>
          <w:szCs w:val="24"/>
        </w:rPr>
        <w:t>15</w:t>
      </w:r>
      <w:r w:rsidRPr="00E14D1A">
        <w:rPr>
          <w:rFonts w:ascii="Times New Roman" w:eastAsia="楷体" w:hAnsi="Times New Roman" w:cs="Times New Roman" w:hint="eastAsia"/>
          <w:sz w:val="24"/>
          <w:szCs w:val="24"/>
        </w:rPr>
        <w:t>米。在每个街区尺度样地各设置</w:t>
      </w:r>
      <w:r w:rsidRPr="00EA50D3">
        <w:rPr>
          <w:rFonts w:ascii="Times New Roman" w:eastAsia="楷体" w:hAnsi="Times New Roman" w:cs="Times New Roman"/>
          <w:sz w:val="24"/>
          <w:szCs w:val="24"/>
        </w:rPr>
        <w:t>30-40</w:t>
      </w:r>
      <w:r w:rsidRPr="00EA50D3">
        <w:rPr>
          <w:rFonts w:ascii="Times New Roman" w:eastAsia="楷体" w:hAnsi="Times New Roman" w:cs="Times New Roman" w:hint="eastAsia"/>
          <w:sz w:val="24"/>
          <w:szCs w:val="24"/>
        </w:rPr>
        <w:t>个</w:t>
      </w:r>
      <w:r w:rsidRPr="00E14D1A">
        <w:rPr>
          <w:rFonts w:ascii="Times New Roman" w:eastAsia="楷体" w:hAnsi="Times New Roman" w:cs="Times New Roman" w:hint="eastAsia"/>
          <w:sz w:val="24"/>
          <w:szCs w:val="24"/>
        </w:rPr>
        <w:t>移动测量点。</w:t>
      </w:r>
      <w:r w:rsidRPr="00EA50D3">
        <w:rPr>
          <w:rFonts w:ascii="Times New Roman" w:eastAsia="楷体" w:hAnsi="Times New Roman" w:cs="Times New Roman" w:hint="eastAsia"/>
          <w:sz w:val="24"/>
          <w:szCs w:val="24"/>
        </w:rPr>
        <w:t>移动测量点</w:t>
      </w:r>
      <w:r w:rsidRPr="00E14D1A">
        <w:rPr>
          <w:rFonts w:ascii="Times New Roman" w:eastAsia="楷体" w:hAnsi="Times New Roman" w:cs="Times New Roman" w:hint="eastAsia"/>
          <w:sz w:val="24"/>
          <w:szCs w:val="24"/>
        </w:rPr>
        <w:t>需均匀地布置在各样地内</w:t>
      </w:r>
      <w:r w:rsidRPr="00EA50D3">
        <w:rPr>
          <w:rFonts w:ascii="Times New Roman" w:eastAsia="楷体" w:hAnsi="Times New Roman" w:cs="Times New Roman" w:hint="eastAsia"/>
          <w:sz w:val="24"/>
          <w:szCs w:val="24"/>
        </w:rPr>
        <w:t>垂直于江岸的主要道路</w:t>
      </w:r>
      <w:r w:rsidRPr="00E14D1A">
        <w:rPr>
          <w:rFonts w:ascii="Times New Roman" w:eastAsia="楷体" w:hAnsi="Times New Roman" w:cs="Times New Roman" w:hint="eastAsia"/>
          <w:sz w:val="24"/>
          <w:szCs w:val="24"/>
        </w:rPr>
        <w:t>上，能</w:t>
      </w:r>
      <w:r w:rsidRPr="00EA50D3">
        <w:rPr>
          <w:rFonts w:ascii="Times New Roman" w:eastAsia="楷体" w:hAnsi="Times New Roman" w:cs="Times New Roman" w:hint="eastAsia"/>
          <w:sz w:val="24"/>
          <w:szCs w:val="24"/>
        </w:rPr>
        <w:t>较为全面地</w:t>
      </w:r>
      <w:r w:rsidRPr="00E14D1A">
        <w:rPr>
          <w:rFonts w:ascii="Times New Roman" w:eastAsia="楷体" w:hAnsi="Times New Roman" w:cs="Times New Roman" w:hint="eastAsia"/>
          <w:sz w:val="24"/>
          <w:szCs w:val="24"/>
        </w:rPr>
        <w:t>代表样地内部的</w:t>
      </w:r>
      <w:r w:rsidRPr="00EA50D3">
        <w:rPr>
          <w:rFonts w:ascii="Times New Roman" w:eastAsia="楷体" w:hAnsi="Times New Roman" w:cs="Times New Roman" w:hint="eastAsia"/>
          <w:sz w:val="24"/>
          <w:szCs w:val="24"/>
        </w:rPr>
        <w:t>三维形态特征分异</w:t>
      </w:r>
      <w:r w:rsidRPr="00E14D1A">
        <w:rPr>
          <w:rFonts w:ascii="Times New Roman" w:eastAsia="楷体" w:hAnsi="Times New Roman" w:cs="Times New Roman" w:hint="eastAsia"/>
          <w:sz w:val="24"/>
          <w:szCs w:val="24"/>
        </w:rPr>
        <w:t>。为了避免车辆的干扰，实际的</w:t>
      </w:r>
      <w:r w:rsidRPr="00EA50D3">
        <w:rPr>
          <w:rFonts w:ascii="Times New Roman" w:eastAsia="楷体" w:hAnsi="Times New Roman" w:cs="Times New Roman" w:hint="eastAsia"/>
          <w:sz w:val="24"/>
          <w:szCs w:val="24"/>
        </w:rPr>
        <w:t>实地测量活动</w:t>
      </w:r>
      <w:r w:rsidRPr="00E14D1A">
        <w:rPr>
          <w:rFonts w:ascii="Times New Roman" w:eastAsia="楷体" w:hAnsi="Times New Roman" w:cs="Times New Roman" w:hint="eastAsia"/>
          <w:sz w:val="24"/>
          <w:szCs w:val="24"/>
        </w:rPr>
        <w:t>在</w:t>
      </w:r>
      <w:r w:rsidRPr="00EA50D3">
        <w:rPr>
          <w:rFonts w:ascii="Times New Roman" w:eastAsia="楷体" w:hAnsi="Times New Roman" w:cs="Times New Roman" w:hint="eastAsia"/>
          <w:sz w:val="24"/>
          <w:szCs w:val="24"/>
        </w:rPr>
        <w:t>人行道上</w:t>
      </w:r>
      <w:r w:rsidRPr="00E14D1A">
        <w:rPr>
          <w:rFonts w:ascii="Times New Roman" w:eastAsia="楷体" w:hAnsi="Times New Roman" w:cs="Times New Roman" w:hint="eastAsia"/>
          <w:sz w:val="24"/>
          <w:szCs w:val="24"/>
        </w:rPr>
        <w:t>距建筑相对较远的位置进行。</w:t>
      </w:r>
    </w:p>
    <w:p w14:paraId="077C759B" w14:textId="77777777" w:rsidR="004C1B86" w:rsidRPr="00E14D1A" w:rsidRDefault="00000000">
      <w:pPr>
        <w:spacing w:line="360" w:lineRule="auto"/>
        <w:rPr>
          <w:rFonts w:ascii="Times New Roman" w:eastAsia="楷体" w:hAnsi="Times New Roman" w:cs="Times New Roman"/>
          <w:sz w:val="24"/>
          <w:szCs w:val="24"/>
        </w:rPr>
      </w:pPr>
      <w:r w:rsidRPr="00E14D1A">
        <w:rPr>
          <w:rFonts w:ascii="Times New Roman" w:eastAsia="楷体" w:hAnsi="Times New Roman" w:cs="Times New Roman"/>
          <w:noProof/>
        </w:rPr>
        <w:drawing>
          <wp:inline distT="0" distB="0" distL="114300" distR="114300" wp14:anchorId="5C0B5FF3" wp14:editId="3B6CC8EA">
            <wp:extent cx="5483860" cy="2353945"/>
            <wp:effectExtent l="0" t="0" r="2540"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5483860" cy="2353945"/>
                    </a:xfrm>
                    <a:prstGeom prst="rect">
                      <a:avLst/>
                    </a:prstGeom>
                    <a:noFill/>
                    <a:ln>
                      <a:noFill/>
                    </a:ln>
                  </pic:spPr>
                </pic:pic>
              </a:graphicData>
            </a:graphic>
          </wp:inline>
        </w:drawing>
      </w:r>
    </w:p>
    <w:p w14:paraId="4CB869FD" w14:textId="6DFA4A9A" w:rsidR="004C1B86" w:rsidRPr="00410C83" w:rsidRDefault="00000000" w:rsidP="00CF1D0A">
      <w:pPr>
        <w:spacing w:line="360" w:lineRule="auto"/>
        <w:jc w:val="center"/>
        <w:rPr>
          <w:rFonts w:ascii="Times New Roman" w:eastAsia="楷体" w:hAnsi="Times New Roman" w:cs="Times New Roman"/>
          <w:sz w:val="21"/>
          <w:szCs w:val="21"/>
          <w:rPrChange w:id="168" w:author="Yifei Zhou" w:date="2023-03-10T10:30:00Z">
            <w:rPr>
              <w:rFonts w:ascii="Times New Roman" w:eastAsia="楷体" w:hAnsi="Times New Roman" w:cs="Times New Roman"/>
              <w:sz w:val="20"/>
              <w:szCs w:val="20"/>
            </w:rPr>
          </w:rPrChange>
        </w:rPr>
      </w:pPr>
      <w:r w:rsidRPr="00410C83">
        <w:rPr>
          <w:rFonts w:ascii="Times New Roman" w:eastAsia="楷体" w:hAnsi="Times New Roman" w:cs="Times New Roman" w:hint="eastAsia"/>
          <w:sz w:val="21"/>
          <w:szCs w:val="21"/>
          <w:rPrChange w:id="169" w:author="Yifei Zhou" w:date="2023-03-10T10:30:00Z">
            <w:rPr>
              <w:rFonts w:ascii="Times New Roman" w:eastAsia="楷体" w:hAnsi="Times New Roman" w:cs="Times New Roman" w:hint="eastAsia"/>
              <w:sz w:val="20"/>
              <w:szCs w:val="20"/>
            </w:rPr>
          </w:rPrChange>
        </w:rPr>
        <w:t>图</w:t>
      </w:r>
      <w:r w:rsidR="00167564" w:rsidRPr="00410C83">
        <w:rPr>
          <w:rFonts w:ascii="Times New Roman" w:eastAsia="楷体" w:hAnsi="Times New Roman" w:cs="Times New Roman"/>
          <w:sz w:val="21"/>
          <w:szCs w:val="21"/>
          <w:rPrChange w:id="170" w:author="Yifei Zhou" w:date="2023-03-10T10:30:00Z">
            <w:rPr>
              <w:rFonts w:ascii="Times New Roman" w:eastAsia="楷体" w:hAnsi="Times New Roman" w:cs="Times New Roman"/>
              <w:sz w:val="20"/>
              <w:szCs w:val="20"/>
            </w:rPr>
          </w:rPrChange>
        </w:rPr>
        <w:t>5</w:t>
      </w:r>
      <w:r w:rsidRPr="00410C83">
        <w:rPr>
          <w:rFonts w:ascii="Times New Roman" w:eastAsia="楷体" w:hAnsi="Times New Roman" w:cs="Times New Roman"/>
          <w:sz w:val="21"/>
          <w:szCs w:val="21"/>
          <w:rPrChange w:id="171" w:author="Yifei Zhou" w:date="2023-03-10T10:30:00Z">
            <w:rPr>
              <w:rFonts w:ascii="Times New Roman" w:eastAsia="楷体" w:hAnsi="Times New Roman" w:cs="Times New Roman"/>
              <w:sz w:val="20"/>
              <w:szCs w:val="20"/>
            </w:rPr>
          </w:rPrChange>
        </w:rPr>
        <w:t xml:space="preserve">  </w:t>
      </w:r>
      <w:r w:rsidRPr="00410C83">
        <w:rPr>
          <w:rFonts w:ascii="Times New Roman" w:eastAsia="楷体" w:hAnsi="Times New Roman" w:cs="Times New Roman" w:hint="eastAsia"/>
          <w:sz w:val="21"/>
          <w:szCs w:val="21"/>
          <w:rPrChange w:id="172" w:author="Yifei Zhou" w:date="2023-03-10T10:30:00Z">
            <w:rPr>
              <w:rFonts w:ascii="Times New Roman" w:eastAsia="楷体" w:hAnsi="Times New Roman" w:cs="Times New Roman" w:hint="eastAsia"/>
              <w:sz w:val="20"/>
              <w:szCs w:val="20"/>
            </w:rPr>
          </w:rPrChange>
        </w:rPr>
        <w:t>街区尺度样地的卫星遥感图像：（</w:t>
      </w:r>
      <w:r w:rsidRPr="00410C83">
        <w:rPr>
          <w:rFonts w:ascii="Times New Roman" w:eastAsia="楷体" w:hAnsi="Times New Roman" w:cs="Times New Roman"/>
          <w:sz w:val="21"/>
          <w:szCs w:val="21"/>
          <w:rPrChange w:id="173" w:author="Yifei Zhou" w:date="2023-03-10T10:30:00Z">
            <w:rPr>
              <w:rFonts w:ascii="Times New Roman" w:eastAsia="楷体" w:hAnsi="Times New Roman" w:cs="Times New Roman"/>
              <w:sz w:val="20"/>
              <w:szCs w:val="20"/>
            </w:rPr>
          </w:rPrChange>
        </w:rPr>
        <w:t>a</w:t>
      </w:r>
      <w:r w:rsidRPr="00410C83">
        <w:rPr>
          <w:rFonts w:ascii="Times New Roman" w:eastAsia="楷体" w:hAnsi="Times New Roman" w:cs="Times New Roman" w:hint="eastAsia"/>
          <w:sz w:val="21"/>
          <w:szCs w:val="21"/>
          <w:rPrChange w:id="174" w:author="Yifei Zhou" w:date="2023-03-10T10:30:00Z">
            <w:rPr>
              <w:rFonts w:ascii="Times New Roman" w:eastAsia="楷体" w:hAnsi="Times New Roman" w:cs="Times New Roman" w:hint="eastAsia"/>
              <w:sz w:val="20"/>
              <w:szCs w:val="20"/>
            </w:rPr>
          </w:rPrChange>
        </w:rPr>
        <w:t>）样地</w:t>
      </w:r>
      <w:r w:rsidRPr="00410C83">
        <w:rPr>
          <w:rFonts w:ascii="Times New Roman" w:eastAsia="楷体" w:hAnsi="Times New Roman" w:cs="Times New Roman"/>
          <w:sz w:val="21"/>
          <w:szCs w:val="21"/>
          <w:rPrChange w:id="175" w:author="Yifei Zhou" w:date="2023-03-10T10:30:00Z">
            <w:rPr>
              <w:rFonts w:ascii="Times New Roman" w:eastAsia="楷体" w:hAnsi="Times New Roman" w:cs="Times New Roman"/>
              <w:sz w:val="20"/>
              <w:szCs w:val="20"/>
            </w:rPr>
          </w:rPrChange>
        </w:rPr>
        <w:t>B1-</w:t>
      </w:r>
      <w:r w:rsidRPr="00410C83">
        <w:rPr>
          <w:rFonts w:ascii="Times New Roman" w:eastAsia="楷体" w:hAnsi="Times New Roman" w:cs="Times New Roman" w:hint="eastAsia"/>
          <w:sz w:val="21"/>
          <w:szCs w:val="21"/>
          <w:rPrChange w:id="176" w:author="Yifei Zhou" w:date="2023-03-10T10:30:00Z">
            <w:rPr>
              <w:rFonts w:ascii="Times New Roman" w:eastAsia="楷体" w:hAnsi="Times New Roman" w:cs="Times New Roman" w:hint="eastAsia"/>
              <w:sz w:val="20"/>
              <w:szCs w:val="20"/>
            </w:rPr>
          </w:rPrChange>
        </w:rPr>
        <w:t>紧凑型中低层建筑街区；（</w:t>
      </w:r>
      <w:r w:rsidRPr="00410C83">
        <w:rPr>
          <w:rFonts w:ascii="Times New Roman" w:eastAsia="楷体" w:hAnsi="Times New Roman" w:cs="Times New Roman"/>
          <w:sz w:val="21"/>
          <w:szCs w:val="21"/>
          <w:rPrChange w:id="177" w:author="Yifei Zhou" w:date="2023-03-10T10:30:00Z">
            <w:rPr>
              <w:rFonts w:ascii="Times New Roman" w:eastAsia="楷体" w:hAnsi="Times New Roman" w:cs="Times New Roman"/>
              <w:sz w:val="20"/>
              <w:szCs w:val="20"/>
            </w:rPr>
          </w:rPrChange>
        </w:rPr>
        <w:t>b</w:t>
      </w:r>
      <w:r w:rsidRPr="00410C83">
        <w:rPr>
          <w:rFonts w:ascii="Times New Roman" w:eastAsia="楷体" w:hAnsi="Times New Roman" w:cs="Times New Roman" w:hint="eastAsia"/>
          <w:sz w:val="21"/>
          <w:szCs w:val="21"/>
          <w:rPrChange w:id="178" w:author="Yifei Zhou" w:date="2023-03-10T10:30:00Z">
            <w:rPr>
              <w:rFonts w:ascii="Times New Roman" w:eastAsia="楷体" w:hAnsi="Times New Roman" w:cs="Times New Roman" w:hint="eastAsia"/>
              <w:sz w:val="20"/>
              <w:szCs w:val="20"/>
            </w:rPr>
          </w:rPrChange>
        </w:rPr>
        <w:t>）样地</w:t>
      </w:r>
      <w:r w:rsidRPr="00410C83">
        <w:rPr>
          <w:rFonts w:ascii="Times New Roman" w:eastAsia="楷体" w:hAnsi="Times New Roman" w:cs="Times New Roman"/>
          <w:sz w:val="21"/>
          <w:szCs w:val="21"/>
          <w:rPrChange w:id="179" w:author="Yifei Zhou" w:date="2023-03-10T10:30:00Z">
            <w:rPr>
              <w:rFonts w:ascii="Times New Roman" w:eastAsia="楷体" w:hAnsi="Times New Roman" w:cs="Times New Roman"/>
              <w:sz w:val="20"/>
              <w:szCs w:val="20"/>
            </w:rPr>
          </w:rPrChange>
        </w:rPr>
        <w:t>B2-</w:t>
      </w:r>
      <w:r w:rsidRPr="00410C83">
        <w:rPr>
          <w:rFonts w:ascii="Times New Roman" w:eastAsia="楷体" w:hAnsi="Times New Roman" w:cs="Times New Roman" w:hint="eastAsia"/>
          <w:sz w:val="21"/>
          <w:szCs w:val="21"/>
          <w:rPrChange w:id="180" w:author="Yifei Zhou" w:date="2023-03-10T10:30:00Z">
            <w:rPr>
              <w:rFonts w:ascii="Times New Roman" w:eastAsia="楷体" w:hAnsi="Times New Roman" w:cs="Times New Roman" w:hint="eastAsia"/>
              <w:sz w:val="20"/>
              <w:szCs w:val="20"/>
            </w:rPr>
          </w:rPrChange>
        </w:rPr>
        <w:t>开放型高层建筑街区；（</w:t>
      </w:r>
      <w:r w:rsidRPr="00410C83">
        <w:rPr>
          <w:rFonts w:ascii="Times New Roman" w:eastAsia="楷体" w:hAnsi="Times New Roman" w:cs="Times New Roman"/>
          <w:sz w:val="21"/>
          <w:szCs w:val="21"/>
          <w:rPrChange w:id="181" w:author="Yifei Zhou" w:date="2023-03-10T10:30:00Z">
            <w:rPr>
              <w:rFonts w:ascii="Times New Roman" w:eastAsia="楷体" w:hAnsi="Times New Roman" w:cs="Times New Roman"/>
              <w:sz w:val="20"/>
              <w:szCs w:val="20"/>
            </w:rPr>
          </w:rPrChange>
        </w:rPr>
        <w:t>c</w:t>
      </w:r>
      <w:r w:rsidRPr="00410C83">
        <w:rPr>
          <w:rFonts w:ascii="Times New Roman" w:eastAsia="楷体" w:hAnsi="Times New Roman" w:cs="Times New Roman" w:hint="eastAsia"/>
          <w:sz w:val="21"/>
          <w:szCs w:val="21"/>
          <w:rPrChange w:id="182" w:author="Yifei Zhou" w:date="2023-03-10T10:30:00Z">
            <w:rPr>
              <w:rFonts w:ascii="Times New Roman" w:eastAsia="楷体" w:hAnsi="Times New Roman" w:cs="Times New Roman" w:hint="eastAsia"/>
              <w:sz w:val="20"/>
              <w:szCs w:val="20"/>
            </w:rPr>
          </w:rPrChange>
        </w:rPr>
        <w:t>）样地</w:t>
      </w:r>
      <w:r w:rsidRPr="00410C83">
        <w:rPr>
          <w:rFonts w:ascii="Times New Roman" w:eastAsia="楷体" w:hAnsi="Times New Roman" w:cs="Times New Roman"/>
          <w:sz w:val="21"/>
          <w:szCs w:val="21"/>
          <w:rPrChange w:id="183" w:author="Yifei Zhou" w:date="2023-03-10T10:30:00Z">
            <w:rPr>
              <w:rFonts w:ascii="Times New Roman" w:eastAsia="楷体" w:hAnsi="Times New Roman" w:cs="Times New Roman"/>
              <w:sz w:val="20"/>
              <w:szCs w:val="20"/>
            </w:rPr>
          </w:rPrChange>
        </w:rPr>
        <w:t>B3-</w:t>
      </w:r>
      <w:r w:rsidRPr="00410C83">
        <w:rPr>
          <w:rFonts w:ascii="Times New Roman" w:eastAsia="楷体" w:hAnsi="Times New Roman" w:cs="Times New Roman" w:hint="eastAsia"/>
          <w:sz w:val="21"/>
          <w:szCs w:val="21"/>
          <w:rPrChange w:id="184" w:author="Yifei Zhou" w:date="2023-03-10T10:30:00Z">
            <w:rPr>
              <w:rFonts w:ascii="Times New Roman" w:eastAsia="楷体" w:hAnsi="Times New Roman" w:cs="Times New Roman" w:hint="eastAsia"/>
              <w:sz w:val="20"/>
              <w:szCs w:val="20"/>
            </w:rPr>
          </w:rPrChange>
        </w:rPr>
        <w:t>大型低层建筑街区。</w:t>
      </w:r>
    </w:p>
    <w:p w14:paraId="06FE099D" w14:textId="77777777" w:rsidR="00474E53" w:rsidRPr="00E14D1A" w:rsidRDefault="00474E53">
      <w:pPr>
        <w:spacing w:line="360" w:lineRule="auto"/>
        <w:jc w:val="center"/>
        <w:rPr>
          <w:rFonts w:ascii="Times New Roman" w:eastAsia="楷体" w:hAnsi="Times New Roman" w:cs="Times New Roman"/>
          <w:sz w:val="20"/>
          <w:szCs w:val="20"/>
        </w:rPr>
      </w:pPr>
    </w:p>
    <w:p w14:paraId="54EB608C" w14:textId="7820C465"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对于</w:t>
      </w:r>
      <w:r w:rsidRPr="00EA50D3">
        <w:rPr>
          <w:rFonts w:ascii="Times New Roman" w:eastAsia="楷体" w:hAnsi="Times New Roman" w:cs="Times New Roman" w:hint="eastAsia"/>
          <w:sz w:val="24"/>
          <w:szCs w:val="24"/>
        </w:rPr>
        <w:t>街道峡谷尺度</w:t>
      </w:r>
      <w:r w:rsidRPr="00E14D1A">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街区尺度</w:t>
      </w:r>
      <w:r w:rsidRPr="00E14D1A">
        <w:rPr>
          <w:rFonts w:ascii="Times New Roman" w:eastAsia="楷体" w:hAnsi="Times New Roman" w:cs="Times New Roman" w:hint="eastAsia"/>
          <w:sz w:val="24"/>
          <w:szCs w:val="24"/>
        </w:rPr>
        <w:t>的所选样地，</w:t>
      </w:r>
      <w:r w:rsidRPr="00EA50D3">
        <w:rPr>
          <w:rFonts w:ascii="Times New Roman" w:eastAsia="楷体" w:hAnsi="Times New Roman" w:cs="Times New Roman" w:hint="eastAsia"/>
          <w:sz w:val="24"/>
          <w:szCs w:val="24"/>
        </w:rPr>
        <w:t>在一年</w:t>
      </w:r>
      <w:r w:rsidRPr="00EA50D3">
        <w:rPr>
          <w:rFonts w:ascii="Times New Roman" w:eastAsia="楷体" w:hAnsi="Times New Roman" w:cs="Times New Roman"/>
          <w:sz w:val="24"/>
          <w:szCs w:val="24"/>
        </w:rPr>
        <w:t>4</w:t>
      </w:r>
      <w:r w:rsidRPr="00EA50D3">
        <w:rPr>
          <w:rFonts w:ascii="Times New Roman" w:eastAsia="楷体" w:hAnsi="Times New Roman" w:cs="Times New Roman" w:hint="eastAsia"/>
          <w:sz w:val="24"/>
          <w:szCs w:val="24"/>
        </w:rPr>
        <w:t>个季节</w:t>
      </w:r>
      <w:r w:rsidRPr="00E14D1A">
        <w:rPr>
          <w:rFonts w:ascii="Times New Roman" w:eastAsia="楷体" w:hAnsi="Times New Roman" w:cs="Times New Roman" w:hint="eastAsia"/>
          <w:sz w:val="24"/>
          <w:szCs w:val="24"/>
        </w:rPr>
        <w:t>各选择</w:t>
      </w:r>
      <w:r w:rsidRPr="00E14D1A">
        <w:rPr>
          <w:rFonts w:ascii="Times New Roman" w:eastAsia="楷体" w:hAnsi="Times New Roman" w:cs="Times New Roman"/>
          <w:sz w:val="24"/>
          <w:szCs w:val="24"/>
        </w:rPr>
        <w:t>1</w:t>
      </w:r>
      <w:r w:rsidRPr="00E14D1A">
        <w:rPr>
          <w:rFonts w:ascii="Times New Roman" w:eastAsia="楷体" w:hAnsi="Times New Roman" w:cs="Times New Roman" w:hint="eastAsia"/>
          <w:sz w:val="24"/>
          <w:szCs w:val="24"/>
        </w:rPr>
        <w:t>个</w:t>
      </w:r>
      <w:r w:rsidRPr="00EA50D3">
        <w:rPr>
          <w:rFonts w:ascii="Times New Roman" w:eastAsia="楷体" w:hAnsi="Times New Roman" w:cs="Times New Roman" w:hint="eastAsia"/>
          <w:sz w:val="24"/>
          <w:szCs w:val="24"/>
        </w:rPr>
        <w:t>低风速无云晴天</w:t>
      </w:r>
      <w:r w:rsidRPr="00E14D1A">
        <w:rPr>
          <w:rFonts w:ascii="Times New Roman" w:eastAsia="楷体" w:hAnsi="Times New Roman" w:cs="Times New Roman" w:hint="eastAsia"/>
          <w:sz w:val="24"/>
          <w:szCs w:val="24"/>
        </w:rPr>
        <w:t>开展</w:t>
      </w:r>
      <w:r w:rsidRPr="00EA50D3">
        <w:rPr>
          <w:rFonts w:ascii="Times New Roman" w:eastAsia="楷体" w:hAnsi="Times New Roman" w:cs="Times New Roman" w:hint="eastAsia"/>
          <w:sz w:val="24"/>
          <w:szCs w:val="24"/>
        </w:rPr>
        <w:t>实地测量活动</w:t>
      </w:r>
      <w:r w:rsidRPr="00E14D1A">
        <w:rPr>
          <w:rFonts w:ascii="Times New Roman" w:eastAsia="楷体" w:hAnsi="Times New Roman" w:cs="Times New Roman" w:hint="eastAsia"/>
          <w:sz w:val="24"/>
          <w:szCs w:val="24"/>
        </w:rPr>
        <w:t>。测量在</w:t>
      </w:r>
      <w:r w:rsidRPr="00EA50D3">
        <w:rPr>
          <w:rFonts w:ascii="Times New Roman" w:eastAsia="楷体" w:hAnsi="Times New Roman" w:cs="Times New Roman"/>
          <w:sz w:val="24"/>
          <w:szCs w:val="24"/>
        </w:rPr>
        <w:t>7:00 - 23:00</w:t>
      </w:r>
      <w:r w:rsidRPr="00EA50D3">
        <w:rPr>
          <w:rFonts w:ascii="Times New Roman" w:eastAsia="楷体" w:hAnsi="Times New Roman" w:cs="Times New Roman" w:hint="eastAsia"/>
          <w:sz w:val="24"/>
          <w:szCs w:val="24"/>
        </w:rPr>
        <w:t>期间</w:t>
      </w:r>
      <w:r w:rsidRPr="00E14D1A">
        <w:rPr>
          <w:rFonts w:ascii="Times New Roman" w:eastAsia="楷体" w:hAnsi="Times New Roman" w:cs="Times New Roman" w:hint="eastAsia"/>
          <w:sz w:val="24"/>
          <w:szCs w:val="24"/>
        </w:rPr>
        <w:t>进行，涵盖白天和</w:t>
      </w:r>
      <w:r w:rsidRPr="00EA50D3">
        <w:rPr>
          <w:rFonts w:ascii="Times New Roman" w:eastAsia="楷体" w:hAnsi="Times New Roman" w:cs="Times New Roman" w:hint="eastAsia"/>
          <w:sz w:val="24"/>
          <w:szCs w:val="24"/>
        </w:rPr>
        <w:t>人们户外活动</w:t>
      </w:r>
      <w:r w:rsidRPr="00E14D1A">
        <w:rPr>
          <w:rFonts w:ascii="Times New Roman" w:eastAsia="楷体" w:hAnsi="Times New Roman" w:cs="Times New Roman" w:hint="eastAsia"/>
          <w:sz w:val="24"/>
          <w:szCs w:val="24"/>
        </w:rPr>
        <w:t>仍然活跃的</w:t>
      </w:r>
      <w:r w:rsidRPr="00EA50D3">
        <w:rPr>
          <w:rFonts w:ascii="Times New Roman" w:eastAsia="楷体" w:hAnsi="Times New Roman" w:cs="Times New Roman" w:hint="eastAsia"/>
          <w:sz w:val="24"/>
          <w:szCs w:val="24"/>
        </w:rPr>
        <w:t>晚间时段</w:t>
      </w:r>
      <w:r w:rsidRPr="00E14D1A">
        <w:rPr>
          <w:rFonts w:ascii="Times New Roman" w:eastAsia="楷体" w:hAnsi="Times New Roman" w:cs="Times New Roman" w:hint="eastAsia"/>
          <w:sz w:val="24"/>
          <w:szCs w:val="24"/>
        </w:rPr>
        <w:t>。在此期间，每</w:t>
      </w:r>
      <w:r w:rsidRPr="00EA50D3">
        <w:rPr>
          <w:rFonts w:ascii="Times New Roman" w:eastAsia="楷体" w:hAnsi="Times New Roman" w:cs="Times New Roman"/>
          <w:sz w:val="24"/>
          <w:szCs w:val="24"/>
        </w:rPr>
        <w:t>2</w:t>
      </w:r>
      <w:r w:rsidRPr="00EA50D3">
        <w:rPr>
          <w:rFonts w:ascii="Times New Roman" w:eastAsia="楷体" w:hAnsi="Times New Roman" w:cs="Times New Roman" w:hint="eastAsia"/>
          <w:sz w:val="24"/>
          <w:szCs w:val="24"/>
        </w:rPr>
        <w:t>小时</w:t>
      </w:r>
      <w:r w:rsidRPr="00E14D1A">
        <w:rPr>
          <w:rFonts w:ascii="Times New Roman" w:eastAsia="楷体" w:hAnsi="Times New Roman" w:cs="Times New Roman" w:hint="eastAsia"/>
          <w:sz w:val="24"/>
          <w:szCs w:val="24"/>
        </w:rPr>
        <w:t>进行一轮</w:t>
      </w:r>
      <w:r w:rsidRPr="00EA50D3">
        <w:rPr>
          <w:rFonts w:ascii="Times New Roman" w:eastAsia="楷体" w:hAnsi="Times New Roman" w:cs="Times New Roman" w:hint="eastAsia"/>
          <w:sz w:val="24"/>
          <w:szCs w:val="24"/>
        </w:rPr>
        <w:t>移动测量点</w:t>
      </w:r>
      <w:r w:rsidRPr="00E14D1A">
        <w:rPr>
          <w:rFonts w:ascii="Times New Roman" w:eastAsia="楷体" w:hAnsi="Times New Roman" w:cs="Times New Roman" w:hint="eastAsia"/>
          <w:sz w:val="24"/>
          <w:szCs w:val="24"/>
        </w:rPr>
        <w:t>的遍历测量，在一天内需完成</w:t>
      </w:r>
      <w:r w:rsidRPr="00EA50D3">
        <w:rPr>
          <w:rFonts w:ascii="Times New Roman" w:eastAsia="楷体" w:hAnsi="Times New Roman" w:cs="Times New Roman"/>
          <w:sz w:val="24"/>
          <w:szCs w:val="24"/>
        </w:rPr>
        <w:t>8</w:t>
      </w:r>
      <w:r w:rsidRPr="00EA50D3">
        <w:rPr>
          <w:rFonts w:ascii="Times New Roman" w:eastAsia="楷体" w:hAnsi="Times New Roman" w:cs="Times New Roman" w:hint="eastAsia"/>
          <w:sz w:val="24"/>
          <w:szCs w:val="24"/>
        </w:rPr>
        <w:t>轮</w:t>
      </w:r>
      <w:r w:rsidRPr="00E14D1A">
        <w:rPr>
          <w:rFonts w:ascii="Times New Roman" w:eastAsia="楷体" w:hAnsi="Times New Roman" w:cs="Times New Roman" w:hint="eastAsia"/>
          <w:sz w:val="24"/>
          <w:szCs w:val="24"/>
        </w:rPr>
        <w:t>。为了</w:t>
      </w:r>
      <w:r w:rsidRPr="00EA50D3">
        <w:rPr>
          <w:rFonts w:ascii="Times New Roman" w:eastAsia="楷体" w:hAnsi="Times New Roman" w:cs="Times New Roman" w:hint="eastAsia"/>
          <w:sz w:val="24"/>
          <w:szCs w:val="24"/>
        </w:rPr>
        <w:t>在每一轮遍历中</w:t>
      </w:r>
      <w:r w:rsidRPr="00E14D1A">
        <w:rPr>
          <w:rFonts w:ascii="Times New Roman" w:eastAsia="楷体" w:hAnsi="Times New Roman" w:cs="Times New Roman" w:hint="eastAsia"/>
          <w:sz w:val="24"/>
          <w:szCs w:val="24"/>
        </w:rPr>
        <w:t>按时完成</w:t>
      </w:r>
      <w:r w:rsidRPr="00EA50D3">
        <w:rPr>
          <w:rFonts w:ascii="Times New Roman" w:eastAsia="楷体" w:hAnsi="Times New Roman" w:cs="Times New Roman" w:hint="eastAsia"/>
          <w:sz w:val="24"/>
          <w:szCs w:val="24"/>
        </w:rPr>
        <w:t>所有移动测量点的测量</w:t>
      </w:r>
      <w:r w:rsidRPr="00E14D1A">
        <w:rPr>
          <w:rFonts w:ascii="Times New Roman" w:eastAsia="楷体" w:hAnsi="Times New Roman" w:cs="Times New Roman" w:hint="eastAsia"/>
          <w:sz w:val="24"/>
          <w:szCs w:val="24"/>
        </w:rPr>
        <w:t>，本项目拟将</w:t>
      </w:r>
      <w:r w:rsidRPr="00EA50D3">
        <w:rPr>
          <w:rFonts w:ascii="Times New Roman" w:eastAsia="楷体" w:hAnsi="Times New Roman" w:cs="Times New Roman" w:hint="eastAsia"/>
          <w:sz w:val="24"/>
          <w:szCs w:val="24"/>
        </w:rPr>
        <w:t>移动测量点</w:t>
      </w:r>
      <w:r w:rsidRPr="00E14D1A">
        <w:rPr>
          <w:rFonts w:ascii="Times New Roman" w:eastAsia="楷体" w:hAnsi="Times New Roman" w:cs="Times New Roman" w:hint="eastAsia"/>
          <w:sz w:val="24"/>
          <w:szCs w:val="24"/>
        </w:rPr>
        <w:t>分为</w:t>
      </w:r>
      <w:r w:rsidRPr="00E14D1A">
        <w:rPr>
          <w:rFonts w:ascii="Times New Roman" w:eastAsia="楷体" w:hAnsi="Times New Roman" w:cs="Times New Roman"/>
          <w:sz w:val="24"/>
          <w:szCs w:val="24"/>
        </w:rPr>
        <w:t>2</w:t>
      </w:r>
      <w:r w:rsidRPr="00E14D1A">
        <w:rPr>
          <w:rFonts w:ascii="Times New Roman" w:eastAsia="楷体" w:hAnsi="Times New Roman" w:cs="Times New Roman" w:hint="eastAsia"/>
          <w:sz w:val="24"/>
          <w:szCs w:val="24"/>
        </w:rPr>
        <w:t>组，每组测量同时进行。测量设备采用</w:t>
      </w:r>
      <w:r w:rsidRPr="00EA50D3">
        <w:rPr>
          <w:rFonts w:ascii="Times New Roman" w:eastAsia="楷体" w:hAnsi="Times New Roman" w:cs="Times New Roman"/>
          <w:sz w:val="24"/>
          <w:szCs w:val="24"/>
        </w:rPr>
        <w:t>HOBO</w:t>
      </w:r>
      <w:r w:rsidRPr="00EA50D3">
        <w:rPr>
          <w:rFonts w:ascii="Times New Roman" w:eastAsia="楷体" w:hAnsi="Times New Roman" w:cs="Times New Roman" w:hint="eastAsia"/>
          <w:sz w:val="24"/>
          <w:szCs w:val="24"/>
        </w:rPr>
        <w:t>便携式气</w:t>
      </w:r>
      <w:r w:rsidRPr="00EA50D3">
        <w:rPr>
          <w:rFonts w:ascii="Times New Roman" w:eastAsia="楷体" w:hAnsi="Times New Roman" w:cs="Times New Roman" w:hint="eastAsia"/>
          <w:sz w:val="24"/>
          <w:szCs w:val="24"/>
        </w:rPr>
        <w:lastRenderedPageBreak/>
        <w:t>象站</w:t>
      </w:r>
      <w:r w:rsidRPr="00E14D1A">
        <w:rPr>
          <w:rFonts w:ascii="Times New Roman" w:eastAsia="楷体" w:hAnsi="Times New Roman" w:cs="Times New Roman" w:hint="eastAsia"/>
          <w:sz w:val="24"/>
          <w:szCs w:val="24"/>
        </w:rPr>
        <w:t>，测量的气象变量包括</w:t>
      </w:r>
      <w:r w:rsidRPr="00EA50D3">
        <w:rPr>
          <w:rFonts w:ascii="Times New Roman" w:eastAsia="楷体" w:hAnsi="Times New Roman" w:cs="Times New Roman" w:hint="eastAsia"/>
          <w:sz w:val="24"/>
          <w:szCs w:val="24"/>
        </w:rPr>
        <w:t>气温、相对湿度、风速、风向和太阳辐射</w:t>
      </w:r>
      <w:r w:rsidRPr="00E14D1A">
        <w:rPr>
          <w:rFonts w:ascii="Times New Roman" w:eastAsia="楷体" w:hAnsi="Times New Roman" w:cs="Times New Roman" w:hint="eastAsia"/>
          <w:sz w:val="24"/>
          <w:szCs w:val="24"/>
        </w:rPr>
        <w:t>。另外，需要在各样地</w:t>
      </w:r>
      <w:r w:rsidRPr="00EA50D3">
        <w:rPr>
          <w:rFonts w:ascii="Times New Roman" w:eastAsia="楷体" w:hAnsi="Times New Roman" w:cs="Times New Roman" w:hint="eastAsia"/>
          <w:sz w:val="24"/>
          <w:szCs w:val="24"/>
        </w:rPr>
        <w:t>内部</w:t>
      </w:r>
      <w:r w:rsidRPr="00E14D1A">
        <w:rPr>
          <w:rFonts w:ascii="Times New Roman" w:eastAsia="楷体" w:hAnsi="Times New Roman" w:cs="Times New Roman" w:hint="eastAsia"/>
          <w:sz w:val="24"/>
          <w:szCs w:val="24"/>
        </w:rPr>
        <w:t>分别设置一个</w:t>
      </w:r>
      <w:r w:rsidRPr="00EA50D3">
        <w:rPr>
          <w:rFonts w:ascii="Times New Roman" w:eastAsia="楷体" w:hAnsi="Times New Roman" w:cs="Times New Roman" w:hint="eastAsia"/>
          <w:sz w:val="24"/>
          <w:szCs w:val="24"/>
        </w:rPr>
        <w:t>固定测量点</w:t>
      </w:r>
      <w:r w:rsidRPr="00E14D1A">
        <w:rPr>
          <w:rFonts w:ascii="Times New Roman" w:eastAsia="楷体" w:hAnsi="Times New Roman" w:cs="Times New Roman" w:hint="eastAsia"/>
          <w:sz w:val="24"/>
          <w:szCs w:val="24"/>
        </w:rPr>
        <w:t>，作为</w:t>
      </w:r>
      <w:r w:rsidRPr="00EA50D3">
        <w:rPr>
          <w:rFonts w:ascii="Times New Roman" w:eastAsia="楷体" w:hAnsi="Times New Roman" w:cs="Times New Roman" w:hint="eastAsia"/>
          <w:sz w:val="24"/>
          <w:szCs w:val="24"/>
        </w:rPr>
        <w:t>移动测量</w:t>
      </w:r>
      <w:r w:rsidRPr="00E14D1A">
        <w:rPr>
          <w:rFonts w:ascii="Times New Roman" w:eastAsia="楷体" w:hAnsi="Times New Roman" w:cs="Times New Roman" w:hint="eastAsia"/>
          <w:sz w:val="24"/>
          <w:szCs w:val="24"/>
        </w:rPr>
        <w:t>的校准。在进行</w:t>
      </w:r>
      <w:r w:rsidRPr="00EA50D3">
        <w:rPr>
          <w:rFonts w:ascii="Times New Roman" w:eastAsia="楷体" w:hAnsi="Times New Roman" w:cs="Times New Roman" w:hint="eastAsia"/>
          <w:sz w:val="24"/>
          <w:szCs w:val="24"/>
        </w:rPr>
        <w:t>数据分析</w:t>
      </w:r>
      <w:r w:rsidRPr="00E14D1A">
        <w:rPr>
          <w:rFonts w:ascii="Times New Roman" w:eastAsia="楷体" w:hAnsi="Times New Roman" w:cs="Times New Roman" w:hint="eastAsia"/>
          <w:sz w:val="24"/>
          <w:szCs w:val="24"/>
        </w:rPr>
        <w:t>时，来自</w:t>
      </w:r>
      <w:r w:rsidRPr="00EA50D3">
        <w:rPr>
          <w:rFonts w:ascii="Times New Roman" w:eastAsia="楷体" w:hAnsi="Times New Roman" w:cs="Times New Roman" w:hint="eastAsia"/>
          <w:sz w:val="24"/>
          <w:szCs w:val="24"/>
        </w:rPr>
        <w:t>移动测量点</w:t>
      </w:r>
      <w:r w:rsidRPr="00E14D1A">
        <w:rPr>
          <w:rFonts w:ascii="Times New Roman" w:eastAsia="楷体" w:hAnsi="Times New Roman" w:cs="Times New Roman" w:hint="eastAsia"/>
          <w:sz w:val="24"/>
          <w:szCs w:val="24"/>
        </w:rPr>
        <w:t>的气象数据需要根据</w:t>
      </w:r>
      <w:r w:rsidRPr="00EA50D3">
        <w:rPr>
          <w:rFonts w:ascii="Times New Roman" w:eastAsia="楷体" w:hAnsi="Times New Roman" w:cs="Times New Roman" w:hint="eastAsia"/>
          <w:sz w:val="24"/>
          <w:szCs w:val="24"/>
        </w:rPr>
        <w:t>固定测量点</w:t>
      </w:r>
      <w:r w:rsidRPr="00E14D1A">
        <w:rPr>
          <w:rFonts w:ascii="Times New Roman" w:eastAsia="楷体" w:hAnsi="Times New Roman" w:cs="Times New Roman" w:hint="eastAsia"/>
          <w:sz w:val="24"/>
          <w:szCs w:val="24"/>
        </w:rPr>
        <w:t>在</w:t>
      </w:r>
      <w:r w:rsidRPr="00EA50D3">
        <w:rPr>
          <w:rFonts w:ascii="Times New Roman" w:eastAsia="楷体" w:hAnsi="Times New Roman" w:cs="Times New Roman" w:hint="eastAsia"/>
          <w:sz w:val="24"/>
          <w:szCs w:val="24"/>
        </w:rPr>
        <w:t>测量时刻与参考时刻</w:t>
      </w:r>
      <w:r w:rsidRPr="00E14D1A">
        <w:rPr>
          <w:rFonts w:ascii="Times New Roman" w:eastAsia="楷体" w:hAnsi="Times New Roman" w:cs="Times New Roman" w:hint="eastAsia"/>
          <w:sz w:val="24"/>
          <w:szCs w:val="24"/>
        </w:rPr>
        <w:t>（每一轮遍历的</w:t>
      </w:r>
      <w:r w:rsidRPr="00EA50D3">
        <w:rPr>
          <w:rFonts w:ascii="Times New Roman" w:eastAsia="楷体" w:hAnsi="Times New Roman" w:cs="Times New Roman" w:hint="eastAsia"/>
          <w:sz w:val="24"/>
          <w:szCs w:val="24"/>
        </w:rPr>
        <w:t>起始时刻</w:t>
      </w:r>
      <w:r w:rsidRPr="00E14D1A">
        <w:rPr>
          <w:rFonts w:ascii="Times New Roman" w:eastAsia="楷体" w:hAnsi="Times New Roman" w:cs="Times New Roman" w:hint="eastAsia"/>
          <w:sz w:val="24"/>
          <w:szCs w:val="24"/>
        </w:rPr>
        <w:t>）之间</w:t>
      </w:r>
      <w:r w:rsidRPr="00EA50D3">
        <w:rPr>
          <w:rFonts w:ascii="Times New Roman" w:eastAsia="楷体" w:hAnsi="Times New Roman" w:cs="Times New Roman" w:hint="eastAsia"/>
          <w:sz w:val="24"/>
          <w:szCs w:val="24"/>
        </w:rPr>
        <w:t>对应气象变量</w:t>
      </w:r>
      <w:r w:rsidRPr="00E14D1A">
        <w:rPr>
          <w:rFonts w:ascii="Times New Roman" w:eastAsia="楷体" w:hAnsi="Times New Roman" w:cs="Times New Roman" w:hint="eastAsia"/>
          <w:sz w:val="24"/>
          <w:szCs w:val="24"/>
        </w:rPr>
        <w:t>的差值进行调整。</w:t>
      </w:r>
    </w:p>
    <w:p w14:paraId="06196155" w14:textId="77777777" w:rsidR="004C1B86" w:rsidRPr="00E14D1A" w:rsidRDefault="004C1B86" w:rsidP="00AB08A8">
      <w:pPr>
        <w:spacing w:line="360" w:lineRule="auto"/>
        <w:rPr>
          <w:rFonts w:ascii="Times New Roman" w:eastAsia="楷体" w:hAnsi="Times New Roman" w:cs="Times New Roman"/>
          <w:sz w:val="24"/>
          <w:szCs w:val="24"/>
        </w:rPr>
      </w:pPr>
    </w:p>
    <w:p w14:paraId="151BDEF4" w14:textId="49018E36" w:rsidR="00474E53" w:rsidRPr="00E14D1A" w:rsidRDefault="00410C83" w:rsidP="00AB08A8">
      <w:pPr>
        <w:spacing w:line="360" w:lineRule="auto"/>
        <w:rPr>
          <w:rFonts w:ascii="Times New Roman" w:eastAsia="楷体" w:hAnsi="Times New Roman" w:cs="Times New Roman"/>
          <w:sz w:val="24"/>
          <w:szCs w:val="24"/>
        </w:rPr>
      </w:pPr>
      <w:ins w:id="185" w:author="Yifei Zhou" w:date="2023-03-10T10:27:00Z">
        <w:r>
          <w:rPr>
            <w:rFonts w:ascii="Times New Roman" w:eastAsia="楷体" w:hAnsi="Times New Roman" w:cs="Times New Roman" w:hint="eastAsia"/>
            <w:sz w:val="24"/>
            <w:szCs w:val="24"/>
          </w:rPr>
          <w:t xml:space="preserve"> </w:t>
        </w:r>
        <w:r>
          <w:rPr>
            <w:rFonts w:ascii="Times New Roman" w:eastAsia="楷体" w:hAnsi="Times New Roman" w:cs="Times New Roman"/>
            <w:sz w:val="24"/>
            <w:szCs w:val="24"/>
          </w:rPr>
          <w:t xml:space="preserve">     </w:t>
        </w:r>
      </w:ins>
      <w:r w:rsidR="00000000" w:rsidRPr="00E14D1A">
        <w:rPr>
          <w:rFonts w:ascii="Times New Roman" w:eastAsia="楷体" w:hAnsi="Times New Roman" w:cs="Times New Roman" w:hint="eastAsia"/>
          <w:sz w:val="24"/>
          <w:szCs w:val="24"/>
        </w:rPr>
        <w:t>（</w:t>
      </w:r>
      <w:r w:rsidR="00000000" w:rsidRPr="00E14D1A">
        <w:rPr>
          <w:rFonts w:ascii="Times New Roman" w:eastAsia="楷体" w:hAnsi="Times New Roman" w:cs="Times New Roman"/>
          <w:sz w:val="24"/>
          <w:szCs w:val="24"/>
        </w:rPr>
        <w:t>3</w:t>
      </w:r>
      <w:r w:rsidR="00000000" w:rsidRPr="00E14D1A">
        <w:rPr>
          <w:rFonts w:ascii="Times New Roman" w:eastAsia="楷体" w:hAnsi="Times New Roman" w:cs="Times New Roman"/>
          <w:sz w:val="24"/>
          <w:szCs w:val="24"/>
        </w:rPr>
        <w:t>）</w:t>
      </w:r>
      <w:r w:rsidR="00000000" w:rsidRPr="00EA50D3">
        <w:rPr>
          <w:rFonts w:ascii="Times New Roman" w:eastAsia="楷体" w:hAnsi="Times New Roman" w:cs="Times New Roman" w:hint="eastAsia"/>
          <w:sz w:val="24"/>
          <w:szCs w:val="24"/>
        </w:rPr>
        <w:t>河</w:t>
      </w:r>
      <w:proofErr w:type="gramStart"/>
      <w:r w:rsidR="00000000" w:rsidRPr="00EA50D3">
        <w:rPr>
          <w:rFonts w:ascii="Times New Roman" w:eastAsia="楷体" w:hAnsi="Times New Roman" w:cs="Times New Roman" w:hint="eastAsia"/>
          <w:sz w:val="24"/>
          <w:szCs w:val="24"/>
        </w:rPr>
        <w:t>流冠</w:t>
      </w:r>
      <w:proofErr w:type="gramEnd"/>
      <w:r w:rsidR="00000000" w:rsidRPr="00EA50D3">
        <w:rPr>
          <w:rFonts w:ascii="Times New Roman" w:eastAsia="楷体" w:hAnsi="Times New Roman" w:cs="Times New Roman" w:hint="eastAsia"/>
          <w:sz w:val="24"/>
          <w:szCs w:val="24"/>
        </w:rPr>
        <w:t>层热效应</w:t>
      </w:r>
      <w:r w:rsidR="00000000" w:rsidRPr="00E14D1A">
        <w:rPr>
          <w:rFonts w:ascii="Times New Roman" w:eastAsia="楷体" w:hAnsi="Times New Roman" w:cs="Times New Roman" w:hint="eastAsia"/>
          <w:sz w:val="24"/>
          <w:szCs w:val="24"/>
        </w:rPr>
        <w:t>的时空分析</w:t>
      </w:r>
    </w:p>
    <w:p w14:paraId="21C6F39C" w14:textId="058484E3"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对于各个样地，</w:t>
      </w:r>
      <w:r w:rsidRPr="00EA50D3">
        <w:rPr>
          <w:rFonts w:ascii="Times New Roman" w:eastAsia="楷体" w:hAnsi="Times New Roman" w:cs="Times New Roman" w:hint="eastAsia"/>
          <w:b/>
          <w:bCs/>
          <w:sz w:val="24"/>
          <w:szCs w:val="24"/>
        </w:rPr>
        <w:t>分别分析不同季节各测量点的气象变量和河</w:t>
      </w:r>
      <w:proofErr w:type="gramStart"/>
      <w:r w:rsidRPr="00EA50D3">
        <w:rPr>
          <w:rFonts w:ascii="Times New Roman" w:eastAsia="楷体" w:hAnsi="Times New Roman" w:cs="Times New Roman" w:hint="eastAsia"/>
          <w:b/>
          <w:bCs/>
          <w:sz w:val="24"/>
          <w:szCs w:val="24"/>
        </w:rPr>
        <w:t>流冠</w:t>
      </w:r>
      <w:proofErr w:type="gramEnd"/>
      <w:r w:rsidRPr="00EA50D3">
        <w:rPr>
          <w:rFonts w:ascii="Times New Roman" w:eastAsia="楷体" w:hAnsi="Times New Roman" w:cs="Times New Roman" w:hint="eastAsia"/>
          <w:b/>
          <w:bCs/>
          <w:sz w:val="24"/>
          <w:szCs w:val="24"/>
        </w:rPr>
        <w:t>层热效应强度，探究其时空分异。然后，计算各测量点的河</w:t>
      </w:r>
      <w:proofErr w:type="gramStart"/>
      <w:r w:rsidRPr="00EA50D3">
        <w:rPr>
          <w:rFonts w:ascii="Times New Roman" w:eastAsia="楷体" w:hAnsi="Times New Roman" w:cs="Times New Roman" w:hint="eastAsia"/>
          <w:b/>
          <w:bCs/>
          <w:sz w:val="24"/>
          <w:szCs w:val="24"/>
        </w:rPr>
        <w:t>流冠</w:t>
      </w:r>
      <w:proofErr w:type="gramEnd"/>
      <w:r w:rsidRPr="00EA50D3">
        <w:rPr>
          <w:rFonts w:ascii="Times New Roman" w:eastAsia="楷体" w:hAnsi="Times New Roman" w:cs="Times New Roman" w:hint="eastAsia"/>
          <w:b/>
          <w:bCs/>
          <w:sz w:val="24"/>
          <w:szCs w:val="24"/>
        </w:rPr>
        <w:t>层累积热效应，</w:t>
      </w:r>
      <w:r w:rsidRPr="00E14D1A">
        <w:rPr>
          <w:rFonts w:ascii="Times New Roman" w:eastAsia="楷体" w:hAnsi="Times New Roman" w:cs="Times New Roman" w:hint="eastAsia"/>
          <w:sz w:val="24"/>
          <w:szCs w:val="24"/>
        </w:rPr>
        <w:t>明确</w:t>
      </w:r>
      <w:r w:rsidRPr="00EA50D3">
        <w:rPr>
          <w:rFonts w:ascii="Times New Roman" w:eastAsia="楷体" w:hAnsi="Times New Roman" w:cs="Times New Roman" w:hint="eastAsia"/>
          <w:sz w:val="24"/>
          <w:szCs w:val="24"/>
        </w:rPr>
        <w:t>河流对周边热环境影响</w:t>
      </w:r>
      <w:r w:rsidRPr="00E14D1A">
        <w:rPr>
          <w:rFonts w:ascii="Times New Roman" w:eastAsia="楷体" w:hAnsi="Times New Roman" w:cs="Times New Roman" w:hint="eastAsia"/>
          <w:sz w:val="24"/>
          <w:szCs w:val="24"/>
        </w:rPr>
        <w:t>随时间变化的整体效应。</w:t>
      </w:r>
      <w:bookmarkStart w:id="186" w:name="OLE_LINK8"/>
    </w:p>
    <w:bookmarkEnd w:id="186"/>
    <w:p w14:paraId="687C663C" w14:textId="77777777" w:rsidR="004C1B86" w:rsidRPr="00E14D1A" w:rsidRDefault="004C1B86" w:rsidP="00AB08A8">
      <w:pPr>
        <w:spacing w:line="360" w:lineRule="auto"/>
        <w:rPr>
          <w:rFonts w:ascii="Times New Roman" w:eastAsia="楷体" w:hAnsi="Times New Roman" w:cs="Times New Roman"/>
          <w:sz w:val="24"/>
          <w:szCs w:val="24"/>
        </w:rPr>
      </w:pPr>
    </w:p>
    <w:p w14:paraId="076AFF57" w14:textId="67EBD9C3" w:rsidR="004C1B86" w:rsidRPr="00E14D1A" w:rsidRDefault="00410C83" w:rsidP="00410C83">
      <w:pPr>
        <w:spacing w:line="360" w:lineRule="auto"/>
        <w:rPr>
          <w:rFonts w:ascii="Times New Roman" w:eastAsia="楷体" w:hAnsi="Times New Roman" w:cs="Times New Roman"/>
          <w:b/>
          <w:bCs/>
          <w:sz w:val="24"/>
          <w:szCs w:val="24"/>
        </w:rPr>
        <w:pPrChange w:id="187" w:author="Yifei Zhou" w:date="2023-03-10T10:27:00Z">
          <w:pPr>
            <w:spacing w:line="360" w:lineRule="auto"/>
            <w:ind w:firstLine="720"/>
          </w:pPr>
        </w:pPrChange>
      </w:pPr>
      <w:ins w:id="188" w:author="Yifei Zhou" w:date="2023-03-10T10:27:00Z">
        <w:r>
          <w:rPr>
            <w:rFonts w:ascii="Times New Roman" w:eastAsia="楷体" w:hAnsi="Times New Roman" w:cs="Times New Roman"/>
            <w:b/>
            <w:bCs/>
            <w:sz w:val="24"/>
            <w:szCs w:val="24"/>
          </w:rPr>
          <w:t xml:space="preserve">        </w:t>
        </w:r>
      </w:ins>
      <w:r w:rsidR="00000000" w:rsidRPr="00E14D1A">
        <w:rPr>
          <w:rFonts w:ascii="Times New Roman" w:eastAsia="楷体" w:hAnsi="Times New Roman" w:cs="Times New Roman"/>
          <w:b/>
          <w:bCs/>
          <w:sz w:val="24"/>
          <w:szCs w:val="24"/>
        </w:rPr>
        <w:t>3.1.2</w:t>
      </w:r>
      <w:r w:rsidR="00E2568F" w:rsidRPr="00E14D1A">
        <w:rPr>
          <w:rFonts w:ascii="Times New Roman" w:eastAsia="楷体" w:hAnsi="Times New Roman" w:cs="Times New Roman"/>
          <w:b/>
          <w:bCs/>
          <w:sz w:val="24"/>
          <w:szCs w:val="24"/>
        </w:rPr>
        <w:t>.</w:t>
      </w:r>
      <w:r w:rsidR="00000000" w:rsidRPr="00E14D1A">
        <w:rPr>
          <w:rFonts w:ascii="Times New Roman" w:eastAsia="楷体" w:hAnsi="Times New Roman" w:cs="Times New Roman"/>
          <w:b/>
          <w:bCs/>
          <w:sz w:val="24"/>
          <w:szCs w:val="24"/>
        </w:rPr>
        <w:t xml:space="preserve"> </w:t>
      </w:r>
      <w:r w:rsidR="00000000" w:rsidRPr="00EA50D3">
        <w:rPr>
          <w:rFonts w:ascii="Times New Roman" w:eastAsia="楷体" w:hAnsi="Times New Roman" w:cs="Times New Roman" w:hint="eastAsia"/>
          <w:b/>
          <w:bCs/>
          <w:sz w:val="24"/>
          <w:szCs w:val="24"/>
        </w:rPr>
        <w:t>河</w:t>
      </w:r>
      <w:proofErr w:type="gramStart"/>
      <w:r w:rsidR="00000000" w:rsidRPr="00EA50D3">
        <w:rPr>
          <w:rFonts w:ascii="Times New Roman" w:eastAsia="楷体" w:hAnsi="Times New Roman" w:cs="Times New Roman" w:hint="eastAsia"/>
          <w:b/>
          <w:bCs/>
          <w:sz w:val="24"/>
          <w:szCs w:val="24"/>
        </w:rPr>
        <w:t>流冠</w:t>
      </w:r>
      <w:proofErr w:type="gramEnd"/>
      <w:r w:rsidR="00000000" w:rsidRPr="00EA50D3">
        <w:rPr>
          <w:rFonts w:ascii="Times New Roman" w:eastAsia="楷体" w:hAnsi="Times New Roman" w:cs="Times New Roman" w:hint="eastAsia"/>
          <w:b/>
          <w:bCs/>
          <w:sz w:val="24"/>
          <w:szCs w:val="24"/>
        </w:rPr>
        <w:t>层热效应</w:t>
      </w:r>
      <w:r w:rsidR="00000000" w:rsidRPr="00E14D1A">
        <w:rPr>
          <w:rFonts w:ascii="Times New Roman" w:eastAsia="楷体" w:hAnsi="Times New Roman" w:cs="Times New Roman" w:hint="eastAsia"/>
          <w:b/>
          <w:bCs/>
          <w:sz w:val="24"/>
          <w:szCs w:val="24"/>
        </w:rPr>
        <w:t>的形成机制分析</w:t>
      </w:r>
    </w:p>
    <w:p w14:paraId="2ED26387" w14:textId="72BE4992"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根据以往的研究，除</w:t>
      </w:r>
      <w:r w:rsidRPr="00EA50D3">
        <w:rPr>
          <w:rFonts w:ascii="Times New Roman" w:eastAsia="楷体" w:hAnsi="Times New Roman" w:cs="Times New Roman" w:hint="eastAsia"/>
          <w:sz w:val="24"/>
          <w:szCs w:val="24"/>
        </w:rPr>
        <w:t>滨江地区</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三维形态特征</w:t>
      </w:r>
      <w:r w:rsidRPr="00E14D1A">
        <w:rPr>
          <w:rFonts w:ascii="Times New Roman" w:eastAsia="楷体" w:hAnsi="Times New Roman" w:cs="Times New Roman" w:hint="eastAsia"/>
          <w:sz w:val="24"/>
          <w:szCs w:val="24"/>
        </w:rPr>
        <w:t>以外，可能影响</w:t>
      </w:r>
      <w:r w:rsidRPr="00EA50D3">
        <w:rPr>
          <w:rFonts w:ascii="Times New Roman" w:eastAsia="楷体" w:hAnsi="Times New Roman" w:cs="Times New Roman" w:hint="eastAsia"/>
          <w:sz w:val="24"/>
          <w:szCs w:val="24"/>
        </w:rPr>
        <w:t>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层热效应</w:t>
      </w:r>
      <w:r w:rsidRPr="00E14D1A">
        <w:rPr>
          <w:rFonts w:ascii="Times New Roman" w:eastAsia="楷体" w:hAnsi="Times New Roman" w:cs="Times New Roman" w:hint="eastAsia"/>
          <w:sz w:val="24"/>
          <w:szCs w:val="24"/>
        </w:rPr>
        <w:t>的因素还包括</w:t>
      </w:r>
      <w:r w:rsidRPr="00EA50D3">
        <w:rPr>
          <w:rFonts w:ascii="Times New Roman" w:eastAsia="楷体" w:hAnsi="Times New Roman" w:cs="Times New Roman" w:hint="eastAsia"/>
          <w:sz w:val="24"/>
          <w:szCs w:val="24"/>
        </w:rPr>
        <w:t>地理位置、土地覆盖特征等</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b/>
          <w:bCs/>
          <w:sz w:val="24"/>
          <w:szCs w:val="24"/>
        </w:rPr>
        <w:t>本研究在数据可获取的前提下，选择以下指标作为潜在的影响因素用于后续分析：</w:t>
      </w:r>
    </w:p>
    <w:p w14:paraId="5841115A" w14:textId="730832A5" w:rsidR="004C1B86" w:rsidRPr="00E14D1A" w:rsidRDefault="00AE0AD9" w:rsidP="00AE0AD9">
      <w:pPr>
        <w:spacing w:line="360" w:lineRule="auto"/>
        <w:rPr>
          <w:rFonts w:ascii="Times New Roman" w:eastAsia="楷体" w:hAnsi="Times New Roman" w:cs="Times New Roman"/>
          <w:sz w:val="24"/>
          <w:szCs w:val="24"/>
        </w:rPr>
        <w:pPrChange w:id="189" w:author="Yifei Zhou" w:date="2023-03-10T10:34:00Z">
          <w:pPr>
            <w:numPr>
              <w:numId w:val="1"/>
            </w:numPr>
            <w:spacing w:line="360" w:lineRule="auto"/>
          </w:pPr>
        </w:pPrChange>
      </w:pPr>
      <w:ins w:id="190" w:author="Yifei Zhou" w:date="2023-03-10T10:34:00Z">
        <w:r>
          <w:rPr>
            <w:rFonts w:ascii="Times New Roman" w:eastAsia="楷体" w:hAnsi="Times New Roman" w:cs="Times New Roman" w:hint="eastAsia"/>
            <w:b/>
            <w:bCs/>
            <w:sz w:val="24"/>
            <w:szCs w:val="24"/>
          </w:rPr>
          <w:t xml:space="preserve"> </w:t>
        </w:r>
        <w:r>
          <w:rPr>
            <w:rFonts w:ascii="Times New Roman" w:eastAsia="楷体" w:hAnsi="Times New Roman" w:cs="Times New Roman"/>
            <w:b/>
            <w:bCs/>
            <w:sz w:val="24"/>
            <w:szCs w:val="24"/>
          </w:rPr>
          <w:t xml:space="preserve">      </w:t>
        </w:r>
        <w:r>
          <w:rPr>
            <w:rFonts w:ascii="Times New Roman" w:eastAsia="楷体" w:hAnsi="Times New Roman" w:cs="Times New Roman" w:hint="eastAsia"/>
            <w:b/>
            <w:bCs/>
            <w:sz w:val="24"/>
            <w:szCs w:val="24"/>
          </w:rPr>
          <w:t>（</w:t>
        </w:r>
        <w:r>
          <w:rPr>
            <w:rFonts w:ascii="Times New Roman" w:eastAsia="楷体" w:hAnsi="Times New Roman" w:cs="Times New Roman" w:hint="eastAsia"/>
            <w:b/>
            <w:bCs/>
            <w:sz w:val="24"/>
            <w:szCs w:val="24"/>
          </w:rPr>
          <w:t>1</w:t>
        </w:r>
        <w:r>
          <w:rPr>
            <w:rFonts w:ascii="Times New Roman" w:eastAsia="楷体" w:hAnsi="Times New Roman" w:cs="Times New Roman" w:hint="eastAsia"/>
            <w:b/>
            <w:bCs/>
            <w:sz w:val="24"/>
            <w:szCs w:val="24"/>
          </w:rPr>
          <w:t>）</w:t>
        </w:r>
      </w:ins>
      <w:r w:rsidR="00000000" w:rsidRPr="00EA50D3">
        <w:rPr>
          <w:rFonts w:ascii="Times New Roman" w:eastAsia="楷体" w:hAnsi="Times New Roman" w:cs="Times New Roman" w:hint="eastAsia"/>
          <w:b/>
          <w:bCs/>
          <w:sz w:val="24"/>
          <w:szCs w:val="24"/>
        </w:rPr>
        <w:t>三维形态</w:t>
      </w:r>
      <w:r w:rsidR="00000000" w:rsidRPr="00E14D1A">
        <w:rPr>
          <w:rFonts w:ascii="Times New Roman" w:eastAsia="楷体" w:hAnsi="Times New Roman" w:cs="Times New Roman" w:hint="eastAsia"/>
          <w:sz w:val="24"/>
          <w:szCs w:val="24"/>
        </w:rPr>
        <w:t>：平均建筑高度、天空视域因子（</w:t>
      </w:r>
      <w:r w:rsidR="00000000" w:rsidRPr="00E14D1A">
        <w:rPr>
          <w:rFonts w:ascii="Times New Roman" w:eastAsia="楷体" w:hAnsi="Times New Roman" w:cs="Times New Roman"/>
          <w:sz w:val="24"/>
          <w:szCs w:val="24"/>
        </w:rPr>
        <w:t>Sky view factor</w:t>
      </w:r>
      <w:r w:rsidR="00000000" w:rsidRPr="00E14D1A">
        <w:rPr>
          <w:rFonts w:ascii="Times New Roman" w:eastAsia="楷体" w:hAnsi="Times New Roman" w:cs="Times New Roman" w:hint="eastAsia"/>
          <w:sz w:val="24"/>
          <w:szCs w:val="24"/>
        </w:rPr>
        <w:t>，</w:t>
      </w:r>
      <w:r w:rsidR="00000000" w:rsidRPr="00E14D1A">
        <w:rPr>
          <w:rFonts w:ascii="Times New Roman" w:eastAsia="楷体" w:hAnsi="Times New Roman" w:cs="Times New Roman"/>
          <w:sz w:val="24"/>
          <w:szCs w:val="24"/>
        </w:rPr>
        <w:t>SVF</w:t>
      </w:r>
      <w:r w:rsidR="00000000" w:rsidRPr="00E14D1A">
        <w:rPr>
          <w:rFonts w:ascii="Times New Roman" w:eastAsia="楷体" w:hAnsi="Times New Roman" w:cs="Times New Roman" w:hint="eastAsia"/>
          <w:sz w:val="24"/>
          <w:szCs w:val="24"/>
        </w:rPr>
        <w:t>）、容积率（</w:t>
      </w:r>
      <w:r w:rsidR="00000000" w:rsidRPr="00E14D1A">
        <w:rPr>
          <w:rFonts w:ascii="Times New Roman" w:eastAsia="楷体" w:hAnsi="Times New Roman" w:cs="Times New Roman"/>
          <w:sz w:val="24"/>
          <w:szCs w:val="24"/>
        </w:rPr>
        <w:t>Floor area ratio</w:t>
      </w:r>
      <w:r w:rsidR="00000000" w:rsidRPr="00E14D1A">
        <w:rPr>
          <w:rFonts w:ascii="Times New Roman" w:eastAsia="楷体" w:hAnsi="Times New Roman" w:cs="Times New Roman" w:hint="eastAsia"/>
          <w:sz w:val="24"/>
          <w:szCs w:val="24"/>
        </w:rPr>
        <w:t>，</w:t>
      </w:r>
      <w:r w:rsidR="00000000" w:rsidRPr="00E14D1A">
        <w:rPr>
          <w:rFonts w:ascii="Times New Roman" w:eastAsia="楷体" w:hAnsi="Times New Roman" w:cs="Times New Roman"/>
          <w:sz w:val="24"/>
          <w:szCs w:val="24"/>
        </w:rPr>
        <w:t>FAR</w:t>
      </w:r>
      <w:r w:rsidR="00000000" w:rsidRPr="00E14D1A">
        <w:rPr>
          <w:rFonts w:ascii="Times New Roman" w:eastAsia="楷体" w:hAnsi="Times New Roman" w:cs="Times New Roman" w:hint="eastAsia"/>
          <w:sz w:val="24"/>
          <w:szCs w:val="24"/>
        </w:rPr>
        <w:t>）、正面面积指数（</w:t>
      </w:r>
      <w:r w:rsidR="00000000" w:rsidRPr="00E14D1A">
        <w:rPr>
          <w:rFonts w:ascii="Times New Roman" w:eastAsia="楷体" w:hAnsi="Times New Roman" w:cs="Times New Roman"/>
          <w:sz w:val="24"/>
          <w:szCs w:val="24"/>
        </w:rPr>
        <w:t>Frontal area index</w:t>
      </w:r>
      <w:r w:rsidR="00000000" w:rsidRPr="00E14D1A">
        <w:rPr>
          <w:rFonts w:ascii="Times New Roman" w:eastAsia="楷体" w:hAnsi="Times New Roman" w:cs="Times New Roman" w:hint="eastAsia"/>
          <w:sz w:val="24"/>
          <w:szCs w:val="24"/>
        </w:rPr>
        <w:t>，</w:t>
      </w:r>
      <w:r w:rsidR="00000000" w:rsidRPr="00E14D1A">
        <w:rPr>
          <w:rFonts w:ascii="Times New Roman" w:eastAsia="楷体" w:hAnsi="Times New Roman" w:cs="Times New Roman"/>
          <w:sz w:val="24"/>
          <w:szCs w:val="24"/>
        </w:rPr>
        <w:t>FAI</w:t>
      </w:r>
      <w:r w:rsidR="00000000" w:rsidRPr="00E14D1A">
        <w:rPr>
          <w:rFonts w:ascii="Times New Roman" w:eastAsia="楷体" w:hAnsi="Times New Roman" w:cs="Times New Roman" w:hint="eastAsia"/>
          <w:sz w:val="24"/>
          <w:szCs w:val="24"/>
        </w:rPr>
        <w:t>）、街道峡谷高宽比和建筑高度标准差；</w:t>
      </w:r>
    </w:p>
    <w:p w14:paraId="53438555" w14:textId="17985676" w:rsidR="004C1B86" w:rsidRPr="00E14D1A" w:rsidRDefault="00AE0AD9" w:rsidP="00AE0AD9">
      <w:pPr>
        <w:spacing w:line="360" w:lineRule="auto"/>
        <w:rPr>
          <w:rFonts w:ascii="Times New Roman" w:eastAsia="楷体" w:hAnsi="Times New Roman" w:cs="Times New Roman"/>
          <w:sz w:val="24"/>
          <w:szCs w:val="24"/>
        </w:rPr>
        <w:pPrChange w:id="191" w:author="Yifei Zhou" w:date="2023-03-10T10:34:00Z">
          <w:pPr>
            <w:numPr>
              <w:numId w:val="1"/>
            </w:numPr>
            <w:spacing w:line="360" w:lineRule="auto"/>
          </w:pPr>
        </w:pPrChange>
      </w:pPr>
      <w:ins w:id="192" w:author="Yifei Zhou" w:date="2023-03-10T10:34:00Z">
        <w:r>
          <w:rPr>
            <w:rFonts w:ascii="Times New Roman" w:eastAsia="楷体" w:hAnsi="Times New Roman" w:cs="Times New Roman" w:hint="eastAsia"/>
            <w:b/>
            <w:bCs/>
            <w:sz w:val="24"/>
            <w:szCs w:val="24"/>
          </w:rPr>
          <w:t xml:space="preserve"> </w:t>
        </w:r>
        <w:r>
          <w:rPr>
            <w:rFonts w:ascii="Times New Roman" w:eastAsia="楷体" w:hAnsi="Times New Roman" w:cs="Times New Roman"/>
            <w:b/>
            <w:bCs/>
            <w:sz w:val="24"/>
            <w:szCs w:val="24"/>
          </w:rPr>
          <w:t xml:space="preserve">      </w:t>
        </w:r>
        <w:r>
          <w:rPr>
            <w:rFonts w:ascii="Times New Roman" w:eastAsia="楷体" w:hAnsi="Times New Roman" w:cs="Times New Roman" w:hint="eastAsia"/>
            <w:b/>
            <w:bCs/>
            <w:sz w:val="24"/>
            <w:szCs w:val="24"/>
          </w:rPr>
          <w:t>（</w:t>
        </w:r>
        <w:r>
          <w:rPr>
            <w:rFonts w:ascii="Times New Roman" w:eastAsia="楷体" w:hAnsi="Times New Roman" w:cs="Times New Roman" w:hint="eastAsia"/>
            <w:b/>
            <w:bCs/>
            <w:sz w:val="24"/>
            <w:szCs w:val="24"/>
          </w:rPr>
          <w:t>2</w:t>
        </w:r>
        <w:r>
          <w:rPr>
            <w:rFonts w:ascii="Times New Roman" w:eastAsia="楷体" w:hAnsi="Times New Roman" w:cs="Times New Roman" w:hint="eastAsia"/>
            <w:b/>
            <w:bCs/>
            <w:sz w:val="24"/>
            <w:szCs w:val="24"/>
          </w:rPr>
          <w:t>）</w:t>
        </w:r>
      </w:ins>
      <w:r w:rsidR="00000000" w:rsidRPr="00EA50D3">
        <w:rPr>
          <w:rFonts w:ascii="Times New Roman" w:eastAsia="楷体" w:hAnsi="Times New Roman" w:cs="Times New Roman" w:hint="eastAsia"/>
          <w:b/>
          <w:bCs/>
          <w:sz w:val="24"/>
          <w:szCs w:val="24"/>
        </w:rPr>
        <w:t>土地覆盖</w:t>
      </w:r>
      <w:r w:rsidR="00000000" w:rsidRPr="00E14D1A">
        <w:rPr>
          <w:rFonts w:ascii="Times New Roman" w:eastAsia="楷体" w:hAnsi="Times New Roman" w:cs="Times New Roman" w:hint="eastAsia"/>
          <w:sz w:val="24"/>
          <w:szCs w:val="24"/>
        </w:rPr>
        <w:t>：</w:t>
      </w:r>
      <w:proofErr w:type="gramStart"/>
      <w:r w:rsidR="00000000" w:rsidRPr="00E14D1A">
        <w:rPr>
          <w:rFonts w:ascii="Times New Roman" w:eastAsia="楷体" w:hAnsi="Times New Roman" w:cs="Times New Roman" w:hint="eastAsia"/>
          <w:sz w:val="24"/>
          <w:szCs w:val="24"/>
        </w:rPr>
        <w:t>不</w:t>
      </w:r>
      <w:proofErr w:type="gramEnd"/>
      <w:r w:rsidR="00000000" w:rsidRPr="00E14D1A">
        <w:rPr>
          <w:rFonts w:ascii="Times New Roman" w:eastAsia="楷体" w:hAnsi="Times New Roman" w:cs="Times New Roman" w:hint="eastAsia"/>
          <w:sz w:val="24"/>
          <w:szCs w:val="24"/>
        </w:rPr>
        <w:t>透水面覆盖率、建筑面积比、建筑斑块形状指数、绿地覆盖率和绿地斑块形状指数；</w:t>
      </w:r>
    </w:p>
    <w:p w14:paraId="605EED56" w14:textId="2700F9F5" w:rsidR="004C1B86" w:rsidRPr="00E14D1A" w:rsidRDefault="00AE0AD9" w:rsidP="00AE0AD9">
      <w:pPr>
        <w:spacing w:line="360" w:lineRule="auto"/>
        <w:rPr>
          <w:rFonts w:ascii="Times New Roman" w:eastAsia="楷体" w:hAnsi="Times New Roman" w:cs="Times New Roman"/>
          <w:sz w:val="24"/>
          <w:szCs w:val="24"/>
        </w:rPr>
        <w:pPrChange w:id="193" w:author="Yifei Zhou" w:date="2023-03-10T10:34:00Z">
          <w:pPr>
            <w:numPr>
              <w:numId w:val="1"/>
            </w:numPr>
            <w:spacing w:line="360" w:lineRule="auto"/>
          </w:pPr>
        </w:pPrChange>
      </w:pPr>
      <w:ins w:id="194" w:author="Yifei Zhou" w:date="2023-03-10T10:34:00Z">
        <w:r>
          <w:rPr>
            <w:rFonts w:ascii="Times New Roman" w:eastAsia="楷体" w:hAnsi="Times New Roman" w:cs="Times New Roman" w:hint="eastAsia"/>
            <w:b/>
            <w:bCs/>
            <w:sz w:val="24"/>
            <w:szCs w:val="24"/>
          </w:rPr>
          <w:t xml:space="preserve"> </w:t>
        </w:r>
        <w:r>
          <w:rPr>
            <w:rFonts w:ascii="Times New Roman" w:eastAsia="楷体" w:hAnsi="Times New Roman" w:cs="Times New Roman"/>
            <w:b/>
            <w:bCs/>
            <w:sz w:val="24"/>
            <w:szCs w:val="24"/>
          </w:rPr>
          <w:t xml:space="preserve">      </w:t>
        </w:r>
        <w:r>
          <w:rPr>
            <w:rFonts w:ascii="Times New Roman" w:eastAsia="楷体" w:hAnsi="Times New Roman" w:cs="Times New Roman" w:hint="eastAsia"/>
            <w:b/>
            <w:bCs/>
            <w:sz w:val="24"/>
            <w:szCs w:val="24"/>
          </w:rPr>
          <w:t>（</w:t>
        </w:r>
        <w:r>
          <w:rPr>
            <w:rFonts w:ascii="Times New Roman" w:eastAsia="楷体" w:hAnsi="Times New Roman" w:cs="Times New Roman" w:hint="eastAsia"/>
            <w:b/>
            <w:bCs/>
            <w:sz w:val="24"/>
            <w:szCs w:val="24"/>
          </w:rPr>
          <w:t>3</w:t>
        </w:r>
        <w:r>
          <w:rPr>
            <w:rFonts w:ascii="Times New Roman" w:eastAsia="楷体" w:hAnsi="Times New Roman" w:cs="Times New Roman" w:hint="eastAsia"/>
            <w:b/>
            <w:bCs/>
            <w:sz w:val="24"/>
            <w:szCs w:val="24"/>
          </w:rPr>
          <w:t>）</w:t>
        </w:r>
      </w:ins>
      <w:r w:rsidR="00000000" w:rsidRPr="00EA50D3">
        <w:rPr>
          <w:rFonts w:ascii="Times New Roman" w:eastAsia="楷体" w:hAnsi="Times New Roman" w:cs="Times New Roman" w:hint="eastAsia"/>
          <w:b/>
          <w:bCs/>
          <w:sz w:val="24"/>
          <w:szCs w:val="24"/>
        </w:rPr>
        <w:t>地理位置</w:t>
      </w:r>
      <w:r w:rsidR="00000000" w:rsidRPr="00E14D1A">
        <w:rPr>
          <w:rFonts w:ascii="Times New Roman" w:eastAsia="楷体" w:hAnsi="Times New Roman" w:cs="Times New Roman" w:hint="eastAsia"/>
          <w:sz w:val="24"/>
          <w:szCs w:val="24"/>
        </w:rPr>
        <w:t>：与河岸的距离、经度和纬度。</w:t>
      </w:r>
    </w:p>
    <w:p w14:paraId="34C3E5D1" w14:textId="36FCF54C"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其中，</w:t>
      </w:r>
      <w:r w:rsidRPr="00EA50D3">
        <w:rPr>
          <w:rFonts w:ascii="Times New Roman" w:eastAsia="楷体" w:hAnsi="Times New Roman" w:cs="Times New Roman" w:hint="eastAsia"/>
          <w:sz w:val="24"/>
          <w:szCs w:val="24"/>
        </w:rPr>
        <w:t>正面面积指数</w:t>
      </w:r>
      <w:r w:rsidRPr="00E14D1A">
        <w:rPr>
          <w:rFonts w:ascii="Times New Roman" w:eastAsia="楷体" w:hAnsi="Times New Roman" w:cs="Times New Roman" w:hint="eastAsia"/>
          <w:sz w:val="24"/>
          <w:szCs w:val="24"/>
        </w:rPr>
        <w:t>表示</w:t>
      </w:r>
      <w:r w:rsidRPr="00EA50D3">
        <w:rPr>
          <w:rFonts w:ascii="Times New Roman" w:eastAsia="楷体" w:hAnsi="Times New Roman" w:cs="Times New Roman" w:hint="eastAsia"/>
          <w:sz w:val="24"/>
          <w:szCs w:val="24"/>
        </w:rPr>
        <w:t>每单位水平面中</w:t>
      </w:r>
      <w:r w:rsidRPr="00E14D1A">
        <w:rPr>
          <w:rFonts w:ascii="Times New Roman" w:eastAsia="楷体" w:hAnsi="Times New Roman" w:cs="Times New Roman" w:hint="eastAsia"/>
          <w:sz w:val="24"/>
          <w:szCs w:val="24"/>
        </w:rPr>
        <w:t>垂直于盛行风向的</w:t>
      </w:r>
      <w:r w:rsidRPr="00EA50D3">
        <w:rPr>
          <w:rFonts w:ascii="Times New Roman" w:eastAsia="楷体" w:hAnsi="Times New Roman" w:cs="Times New Roman" w:hint="eastAsia"/>
          <w:sz w:val="24"/>
          <w:szCs w:val="24"/>
        </w:rPr>
        <w:t>建筑墙面面积</w:t>
      </w:r>
      <w:r w:rsidRPr="00E14D1A">
        <w:rPr>
          <w:rFonts w:ascii="Times New Roman" w:eastAsia="楷体" w:hAnsi="Times New Roman" w:cs="Times New Roman"/>
          <w:sz w:val="24"/>
          <w:szCs w:val="24"/>
        </w:rPr>
        <w:t>。</w:t>
      </w:r>
      <w:r w:rsidRPr="00EA50D3">
        <w:rPr>
          <w:rFonts w:ascii="Times New Roman" w:eastAsia="楷体" w:hAnsi="Times New Roman" w:cs="Times New Roman" w:hint="eastAsia"/>
          <w:sz w:val="24"/>
          <w:szCs w:val="24"/>
        </w:rPr>
        <w:t>天空视域因子</w:t>
      </w:r>
      <w:r w:rsidRPr="00E14D1A">
        <w:rPr>
          <w:rFonts w:ascii="Times New Roman" w:eastAsia="楷体" w:hAnsi="Times New Roman" w:cs="Times New Roman" w:hint="eastAsia"/>
          <w:sz w:val="24"/>
          <w:szCs w:val="24"/>
        </w:rPr>
        <w:t>表示</w:t>
      </w:r>
      <w:r w:rsidRPr="00EA50D3">
        <w:rPr>
          <w:rFonts w:ascii="Times New Roman" w:eastAsia="楷体" w:hAnsi="Times New Roman" w:cs="Times New Roman" w:hint="eastAsia"/>
          <w:sz w:val="24"/>
          <w:szCs w:val="24"/>
        </w:rPr>
        <w:t>建筑物和植被</w:t>
      </w:r>
      <w:r w:rsidRPr="00E14D1A">
        <w:rPr>
          <w:rFonts w:ascii="Times New Roman" w:eastAsia="楷体" w:hAnsi="Times New Roman" w:cs="Times New Roman" w:hint="eastAsia"/>
          <w:sz w:val="24"/>
          <w:szCs w:val="24"/>
        </w:rPr>
        <w:t>遮挡天空的比例，定义为平面</w:t>
      </w:r>
      <w:r w:rsidRPr="00EA50D3">
        <w:rPr>
          <w:rFonts w:ascii="Times New Roman" w:eastAsia="楷体" w:hAnsi="Times New Roman" w:cs="Times New Roman" w:hint="eastAsia"/>
          <w:sz w:val="24"/>
          <w:szCs w:val="24"/>
        </w:rPr>
        <w:t>接收（或发射）的辐射</w:t>
      </w:r>
      <w:r w:rsidRPr="00E14D1A">
        <w:rPr>
          <w:rFonts w:ascii="Times New Roman" w:eastAsia="楷体" w:hAnsi="Times New Roman" w:cs="Times New Roman" w:hint="eastAsia"/>
          <w:sz w:val="24"/>
          <w:szCs w:val="24"/>
        </w:rPr>
        <w:t>与整个天空半球</w:t>
      </w:r>
      <w:r w:rsidRPr="00EA50D3">
        <w:rPr>
          <w:rFonts w:ascii="Times New Roman" w:eastAsia="楷体" w:hAnsi="Times New Roman" w:cs="Times New Roman" w:hint="eastAsia"/>
          <w:sz w:val="24"/>
          <w:szCs w:val="24"/>
        </w:rPr>
        <w:t>发射（或接收）的辐射</w:t>
      </w:r>
      <w:r w:rsidRPr="00E14D1A">
        <w:rPr>
          <w:rFonts w:ascii="Times New Roman" w:eastAsia="楷体" w:hAnsi="Times New Roman" w:cs="Times New Roman" w:hint="eastAsia"/>
          <w:sz w:val="24"/>
          <w:szCs w:val="24"/>
        </w:rPr>
        <w:t>之比。</w:t>
      </w:r>
    </w:p>
    <w:p w14:paraId="5A545A24" w14:textId="524FCF51" w:rsidR="004C1B86" w:rsidRPr="00E14D1A" w:rsidRDefault="00000000"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lastRenderedPageBreak/>
        <w:t xml:space="preserve">    </w:t>
      </w:r>
      <w:r w:rsidR="00DA1C1F" w:rsidRPr="00E14D1A">
        <w:rPr>
          <w:rFonts w:ascii="Times New Roman" w:eastAsia="楷体" w:hAnsi="Times New Roman" w:cs="Times New Roman"/>
          <w:sz w:val="24"/>
          <w:szCs w:val="24"/>
        </w:rPr>
        <w:t xml:space="preserve">   </w:t>
      </w:r>
      <w:r w:rsidR="00DA1C1F" w:rsidRPr="00EA50D3">
        <w:rPr>
          <w:rFonts w:ascii="Times New Roman" w:eastAsia="楷体" w:hAnsi="Times New Roman" w:cs="Times New Roman"/>
          <w:b/>
          <w:bCs/>
          <w:sz w:val="24"/>
          <w:szCs w:val="24"/>
        </w:rPr>
        <w:t xml:space="preserve"> </w:t>
      </w:r>
      <w:r w:rsidRPr="00EA50D3">
        <w:rPr>
          <w:rFonts w:ascii="Times New Roman" w:eastAsia="楷体" w:hAnsi="Times New Roman" w:cs="Times New Roman" w:hint="eastAsia"/>
          <w:b/>
          <w:bCs/>
          <w:sz w:val="24"/>
          <w:szCs w:val="24"/>
        </w:rPr>
        <w:t>在该部分的研究中，首先量化各测量点的三维形态、土地覆盖和地理位置指标，</w:t>
      </w:r>
      <w:r w:rsidRPr="00E14D1A">
        <w:rPr>
          <w:rFonts w:ascii="Times New Roman" w:eastAsia="楷体" w:hAnsi="Times New Roman" w:cs="Times New Roman" w:hint="eastAsia"/>
          <w:sz w:val="24"/>
          <w:szCs w:val="24"/>
        </w:rPr>
        <w:t>理解相应环境因素在</w:t>
      </w:r>
      <w:r w:rsidRPr="00EA50D3">
        <w:rPr>
          <w:rFonts w:ascii="Times New Roman" w:eastAsia="楷体" w:hAnsi="Times New Roman" w:cs="Times New Roman" w:hint="eastAsia"/>
          <w:sz w:val="24"/>
          <w:szCs w:val="24"/>
        </w:rPr>
        <w:t>不同区域之间空间格局的差异性</w:t>
      </w:r>
      <w:r w:rsidRPr="00E14D1A">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各区域内部</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空间分异</w:t>
      </w:r>
      <w:r w:rsidRPr="00E14D1A">
        <w:rPr>
          <w:rFonts w:ascii="Times New Roman" w:eastAsia="楷体" w:hAnsi="Times New Roman" w:cs="Times New Roman" w:hint="eastAsia"/>
          <w:sz w:val="24"/>
          <w:szCs w:val="24"/>
        </w:rPr>
        <w:t>。为计算</w:t>
      </w:r>
      <w:r w:rsidRPr="00EA50D3">
        <w:rPr>
          <w:rFonts w:ascii="Times New Roman" w:eastAsia="楷体" w:hAnsi="Times New Roman" w:cs="Times New Roman" w:hint="eastAsia"/>
          <w:sz w:val="24"/>
          <w:szCs w:val="24"/>
        </w:rPr>
        <w:t>上述相关指标</w:t>
      </w:r>
      <w:r w:rsidRPr="00E14D1A">
        <w:rPr>
          <w:rFonts w:ascii="Times New Roman" w:eastAsia="楷体" w:hAnsi="Times New Roman" w:cs="Times New Roman" w:hint="eastAsia"/>
          <w:sz w:val="24"/>
          <w:szCs w:val="24"/>
        </w:rPr>
        <w:t>，需获取</w:t>
      </w:r>
      <w:r w:rsidRPr="00EA50D3">
        <w:rPr>
          <w:rFonts w:ascii="Times New Roman" w:eastAsia="楷体" w:hAnsi="Times New Roman" w:cs="Times New Roman" w:hint="eastAsia"/>
          <w:sz w:val="24"/>
          <w:szCs w:val="24"/>
        </w:rPr>
        <w:t>研究区域内</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地形数据、土地覆盖数据和三维建筑数据等</w:t>
      </w:r>
      <w:r w:rsidRPr="00E14D1A">
        <w:rPr>
          <w:rFonts w:ascii="Times New Roman" w:eastAsia="楷体" w:hAnsi="Times New Roman" w:cs="Times New Roman" w:hint="eastAsia"/>
          <w:sz w:val="24"/>
          <w:szCs w:val="24"/>
        </w:rPr>
        <w:t>。其中，申请人所在团队</w:t>
      </w:r>
      <w:r w:rsidRPr="00EA50D3">
        <w:rPr>
          <w:rFonts w:ascii="Times New Roman" w:eastAsia="楷体" w:hAnsi="Times New Roman" w:cs="Times New Roman" w:hint="eastAsia"/>
          <w:sz w:val="24"/>
          <w:szCs w:val="24"/>
        </w:rPr>
        <w:t>已收集有</w:t>
      </w:r>
      <w:r w:rsidRPr="00E14D1A">
        <w:rPr>
          <w:rFonts w:ascii="Times New Roman" w:eastAsia="楷体" w:hAnsi="Times New Roman" w:cs="Times New Roman" w:hint="eastAsia"/>
          <w:sz w:val="24"/>
          <w:szCs w:val="24"/>
        </w:rPr>
        <w:t>相关区域的地形数据和土地覆盖数据。</w:t>
      </w:r>
      <w:r w:rsidRPr="00EA50D3">
        <w:rPr>
          <w:rFonts w:ascii="Times New Roman" w:eastAsia="楷体" w:hAnsi="Times New Roman" w:cs="Times New Roman" w:hint="eastAsia"/>
          <w:sz w:val="24"/>
          <w:szCs w:val="24"/>
        </w:rPr>
        <w:t>三维建筑数据</w:t>
      </w:r>
      <w:r w:rsidRPr="00E14D1A">
        <w:rPr>
          <w:rFonts w:ascii="Times New Roman" w:eastAsia="楷体" w:hAnsi="Times New Roman" w:cs="Times New Roman" w:hint="eastAsia"/>
          <w:sz w:val="24"/>
          <w:szCs w:val="24"/>
        </w:rPr>
        <w:t>可在</w:t>
      </w:r>
      <w:r w:rsidRPr="00EA50D3">
        <w:rPr>
          <w:rFonts w:ascii="Times New Roman" w:eastAsia="楷体" w:hAnsi="Times New Roman" w:cs="Times New Roman" w:hint="eastAsia"/>
          <w:sz w:val="24"/>
          <w:szCs w:val="24"/>
        </w:rPr>
        <w:t>在线地图服务平台</w:t>
      </w:r>
      <w:r w:rsidRPr="00E14D1A">
        <w:rPr>
          <w:rFonts w:ascii="Times New Roman" w:eastAsia="楷体" w:hAnsi="Times New Roman" w:cs="Times New Roman" w:hint="eastAsia"/>
          <w:sz w:val="24"/>
          <w:szCs w:val="24"/>
        </w:rPr>
        <w:t>高德地图</w:t>
      </w:r>
      <w:r w:rsidRPr="00EA50D3">
        <w:rPr>
          <w:rFonts w:ascii="Times New Roman" w:eastAsia="楷体" w:hAnsi="Times New Roman" w:cs="Times New Roman"/>
          <w:sz w:val="24"/>
          <w:szCs w:val="24"/>
        </w:rPr>
        <w:t>API</w:t>
      </w:r>
      <w:r w:rsidRPr="00EA50D3">
        <w:rPr>
          <w:rFonts w:ascii="Times New Roman" w:eastAsia="楷体" w:hAnsi="Times New Roman" w:cs="Times New Roman" w:hint="eastAsia"/>
          <w:sz w:val="24"/>
          <w:szCs w:val="24"/>
        </w:rPr>
        <w:t>开放平台</w:t>
      </w:r>
      <w:r w:rsidRPr="00E14D1A">
        <w:rPr>
          <w:rFonts w:ascii="Times New Roman" w:eastAsia="楷体" w:hAnsi="Times New Roman" w:cs="Times New Roman" w:hint="eastAsia"/>
          <w:sz w:val="24"/>
          <w:szCs w:val="24"/>
        </w:rPr>
        <w:t>获取。需要注意的是，多数</w:t>
      </w:r>
      <w:r w:rsidRPr="00EA50D3">
        <w:rPr>
          <w:rFonts w:ascii="Times New Roman" w:eastAsia="楷体" w:hAnsi="Times New Roman" w:cs="Times New Roman" w:hint="eastAsia"/>
          <w:sz w:val="24"/>
          <w:szCs w:val="24"/>
        </w:rPr>
        <w:t>三维形态特征</w:t>
      </w:r>
      <w:r w:rsidRPr="00E14D1A">
        <w:rPr>
          <w:rFonts w:ascii="Times New Roman" w:eastAsia="楷体" w:hAnsi="Times New Roman" w:cs="Times New Roman" w:hint="eastAsia"/>
          <w:sz w:val="24"/>
          <w:szCs w:val="24"/>
        </w:rPr>
        <w:t>指标和</w:t>
      </w:r>
      <w:r w:rsidRPr="00EA50D3">
        <w:rPr>
          <w:rFonts w:ascii="Times New Roman" w:eastAsia="楷体" w:hAnsi="Times New Roman" w:cs="Times New Roman" w:hint="eastAsia"/>
          <w:sz w:val="24"/>
          <w:szCs w:val="24"/>
        </w:rPr>
        <w:t>土地覆盖特征</w:t>
      </w:r>
      <w:r w:rsidRPr="00E14D1A">
        <w:rPr>
          <w:rFonts w:ascii="Times New Roman" w:eastAsia="楷体" w:hAnsi="Times New Roman" w:cs="Times New Roman" w:hint="eastAsia"/>
          <w:sz w:val="24"/>
          <w:szCs w:val="24"/>
        </w:rPr>
        <w:t>指标的计算基于</w:t>
      </w:r>
      <w:r w:rsidRPr="00EA50D3">
        <w:rPr>
          <w:rFonts w:ascii="Times New Roman" w:eastAsia="楷体" w:hAnsi="Times New Roman" w:cs="Times New Roman" w:hint="eastAsia"/>
          <w:sz w:val="24"/>
          <w:szCs w:val="24"/>
        </w:rPr>
        <w:t>各测量点周边</w:t>
      </w:r>
      <w:r w:rsidRPr="00E14D1A">
        <w:rPr>
          <w:rFonts w:ascii="Times New Roman" w:eastAsia="楷体" w:hAnsi="Times New Roman" w:cs="Times New Roman" w:hint="eastAsia"/>
          <w:sz w:val="24"/>
          <w:szCs w:val="24"/>
        </w:rPr>
        <w:t>的特定缓冲区。在本项目中，缓冲区大小通过将</w:t>
      </w:r>
      <w:r w:rsidRPr="00EA50D3">
        <w:rPr>
          <w:rFonts w:ascii="Times New Roman" w:eastAsia="楷体" w:hAnsi="Times New Roman" w:cs="Times New Roman" w:hint="eastAsia"/>
          <w:sz w:val="24"/>
          <w:szCs w:val="24"/>
        </w:rPr>
        <w:t>相应河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层热效应指标</w:t>
      </w:r>
      <w:r w:rsidRPr="00E14D1A">
        <w:rPr>
          <w:rFonts w:ascii="Times New Roman" w:eastAsia="楷体" w:hAnsi="Times New Roman" w:cs="Times New Roman" w:hint="eastAsia"/>
          <w:sz w:val="24"/>
          <w:szCs w:val="24"/>
        </w:rPr>
        <w:t>与</w:t>
      </w:r>
      <w:r w:rsidRPr="00EA50D3">
        <w:rPr>
          <w:rFonts w:ascii="Times New Roman" w:eastAsia="楷体" w:hAnsi="Times New Roman" w:cs="Times New Roman" w:hint="eastAsia"/>
          <w:sz w:val="24"/>
          <w:szCs w:val="24"/>
        </w:rPr>
        <w:t>不同尺寸的预设缓冲区内</w:t>
      </w:r>
      <w:r w:rsidRPr="00E14D1A">
        <w:rPr>
          <w:rFonts w:ascii="Times New Roman" w:eastAsia="楷体" w:hAnsi="Times New Roman" w:cs="Times New Roman" w:hint="eastAsia"/>
          <w:sz w:val="24"/>
          <w:szCs w:val="24"/>
        </w:rPr>
        <w:t>对应</w:t>
      </w:r>
      <w:r w:rsidRPr="00EA50D3">
        <w:rPr>
          <w:rFonts w:ascii="Times New Roman" w:eastAsia="楷体" w:hAnsi="Times New Roman" w:cs="Times New Roman" w:hint="eastAsia"/>
          <w:sz w:val="24"/>
          <w:szCs w:val="24"/>
        </w:rPr>
        <w:t>环境因素</w:t>
      </w:r>
      <w:r w:rsidRPr="00E14D1A">
        <w:rPr>
          <w:rFonts w:ascii="Times New Roman" w:eastAsia="楷体" w:hAnsi="Times New Roman" w:cs="Times New Roman" w:hint="eastAsia"/>
          <w:sz w:val="24"/>
          <w:szCs w:val="24"/>
        </w:rPr>
        <w:t>进行</w:t>
      </w:r>
      <w:r w:rsidRPr="00EA50D3">
        <w:rPr>
          <w:rFonts w:ascii="Times New Roman" w:eastAsia="楷体" w:hAnsi="Times New Roman" w:cs="Times New Roman" w:hint="eastAsia"/>
          <w:sz w:val="24"/>
          <w:szCs w:val="24"/>
        </w:rPr>
        <w:t>回归分析</w:t>
      </w:r>
      <w:r w:rsidRPr="00E14D1A">
        <w:rPr>
          <w:rFonts w:ascii="Times New Roman" w:eastAsia="楷体" w:hAnsi="Times New Roman" w:cs="Times New Roman" w:hint="eastAsia"/>
          <w:sz w:val="24"/>
          <w:szCs w:val="24"/>
        </w:rPr>
        <w:t>并选择</w:t>
      </w:r>
      <w:r w:rsidRPr="00EA50D3">
        <w:rPr>
          <w:rFonts w:ascii="Times New Roman" w:eastAsia="楷体" w:hAnsi="Times New Roman" w:cs="Times New Roman" w:hint="eastAsia"/>
          <w:sz w:val="24"/>
          <w:szCs w:val="24"/>
        </w:rPr>
        <w:t>环境因素解释率</w:t>
      </w:r>
      <w:r w:rsidRPr="00E14D1A">
        <w:rPr>
          <w:rFonts w:ascii="Times New Roman" w:eastAsia="楷体" w:hAnsi="Times New Roman" w:cs="Times New Roman" w:hint="eastAsia"/>
          <w:sz w:val="24"/>
          <w:szCs w:val="24"/>
        </w:rPr>
        <w:t>最高的尺寸而得到。</w:t>
      </w:r>
    </w:p>
    <w:p w14:paraId="01299C98" w14:textId="054E7CFC"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A50D3">
        <w:rPr>
          <w:rFonts w:ascii="Times New Roman" w:eastAsia="楷体" w:hAnsi="Times New Roman" w:cs="Times New Roman"/>
          <w:b/>
          <w:bCs/>
          <w:sz w:val="24"/>
          <w:szCs w:val="24"/>
        </w:rPr>
        <w:t xml:space="preserve"> </w:t>
      </w:r>
      <w:r w:rsidRPr="00E14D1A">
        <w:rPr>
          <w:rFonts w:ascii="Times New Roman" w:eastAsia="楷体" w:hAnsi="Times New Roman" w:cs="Times New Roman" w:hint="eastAsia"/>
          <w:sz w:val="24"/>
          <w:szCs w:val="24"/>
        </w:rPr>
        <w:t>对于上述的</w:t>
      </w:r>
      <w:r w:rsidRPr="00EA50D3">
        <w:rPr>
          <w:rFonts w:ascii="Times New Roman" w:eastAsia="楷体" w:hAnsi="Times New Roman" w:cs="Times New Roman" w:hint="eastAsia"/>
          <w:sz w:val="24"/>
          <w:szCs w:val="24"/>
        </w:rPr>
        <w:t>环境因素</w:t>
      </w:r>
      <w:r w:rsidRPr="00E14D1A">
        <w:rPr>
          <w:rFonts w:ascii="Times New Roman" w:eastAsia="楷体" w:hAnsi="Times New Roman" w:cs="Times New Roman" w:hint="eastAsia"/>
          <w:sz w:val="24"/>
          <w:szCs w:val="24"/>
        </w:rPr>
        <w:t>，本项目拟在</w:t>
      </w:r>
      <w:r w:rsidRPr="00EA50D3">
        <w:rPr>
          <w:rFonts w:ascii="Times New Roman" w:eastAsia="楷体" w:hAnsi="Times New Roman" w:cs="Times New Roman" w:hint="eastAsia"/>
          <w:sz w:val="24"/>
          <w:szCs w:val="24"/>
        </w:rPr>
        <w:t>研究时段</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各时间点</w:t>
      </w:r>
      <w:r w:rsidRPr="00E14D1A">
        <w:rPr>
          <w:rFonts w:ascii="Times New Roman" w:eastAsia="楷体" w:hAnsi="Times New Roman" w:cs="Times New Roman" w:hint="eastAsia"/>
          <w:sz w:val="24"/>
          <w:szCs w:val="24"/>
        </w:rPr>
        <w:t>均采用</w:t>
      </w:r>
      <w:r w:rsidRPr="00EA50D3">
        <w:rPr>
          <w:rFonts w:ascii="Times New Roman" w:eastAsia="楷体" w:hAnsi="Times New Roman" w:cs="Times New Roman" w:hint="eastAsia"/>
          <w:sz w:val="24"/>
          <w:szCs w:val="24"/>
        </w:rPr>
        <w:t>相关性</w:t>
      </w:r>
      <w:r w:rsidRPr="00E14D1A">
        <w:rPr>
          <w:rFonts w:ascii="Times New Roman" w:eastAsia="楷体" w:hAnsi="Times New Roman" w:cs="Times New Roman" w:hint="eastAsia"/>
          <w:sz w:val="24"/>
          <w:szCs w:val="24"/>
        </w:rPr>
        <w:t>分析，检查其与</w:t>
      </w:r>
      <w:r w:rsidRPr="00EA50D3">
        <w:rPr>
          <w:rFonts w:ascii="Times New Roman" w:eastAsia="楷体" w:hAnsi="Times New Roman" w:cs="Times New Roman" w:hint="eastAsia"/>
          <w:sz w:val="24"/>
          <w:szCs w:val="24"/>
        </w:rPr>
        <w:t>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层热效应强度</w:t>
      </w:r>
      <w:r w:rsidRPr="00E14D1A">
        <w:rPr>
          <w:rFonts w:ascii="Times New Roman" w:eastAsia="楷体" w:hAnsi="Times New Roman" w:cs="Times New Roman" w:hint="eastAsia"/>
          <w:sz w:val="24"/>
          <w:szCs w:val="24"/>
        </w:rPr>
        <w:t>的相关性，</w:t>
      </w:r>
      <w:r w:rsidRPr="00EA50D3">
        <w:rPr>
          <w:rFonts w:ascii="Times New Roman" w:eastAsia="楷体" w:hAnsi="Times New Roman" w:cs="Times New Roman" w:hint="eastAsia"/>
          <w:sz w:val="24"/>
          <w:szCs w:val="24"/>
        </w:rPr>
        <w:t>以该强度</w:t>
      </w:r>
      <w:r w:rsidRPr="00E14D1A">
        <w:rPr>
          <w:rFonts w:ascii="Times New Roman" w:eastAsia="楷体" w:hAnsi="Times New Roman" w:cs="Times New Roman" w:hint="eastAsia"/>
          <w:sz w:val="24"/>
          <w:szCs w:val="24"/>
        </w:rPr>
        <w:t>为因变量建立</w:t>
      </w:r>
      <w:r w:rsidRPr="00EA50D3">
        <w:rPr>
          <w:rFonts w:ascii="Times New Roman" w:eastAsia="楷体" w:hAnsi="Times New Roman" w:cs="Times New Roman" w:hint="eastAsia"/>
          <w:sz w:val="24"/>
          <w:szCs w:val="24"/>
        </w:rPr>
        <w:t>逐步多元回归模型</w:t>
      </w:r>
      <w:r w:rsidRPr="00E14D1A">
        <w:rPr>
          <w:rFonts w:ascii="Times New Roman" w:eastAsia="楷体" w:hAnsi="Times New Roman" w:cs="Times New Roman" w:hint="eastAsia"/>
          <w:sz w:val="24"/>
          <w:szCs w:val="24"/>
        </w:rPr>
        <w:t>。在模型构建过程中，首先将</w:t>
      </w:r>
      <w:r w:rsidRPr="00EA50D3">
        <w:rPr>
          <w:rFonts w:ascii="Times New Roman" w:eastAsia="楷体" w:hAnsi="Times New Roman" w:cs="Times New Roman" w:hint="eastAsia"/>
          <w:sz w:val="24"/>
          <w:szCs w:val="24"/>
        </w:rPr>
        <w:t>相关系数最高</w:t>
      </w:r>
      <w:r w:rsidRPr="00E14D1A">
        <w:rPr>
          <w:rFonts w:ascii="Times New Roman" w:eastAsia="楷体" w:hAnsi="Times New Roman" w:cs="Times New Roman" w:hint="eastAsia"/>
          <w:sz w:val="24"/>
          <w:szCs w:val="24"/>
        </w:rPr>
        <w:t>的变量（</w:t>
      </w:r>
      <w:r w:rsidRPr="00E14D1A">
        <w:rPr>
          <w:rFonts w:ascii="Times New Roman" w:eastAsia="楷体" w:hAnsi="Times New Roman" w:cs="Times New Roman"/>
          <w:sz w:val="24"/>
          <w:szCs w:val="24"/>
        </w:rPr>
        <w:t>P &lt; 0.05</w:t>
      </w:r>
      <w:r w:rsidRPr="00E14D1A">
        <w:rPr>
          <w:rFonts w:ascii="Times New Roman" w:eastAsia="楷体" w:hAnsi="Times New Roman" w:cs="Times New Roman"/>
          <w:sz w:val="24"/>
          <w:szCs w:val="24"/>
        </w:rPr>
        <w:t>）添加为自变量，其余变量（</w:t>
      </w:r>
      <w:r w:rsidRPr="00E14D1A">
        <w:rPr>
          <w:rFonts w:ascii="Times New Roman" w:eastAsia="楷体" w:hAnsi="Times New Roman" w:cs="Times New Roman"/>
          <w:sz w:val="24"/>
          <w:szCs w:val="24"/>
        </w:rPr>
        <w:t>P &lt; 0.05</w:t>
      </w:r>
      <w:r w:rsidRPr="00E14D1A">
        <w:rPr>
          <w:rFonts w:ascii="Times New Roman" w:eastAsia="楷体" w:hAnsi="Times New Roman" w:cs="Times New Roman"/>
          <w:sz w:val="24"/>
          <w:szCs w:val="24"/>
        </w:rPr>
        <w:t>）以</w:t>
      </w:r>
      <w:r w:rsidRPr="00EA50D3">
        <w:rPr>
          <w:rFonts w:ascii="Times New Roman" w:eastAsia="楷体" w:hAnsi="Times New Roman" w:cs="Times New Roman"/>
          <w:sz w:val="24"/>
          <w:szCs w:val="24"/>
        </w:rPr>
        <w:t>90%</w:t>
      </w:r>
      <w:r w:rsidRPr="00EA50D3">
        <w:rPr>
          <w:rFonts w:ascii="Times New Roman" w:eastAsia="楷体" w:hAnsi="Times New Roman" w:cs="Times New Roman" w:hint="eastAsia"/>
          <w:sz w:val="24"/>
          <w:szCs w:val="24"/>
        </w:rPr>
        <w:t>置信区间</w:t>
      </w:r>
      <w:r w:rsidRPr="00E14D1A">
        <w:rPr>
          <w:rFonts w:ascii="Times New Roman" w:eastAsia="楷体" w:hAnsi="Times New Roman" w:cs="Times New Roman" w:hint="eastAsia"/>
          <w:sz w:val="24"/>
          <w:szCs w:val="24"/>
        </w:rPr>
        <w:t>逐一重新评估。基于调整后的</w:t>
      </w:r>
      <w:r w:rsidRPr="00EA50D3">
        <w:rPr>
          <w:rFonts w:ascii="Times New Roman" w:eastAsia="楷体" w:hAnsi="Times New Roman" w:cs="Times New Roman"/>
          <w:sz w:val="24"/>
          <w:szCs w:val="24"/>
        </w:rPr>
        <w:t>R</w:t>
      </w:r>
      <w:r w:rsidRPr="00EA50D3">
        <w:rPr>
          <w:rFonts w:ascii="Times New Roman" w:eastAsia="楷体" w:hAnsi="Times New Roman" w:cs="Times New Roman"/>
          <w:sz w:val="24"/>
          <w:szCs w:val="24"/>
          <w:vertAlign w:val="superscript"/>
        </w:rPr>
        <w:t>2</w:t>
      </w:r>
      <w:r w:rsidRPr="00EA50D3">
        <w:rPr>
          <w:rFonts w:ascii="Times New Roman" w:eastAsia="楷体" w:hAnsi="Times New Roman" w:cs="Times New Roman" w:hint="eastAsia"/>
          <w:sz w:val="24"/>
          <w:szCs w:val="24"/>
        </w:rPr>
        <w:t>和残差</w:t>
      </w:r>
      <w:r w:rsidRPr="00E14D1A">
        <w:rPr>
          <w:rFonts w:ascii="Times New Roman" w:eastAsia="楷体" w:hAnsi="Times New Roman" w:cs="Times New Roman" w:hint="eastAsia"/>
          <w:sz w:val="24"/>
          <w:szCs w:val="24"/>
        </w:rPr>
        <w:t>进行分析以评估</w:t>
      </w:r>
      <w:r w:rsidRPr="00EA50D3">
        <w:rPr>
          <w:rFonts w:ascii="Times New Roman" w:eastAsia="楷体" w:hAnsi="Times New Roman" w:cs="Times New Roman" w:hint="eastAsia"/>
          <w:sz w:val="24"/>
          <w:szCs w:val="24"/>
        </w:rPr>
        <w:t>拟合优度和检验假设</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b/>
          <w:bCs/>
          <w:sz w:val="24"/>
          <w:szCs w:val="24"/>
        </w:rPr>
        <w:t>在完成回归分析后，解析不同时间点河</w:t>
      </w:r>
      <w:proofErr w:type="gramStart"/>
      <w:r w:rsidRPr="00EA50D3">
        <w:rPr>
          <w:rFonts w:ascii="Times New Roman" w:eastAsia="楷体" w:hAnsi="Times New Roman" w:cs="Times New Roman" w:hint="eastAsia"/>
          <w:b/>
          <w:bCs/>
          <w:sz w:val="24"/>
          <w:szCs w:val="24"/>
        </w:rPr>
        <w:t>流冠</w:t>
      </w:r>
      <w:proofErr w:type="gramEnd"/>
      <w:r w:rsidRPr="00EA50D3">
        <w:rPr>
          <w:rFonts w:ascii="Times New Roman" w:eastAsia="楷体" w:hAnsi="Times New Roman" w:cs="Times New Roman" w:hint="eastAsia"/>
          <w:b/>
          <w:bCs/>
          <w:sz w:val="24"/>
          <w:szCs w:val="24"/>
        </w:rPr>
        <w:t>层热效应强度的关键影响因素，量化各关键因素的相对贡献及其在居民主要活动时段内随时间的变化，尤其要关注各三维形态</w:t>
      </w:r>
      <w:del w:id="195" w:author="Yifei Zhou" w:date="2023-03-10T10:19:00Z">
        <w:r w:rsidRPr="00EA50D3" w:rsidDel="00D2426D">
          <w:rPr>
            <w:rFonts w:ascii="Times New Roman" w:eastAsia="楷体" w:hAnsi="Times New Roman" w:cs="Times New Roman" w:hint="eastAsia"/>
            <w:b/>
            <w:bCs/>
            <w:sz w:val="24"/>
            <w:szCs w:val="24"/>
          </w:rPr>
          <w:delText>特征</w:delText>
        </w:r>
      </w:del>
      <w:r w:rsidRPr="00EA50D3">
        <w:rPr>
          <w:rFonts w:ascii="Times New Roman" w:eastAsia="楷体" w:hAnsi="Times New Roman" w:cs="Times New Roman" w:hint="eastAsia"/>
          <w:b/>
          <w:bCs/>
          <w:sz w:val="24"/>
          <w:szCs w:val="24"/>
        </w:rPr>
        <w:t>指标的影响。</w:t>
      </w:r>
      <w:r w:rsidRPr="00E14D1A">
        <w:rPr>
          <w:rFonts w:ascii="Times New Roman" w:eastAsia="楷体" w:hAnsi="Times New Roman" w:cs="Times New Roman" w:hint="eastAsia"/>
          <w:sz w:val="24"/>
          <w:szCs w:val="24"/>
        </w:rPr>
        <w:t>另外，对于</w:t>
      </w:r>
      <w:r w:rsidRPr="00EA50D3">
        <w:rPr>
          <w:rFonts w:ascii="Times New Roman" w:eastAsia="楷体" w:hAnsi="Times New Roman" w:cs="Times New Roman" w:hint="eastAsia"/>
          <w:sz w:val="24"/>
          <w:szCs w:val="24"/>
        </w:rPr>
        <w:t>各测量点</w:t>
      </w:r>
      <w:r w:rsidRPr="00E14D1A">
        <w:rPr>
          <w:rFonts w:ascii="Times New Roman" w:eastAsia="楷体" w:hAnsi="Times New Roman" w:cs="Times New Roman" w:hint="eastAsia"/>
          <w:sz w:val="24"/>
          <w:szCs w:val="24"/>
        </w:rPr>
        <w:t>在研究时段内的</w:t>
      </w:r>
      <w:r w:rsidRPr="00EA50D3">
        <w:rPr>
          <w:rFonts w:ascii="Times New Roman" w:eastAsia="楷体" w:hAnsi="Times New Roman" w:cs="Times New Roman" w:hint="eastAsia"/>
          <w:sz w:val="24"/>
          <w:szCs w:val="24"/>
        </w:rPr>
        <w:t>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层累积热效应</w:t>
      </w:r>
      <w:r w:rsidRPr="00E14D1A">
        <w:rPr>
          <w:rFonts w:ascii="Times New Roman" w:eastAsia="楷体" w:hAnsi="Times New Roman" w:cs="Times New Roman" w:hint="eastAsia"/>
          <w:sz w:val="24"/>
          <w:szCs w:val="24"/>
        </w:rPr>
        <w:t>，采用相同的方法提取</w:t>
      </w:r>
      <w:r w:rsidRPr="00EA50D3">
        <w:rPr>
          <w:rFonts w:ascii="Times New Roman" w:eastAsia="楷体" w:hAnsi="Times New Roman" w:cs="Times New Roman" w:hint="eastAsia"/>
          <w:sz w:val="24"/>
          <w:szCs w:val="24"/>
        </w:rPr>
        <w:t>关键影响因素</w:t>
      </w:r>
      <w:r w:rsidRPr="00E14D1A">
        <w:rPr>
          <w:rFonts w:ascii="Times New Roman" w:eastAsia="楷体" w:hAnsi="Times New Roman" w:cs="Times New Roman" w:hint="eastAsia"/>
          <w:sz w:val="24"/>
          <w:szCs w:val="24"/>
        </w:rPr>
        <w:t>，分析其相对贡献</w:t>
      </w:r>
      <w:del w:id="196" w:author="Yifei Zhou" w:date="2023-03-10T07:33:00Z">
        <w:r w:rsidRPr="00E14D1A" w:rsidDel="00724875">
          <w:rPr>
            <w:rFonts w:ascii="Times New Roman" w:eastAsia="楷体" w:hAnsi="Times New Roman" w:cs="Times New Roman" w:hint="eastAsia"/>
            <w:sz w:val="24"/>
            <w:szCs w:val="24"/>
          </w:rPr>
          <w:delText>，同时重点关注</w:delText>
        </w:r>
        <w:r w:rsidRPr="00EA50D3" w:rsidDel="00724875">
          <w:rPr>
            <w:rFonts w:ascii="Times New Roman" w:eastAsia="楷体" w:hAnsi="Times New Roman" w:cs="Times New Roman" w:hint="eastAsia"/>
            <w:sz w:val="24"/>
            <w:szCs w:val="24"/>
          </w:rPr>
          <w:delText>三维形态特征指标</w:delText>
        </w:r>
        <w:r w:rsidRPr="00E14D1A" w:rsidDel="00724875">
          <w:rPr>
            <w:rFonts w:ascii="Times New Roman" w:eastAsia="楷体" w:hAnsi="Times New Roman" w:cs="Times New Roman" w:hint="eastAsia"/>
            <w:sz w:val="24"/>
            <w:szCs w:val="24"/>
          </w:rPr>
          <w:delText>的影响</w:delText>
        </w:r>
      </w:del>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b/>
          <w:bCs/>
          <w:sz w:val="24"/>
          <w:szCs w:val="24"/>
        </w:rPr>
        <w:t>最后，结合各测量点的其它相关气象数据，阐明河</w:t>
      </w:r>
      <w:proofErr w:type="gramStart"/>
      <w:r w:rsidRPr="00EA50D3">
        <w:rPr>
          <w:rFonts w:ascii="Times New Roman" w:eastAsia="楷体" w:hAnsi="Times New Roman" w:cs="Times New Roman" w:hint="eastAsia"/>
          <w:b/>
          <w:bCs/>
          <w:sz w:val="24"/>
          <w:szCs w:val="24"/>
        </w:rPr>
        <w:t>流冠</w:t>
      </w:r>
      <w:proofErr w:type="gramEnd"/>
      <w:r w:rsidRPr="00EA50D3">
        <w:rPr>
          <w:rFonts w:ascii="Times New Roman" w:eastAsia="楷体" w:hAnsi="Times New Roman" w:cs="Times New Roman" w:hint="eastAsia"/>
          <w:b/>
          <w:bCs/>
          <w:sz w:val="24"/>
          <w:szCs w:val="24"/>
        </w:rPr>
        <w:t>层热效应的形成机制及其在不同尺度之间和不同局地气候</w:t>
      </w:r>
      <w:proofErr w:type="gramStart"/>
      <w:r w:rsidRPr="00EA50D3">
        <w:rPr>
          <w:rFonts w:ascii="Times New Roman" w:eastAsia="楷体" w:hAnsi="Times New Roman" w:cs="Times New Roman" w:hint="eastAsia"/>
          <w:b/>
          <w:bCs/>
          <w:sz w:val="24"/>
          <w:szCs w:val="24"/>
        </w:rPr>
        <w:t>区类型</w:t>
      </w:r>
      <w:proofErr w:type="gramEnd"/>
      <w:r w:rsidRPr="00EA50D3">
        <w:rPr>
          <w:rFonts w:ascii="Times New Roman" w:eastAsia="楷体" w:hAnsi="Times New Roman" w:cs="Times New Roman" w:hint="eastAsia"/>
          <w:b/>
          <w:bCs/>
          <w:sz w:val="24"/>
          <w:szCs w:val="24"/>
        </w:rPr>
        <w:t>之间的差异性。</w:t>
      </w:r>
      <w:r w:rsidRPr="00E14D1A">
        <w:rPr>
          <w:rFonts w:ascii="Times New Roman" w:eastAsia="楷体" w:hAnsi="Times New Roman" w:cs="Times New Roman" w:hint="eastAsia"/>
          <w:sz w:val="24"/>
          <w:szCs w:val="24"/>
        </w:rPr>
        <w:t>统计分析</w:t>
      </w:r>
      <w:r w:rsidRPr="00EA50D3">
        <w:rPr>
          <w:rFonts w:ascii="Times New Roman" w:eastAsia="楷体" w:hAnsi="Times New Roman" w:cs="Times New Roman" w:hint="eastAsia"/>
          <w:sz w:val="24"/>
          <w:szCs w:val="24"/>
        </w:rPr>
        <w:t>使用</w:t>
      </w:r>
      <w:r w:rsidRPr="00EA50D3">
        <w:rPr>
          <w:rFonts w:ascii="Times New Roman" w:eastAsia="楷体" w:hAnsi="Times New Roman" w:cs="Times New Roman"/>
          <w:sz w:val="24"/>
          <w:szCs w:val="24"/>
        </w:rPr>
        <w:t>Python</w:t>
      </w:r>
      <w:r w:rsidRPr="00EA50D3">
        <w:rPr>
          <w:rFonts w:ascii="Times New Roman" w:eastAsia="楷体" w:hAnsi="Times New Roman" w:cs="Times New Roman" w:hint="eastAsia"/>
          <w:sz w:val="24"/>
          <w:szCs w:val="24"/>
        </w:rPr>
        <w:t>编程</w:t>
      </w:r>
      <w:r w:rsidRPr="00E14D1A">
        <w:rPr>
          <w:rFonts w:ascii="Times New Roman" w:eastAsia="楷体" w:hAnsi="Times New Roman" w:cs="Times New Roman" w:hint="eastAsia"/>
          <w:sz w:val="24"/>
          <w:szCs w:val="24"/>
        </w:rPr>
        <w:t>实现。</w:t>
      </w:r>
    </w:p>
    <w:p w14:paraId="3469347B" w14:textId="77777777" w:rsidR="004C1B86" w:rsidRPr="00E14D1A" w:rsidRDefault="004C1B86" w:rsidP="00AB08A8">
      <w:pPr>
        <w:spacing w:line="360" w:lineRule="auto"/>
        <w:rPr>
          <w:rFonts w:ascii="Times New Roman" w:eastAsia="楷体" w:hAnsi="Times New Roman" w:cs="Times New Roman"/>
          <w:sz w:val="24"/>
          <w:szCs w:val="24"/>
        </w:rPr>
      </w:pPr>
    </w:p>
    <w:p w14:paraId="430F348B" w14:textId="3750B7FC" w:rsidR="004C1B86" w:rsidRPr="00E14D1A" w:rsidRDefault="00410C83" w:rsidP="00410C83">
      <w:pPr>
        <w:pStyle w:val="5"/>
        <w:spacing w:line="360" w:lineRule="auto"/>
        <w:rPr>
          <w:rFonts w:ascii="Times New Roman" w:eastAsia="楷体" w:hAnsi="Times New Roman" w:cs="Times New Roman"/>
          <w:bCs/>
          <w:szCs w:val="24"/>
        </w:rPr>
        <w:pPrChange w:id="197" w:author="Yifei Zhou" w:date="2023-03-10T10:27:00Z">
          <w:pPr>
            <w:pStyle w:val="5"/>
            <w:spacing w:line="360" w:lineRule="auto"/>
            <w:ind w:firstLine="720"/>
          </w:pPr>
        </w:pPrChange>
      </w:pPr>
      <w:ins w:id="198" w:author="Yifei Zhou" w:date="2023-03-10T10:27:00Z">
        <w:r>
          <w:rPr>
            <w:rFonts w:ascii="Times New Roman" w:eastAsia="楷体" w:hAnsi="Times New Roman" w:cs="Times New Roman"/>
            <w:bCs/>
            <w:szCs w:val="24"/>
          </w:rPr>
          <w:t xml:space="preserve">        </w:t>
        </w:r>
      </w:ins>
      <w:r w:rsidR="00000000" w:rsidRPr="00E14D1A">
        <w:rPr>
          <w:rFonts w:ascii="Times New Roman" w:eastAsia="楷体" w:hAnsi="Times New Roman" w:cs="Times New Roman"/>
          <w:bCs/>
          <w:szCs w:val="24"/>
        </w:rPr>
        <w:t xml:space="preserve">3.1.3. </w:t>
      </w:r>
      <w:bookmarkStart w:id="199" w:name="OLE_LINK3"/>
      <w:r w:rsidR="00000000" w:rsidRPr="00E14D1A">
        <w:rPr>
          <w:rFonts w:ascii="Times New Roman" w:eastAsia="楷体" w:hAnsi="Times New Roman" w:cs="Times New Roman" w:hint="eastAsia"/>
          <w:bCs/>
          <w:szCs w:val="24"/>
        </w:rPr>
        <w:t>河</w:t>
      </w:r>
      <w:proofErr w:type="gramStart"/>
      <w:r w:rsidR="00000000" w:rsidRPr="00E14D1A">
        <w:rPr>
          <w:rFonts w:ascii="Times New Roman" w:eastAsia="楷体" w:hAnsi="Times New Roman" w:cs="Times New Roman" w:hint="eastAsia"/>
          <w:bCs/>
          <w:szCs w:val="24"/>
        </w:rPr>
        <w:t>流冠</w:t>
      </w:r>
      <w:proofErr w:type="gramEnd"/>
      <w:r w:rsidR="00000000" w:rsidRPr="00E14D1A">
        <w:rPr>
          <w:rFonts w:ascii="Times New Roman" w:eastAsia="楷体" w:hAnsi="Times New Roman" w:cs="Times New Roman" w:hint="eastAsia"/>
          <w:bCs/>
          <w:szCs w:val="24"/>
        </w:rPr>
        <w:t>层热效应的情景模拟分析</w:t>
      </w:r>
      <w:bookmarkEnd w:id="199"/>
    </w:p>
    <w:p w14:paraId="75E0CC11" w14:textId="3422DEE3" w:rsidR="00527696" w:rsidRPr="00EA50D3" w:rsidRDefault="00527696" w:rsidP="00AB08A8">
      <w:pPr>
        <w:spacing w:line="360" w:lineRule="auto"/>
        <w:rPr>
          <w:rFonts w:ascii="Times New Roman" w:eastAsia="楷体" w:hAnsi="Times New Roman" w:cs="Times New Roman"/>
          <w:b/>
          <w:bCs/>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上述</w:t>
      </w:r>
      <w:r w:rsidRPr="00EA50D3">
        <w:rPr>
          <w:rFonts w:ascii="Times New Roman" w:eastAsia="楷体" w:hAnsi="Times New Roman" w:cs="Times New Roman" w:hint="eastAsia"/>
          <w:sz w:val="24"/>
          <w:szCs w:val="24"/>
        </w:rPr>
        <w:t>实地测量分析</w:t>
      </w:r>
      <w:r w:rsidRPr="00E14D1A">
        <w:rPr>
          <w:rFonts w:ascii="Times New Roman" w:eastAsia="楷体" w:hAnsi="Times New Roman" w:cs="Times New Roman" w:hint="eastAsia"/>
          <w:sz w:val="24"/>
          <w:szCs w:val="24"/>
        </w:rPr>
        <w:t>仅基于</w:t>
      </w:r>
      <w:r w:rsidRPr="00EA50D3">
        <w:rPr>
          <w:rFonts w:ascii="Times New Roman" w:eastAsia="楷体" w:hAnsi="Times New Roman" w:cs="Times New Roman" w:hint="eastAsia"/>
          <w:sz w:val="24"/>
          <w:szCs w:val="24"/>
        </w:rPr>
        <w:t>研究区</w:t>
      </w:r>
      <w:r w:rsidRPr="00E14D1A">
        <w:rPr>
          <w:rFonts w:ascii="Times New Roman" w:eastAsia="楷体" w:hAnsi="Times New Roman" w:cs="Times New Roman" w:hint="eastAsia"/>
          <w:sz w:val="24"/>
          <w:szCs w:val="24"/>
        </w:rPr>
        <w:t>现有的</w:t>
      </w:r>
      <w:r w:rsidRPr="00EA50D3">
        <w:rPr>
          <w:rFonts w:ascii="Times New Roman" w:eastAsia="楷体" w:hAnsi="Times New Roman" w:cs="Times New Roman" w:hint="eastAsia"/>
          <w:sz w:val="24"/>
          <w:szCs w:val="24"/>
        </w:rPr>
        <w:t>三维形态</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b/>
          <w:bCs/>
          <w:sz w:val="24"/>
          <w:szCs w:val="24"/>
        </w:rPr>
        <w:t>为了更全面地探究不同三维形态特征下的城市气候从而为城市规划设计提供优化方案，我们拟进一步开展河</w:t>
      </w:r>
      <w:proofErr w:type="gramStart"/>
      <w:r w:rsidRPr="00EA50D3">
        <w:rPr>
          <w:rFonts w:ascii="Times New Roman" w:eastAsia="楷体" w:hAnsi="Times New Roman" w:cs="Times New Roman" w:hint="eastAsia"/>
          <w:b/>
          <w:bCs/>
          <w:sz w:val="24"/>
          <w:szCs w:val="24"/>
        </w:rPr>
        <w:t>流冠</w:t>
      </w:r>
      <w:proofErr w:type="gramEnd"/>
      <w:r w:rsidRPr="00EA50D3">
        <w:rPr>
          <w:rFonts w:ascii="Times New Roman" w:eastAsia="楷体" w:hAnsi="Times New Roman" w:cs="Times New Roman" w:hint="eastAsia"/>
          <w:b/>
          <w:bCs/>
          <w:sz w:val="24"/>
          <w:szCs w:val="24"/>
        </w:rPr>
        <w:t>层热效应的情景模拟分析。</w:t>
      </w:r>
    </w:p>
    <w:p w14:paraId="1FBEEE93" w14:textId="5A05B35C" w:rsidR="004C1B86" w:rsidRPr="00E14D1A" w:rsidRDefault="00527696" w:rsidP="004E41B3">
      <w:pPr>
        <w:spacing w:line="360" w:lineRule="auto"/>
        <w:rPr>
          <w:rFonts w:ascii="Times New Roman" w:eastAsia="楷体" w:hAnsi="Times New Roman" w:cs="Times New Roman"/>
          <w:sz w:val="24"/>
          <w:szCs w:val="24"/>
        </w:rPr>
      </w:pPr>
      <w:r w:rsidRPr="00E14D1A">
        <w:rPr>
          <w:rFonts w:ascii="Times New Roman" w:eastAsia="楷体" w:hAnsi="Times New Roman" w:cs="Times New Roman" w:hint="eastAsia"/>
          <w:sz w:val="24"/>
          <w:szCs w:val="24"/>
        </w:rPr>
        <w:lastRenderedPageBreak/>
        <w:t xml:space="preserve"> </w:t>
      </w: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模型采用</w:t>
      </w:r>
      <w:r w:rsidRPr="00EA50D3">
        <w:rPr>
          <w:rFonts w:ascii="Times New Roman" w:eastAsia="楷体" w:hAnsi="Times New Roman" w:cs="Times New Roman"/>
          <w:sz w:val="24"/>
          <w:szCs w:val="24"/>
        </w:rPr>
        <w:t>ENVI-met</w:t>
      </w:r>
      <w:r w:rsidRPr="00E14D1A">
        <w:rPr>
          <w:rFonts w:ascii="Times New Roman" w:eastAsia="楷体" w:hAnsi="Times New Roman" w:cs="Times New Roman" w:hint="eastAsia"/>
          <w:sz w:val="24"/>
          <w:szCs w:val="24"/>
        </w:rPr>
        <w:t>，其已被</w:t>
      </w:r>
      <w:r w:rsidRPr="00EA50D3">
        <w:rPr>
          <w:rFonts w:ascii="Times New Roman" w:eastAsia="楷体" w:hAnsi="Times New Roman" w:cs="Times New Roman" w:hint="eastAsia"/>
          <w:sz w:val="24"/>
          <w:szCs w:val="24"/>
        </w:rPr>
        <w:t>广泛用于</w:t>
      </w:r>
      <w:r w:rsidRPr="00E14D1A">
        <w:rPr>
          <w:rFonts w:ascii="Times New Roman" w:eastAsia="楷体" w:hAnsi="Times New Roman" w:cs="Times New Roman" w:hint="eastAsia"/>
          <w:sz w:val="24"/>
          <w:szCs w:val="24"/>
        </w:rPr>
        <w:t>分析</w:t>
      </w:r>
      <w:r w:rsidRPr="00EA50D3">
        <w:rPr>
          <w:rFonts w:ascii="Times New Roman" w:eastAsia="楷体" w:hAnsi="Times New Roman" w:cs="Times New Roman" w:hint="eastAsia"/>
          <w:sz w:val="24"/>
          <w:szCs w:val="24"/>
        </w:rPr>
        <w:t>不同城市区域</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气候及热舒适</w:t>
      </w:r>
      <w:r w:rsidRPr="00E14D1A">
        <w:rPr>
          <w:rFonts w:ascii="Times New Roman" w:eastAsia="楷体" w:hAnsi="Times New Roman" w:cs="Times New Roman" w:hint="eastAsia"/>
          <w:sz w:val="24"/>
          <w:szCs w:val="24"/>
        </w:rPr>
        <w:t>特征。在</w:t>
      </w:r>
      <w:r w:rsidRPr="00EA50D3">
        <w:rPr>
          <w:rFonts w:ascii="Times New Roman" w:eastAsia="楷体" w:hAnsi="Times New Roman" w:cs="Times New Roman" w:hint="eastAsia"/>
          <w:sz w:val="24"/>
          <w:szCs w:val="24"/>
        </w:rPr>
        <w:t>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层热效应</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情景模拟分析研究</w:t>
      </w:r>
      <w:r w:rsidRPr="00E14D1A">
        <w:rPr>
          <w:rFonts w:ascii="Times New Roman" w:eastAsia="楷体" w:hAnsi="Times New Roman" w:cs="Times New Roman" w:hint="eastAsia"/>
          <w:sz w:val="24"/>
          <w:szCs w:val="24"/>
        </w:rPr>
        <w:t>中，对于本项目第一部分</w:t>
      </w:r>
      <w:r w:rsidRPr="00EA50D3">
        <w:rPr>
          <w:rFonts w:ascii="Times New Roman" w:eastAsia="楷体" w:hAnsi="Times New Roman" w:cs="Times New Roman" w:hint="eastAsia"/>
          <w:sz w:val="24"/>
          <w:szCs w:val="24"/>
        </w:rPr>
        <w:t>开展实地测量</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sz w:val="24"/>
          <w:szCs w:val="24"/>
        </w:rPr>
        <w:t>3</w:t>
      </w:r>
      <w:r w:rsidRPr="00EA50D3">
        <w:rPr>
          <w:rFonts w:ascii="Times New Roman" w:eastAsia="楷体" w:hAnsi="Times New Roman" w:cs="Times New Roman" w:hint="eastAsia"/>
          <w:sz w:val="24"/>
          <w:szCs w:val="24"/>
        </w:rPr>
        <w:t>个具有不同局地气候</w:t>
      </w:r>
      <w:proofErr w:type="gramStart"/>
      <w:r w:rsidRPr="00EA50D3">
        <w:rPr>
          <w:rFonts w:ascii="Times New Roman" w:eastAsia="楷体" w:hAnsi="Times New Roman" w:cs="Times New Roman" w:hint="eastAsia"/>
          <w:sz w:val="24"/>
          <w:szCs w:val="24"/>
        </w:rPr>
        <w:t>区类型</w:t>
      </w:r>
      <w:proofErr w:type="gramEnd"/>
      <w:r w:rsidRPr="00EA50D3">
        <w:rPr>
          <w:rFonts w:ascii="Times New Roman" w:eastAsia="楷体" w:hAnsi="Times New Roman" w:cs="Times New Roman" w:hint="eastAsia"/>
          <w:sz w:val="24"/>
          <w:szCs w:val="24"/>
        </w:rPr>
        <w:t>的街区尺度样地</w:t>
      </w:r>
      <w:r w:rsidRPr="00E14D1A">
        <w:rPr>
          <w:rFonts w:ascii="Times New Roman" w:eastAsia="楷体" w:hAnsi="Times New Roman" w:cs="Times New Roman" w:hint="eastAsia"/>
          <w:sz w:val="24"/>
          <w:szCs w:val="24"/>
        </w:rPr>
        <w:t>，分别在其内部</w:t>
      </w:r>
      <w:r w:rsidRPr="00EA50D3">
        <w:rPr>
          <w:rFonts w:ascii="Times New Roman" w:eastAsia="楷体" w:hAnsi="Times New Roman" w:cs="Times New Roman" w:hint="eastAsia"/>
          <w:sz w:val="24"/>
          <w:szCs w:val="24"/>
        </w:rPr>
        <w:t>选择尺寸为</w:t>
      </w:r>
      <w:r w:rsidRPr="00EA50D3">
        <w:rPr>
          <w:rFonts w:ascii="Times New Roman" w:eastAsia="楷体" w:hAnsi="Times New Roman" w:cs="Times New Roman"/>
          <w:sz w:val="24"/>
          <w:szCs w:val="24"/>
        </w:rPr>
        <w:t xml:space="preserve">300 m </w:t>
      </w:r>
      <w:r w:rsidRPr="00EA50D3">
        <w:rPr>
          <w:rFonts w:ascii="Times New Roman" w:eastAsia="楷体" w:hAnsi="Times New Roman" w:cs="Times New Roman"/>
          <w:color w:val="333333"/>
          <w:sz w:val="24"/>
          <w:szCs w:val="24"/>
          <w:shd w:val="clear" w:color="auto" w:fill="FFFFFF"/>
        </w:rPr>
        <w:t>×</w:t>
      </w:r>
      <w:r w:rsidRPr="00EA50D3">
        <w:rPr>
          <w:rFonts w:ascii="Times New Roman" w:eastAsia="楷体" w:hAnsi="Times New Roman" w:cs="Times New Roman"/>
          <w:sz w:val="24"/>
          <w:szCs w:val="24"/>
        </w:rPr>
        <w:t xml:space="preserve"> 300 m</w:t>
      </w:r>
      <w:r w:rsidRPr="00EA50D3">
        <w:rPr>
          <w:rFonts w:ascii="Times New Roman" w:eastAsia="楷体" w:hAnsi="Times New Roman" w:cs="Times New Roman" w:hint="eastAsia"/>
          <w:sz w:val="24"/>
          <w:szCs w:val="24"/>
        </w:rPr>
        <w:t>的区域</w:t>
      </w:r>
      <w:r w:rsidRPr="00E14D1A">
        <w:rPr>
          <w:rFonts w:ascii="Times New Roman" w:eastAsia="楷体" w:hAnsi="Times New Roman" w:cs="Times New Roman" w:hint="eastAsia"/>
          <w:sz w:val="24"/>
          <w:szCs w:val="24"/>
        </w:rPr>
        <w:t>作为模型模拟区域。需要输入的</w:t>
      </w:r>
      <w:r w:rsidRPr="00EA50D3">
        <w:rPr>
          <w:rFonts w:ascii="Times New Roman" w:eastAsia="楷体" w:hAnsi="Times New Roman" w:cs="Times New Roman" w:hint="eastAsia"/>
          <w:sz w:val="24"/>
          <w:szCs w:val="24"/>
        </w:rPr>
        <w:t>边界条件</w:t>
      </w:r>
      <w:r w:rsidRPr="00E14D1A">
        <w:rPr>
          <w:rFonts w:ascii="Times New Roman" w:eastAsia="楷体" w:hAnsi="Times New Roman" w:cs="Times New Roman" w:hint="eastAsia"/>
          <w:sz w:val="24"/>
          <w:szCs w:val="24"/>
        </w:rPr>
        <w:t>包括</w:t>
      </w:r>
      <w:r w:rsidRPr="00EA50D3">
        <w:rPr>
          <w:rFonts w:ascii="Times New Roman" w:eastAsia="楷体" w:hAnsi="Times New Roman" w:cs="Times New Roman" w:hint="eastAsia"/>
          <w:sz w:val="24"/>
          <w:szCs w:val="24"/>
        </w:rPr>
        <w:t>气象变量</w:t>
      </w:r>
      <w:r w:rsidRPr="00E14D1A">
        <w:rPr>
          <w:rFonts w:ascii="Times New Roman" w:eastAsia="楷体" w:hAnsi="Times New Roman" w:cs="Times New Roman" w:hint="eastAsia"/>
          <w:sz w:val="24"/>
          <w:szCs w:val="24"/>
        </w:rPr>
        <w:t>和模拟街区内</w:t>
      </w:r>
      <w:r w:rsidRPr="00EA50D3">
        <w:rPr>
          <w:rFonts w:ascii="Times New Roman" w:eastAsia="楷体" w:hAnsi="Times New Roman" w:cs="Times New Roman" w:hint="eastAsia"/>
          <w:sz w:val="24"/>
          <w:szCs w:val="24"/>
        </w:rPr>
        <w:t>建筑、植被和地表</w:t>
      </w:r>
      <w:r w:rsidRPr="00E14D1A">
        <w:rPr>
          <w:rFonts w:ascii="Times New Roman" w:eastAsia="楷体" w:hAnsi="Times New Roman" w:cs="Times New Roman" w:hint="eastAsia"/>
          <w:sz w:val="24"/>
          <w:szCs w:val="24"/>
        </w:rPr>
        <w:t>相关的环境变量。初始</w:t>
      </w:r>
      <w:r w:rsidRPr="00EA50D3">
        <w:rPr>
          <w:rFonts w:ascii="Times New Roman" w:eastAsia="楷体" w:hAnsi="Times New Roman" w:cs="Times New Roman" w:hint="eastAsia"/>
          <w:sz w:val="24"/>
          <w:szCs w:val="24"/>
        </w:rPr>
        <w:t>气象变量</w:t>
      </w:r>
      <w:r w:rsidRPr="00E14D1A">
        <w:rPr>
          <w:rFonts w:ascii="Times New Roman" w:eastAsia="楷体" w:hAnsi="Times New Roman" w:cs="Times New Roman" w:hint="eastAsia"/>
          <w:sz w:val="24"/>
          <w:szCs w:val="24"/>
        </w:rPr>
        <w:t>包括</w:t>
      </w:r>
      <w:r w:rsidRPr="00EA50D3">
        <w:rPr>
          <w:rFonts w:ascii="Times New Roman" w:eastAsia="楷体" w:hAnsi="Times New Roman" w:cs="Times New Roman" w:hint="eastAsia"/>
          <w:sz w:val="24"/>
          <w:szCs w:val="24"/>
        </w:rPr>
        <w:t>逐小时气温、相对湿度、风速和风向</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为获取初始气象变量作为边界条件，需在夏季选择一个低风速无云晴天在各模拟区域相邻位置进行气象数据的测量。</w:t>
      </w:r>
      <w:r w:rsidRPr="00E14D1A">
        <w:rPr>
          <w:rFonts w:ascii="Times New Roman" w:eastAsia="楷体" w:hAnsi="Times New Roman" w:cs="Times New Roman" w:hint="eastAsia"/>
          <w:sz w:val="24"/>
          <w:szCs w:val="24"/>
        </w:rPr>
        <w:t>模拟区域的</w:t>
      </w:r>
      <w:r w:rsidRPr="00EA50D3">
        <w:rPr>
          <w:rFonts w:ascii="Times New Roman" w:eastAsia="楷体" w:hAnsi="Times New Roman" w:cs="Times New Roman" w:hint="eastAsia"/>
          <w:sz w:val="24"/>
          <w:szCs w:val="24"/>
        </w:rPr>
        <w:t>相关环境变量</w:t>
      </w:r>
      <w:r w:rsidRPr="00E14D1A">
        <w:rPr>
          <w:rFonts w:ascii="Times New Roman" w:eastAsia="楷体" w:hAnsi="Times New Roman" w:cs="Times New Roman" w:hint="eastAsia"/>
          <w:sz w:val="24"/>
          <w:szCs w:val="24"/>
        </w:rPr>
        <w:t>主要包括</w:t>
      </w:r>
      <w:r w:rsidRPr="00EA50D3">
        <w:rPr>
          <w:rFonts w:ascii="Times New Roman" w:eastAsia="楷体" w:hAnsi="Times New Roman" w:cs="Times New Roman" w:hint="eastAsia"/>
          <w:sz w:val="24"/>
          <w:szCs w:val="24"/>
        </w:rPr>
        <w:t>建筑分布和高度</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建筑表面材料的热属性</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植被特征等</w:t>
      </w:r>
      <w:r w:rsidRPr="00E14D1A">
        <w:rPr>
          <w:rFonts w:ascii="Times New Roman" w:eastAsia="楷体" w:hAnsi="Times New Roman" w:cs="Times New Roman" w:hint="eastAsia"/>
          <w:sz w:val="24"/>
          <w:szCs w:val="24"/>
        </w:rPr>
        <w:t>。模拟区域内</w:t>
      </w:r>
      <w:r w:rsidRPr="00EA50D3">
        <w:rPr>
          <w:rFonts w:ascii="Times New Roman" w:eastAsia="楷体" w:hAnsi="Times New Roman" w:cs="Times New Roman" w:hint="eastAsia"/>
          <w:sz w:val="24"/>
          <w:szCs w:val="24"/>
        </w:rPr>
        <w:t>乔木的三维形态特征</w:t>
      </w:r>
      <w:r w:rsidRPr="00E14D1A">
        <w:rPr>
          <w:rFonts w:ascii="Times New Roman" w:eastAsia="楷体" w:hAnsi="Times New Roman" w:cs="Times New Roman" w:hint="eastAsia"/>
          <w:sz w:val="24"/>
          <w:szCs w:val="24"/>
        </w:rPr>
        <w:t>需通过对</w:t>
      </w:r>
      <w:r w:rsidRPr="00EA50D3">
        <w:rPr>
          <w:rFonts w:ascii="Times New Roman" w:eastAsia="楷体" w:hAnsi="Times New Roman" w:cs="Times New Roman" w:hint="eastAsia"/>
          <w:sz w:val="24"/>
          <w:szCs w:val="24"/>
        </w:rPr>
        <w:t>典型树木尺寸</w:t>
      </w:r>
      <w:r w:rsidRPr="00E14D1A">
        <w:rPr>
          <w:rFonts w:ascii="Times New Roman" w:eastAsia="楷体" w:hAnsi="Times New Roman" w:cs="Times New Roman" w:hint="eastAsia"/>
          <w:sz w:val="24"/>
          <w:szCs w:val="24"/>
        </w:rPr>
        <w:t>的测量来获取。其中，树木高度由</w:t>
      </w:r>
      <w:r w:rsidRPr="00EA50D3">
        <w:rPr>
          <w:rFonts w:ascii="Times New Roman" w:eastAsia="楷体" w:hAnsi="Times New Roman" w:cs="Times New Roman"/>
          <w:sz w:val="24"/>
          <w:szCs w:val="24"/>
        </w:rPr>
        <w:t>Vertex IV</w:t>
      </w:r>
      <w:r w:rsidRPr="00EA50D3">
        <w:rPr>
          <w:rFonts w:ascii="Times New Roman" w:eastAsia="楷体" w:hAnsi="Times New Roman" w:cs="Times New Roman" w:hint="eastAsia"/>
          <w:sz w:val="24"/>
          <w:szCs w:val="24"/>
        </w:rPr>
        <w:t>超声测高仪</w:t>
      </w:r>
      <w:r w:rsidRPr="00E14D1A">
        <w:rPr>
          <w:rFonts w:ascii="Times New Roman" w:eastAsia="楷体" w:hAnsi="Times New Roman" w:cs="Times New Roman" w:hint="eastAsia"/>
          <w:sz w:val="24"/>
          <w:szCs w:val="24"/>
        </w:rPr>
        <w:t>测量，树木叶面积由</w:t>
      </w:r>
      <w:r w:rsidRPr="00EA50D3">
        <w:rPr>
          <w:rFonts w:ascii="Times New Roman" w:eastAsia="楷体" w:hAnsi="Times New Roman" w:cs="Times New Roman"/>
          <w:sz w:val="24"/>
          <w:szCs w:val="24"/>
        </w:rPr>
        <w:t>AM 200</w:t>
      </w:r>
      <w:r w:rsidRPr="00EA50D3">
        <w:rPr>
          <w:rFonts w:ascii="Times New Roman" w:eastAsia="楷体" w:hAnsi="Times New Roman" w:cs="Times New Roman" w:hint="eastAsia"/>
          <w:sz w:val="24"/>
          <w:szCs w:val="24"/>
        </w:rPr>
        <w:t>便携式叶面积仪</w:t>
      </w:r>
      <w:r w:rsidRPr="00E14D1A">
        <w:rPr>
          <w:rFonts w:ascii="Times New Roman" w:eastAsia="楷体" w:hAnsi="Times New Roman" w:cs="Times New Roman" w:hint="eastAsia"/>
          <w:sz w:val="24"/>
          <w:szCs w:val="24"/>
        </w:rPr>
        <w:t>测量。基于典型树木的</w:t>
      </w:r>
      <w:r w:rsidRPr="00EA50D3">
        <w:rPr>
          <w:rFonts w:ascii="Times New Roman" w:eastAsia="楷体" w:hAnsi="Times New Roman" w:cs="Times New Roman" w:hint="eastAsia"/>
          <w:sz w:val="24"/>
          <w:szCs w:val="24"/>
        </w:rPr>
        <w:t>水平尺寸、高度和叶面积</w:t>
      </w:r>
      <w:r w:rsidRPr="00E14D1A">
        <w:rPr>
          <w:rFonts w:ascii="Times New Roman" w:eastAsia="楷体" w:hAnsi="Times New Roman" w:cs="Times New Roman" w:hint="eastAsia"/>
          <w:sz w:val="24"/>
          <w:szCs w:val="24"/>
        </w:rPr>
        <w:t>，建立</w:t>
      </w:r>
      <w:r w:rsidRPr="00EA50D3">
        <w:rPr>
          <w:rFonts w:ascii="Times New Roman" w:eastAsia="楷体" w:hAnsi="Times New Roman" w:cs="Times New Roman" w:hint="eastAsia"/>
          <w:sz w:val="24"/>
          <w:szCs w:val="24"/>
        </w:rPr>
        <w:t>三维树木模型</w:t>
      </w:r>
      <w:r w:rsidRPr="00E14D1A">
        <w:rPr>
          <w:rFonts w:ascii="Times New Roman" w:eastAsia="楷体" w:hAnsi="Times New Roman" w:cs="Times New Roman" w:hint="eastAsia"/>
          <w:sz w:val="24"/>
          <w:szCs w:val="24"/>
        </w:rPr>
        <w:t>以作为</w:t>
      </w:r>
      <w:r w:rsidRPr="00EA50D3">
        <w:rPr>
          <w:rFonts w:ascii="Times New Roman" w:eastAsia="楷体" w:hAnsi="Times New Roman" w:cs="Times New Roman"/>
          <w:sz w:val="24"/>
          <w:szCs w:val="24"/>
        </w:rPr>
        <w:t>ENVI-met</w:t>
      </w:r>
      <w:r w:rsidRPr="00EA50D3">
        <w:rPr>
          <w:rFonts w:ascii="Times New Roman" w:eastAsia="楷体" w:hAnsi="Times New Roman" w:cs="Times New Roman" w:hint="eastAsia"/>
          <w:sz w:val="24"/>
          <w:szCs w:val="24"/>
        </w:rPr>
        <w:t>模拟的输入</w:t>
      </w:r>
      <w:r w:rsidRPr="00E14D1A">
        <w:rPr>
          <w:rFonts w:ascii="Times New Roman" w:eastAsia="楷体" w:hAnsi="Times New Roman" w:cs="Times New Roman" w:hint="eastAsia"/>
          <w:sz w:val="24"/>
          <w:szCs w:val="24"/>
        </w:rPr>
        <w:t>。</w:t>
      </w:r>
      <w:r w:rsidR="00160075" w:rsidRPr="00EA50D3">
        <w:rPr>
          <w:rFonts w:ascii="Times New Roman" w:eastAsia="楷体" w:hAnsi="Times New Roman" w:cs="Times New Roman" w:hint="eastAsia"/>
          <w:b/>
          <w:bCs/>
          <w:sz w:val="24"/>
          <w:szCs w:val="24"/>
        </w:rPr>
        <w:t>在完成边界条件的输入后，开展模型的初始模拟。</w:t>
      </w:r>
      <w:r w:rsidRPr="00EA50D3">
        <w:rPr>
          <w:rFonts w:ascii="Times New Roman" w:eastAsia="楷体" w:hAnsi="Times New Roman" w:cs="Times New Roman" w:hint="eastAsia"/>
          <w:sz w:val="24"/>
          <w:szCs w:val="24"/>
        </w:rPr>
        <w:t>在模型模拟时段内，需在各模拟区域内部设置两个固定测量点，其气温和相对湿度的测量</w:t>
      </w:r>
      <w:proofErr w:type="gramStart"/>
      <w:r w:rsidRPr="00EA50D3">
        <w:rPr>
          <w:rFonts w:ascii="Times New Roman" w:eastAsia="楷体" w:hAnsi="Times New Roman" w:cs="Times New Roman" w:hint="eastAsia"/>
          <w:sz w:val="24"/>
          <w:szCs w:val="24"/>
        </w:rPr>
        <w:t>值用于</w:t>
      </w:r>
      <w:proofErr w:type="gramEnd"/>
      <w:r w:rsidRPr="00EA50D3">
        <w:rPr>
          <w:rFonts w:ascii="Times New Roman" w:eastAsia="楷体" w:hAnsi="Times New Roman" w:cs="Times New Roman" w:hint="eastAsia"/>
          <w:sz w:val="24"/>
          <w:szCs w:val="24"/>
        </w:rPr>
        <w:t>验证初始模型模拟结果。</w:t>
      </w:r>
      <w:r w:rsidRPr="00EA50D3">
        <w:rPr>
          <w:rFonts w:ascii="Times New Roman" w:eastAsia="楷体" w:hAnsi="Times New Roman" w:cs="Times New Roman" w:hint="eastAsia"/>
          <w:b/>
          <w:bCs/>
          <w:sz w:val="24"/>
          <w:szCs w:val="24"/>
        </w:rPr>
        <w:t>当</w:t>
      </w:r>
      <w:r w:rsidR="008D1523" w:rsidRPr="00E14D1A">
        <w:rPr>
          <w:rFonts w:ascii="Times New Roman" w:eastAsia="楷体" w:hAnsi="Times New Roman" w:cs="Times New Roman" w:hint="eastAsia"/>
          <w:b/>
          <w:bCs/>
          <w:sz w:val="24"/>
          <w:szCs w:val="24"/>
        </w:rPr>
        <w:t>初始</w:t>
      </w:r>
      <w:r w:rsidRPr="00EA50D3">
        <w:rPr>
          <w:rFonts w:ascii="Times New Roman" w:eastAsia="楷体" w:hAnsi="Times New Roman" w:cs="Times New Roman" w:hint="eastAsia"/>
          <w:b/>
          <w:bCs/>
          <w:sz w:val="24"/>
          <w:szCs w:val="24"/>
        </w:rPr>
        <w:t>模拟精度满足要求时，将开展进一步的情景模拟分析。</w:t>
      </w:r>
    </w:p>
    <w:p w14:paraId="7AD33E10" w14:textId="78C52D36" w:rsidR="004C1B86" w:rsidRDefault="00527696" w:rsidP="00AB08A8">
      <w:pPr>
        <w:spacing w:line="360" w:lineRule="auto"/>
        <w:rPr>
          <w:ins w:id="200" w:author="Yifei Zhou" w:date="2023-03-10T10:27:00Z"/>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根据</w:t>
      </w:r>
      <w:r w:rsidRPr="00EA50D3">
        <w:rPr>
          <w:rFonts w:ascii="Times New Roman" w:eastAsia="楷体" w:hAnsi="Times New Roman" w:cs="Times New Roman" w:hint="eastAsia"/>
          <w:sz w:val="24"/>
          <w:szCs w:val="24"/>
        </w:rPr>
        <w:t>本项目第二部分</w:t>
      </w:r>
      <w:r w:rsidRPr="00E14D1A">
        <w:rPr>
          <w:rFonts w:ascii="Times New Roman" w:eastAsia="楷体" w:hAnsi="Times New Roman" w:cs="Times New Roman" w:hint="eastAsia"/>
          <w:sz w:val="24"/>
          <w:szCs w:val="24"/>
        </w:rPr>
        <w:t>的研究结果，即</w:t>
      </w:r>
      <w:r w:rsidRPr="00EA50D3">
        <w:rPr>
          <w:rFonts w:ascii="Times New Roman" w:eastAsia="楷体" w:hAnsi="Times New Roman" w:cs="Times New Roman" w:hint="eastAsia"/>
          <w:sz w:val="24"/>
          <w:szCs w:val="24"/>
        </w:rPr>
        <w:t>河</w:t>
      </w:r>
      <w:proofErr w:type="gramStart"/>
      <w:r w:rsidRPr="00EA50D3">
        <w:rPr>
          <w:rFonts w:ascii="Times New Roman" w:eastAsia="楷体" w:hAnsi="Times New Roman" w:cs="Times New Roman" w:hint="eastAsia"/>
          <w:sz w:val="24"/>
          <w:szCs w:val="24"/>
        </w:rPr>
        <w:t>流冠</w:t>
      </w:r>
      <w:proofErr w:type="gramEnd"/>
      <w:r w:rsidRPr="00EA50D3">
        <w:rPr>
          <w:rFonts w:ascii="Times New Roman" w:eastAsia="楷体" w:hAnsi="Times New Roman" w:cs="Times New Roman" w:hint="eastAsia"/>
          <w:sz w:val="24"/>
          <w:szCs w:val="24"/>
        </w:rPr>
        <w:t>层热效应</w:t>
      </w:r>
      <w:r w:rsidRPr="00E14D1A">
        <w:rPr>
          <w:rFonts w:ascii="Times New Roman" w:eastAsia="楷体" w:hAnsi="Times New Roman" w:cs="Times New Roman" w:hint="eastAsia"/>
          <w:sz w:val="24"/>
          <w:szCs w:val="24"/>
        </w:rPr>
        <w:t>对</w:t>
      </w:r>
      <w:r w:rsidRPr="00EA50D3">
        <w:rPr>
          <w:rFonts w:ascii="Times New Roman" w:eastAsia="楷体" w:hAnsi="Times New Roman" w:cs="Times New Roman" w:hint="eastAsia"/>
          <w:sz w:val="24"/>
          <w:szCs w:val="24"/>
        </w:rPr>
        <w:t>三维形态特征指标</w:t>
      </w:r>
      <w:r w:rsidRPr="00E14D1A">
        <w:rPr>
          <w:rFonts w:ascii="Times New Roman" w:eastAsia="楷体" w:hAnsi="Times New Roman" w:cs="Times New Roman" w:hint="eastAsia"/>
          <w:sz w:val="24"/>
          <w:szCs w:val="24"/>
        </w:rPr>
        <w:t>的响应，</w:t>
      </w:r>
      <w:r w:rsidRPr="00EA50D3">
        <w:rPr>
          <w:rFonts w:ascii="Times New Roman" w:eastAsia="楷体" w:hAnsi="Times New Roman" w:cs="Times New Roman" w:hint="eastAsia"/>
          <w:b/>
          <w:bCs/>
          <w:sz w:val="24"/>
          <w:szCs w:val="24"/>
        </w:rPr>
        <w:t>对建筑覆盖率和建筑高度分布进行调整，以为</w:t>
      </w:r>
      <w:r w:rsidRPr="00EA50D3">
        <w:rPr>
          <w:rFonts w:ascii="Times New Roman" w:eastAsia="楷体" w:hAnsi="Times New Roman" w:cs="Times New Roman"/>
          <w:b/>
          <w:bCs/>
          <w:sz w:val="24"/>
          <w:szCs w:val="24"/>
        </w:rPr>
        <w:t>3</w:t>
      </w:r>
      <w:r w:rsidRPr="00EA50D3">
        <w:rPr>
          <w:rFonts w:ascii="Times New Roman" w:eastAsia="楷体" w:hAnsi="Times New Roman" w:cs="Times New Roman" w:hint="eastAsia"/>
          <w:b/>
          <w:bCs/>
          <w:sz w:val="24"/>
          <w:szCs w:val="24"/>
        </w:rPr>
        <w:t>个模拟区域设置不同的情景。</w:t>
      </w:r>
      <w:r w:rsidRPr="00E14D1A">
        <w:rPr>
          <w:rFonts w:ascii="Times New Roman" w:eastAsia="楷体" w:hAnsi="Times New Roman" w:cs="Times New Roman" w:hint="eastAsia"/>
          <w:sz w:val="24"/>
          <w:szCs w:val="24"/>
        </w:rPr>
        <w:t>对各情景进行城市气候模拟，</w:t>
      </w:r>
      <w:r w:rsidRPr="00EA50D3">
        <w:rPr>
          <w:rFonts w:ascii="Times New Roman" w:eastAsia="楷体" w:hAnsi="Times New Roman" w:cs="Times New Roman" w:hint="eastAsia"/>
          <w:b/>
          <w:bCs/>
          <w:sz w:val="24"/>
          <w:szCs w:val="24"/>
        </w:rPr>
        <w:t>通过将气温、相对湿度、风速和太阳辐射等气象变量的空间分布可视化，分析逐小时的气象变量和河</w:t>
      </w:r>
      <w:proofErr w:type="gramStart"/>
      <w:r w:rsidRPr="00EA50D3">
        <w:rPr>
          <w:rFonts w:ascii="Times New Roman" w:eastAsia="楷体" w:hAnsi="Times New Roman" w:cs="Times New Roman" w:hint="eastAsia"/>
          <w:b/>
          <w:bCs/>
          <w:sz w:val="24"/>
          <w:szCs w:val="24"/>
        </w:rPr>
        <w:t>流冠</w:t>
      </w:r>
      <w:proofErr w:type="gramEnd"/>
      <w:r w:rsidRPr="00EA50D3">
        <w:rPr>
          <w:rFonts w:ascii="Times New Roman" w:eastAsia="楷体" w:hAnsi="Times New Roman" w:cs="Times New Roman" w:hint="eastAsia"/>
          <w:b/>
          <w:bCs/>
          <w:sz w:val="24"/>
          <w:szCs w:val="24"/>
        </w:rPr>
        <w:t>层热效应的空间格局。</w:t>
      </w:r>
      <w:r w:rsidRPr="00E14D1A">
        <w:rPr>
          <w:rFonts w:ascii="Times New Roman" w:eastAsia="楷体" w:hAnsi="Times New Roman" w:cs="Times New Roman" w:hint="eastAsia"/>
          <w:sz w:val="24"/>
          <w:szCs w:val="24"/>
        </w:rPr>
        <w:t>在此基础上，针对本项目所选的</w:t>
      </w:r>
      <w:r w:rsidRPr="00EA50D3">
        <w:rPr>
          <w:rFonts w:ascii="Times New Roman" w:eastAsia="楷体" w:hAnsi="Times New Roman" w:cs="Times New Roman"/>
          <w:sz w:val="24"/>
          <w:szCs w:val="24"/>
        </w:rPr>
        <w:t>3</w:t>
      </w:r>
      <w:r w:rsidRPr="00EA50D3">
        <w:rPr>
          <w:rFonts w:ascii="Times New Roman" w:eastAsia="楷体" w:hAnsi="Times New Roman" w:cs="Times New Roman" w:hint="eastAsia"/>
          <w:sz w:val="24"/>
          <w:szCs w:val="24"/>
        </w:rPr>
        <w:t>个局地气候区类型</w:t>
      </w:r>
      <w:r w:rsidRPr="00E14D1A">
        <w:rPr>
          <w:rFonts w:ascii="Times New Roman" w:eastAsia="楷体" w:hAnsi="Times New Roman" w:cs="Times New Roman" w:hint="eastAsia"/>
          <w:sz w:val="24"/>
          <w:szCs w:val="24"/>
        </w:rPr>
        <w:t>，</w:t>
      </w:r>
      <w:r w:rsidRPr="00EA50D3">
        <w:rPr>
          <w:rFonts w:ascii="Times New Roman" w:eastAsia="楷体" w:hAnsi="Times New Roman" w:cs="Times New Roman" w:hint="eastAsia"/>
          <w:b/>
          <w:bCs/>
          <w:sz w:val="24"/>
          <w:szCs w:val="24"/>
        </w:rPr>
        <w:t>分别提出城市滨江地区室外空间热环境优化方案，对各方案下的城市气候格局进行分析与评价，</w:t>
      </w:r>
      <w:r w:rsidRPr="00E14D1A">
        <w:rPr>
          <w:rFonts w:ascii="Times New Roman" w:eastAsia="楷体" w:hAnsi="Times New Roman" w:cs="Times New Roman" w:hint="eastAsia"/>
          <w:sz w:val="24"/>
          <w:szCs w:val="24"/>
        </w:rPr>
        <w:t>以进一步验证</w:t>
      </w:r>
      <w:r w:rsidRPr="00EA50D3">
        <w:rPr>
          <w:rFonts w:ascii="Times New Roman" w:eastAsia="楷体" w:hAnsi="Times New Roman" w:cs="Times New Roman" w:hint="eastAsia"/>
          <w:sz w:val="24"/>
          <w:szCs w:val="24"/>
        </w:rPr>
        <w:t>优化方案</w:t>
      </w:r>
      <w:r w:rsidRPr="00E14D1A">
        <w:rPr>
          <w:rFonts w:ascii="Times New Roman" w:eastAsia="楷体" w:hAnsi="Times New Roman" w:cs="Times New Roman" w:hint="eastAsia"/>
          <w:sz w:val="24"/>
          <w:szCs w:val="24"/>
        </w:rPr>
        <w:t>的科学性，为</w:t>
      </w:r>
      <w:r w:rsidRPr="00EA50D3">
        <w:rPr>
          <w:rFonts w:ascii="Times New Roman" w:eastAsia="楷体" w:hAnsi="Times New Roman" w:cs="Times New Roman" w:hint="eastAsia"/>
          <w:sz w:val="24"/>
          <w:szCs w:val="24"/>
        </w:rPr>
        <w:t>城市滨江地区</w:t>
      </w:r>
      <w:r w:rsidRPr="00E14D1A">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城市规划设计</w:t>
      </w:r>
      <w:r w:rsidRPr="00E14D1A">
        <w:rPr>
          <w:rFonts w:ascii="Times New Roman" w:eastAsia="楷体" w:hAnsi="Times New Roman" w:cs="Times New Roman" w:hint="eastAsia"/>
          <w:sz w:val="24"/>
          <w:szCs w:val="24"/>
        </w:rPr>
        <w:t>提供科学参考。</w:t>
      </w:r>
    </w:p>
    <w:p w14:paraId="3F646B6D" w14:textId="77777777" w:rsidR="00410C83" w:rsidRPr="00E14D1A" w:rsidRDefault="00410C83" w:rsidP="00AB08A8">
      <w:pPr>
        <w:spacing w:line="360" w:lineRule="auto"/>
        <w:rPr>
          <w:rFonts w:ascii="Times New Roman" w:eastAsia="楷体" w:hAnsi="Times New Roman" w:cs="Times New Roman" w:hint="eastAsia"/>
          <w:sz w:val="24"/>
          <w:szCs w:val="24"/>
        </w:rPr>
      </w:pPr>
    </w:p>
    <w:p w14:paraId="1500E2A7" w14:textId="1DEC7664" w:rsidR="004C1B86" w:rsidRPr="00EA50D3" w:rsidRDefault="00410C83" w:rsidP="00410C83">
      <w:pPr>
        <w:pStyle w:val="4"/>
        <w:spacing w:line="360" w:lineRule="auto"/>
        <w:rPr>
          <w:rFonts w:ascii="Times New Roman" w:eastAsia="楷体" w:hAnsi="Times New Roman" w:cs="Times New Roman"/>
          <w:szCs w:val="26"/>
        </w:rPr>
        <w:pPrChange w:id="201" w:author="Yifei Zhou" w:date="2023-03-10T10:27:00Z">
          <w:pPr>
            <w:pStyle w:val="4"/>
            <w:spacing w:line="360" w:lineRule="auto"/>
            <w:ind w:firstLine="720"/>
          </w:pPr>
        </w:pPrChange>
      </w:pPr>
      <w:ins w:id="202" w:author="Yifei Zhou" w:date="2023-03-10T10:27:00Z">
        <w:r>
          <w:rPr>
            <w:rFonts w:ascii="Times New Roman" w:eastAsia="楷体" w:hAnsi="Times New Roman" w:cs="Times New Roman"/>
            <w:szCs w:val="26"/>
          </w:rPr>
          <w:t xml:space="preserve">        </w:t>
        </w:r>
      </w:ins>
      <w:r w:rsidR="00000000" w:rsidRPr="00EA50D3">
        <w:rPr>
          <w:rFonts w:ascii="Times New Roman" w:eastAsia="楷体" w:hAnsi="Times New Roman" w:cs="Times New Roman"/>
          <w:szCs w:val="26"/>
        </w:rPr>
        <w:t xml:space="preserve">3.2. </w:t>
      </w:r>
      <w:r w:rsidR="00000000" w:rsidRPr="00EA50D3">
        <w:rPr>
          <w:rFonts w:ascii="Times New Roman" w:eastAsia="楷体" w:hAnsi="Times New Roman" w:cs="Times New Roman" w:hint="eastAsia"/>
          <w:szCs w:val="26"/>
        </w:rPr>
        <w:t>可行性分析</w:t>
      </w:r>
    </w:p>
    <w:p w14:paraId="5E03D770" w14:textId="0F1D1B53" w:rsidR="004C1B86" w:rsidRPr="00E14D1A" w:rsidRDefault="00410C83" w:rsidP="004E41B3">
      <w:pPr>
        <w:spacing w:line="360" w:lineRule="auto"/>
        <w:rPr>
          <w:rFonts w:ascii="Times New Roman" w:eastAsia="楷体" w:hAnsi="Times New Roman" w:cs="Times New Roman"/>
          <w:color w:val="000000"/>
          <w:sz w:val="24"/>
          <w:szCs w:val="24"/>
        </w:rPr>
      </w:pPr>
      <w:ins w:id="203" w:author="Yifei Zhou" w:date="2023-03-10T10:27:00Z">
        <w:r>
          <w:rPr>
            <w:rFonts w:ascii="Times New Roman" w:eastAsia="楷体" w:hAnsi="Times New Roman" w:cs="Times New Roman" w:hint="eastAsia"/>
            <w:color w:val="000000"/>
            <w:sz w:val="24"/>
            <w:szCs w:val="24"/>
          </w:rPr>
          <w:t xml:space="preserve"> </w:t>
        </w:r>
        <w:r>
          <w:rPr>
            <w:rFonts w:ascii="Times New Roman" w:eastAsia="楷体" w:hAnsi="Times New Roman" w:cs="Times New Roman"/>
            <w:color w:val="000000"/>
            <w:sz w:val="24"/>
            <w:szCs w:val="24"/>
          </w:rPr>
          <w:t xml:space="preserve">     </w:t>
        </w:r>
      </w:ins>
      <w:r w:rsidR="00000000" w:rsidRPr="00E14D1A">
        <w:rPr>
          <w:rFonts w:ascii="Times New Roman" w:eastAsia="楷体" w:hAnsi="Times New Roman" w:cs="Times New Roman" w:hint="eastAsia"/>
          <w:color w:val="000000"/>
          <w:sz w:val="24"/>
          <w:szCs w:val="24"/>
        </w:rPr>
        <w:t>（</w:t>
      </w:r>
      <w:r w:rsidR="00000000" w:rsidRPr="00E14D1A">
        <w:rPr>
          <w:rFonts w:ascii="Times New Roman" w:eastAsia="楷体" w:hAnsi="Times New Roman" w:cs="Times New Roman"/>
          <w:color w:val="000000"/>
          <w:sz w:val="24"/>
          <w:szCs w:val="24"/>
        </w:rPr>
        <w:t>1</w:t>
      </w:r>
      <w:r w:rsidR="00000000" w:rsidRPr="00E14D1A">
        <w:rPr>
          <w:rFonts w:ascii="Times New Roman" w:eastAsia="楷体" w:hAnsi="Times New Roman" w:cs="Times New Roman"/>
          <w:color w:val="000000"/>
          <w:sz w:val="24"/>
          <w:szCs w:val="24"/>
        </w:rPr>
        <w:t>）</w:t>
      </w:r>
      <w:r w:rsidR="00000000" w:rsidRPr="00EA50D3">
        <w:rPr>
          <w:rFonts w:ascii="Times New Roman" w:eastAsia="楷体" w:hAnsi="Times New Roman" w:cs="Times New Roman" w:hint="eastAsia"/>
          <w:color w:val="000000"/>
          <w:sz w:val="24"/>
          <w:szCs w:val="24"/>
        </w:rPr>
        <w:t>前期研究基础</w:t>
      </w:r>
      <w:r w:rsidR="00000000" w:rsidRPr="00E14D1A">
        <w:rPr>
          <w:rFonts w:ascii="Times New Roman" w:eastAsia="楷体" w:hAnsi="Times New Roman" w:cs="Times New Roman" w:hint="eastAsia"/>
          <w:color w:val="000000"/>
          <w:sz w:val="24"/>
          <w:szCs w:val="24"/>
        </w:rPr>
        <w:t>方面：</w:t>
      </w:r>
    </w:p>
    <w:p w14:paraId="546CDB6C" w14:textId="626BF12A" w:rsidR="004C1B86" w:rsidRDefault="00527696" w:rsidP="00AB08A8">
      <w:pPr>
        <w:spacing w:line="360" w:lineRule="auto"/>
        <w:rPr>
          <w:ins w:id="204" w:author="Yifei Zhou" w:date="2023-03-10T10:34:00Z"/>
          <w:rFonts w:ascii="Times New Roman" w:eastAsia="楷体" w:hAnsi="Times New Roman" w:cs="Times New Roman"/>
          <w:b/>
          <w:bCs/>
          <w:color w:val="000000"/>
          <w:sz w:val="24"/>
          <w:szCs w:val="24"/>
        </w:rPr>
      </w:pPr>
      <w:r w:rsidRPr="00E14D1A">
        <w:rPr>
          <w:rFonts w:ascii="Times New Roman" w:eastAsia="楷体" w:hAnsi="Times New Roman" w:cs="Times New Roman"/>
          <w:color w:val="000000"/>
          <w:sz w:val="24"/>
          <w:szCs w:val="24"/>
        </w:rPr>
        <w:lastRenderedPageBreak/>
        <w:t xml:space="preserve">        </w:t>
      </w:r>
      <w:r w:rsidRPr="00E14D1A">
        <w:rPr>
          <w:rFonts w:ascii="Times New Roman" w:eastAsia="楷体" w:hAnsi="Times New Roman" w:cs="Times New Roman" w:hint="eastAsia"/>
          <w:color w:val="000000"/>
          <w:sz w:val="24"/>
          <w:szCs w:val="24"/>
        </w:rPr>
        <w:t>最近若干年来，</w:t>
      </w:r>
      <w:r w:rsidRPr="00EA50D3">
        <w:rPr>
          <w:rFonts w:ascii="Times New Roman" w:eastAsia="楷体" w:hAnsi="Times New Roman" w:cs="Times New Roman" w:hint="eastAsia"/>
          <w:color w:val="000000"/>
          <w:sz w:val="24"/>
          <w:szCs w:val="24"/>
        </w:rPr>
        <w:t>已经有不少学者</w:t>
      </w:r>
      <w:r w:rsidRPr="00E14D1A">
        <w:rPr>
          <w:rFonts w:ascii="Times New Roman" w:eastAsia="楷体" w:hAnsi="Times New Roman" w:cs="Times New Roman" w:hint="eastAsia"/>
          <w:color w:val="000000"/>
          <w:sz w:val="24"/>
          <w:szCs w:val="24"/>
        </w:rPr>
        <w:t>进行了不同尺度的城市气候</w:t>
      </w:r>
      <w:r w:rsidRPr="00EA50D3">
        <w:rPr>
          <w:rFonts w:ascii="Times New Roman" w:eastAsia="楷体" w:hAnsi="Times New Roman" w:cs="Times New Roman" w:hint="eastAsia"/>
          <w:color w:val="000000"/>
          <w:sz w:val="24"/>
          <w:szCs w:val="24"/>
        </w:rPr>
        <w:t>实地测量和模型模拟</w:t>
      </w:r>
      <w:r w:rsidRPr="00E14D1A">
        <w:rPr>
          <w:rFonts w:ascii="Times New Roman" w:eastAsia="楷体" w:hAnsi="Times New Roman" w:cs="Times New Roman" w:hint="eastAsia"/>
          <w:color w:val="000000"/>
          <w:sz w:val="24"/>
          <w:szCs w:val="24"/>
        </w:rPr>
        <w:t>研究，积累了</w:t>
      </w:r>
      <w:r w:rsidRPr="00EA50D3">
        <w:rPr>
          <w:rFonts w:ascii="Times New Roman" w:eastAsia="楷体" w:hAnsi="Times New Roman" w:cs="Times New Roman" w:hint="eastAsia"/>
          <w:color w:val="000000"/>
          <w:sz w:val="24"/>
          <w:szCs w:val="24"/>
        </w:rPr>
        <w:t>丰富的经验</w:t>
      </w:r>
      <w:r w:rsidRPr="00E14D1A">
        <w:rPr>
          <w:rFonts w:ascii="Times New Roman" w:eastAsia="楷体" w:hAnsi="Times New Roman" w:cs="Times New Roman" w:hint="eastAsia"/>
          <w:color w:val="000000"/>
          <w:sz w:val="24"/>
          <w:szCs w:val="24"/>
        </w:rPr>
        <w:t>，为本项目的开展</w:t>
      </w:r>
      <w:r w:rsidRPr="00EA50D3">
        <w:rPr>
          <w:rFonts w:ascii="Times New Roman" w:eastAsia="楷体" w:hAnsi="Times New Roman" w:cs="Times New Roman" w:hint="eastAsia"/>
          <w:color w:val="000000"/>
          <w:sz w:val="24"/>
          <w:szCs w:val="24"/>
        </w:rPr>
        <w:t>提供了</w:t>
      </w:r>
      <w:r w:rsidRPr="00E14D1A">
        <w:rPr>
          <w:rFonts w:ascii="Times New Roman" w:eastAsia="楷体" w:hAnsi="Times New Roman" w:cs="Times New Roman" w:hint="eastAsia"/>
          <w:color w:val="000000"/>
          <w:sz w:val="24"/>
          <w:szCs w:val="24"/>
        </w:rPr>
        <w:t>方法上的参考。另外，申请人曾在</w:t>
      </w:r>
      <w:r w:rsidRPr="00EA50D3">
        <w:rPr>
          <w:rFonts w:ascii="Times New Roman" w:eastAsia="楷体" w:hAnsi="Times New Roman" w:cs="Times New Roman" w:hint="eastAsia"/>
          <w:color w:val="000000"/>
          <w:sz w:val="24"/>
          <w:szCs w:val="24"/>
        </w:rPr>
        <w:t>澳大利亚</w:t>
      </w:r>
      <w:r w:rsidRPr="00E14D1A">
        <w:rPr>
          <w:rFonts w:ascii="Times New Roman" w:eastAsia="楷体" w:hAnsi="Times New Roman" w:cs="Times New Roman" w:hint="eastAsia"/>
          <w:color w:val="000000"/>
          <w:sz w:val="24"/>
          <w:szCs w:val="24"/>
        </w:rPr>
        <w:t>攻读博士学位期间</w:t>
      </w:r>
      <w:r w:rsidRPr="00EA50D3">
        <w:rPr>
          <w:rFonts w:ascii="Times New Roman" w:eastAsia="楷体" w:hAnsi="Times New Roman" w:cs="Times New Roman" w:hint="eastAsia"/>
          <w:color w:val="000000"/>
          <w:sz w:val="24"/>
          <w:szCs w:val="24"/>
        </w:rPr>
        <w:t>开展了</w:t>
      </w:r>
      <w:r w:rsidRPr="00E14D1A">
        <w:rPr>
          <w:rFonts w:ascii="Times New Roman" w:eastAsia="楷体" w:hAnsi="Times New Roman" w:cs="Times New Roman" w:hint="eastAsia"/>
          <w:color w:val="000000"/>
          <w:sz w:val="24"/>
          <w:szCs w:val="24"/>
        </w:rPr>
        <w:t>海风降温能力的</w:t>
      </w:r>
      <w:r w:rsidRPr="00EA50D3">
        <w:rPr>
          <w:rFonts w:ascii="Times New Roman" w:eastAsia="楷体" w:hAnsi="Times New Roman" w:cs="Times New Roman" w:hint="eastAsia"/>
          <w:color w:val="000000"/>
          <w:sz w:val="24"/>
          <w:szCs w:val="24"/>
        </w:rPr>
        <w:t>测量和建模</w:t>
      </w:r>
      <w:r w:rsidRPr="00E14D1A">
        <w:rPr>
          <w:rFonts w:ascii="Times New Roman" w:eastAsia="楷体" w:hAnsi="Times New Roman" w:cs="Times New Roman" w:hint="eastAsia"/>
          <w:color w:val="000000"/>
          <w:sz w:val="24"/>
          <w:szCs w:val="24"/>
        </w:rPr>
        <w:t>研究，以</w:t>
      </w:r>
      <w:r w:rsidRPr="00EA50D3">
        <w:rPr>
          <w:rFonts w:ascii="Times New Roman" w:eastAsia="楷体" w:hAnsi="Times New Roman" w:cs="Times New Roman" w:hint="eastAsia"/>
          <w:color w:val="000000"/>
          <w:sz w:val="24"/>
          <w:szCs w:val="24"/>
        </w:rPr>
        <w:t>澳大利亚沿海城市阿德莱德</w:t>
      </w:r>
      <w:r w:rsidRPr="00E14D1A">
        <w:rPr>
          <w:rFonts w:ascii="Times New Roman" w:eastAsia="楷体" w:hAnsi="Times New Roman" w:cs="Times New Roman" w:hint="eastAsia"/>
          <w:color w:val="000000"/>
          <w:sz w:val="24"/>
          <w:szCs w:val="24"/>
        </w:rPr>
        <w:t>为例，在多个尺度</w:t>
      </w:r>
      <w:r w:rsidRPr="00EA50D3">
        <w:rPr>
          <w:rFonts w:ascii="Times New Roman" w:eastAsia="楷体" w:hAnsi="Times New Roman" w:cs="Times New Roman" w:hint="eastAsia"/>
          <w:color w:val="000000"/>
          <w:sz w:val="24"/>
          <w:szCs w:val="24"/>
        </w:rPr>
        <w:t>量化了</w:t>
      </w:r>
      <w:r w:rsidRPr="00E14D1A">
        <w:rPr>
          <w:rFonts w:ascii="Times New Roman" w:eastAsia="楷体" w:hAnsi="Times New Roman" w:cs="Times New Roman" w:hint="eastAsia"/>
          <w:color w:val="000000"/>
          <w:sz w:val="24"/>
          <w:szCs w:val="24"/>
        </w:rPr>
        <w:t>海风降温能力</w:t>
      </w:r>
      <w:r w:rsidRPr="00EA50D3">
        <w:rPr>
          <w:rFonts w:ascii="Times New Roman" w:eastAsia="楷体" w:hAnsi="Times New Roman" w:cs="Times New Roman" w:hint="eastAsia"/>
          <w:color w:val="000000"/>
          <w:sz w:val="24"/>
          <w:szCs w:val="24"/>
        </w:rPr>
        <w:t>的时空格局</w:t>
      </w:r>
      <w:r w:rsidRPr="00E14D1A">
        <w:rPr>
          <w:rFonts w:ascii="Times New Roman" w:eastAsia="楷体" w:hAnsi="Times New Roman" w:cs="Times New Roman" w:hint="eastAsia"/>
          <w:color w:val="000000"/>
          <w:sz w:val="24"/>
          <w:szCs w:val="24"/>
        </w:rPr>
        <w:t>，厘清了其与</w:t>
      </w:r>
      <w:r w:rsidRPr="00EA50D3">
        <w:rPr>
          <w:rFonts w:ascii="Times New Roman" w:eastAsia="楷体" w:hAnsi="Times New Roman" w:cs="Times New Roman" w:hint="eastAsia"/>
          <w:color w:val="000000"/>
          <w:sz w:val="24"/>
          <w:szCs w:val="24"/>
        </w:rPr>
        <w:t>关键环境因素</w:t>
      </w:r>
      <w:r w:rsidRPr="00E14D1A">
        <w:rPr>
          <w:rFonts w:ascii="Times New Roman" w:eastAsia="楷体" w:hAnsi="Times New Roman" w:cs="Times New Roman" w:hint="eastAsia"/>
          <w:color w:val="000000"/>
          <w:sz w:val="24"/>
          <w:szCs w:val="24"/>
        </w:rPr>
        <w:t>的关系。通过多年</w:t>
      </w:r>
      <w:r w:rsidRPr="00EA50D3">
        <w:rPr>
          <w:rFonts w:ascii="Times New Roman" w:eastAsia="楷体" w:hAnsi="Times New Roman" w:cs="Times New Roman" w:hint="eastAsia"/>
          <w:color w:val="000000"/>
          <w:sz w:val="24"/>
          <w:szCs w:val="24"/>
        </w:rPr>
        <w:t>的研究工作</w:t>
      </w:r>
      <w:r w:rsidRPr="00E14D1A">
        <w:rPr>
          <w:rFonts w:ascii="Times New Roman" w:eastAsia="楷体" w:hAnsi="Times New Roman" w:cs="Times New Roman" w:hint="eastAsia"/>
          <w:color w:val="000000"/>
          <w:sz w:val="24"/>
          <w:szCs w:val="24"/>
        </w:rPr>
        <w:t>，</w:t>
      </w:r>
      <w:r w:rsidRPr="00EA50D3">
        <w:rPr>
          <w:rFonts w:ascii="Times New Roman" w:eastAsia="楷体" w:hAnsi="Times New Roman" w:cs="Times New Roman" w:hint="eastAsia"/>
          <w:b/>
          <w:bCs/>
          <w:color w:val="000000"/>
          <w:sz w:val="24"/>
          <w:szCs w:val="24"/>
        </w:rPr>
        <w:t>申请人在三维形态特征对城市气候影响、水体对周边热环境影响、城市生态等方面形成了较强的理论基础。在博士后阶段，申请人拟以位于长江流域上游的重庆为研究区域，继续从事城市水体对周边热环境影响的相关研究，作为博士研究工作的拓展和深入。</w:t>
      </w:r>
    </w:p>
    <w:p w14:paraId="620FC580" w14:textId="77777777" w:rsidR="00125234" w:rsidRPr="00E14D1A" w:rsidRDefault="00125234" w:rsidP="00AB08A8">
      <w:pPr>
        <w:spacing w:line="360" w:lineRule="auto"/>
        <w:rPr>
          <w:rFonts w:ascii="Times New Roman" w:eastAsia="楷体" w:hAnsi="Times New Roman" w:cs="Times New Roman" w:hint="eastAsia"/>
          <w:color w:val="000000"/>
          <w:sz w:val="24"/>
          <w:szCs w:val="24"/>
        </w:rPr>
      </w:pPr>
    </w:p>
    <w:p w14:paraId="6F2AA21C" w14:textId="26D9572D" w:rsidR="004C1B86" w:rsidRPr="00E14D1A" w:rsidRDefault="00410C83" w:rsidP="00AB08A8">
      <w:pPr>
        <w:spacing w:line="360" w:lineRule="auto"/>
        <w:rPr>
          <w:rFonts w:ascii="Times New Roman" w:eastAsia="楷体" w:hAnsi="Times New Roman" w:cs="Times New Roman"/>
          <w:color w:val="000000"/>
          <w:sz w:val="24"/>
          <w:szCs w:val="24"/>
        </w:rPr>
      </w:pPr>
      <w:ins w:id="205" w:author="Yifei Zhou" w:date="2023-03-10T10:27:00Z">
        <w:r>
          <w:rPr>
            <w:rFonts w:ascii="Times New Roman" w:eastAsia="楷体" w:hAnsi="Times New Roman" w:cs="Times New Roman" w:hint="eastAsia"/>
            <w:color w:val="000000"/>
            <w:sz w:val="24"/>
            <w:szCs w:val="24"/>
          </w:rPr>
          <w:t xml:space="preserve"> </w:t>
        </w:r>
        <w:r>
          <w:rPr>
            <w:rFonts w:ascii="Times New Roman" w:eastAsia="楷体" w:hAnsi="Times New Roman" w:cs="Times New Roman"/>
            <w:color w:val="000000"/>
            <w:sz w:val="24"/>
            <w:szCs w:val="24"/>
          </w:rPr>
          <w:t xml:space="preserve">     </w:t>
        </w:r>
      </w:ins>
      <w:r w:rsidR="00000000" w:rsidRPr="00E14D1A">
        <w:rPr>
          <w:rFonts w:ascii="Times New Roman" w:eastAsia="楷体" w:hAnsi="Times New Roman" w:cs="Times New Roman" w:hint="eastAsia"/>
          <w:color w:val="000000"/>
          <w:sz w:val="24"/>
          <w:szCs w:val="24"/>
        </w:rPr>
        <w:t>（</w:t>
      </w:r>
      <w:r w:rsidR="00000000" w:rsidRPr="00E14D1A">
        <w:rPr>
          <w:rFonts w:ascii="Times New Roman" w:eastAsia="楷体" w:hAnsi="Times New Roman" w:cs="Times New Roman"/>
          <w:color w:val="000000"/>
          <w:sz w:val="24"/>
          <w:szCs w:val="24"/>
        </w:rPr>
        <w:t>2</w:t>
      </w:r>
      <w:r w:rsidR="00000000" w:rsidRPr="00E14D1A">
        <w:rPr>
          <w:rFonts w:ascii="Times New Roman" w:eastAsia="楷体" w:hAnsi="Times New Roman" w:cs="Times New Roman"/>
          <w:color w:val="000000"/>
          <w:sz w:val="24"/>
          <w:szCs w:val="24"/>
        </w:rPr>
        <w:t>）</w:t>
      </w:r>
      <w:r w:rsidR="00000000" w:rsidRPr="00E14D1A">
        <w:rPr>
          <w:rFonts w:ascii="Times New Roman" w:eastAsia="楷体" w:hAnsi="Times New Roman" w:cs="Times New Roman" w:hint="eastAsia"/>
          <w:color w:val="000000"/>
          <w:sz w:val="24"/>
          <w:szCs w:val="24"/>
        </w:rPr>
        <w:t>研究条件方面：</w:t>
      </w:r>
    </w:p>
    <w:p w14:paraId="519A113E" w14:textId="1783C337" w:rsidR="004C1B86" w:rsidRDefault="00527696" w:rsidP="00AB08A8">
      <w:pPr>
        <w:spacing w:line="360" w:lineRule="auto"/>
        <w:rPr>
          <w:ins w:id="206" w:author="Yifei Zhou" w:date="2023-03-10T10:34:00Z"/>
          <w:rFonts w:ascii="Times New Roman" w:eastAsia="楷体" w:hAnsi="Times New Roman" w:cs="Times New Roman"/>
          <w:color w:val="000000"/>
          <w:sz w:val="24"/>
          <w:szCs w:val="24"/>
        </w:rPr>
      </w:pPr>
      <w:r w:rsidRPr="00E14D1A">
        <w:rPr>
          <w:rFonts w:ascii="Times New Roman" w:eastAsia="楷体" w:hAnsi="Times New Roman" w:cs="Times New Roman"/>
          <w:color w:val="000000"/>
          <w:sz w:val="24"/>
          <w:szCs w:val="24"/>
        </w:rPr>
        <w:t xml:space="preserve">        </w:t>
      </w:r>
      <w:r w:rsidRPr="00EA50D3">
        <w:rPr>
          <w:rFonts w:ascii="Times New Roman" w:eastAsia="楷体" w:hAnsi="Times New Roman" w:cs="Times New Roman" w:hint="eastAsia"/>
          <w:color w:val="000000"/>
          <w:sz w:val="24"/>
          <w:szCs w:val="24"/>
        </w:rPr>
        <w:t>申请人依托单位</w:t>
      </w:r>
      <w:r w:rsidRPr="00E14D1A">
        <w:rPr>
          <w:rFonts w:ascii="Times New Roman" w:eastAsia="楷体" w:hAnsi="Times New Roman" w:cs="Times New Roman" w:hint="eastAsia"/>
          <w:color w:val="000000"/>
          <w:sz w:val="24"/>
          <w:szCs w:val="24"/>
        </w:rPr>
        <w:t>重庆大学拥有</w:t>
      </w:r>
      <w:r w:rsidRPr="00EA50D3">
        <w:rPr>
          <w:rFonts w:ascii="Times New Roman" w:eastAsia="楷体" w:hAnsi="Times New Roman" w:cs="Times New Roman" w:hint="eastAsia"/>
          <w:color w:val="000000"/>
          <w:sz w:val="24"/>
          <w:szCs w:val="24"/>
        </w:rPr>
        <w:t>三峡库区生态环境教育部重点实验室</w:t>
      </w:r>
      <w:r w:rsidRPr="00E14D1A">
        <w:rPr>
          <w:rFonts w:ascii="Times New Roman" w:eastAsia="楷体" w:hAnsi="Times New Roman" w:cs="Times New Roman" w:hint="eastAsia"/>
          <w:color w:val="000000"/>
          <w:sz w:val="24"/>
          <w:szCs w:val="24"/>
        </w:rPr>
        <w:t>和</w:t>
      </w:r>
      <w:r w:rsidRPr="00EA50D3">
        <w:rPr>
          <w:rFonts w:ascii="Times New Roman" w:eastAsia="楷体" w:hAnsi="Times New Roman" w:cs="Times New Roman" w:hint="eastAsia"/>
          <w:color w:val="000000"/>
          <w:sz w:val="24"/>
          <w:szCs w:val="24"/>
        </w:rPr>
        <w:t>山地城镇建设与新技术教育部重点实验室</w:t>
      </w:r>
      <w:r w:rsidRPr="00E14D1A">
        <w:rPr>
          <w:rFonts w:ascii="Times New Roman" w:eastAsia="楷体" w:hAnsi="Times New Roman" w:cs="Times New Roman" w:hint="eastAsia"/>
          <w:color w:val="000000"/>
          <w:sz w:val="24"/>
          <w:szCs w:val="24"/>
        </w:rPr>
        <w:t>，</w:t>
      </w:r>
      <w:r w:rsidRPr="00EA50D3">
        <w:rPr>
          <w:rFonts w:ascii="Times New Roman" w:eastAsia="楷体" w:hAnsi="Times New Roman" w:cs="Times New Roman" w:hint="eastAsia"/>
          <w:b/>
          <w:bCs/>
          <w:color w:val="000000"/>
          <w:sz w:val="24"/>
          <w:szCs w:val="24"/>
        </w:rPr>
        <w:t>配备有城市气候研究的相关测量设备。申请人所在团队主要从事城市气候等相关领域的研究，</w:t>
      </w:r>
      <w:r w:rsidRPr="00E14D1A">
        <w:rPr>
          <w:rFonts w:ascii="Times New Roman" w:eastAsia="楷体" w:hAnsi="Times New Roman" w:cs="Times New Roman" w:hint="eastAsia"/>
          <w:color w:val="000000"/>
          <w:sz w:val="24"/>
          <w:szCs w:val="24"/>
        </w:rPr>
        <w:t>具有扎实的</w:t>
      </w:r>
      <w:r w:rsidRPr="00EA50D3">
        <w:rPr>
          <w:rFonts w:ascii="Times New Roman" w:eastAsia="楷体" w:hAnsi="Times New Roman" w:cs="Times New Roman" w:hint="eastAsia"/>
          <w:color w:val="000000"/>
          <w:sz w:val="24"/>
          <w:szCs w:val="24"/>
        </w:rPr>
        <w:t>城市气候学</w:t>
      </w:r>
      <w:r w:rsidRPr="00E14D1A">
        <w:rPr>
          <w:rFonts w:ascii="Times New Roman" w:eastAsia="楷体" w:hAnsi="Times New Roman" w:cs="Times New Roman" w:hint="eastAsia"/>
          <w:color w:val="000000"/>
          <w:sz w:val="24"/>
          <w:szCs w:val="24"/>
        </w:rPr>
        <w:t>理论基础，对于</w:t>
      </w:r>
      <w:r w:rsidRPr="00EA50D3">
        <w:rPr>
          <w:rFonts w:ascii="Times New Roman" w:eastAsia="楷体" w:hAnsi="Times New Roman" w:cs="Times New Roman" w:hint="eastAsia"/>
          <w:color w:val="000000"/>
          <w:sz w:val="24"/>
          <w:szCs w:val="24"/>
        </w:rPr>
        <w:t>不同尺度城市气象数据</w:t>
      </w:r>
      <w:r w:rsidRPr="00E14D1A">
        <w:rPr>
          <w:rFonts w:ascii="Times New Roman" w:eastAsia="楷体" w:hAnsi="Times New Roman" w:cs="Times New Roman" w:hint="eastAsia"/>
          <w:color w:val="000000"/>
          <w:sz w:val="24"/>
          <w:szCs w:val="24"/>
        </w:rPr>
        <w:t>的</w:t>
      </w:r>
      <w:r w:rsidRPr="00EA50D3">
        <w:rPr>
          <w:rFonts w:ascii="Times New Roman" w:eastAsia="楷体" w:hAnsi="Times New Roman" w:cs="Times New Roman" w:hint="eastAsia"/>
          <w:color w:val="000000"/>
          <w:sz w:val="24"/>
          <w:szCs w:val="24"/>
        </w:rPr>
        <w:t>实地测量</w:t>
      </w:r>
      <w:r w:rsidRPr="00E14D1A">
        <w:rPr>
          <w:rFonts w:ascii="Times New Roman" w:eastAsia="楷体" w:hAnsi="Times New Roman" w:cs="Times New Roman" w:hint="eastAsia"/>
          <w:color w:val="000000"/>
          <w:sz w:val="24"/>
          <w:szCs w:val="24"/>
        </w:rPr>
        <w:t>以及</w:t>
      </w:r>
      <w:r w:rsidRPr="00EA50D3">
        <w:rPr>
          <w:rFonts w:ascii="Times New Roman" w:eastAsia="楷体" w:hAnsi="Times New Roman" w:cs="Times New Roman" w:hint="eastAsia"/>
          <w:color w:val="000000"/>
          <w:sz w:val="24"/>
          <w:szCs w:val="24"/>
        </w:rPr>
        <w:t>相关实验设计</w:t>
      </w:r>
      <w:r w:rsidRPr="00E14D1A">
        <w:rPr>
          <w:rFonts w:ascii="Times New Roman" w:eastAsia="楷体" w:hAnsi="Times New Roman" w:cs="Times New Roman" w:hint="eastAsia"/>
          <w:color w:val="000000"/>
          <w:sz w:val="24"/>
          <w:szCs w:val="24"/>
        </w:rPr>
        <w:t>有较为丰富的经验，为本项目的</w:t>
      </w:r>
      <w:r w:rsidRPr="00EA50D3">
        <w:rPr>
          <w:rFonts w:ascii="Times New Roman" w:eastAsia="楷体" w:hAnsi="Times New Roman" w:cs="Times New Roman" w:hint="eastAsia"/>
          <w:color w:val="000000"/>
          <w:sz w:val="24"/>
          <w:szCs w:val="24"/>
        </w:rPr>
        <w:t>选题和开展</w:t>
      </w:r>
      <w:r w:rsidRPr="00E14D1A">
        <w:rPr>
          <w:rFonts w:ascii="Times New Roman" w:eastAsia="楷体" w:hAnsi="Times New Roman" w:cs="Times New Roman" w:hint="eastAsia"/>
          <w:color w:val="000000"/>
          <w:sz w:val="24"/>
          <w:szCs w:val="24"/>
        </w:rPr>
        <w:t>提供了保障。</w:t>
      </w:r>
    </w:p>
    <w:p w14:paraId="34E4DA97" w14:textId="77777777" w:rsidR="00125234" w:rsidRPr="00E14D1A" w:rsidRDefault="00125234" w:rsidP="00AB08A8">
      <w:pPr>
        <w:spacing w:line="360" w:lineRule="auto"/>
        <w:rPr>
          <w:rFonts w:ascii="Times New Roman" w:eastAsia="楷体" w:hAnsi="Times New Roman" w:cs="Times New Roman" w:hint="eastAsia"/>
          <w:color w:val="000000"/>
          <w:sz w:val="24"/>
          <w:szCs w:val="24"/>
        </w:rPr>
      </w:pPr>
    </w:p>
    <w:p w14:paraId="1E946825" w14:textId="30E0BD6F" w:rsidR="004C1B86" w:rsidRPr="00E14D1A" w:rsidRDefault="00410C83" w:rsidP="00AB08A8">
      <w:pPr>
        <w:spacing w:line="360" w:lineRule="auto"/>
        <w:rPr>
          <w:rFonts w:ascii="Times New Roman" w:eastAsia="楷体" w:hAnsi="Times New Roman" w:cs="Times New Roman"/>
          <w:color w:val="000000"/>
          <w:sz w:val="24"/>
          <w:szCs w:val="24"/>
        </w:rPr>
      </w:pPr>
      <w:ins w:id="207" w:author="Yifei Zhou" w:date="2023-03-10T10:27:00Z">
        <w:r>
          <w:rPr>
            <w:rFonts w:ascii="Times New Roman" w:eastAsia="楷体" w:hAnsi="Times New Roman" w:cs="Times New Roman" w:hint="eastAsia"/>
            <w:color w:val="000000"/>
            <w:sz w:val="24"/>
            <w:szCs w:val="24"/>
          </w:rPr>
          <w:t xml:space="preserve"> </w:t>
        </w:r>
        <w:r>
          <w:rPr>
            <w:rFonts w:ascii="Times New Roman" w:eastAsia="楷体" w:hAnsi="Times New Roman" w:cs="Times New Roman"/>
            <w:color w:val="000000"/>
            <w:sz w:val="24"/>
            <w:szCs w:val="24"/>
          </w:rPr>
          <w:t xml:space="preserve">     </w:t>
        </w:r>
      </w:ins>
      <w:r w:rsidR="00000000" w:rsidRPr="00E14D1A">
        <w:rPr>
          <w:rFonts w:ascii="Times New Roman" w:eastAsia="楷体" w:hAnsi="Times New Roman" w:cs="Times New Roman" w:hint="eastAsia"/>
          <w:color w:val="000000"/>
          <w:sz w:val="24"/>
          <w:szCs w:val="24"/>
        </w:rPr>
        <w:t>（</w:t>
      </w:r>
      <w:r w:rsidR="00000000" w:rsidRPr="00E14D1A">
        <w:rPr>
          <w:rFonts w:ascii="Times New Roman" w:eastAsia="楷体" w:hAnsi="Times New Roman" w:cs="Times New Roman"/>
          <w:color w:val="000000"/>
          <w:sz w:val="24"/>
          <w:szCs w:val="24"/>
        </w:rPr>
        <w:t>3</w:t>
      </w:r>
      <w:r w:rsidR="00000000" w:rsidRPr="00E14D1A">
        <w:rPr>
          <w:rFonts w:ascii="Times New Roman" w:eastAsia="楷体" w:hAnsi="Times New Roman" w:cs="Times New Roman"/>
          <w:color w:val="000000"/>
          <w:sz w:val="24"/>
          <w:szCs w:val="24"/>
        </w:rPr>
        <w:t>）</w:t>
      </w:r>
      <w:r w:rsidR="00000000" w:rsidRPr="00EA50D3">
        <w:rPr>
          <w:rFonts w:ascii="Times New Roman" w:eastAsia="楷体" w:hAnsi="Times New Roman" w:cs="Times New Roman" w:hint="eastAsia"/>
          <w:color w:val="000000"/>
          <w:sz w:val="24"/>
          <w:szCs w:val="24"/>
        </w:rPr>
        <w:t>研究方案的可行性</w:t>
      </w:r>
      <w:r w:rsidR="00000000" w:rsidRPr="00E14D1A">
        <w:rPr>
          <w:rFonts w:ascii="Times New Roman" w:eastAsia="楷体" w:hAnsi="Times New Roman" w:cs="Times New Roman" w:hint="eastAsia"/>
          <w:color w:val="000000"/>
          <w:sz w:val="24"/>
          <w:szCs w:val="24"/>
        </w:rPr>
        <w:t>方面：</w:t>
      </w:r>
    </w:p>
    <w:p w14:paraId="515AD6A7" w14:textId="4166F2BA" w:rsidR="004C1B86" w:rsidRPr="00E14D1A" w:rsidDel="00125234" w:rsidRDefault="00527696">
      <w:pPr>
        <w:spacing w:line="360" w:lineRule="auto"/>
        <w:rPr>
          <w:del w:id="208" w:author="Yifei Zhou" w:date="2023-03-10T10:34:00Z"/>
          <w:rFonts w:ascii="楷体" w:eastAsia="楷体" w:hAnsi="楷体" w:cs="黑体"/>
          <w:color w:val="000000"/>
          <w:sz w:val="24"/>
          <w:szCs w:val="24"/>
        </w:rPr>
      </w:pPr>
      <w:r w:rsidRPr="00E14D1A">
        <w:rPr>
          <w:rFonts w:ascii="Times New Roman" w:eastAsia="楷体" w:hAnsi="Times New Roman" w:cs="Times New Roman" w:hint="eastAsia"/>
          <w:color w:val="000000"/>
          <w:sz w:val="24"/>
          <w:szCs w:val="24"/>
        </w:rPr>
        <w:t xml:space="preserve"> </w:t>
      </w:r>
      <w:r w:rsidRPr="00E14D1A">
        <w:rPr>
          <w:rFonts w:ascii="Times New Roman" w:eastAsia="楷体" w:hAnsi="Times New Roman" w:cs="Times New Roman"/>
          <w:color w:val="000000"/>
          <w:sz w:val="24"/>
          <w:szCs w:val="24"/>
        </w:rPr>
        <w:t xml:space="preserve">       </w:t>
      </w:r>
      <w:r w:rsidRPr="00E14D1A">
        <w:rPr>
          <w:rFonts w:ascii="Times New Roman" w:eastAsia="楷体" w:hAnsi="Times New Roman" w:cs="Times New Roman" w:hint="eastAsia"/>
          <w:color w:val="000000"/>
          <w:sz w:val="24"/>
          <w:szCs w:val="24"/>
        </w:rPr>
        <w:t>本项目拟将</w:t>
      </w:r>
      <w:r w:rsidRPr="00EA50D3">
        <w:rPr>
          <w:rFonts w:ascii="Times New Roman" w:eastAsia="楷体" w:hAnsi="Times New Roman" w:cs="Times New Roman" w:hint="eastAsia"/>
          <w:color w:val="000000"/>
          <w:sz w:val="24"/>
          <w:szCs w:val="24"/>
        </w:rPr>
        <w:t>河流对周边热环境</w:t>
      </w:r>
      <w:r w:rsidRPr="00E14D1A">
        <w:rPr>
          <w:rFonts w:ascii="Times New Roman" w:eastAsia="楷体" w:hAnsi="Times New Roman" w:cs="Times New Roman" w:hint="eastAsia"/>
          <w:color w:val="000000"/>
          <w:sz w:val="24"/>
          <w:szCs w:val="24"/>
        </w:rPr>
        <w:t>的</w:t>
      </w:r>
      <w:r w:rsidRPr="00EA50D3">
        <w:rPr>
          <w:rFonts w:ascii="Times New Roman" w:eastAsia="楷体" w:hAnsi="Times New Roman" w:cs="Times New Roman" w:hint="eastAsia"/>
          <w:color w:val="000000"/>
          <w:sz w:val="24"/>
          <w:szCs w:val="24"/>
        </w:rPr>
        <w:t>影响</w:t>
      </w:r>
      <w:r w:rsidRPr="00E14D1A">
        <w:rPr>
          <w:rFonts w:ascii="Times New Roman" w:eastAsia="楷体" w:hAnsi="Times New Roman" w:cs="Times New Roman" w:hint="eastAsia"/>
          <w:color w:val="000000"/>
          <w:sz w:val="24"/>
          <w:szCs w:val="24"/>
        </w:rPr>
        <w:t>作为核心研究内容，以重庆的</w:t>
      </w:r>
      <w:r w:rsidRPr="00EA50D3">
        <w:rPr>
          <w:rFonts w:ascii="Times New Roman" w:eastAsia="楷体" w:hAnsi="Times New Roman" w:cs="Times New Roman" w:hint="eastAsia"/>
          <w:color w:val="000000"/>
          <w:sz w:val="24"/>
          <w:szCs w:val="24"/>
        </w:rPr>
        <w:t>城市滨江地区</w:t>
      </w:r>
      <w:r w:rsidRPr="00E14D1A">
        <w:rPr>
          <w:rFonts w:ascii="Times New Roman" w:eastAsia="楷体" w:hAnsi="Times New Roman" w:cs="Times New Roman" w:hint="eastAsia"/>
          <w:color w:val="000000"/>
          <w:sz w:val="24"/>
          <w:szCs w:val="24"/>
        </w:rPr>
        <w:t>为例，采用</w:t>
      </w:r>
      <w:r w:rsidRPr="00EA50D3">
        <w:rPr>
          <w:rFonts w:ascii="Times New Roman" w:eastAsia="楷体" w:hAnsi="Times New Roman" w:cs="Times New Roman" w:hint="eastAsia"/>
          <w:color w:val="000000"/>
          <w:sz w:val="24"/>
          <w:szCs w:val="24"/>
        </w:rPr>
        <w:t>移动测量、固定点测量和模型模拟</w:t>
      </w:r>
      <w:r w:rsidRPr="00E14D1A">
        <w:rPr>
          <w:rFonts w:ascii="Times New Roman" w:eastAsia="楷体" w:hAnsi="Times New Roman" w:cs="Times New Roman" w:hint="eastAsia"/>
          <w:color w:val="000000"/>
          <w:sz w:val="24"/>
          <w:szCs w:val="24"/>
        </w:rPr>
        <w:t>的手段揭示</w:t>
      </w:r>
      <w:r w:rsidRPr="00EA50D3">
        <w:rPr>
          <w:rFonts w:ascii="Times New Roman" w:eastAsia="楷体" w:hAnsi="Times New Roman" w:cs="Times New Roman" w:hint="eastAsia"/>
          <w:color w:val="000000"/>
          <w:sz w:val="24"/>
          <w:szCs w:val="24"/>
        </w:rPr>
        <w:t>河</w:t>
      </w:r>
      <w:proofErr w:type="gramStart"/>
      <w:r w:rsidRPr="00EA50D3">
        <w:rPr>
          <w:rFonts w:ascii="Times New Roman" w:eastAsia="楷体" w:hAnsi="Times New Roman" w:cs="Times New Roman" w:hint="eastAsia"/>
          <w:color w:val="000000"/>
          <w:sz w:val="24"/>
          <w:szCs w:val="24"/>
        </w:rPr>
        <w:t>流冠</w:t>
      </w:r>
      <w:proofErr w:type="gramEnd"/>
      <w:r w:rsidRPr="00EA50D3">
        <w:rPr>
          <w:rFonts w:ascii="Times New Roman" w:eastAsia="楷体" w:hAnsi="Times New Roman" w:cs="Times New Roman" w:hint="eastAsia"/>
          <w:color w:val="000000"/>
          <w:sz w:val="24"/>
          <w:szCs w:val="24"/>
        </w:rPr>
        <w:t>层热效应</w:t>
      </w:r>
      <w:r w:rsidRPr="00E14D1A">
        <w:rPr>
          <w:rFonts w:ascii="Times New Roman" w:eastAsia="楷体" w:hAnsi="Times New Roman" w:cs="Times New Roman" w:hint="eastAsia"/>
          <w:color w:val="000000"/>
          <w:sz w:val="24"/>
          <w:szCs w:val="24"/>
        </w:rPr>
        <w:t>的时空分异特征</w:t>
      </w:r>
      <w:r w:rsidRPr="00EA50D3">
        <w:rPr>
          <w:rFonts w:ascii="Times New Roman" w:eastAsia="楷体" w:hAnsi="Times New Roman" w:cs="Times New Roman" w:hint="eastAsia"/>
          <w:color w:val="000000"/>
          <w:sz w:val="24"/>
          <w:szCs w:val="24"/>
        </w:rPr>
        <w:t>及形成机制</w:t>
      </w:r>
      <w:r w:rsidRPr="00E14D1A">
        <w:rPr>
          <w:rFonts w:ascii="Times New Roman" w:eastAsia="楷体" w:hAnsi="Times New Roman" w:cs="Times New Roman" w:hint="eastAsia"/>
          <w:color w:val="000000"/>
          <w:sz w:val="24"/>
          <w:szCs w:val="24"/>
        </w:rPr>
        <w:t>，并提出城市滨江地区</w:t>
      </w:r>
      <w:r w:rsidRPr="00EA50D3">
        <w:rPr>
          <w:rFonts w:ascii="Times New Roman" w:eastAsia="楷体" w:hAnsi="Times New Roman" w:cs="Times New Roman" w:hint="eastAsia"/>
          <w:color w:val="000000"/>
          <w:sz w:val="24"/>
          <w:szCs w:val="24"/>
        </w:rPr>
        <w:t>室外空间热环境</w:t>
      </w:r>
      <w:r w:rsidRPr="00E14D1A">
        <w:rPr>
          <w:rFonts w:ascii="Times New Roman" w:eastAsia="楷体" w:hAnsi="Times New Roman" w:cs="Times New Roman" w:hint="eastAsia"/>
          <w:color w:val="000000"/>
          <w:sz w:val="24"/>
          <w:szCs w:val="24"/>
        </w:rPr>
        <w:t>优化方案，总体思路清晰。</w:t>
      </w:r>
      <w:r w:rsidRPr="00EA50D3">
        <w:rPr>
          <w:rFonts w:ascii="Times New Roman" w:eastAsia="楷体" w:hAnsi="Times New Roman" w:cs="Times New Roman" w:hint="eastAsia"/>
          <w:color w:val="000000"/>
          <w:sz w:val="24"/>
          <w:szCs w:val="24"/>
        </w:rPr>
        <w:t>申请人所在团队</w:t>
      </w:r>
      <w:r w:rsidRPr="00E14D1A">
        <w:rPr>
          <w:rFonts w:ascii="Times New Roman" w:eastAsia="楷体" w:hAnsi="Times New Roman" w:cs="Times New Roman" w:hint="eastAsia"/>
          <w:color w:val="000000"/>
          <w:sz w:val="24"/>
          <w:szCs w:val="24"/>
        </w:rPr>
        <w:t>已经积累了</w:t>
      </w:r>
      <w:r w:rsidRPr="00EA50D3">
        <w:rPr>
          <w:rFonts w:ascii="Times New Roman" w:eastAsia="楷体" w:hAnsi="Times New Roman" w:cs="Times New Roman" w:hint="eastAsia"/>
          <w:color w:val="000000"/>
          <w:sz w:val="24"/>
          <w:szCs w:val="24"/>
        </w:rPr>
        <w:t>关于重庆市</w:t>
      </w:r>
      <w:r w:rsidRPr="00E14D1A">
        <w:rPr>
          <w:rFonts w:ascii="Times New Roman" w:eastAsia="楷体" w:hAnsi="Times New Roman" w:cs="Times New Roman" w:hint="eastAsia"/>
          <w:color w:val="000000"/>
          <w:sz w:val="24"/>
          <w:szCs w:val="24"/>
        </w:rPr>
        <w:t>的</w:t>
      </w:r>
      <w:r w:rsidRPr="00EA50D3">
        <w:rPr>
          <w:rFonts w:ascii="Times New Roman" w:eastAsia="楷体" w:hAnsi="Times New Roman" w:cs="Times New Roman" w:hint="eastAsia"/>
          <w:color w:val="000000"/>
          <w:sz w:val="24"/>
          <w:szCs w:val="24"/>
        </w:rPr>
        <w:t>土地覆盖、气象环境、人口密度等</w:t>
      </w:r>
      <w:r w:rsidRPr="00E14D1A">
        <w:rPr>
          <w:rFonts w:ascii="Times New Roman" w:eastAsia="楷体" w:hAnsi="Times New Roman" w:cs="Times New Roman" w:hint="eastAsia"/>
          <w:color w:val="000000"/>
          <w:sz w:val="24"/>
          <w:szCs w:val="24"/>
        </w:rPr>
        <w:t>数据集</w:t>
      </w:r>
      <w:r w:rsidRPr="00EA50D3">
        <w:rPr>
          <w:rFonts w:ascii="Times New Roman" w:eastAsia="楷体" w:hAnsi="Times New Roman" w:cs="Times New Roman" w:hint="eastAsia"/>
          <w:b/>
          <w:bCs/>
          <w:color w:val="000000"/>
          <w:sz w:val="24"/>
          <w:szCs w:val="24"/>
        </w:rPr>
        <w:t>，为本项目的开展提供了重要的基础数据。</w:t>
      </w:r>
      <w:r w:rsidRPr="00E14D1A">
        <w:rPr>
          <w:rFonts w:ascii="Times New Roman" w:eastAsia="楷体" w:hAnsi="Times New Roman" w:cs="Times New Roman" w:hint="eastAsia"/>
          <w:color w:val="000000"/>
          <w:sz w:val="24"/>
          <w:szCs w:val="24"/>
        </w:rPr>
        <w:t>本项目拟使用的</w:t>
      </w:r>
      <w:r w:rsidRPr="00EA50D3">
        <w:rPr>
          <w:rFonts w:ascii="Times New Roman" w:eastAsia="楷体" w:hAnsi="Times New Roman" w:cs="Times New Roman" w:hint="eastAsia"/>
          <w:color w:val="000000"/>
          <w:sz w:val="24"/>
          <w:szCs w:val="24"/>
        </w:rPr>
        <w:t>遥感图像分析、数据统计等</w:t>
      </w:r>
      <w:r w:rsidRPr="00E14D1A">
        <w:rPr>
          <w:rFonts w:ascii="Times New Roman" w:eastAsia="楷体" w:hAnsi="Times New Roman" w:cs="Times New Roman" w:hint="eastAsia"/>
          <w:color w:val="000000"/>
          <w:sz w:val="24"/>
          <w:szCs w:val="24"/>
        </w:rPr>
        <w:t>方法通过</w:t>
      </w:r>
      <w:r w:rsidRPr="00EA50D3">
        <w:rPr>
          <w:rFonts w:ascii="Times New Roman" w:eastAsia="楷体" w:hAnsi="Times New Roman" w:cs="Times New Roman"/>
          <w:color w:val="000000"/>
          <w:sz w:val="24"/>
          <w:szCs w:val="24"/>
        </w:rPr>
        <w:t>ENVI</w:t>
      </w:r>
      <w:r w:rsidRPr="00EA50D3">
        <w:rPr>
          <w:rFonts w:ascii="Times New Roman" w:eastAsia="楷体" w:hAnsi="Times New Roman" w:cs="Times New Roman" w:hint="eastAsia"/>
          <w:color w:val="000000"/>
          <w:sz w:val="24"/>
          <w:szCs w:val="24"/>
        </w:rPr>
        <w:t>软件、</w:t>
      </w:r>
      <w:r w:rsidRPr="00EA50D3">
        <w:rPr>
          <w:rFonts w:ascii="Times New Roman" w:eastAsia="楷体" w:hAnsi="Times New Roman" w:cs="Times New Roman"/>
          <w:color w:val="000000"/>
          <w:sz w:val="24"/>
          <w:szCs w:val="24"/>
        </w:rPr>
        <w:t>Python</w:t>
      </w:r>
      <w:r w:rsidRPr="00EA50D3">
        <w:rPr>
          <w:rFonts w:ascii="Times New Roman" w:eastAsia="楷体" w:hAnsi="Times New Roman" w:cs="Times New Roman" w:hint="eastAsia"/>
          <w:color w:val="000000"/>
          <w:sz w:val="24"/>
          <w:szCs w:val="24"/>
        </w:rPr>
        <w:t>编程语言</w:t>
      </w:r>
      <w:r w:rsidRPr="00E14D1A">
        <w:rPr>
          <w:rFonts w:ascii="Times New Roman" w:eastAsia="楷体" w:hAnsi="Times New Roman" w:cs="Times New Roman"/>
          <w:color w:val="000000"/>
          <w:sz w:val="24"/>
          <w:szCs w:val="24"/>
        </w:rPr>
        <w:t>及</w:t>
      </w:r>
      <w:r w:rsidRPr="00E14D1A">
        <w:rPr>
          <w:rFonts w:ascii="Times New Roman" w:eastAsia="楷体" w:hAnsi="Times New Roman" w:cs="Times New Roman" w:hint="eastAsia"/>
          <w:color w:val="000000"/>
          <w:sz w:val="24"/>
          <w:szCs w:val="24"/>
        </w:rPr>
        <w:t>其</w:t>
      </w:r>
      <w:r w:rsidRPr="00EA50D3">
        <w:rPr>
          <w:rFonts w:ascii="Times New Roman" w:eastAsia="楷体" w:hAnsi="Times New Roman" w:cs="Times New Roman" w:hint="eastAsia"/>
          <w:color w:val="000000"/>
          <w:sz w:val="24"/>
          <w:szCs w:val="24"/>
        </w:rPr>
        <w:t>相应模块</w:t>
      </w:r>
      <w:r w:rsidRPr="00E14D1A">
        <w:rPr>
          <w:rFonts w:ascii="Times New Roman" w:eastAsia="楷体" w:hAnsi="Times New Roman" w:cs="Times New Roman"/>
          <w:color w:val="000000"/>
          <w:sz w:val="24"/>
          <w:szCs w:val="24"/>
        </w:rPr>
        <w:t>实现。</w:t>
      </w:r>
      <w:r w:rsidRPr="00EA50D3">
        <w:rPr>
          <w:rFonts w:ascii="Times New Roman" w:eastAsia="楷体" w:hAnsi="Times New Roman" w:cs="Times New Roman" w:hint="eastAsia"/>
          <w:b/>
          <w:bCs/>
          <w:color w:val="000000"/>
          <w:sz w:val="24"/>
          <w:szCs w:val="24"/>
        </w:rPr>
        <w:t>申请人在博士研究阶段已经熟练掌握了相关软件的使用和代码的编写，将基于已有算法针对本研究的具体情况进行优化，为本项目的河</w:t>
      </w:r>
      <w:proofErr w:type="gramStart"/>
      <w:r w:rsidRPr="00EA50D3">
        <w:rPr>
          <w:rFonts w:ascii="Times New Roman" w:eastAsia="楷体" w:hAnsi="Times New Roman" w:cs="Times New Roman" w:hint="eastAsia"/>
          <w:b/>
          <w:bCs/>
          <w:color w:val="000000"/>
          <w:sz w:val="24"/>
          <w:szCs w:val="24"/>
        </w:rPr>
        <w:t>流冠</w:t>
      </w:r>
      <w:proofErr w:type="gramEnd"/>
      <w:r w:rsidRPr="00EA50D3">
        <w:rPr>
          <w:rFonts w:ascii="Times New Roman" w:eastAsia="楷体" w:hAnsi="Times New Roman" w:cs="Times New Roman" w:hint="eastAsia"/>
          <w:b/>
          <w:bCs/>
          <w:color w:val="000000"/>
          <w:sz w:val="24"/>
          <w:szCs w:val="24"/>
        </w:rPr>
        <w:t>层热效应分析提供基础。</w:t>
      </w:r>
    </w:p>
    <w:p w14:paraId="0D07988D" w14:textId="77777777" w:rsidR="00AE0AD9" w:rsidRPr="00EA50D3" w:rsidRDefault="00AE0AD9" w:rsidP="00125234">
      <w:pPr>
        <w:spacing w:line="360" w:lineRule="auto"/>
        <w:rPr>
          <w:rFonts w:ascii="微软雅黑 Light" w:eastAsia="微软雅黑 Light" w:hAnsi="微软雅黑 Light" w:cs="楷体"/>
          <w:sz w:val="24"/>
          <w:szCs w:val="24"/>
        </w:rPr>
        <w:pPrChange w:id="209" w:author="Yifei Zhou" w:date="2023-03-10T10:34:00Z">
          <w:pPr/>
        </w:pPrChange>
      </w:pPr>
    </w:p>
    <w:p w14:paraId="3546E6CD" w14:textId="77777777" w:rsidR="004C1B86" w:rsidRPr="00E14D1A" w:rsidRDefault="00000000" w:rsidP="004E41B3">
      <w:pPr>
        <w:snapToGrid w:val="0"/>
        <w:spacing w:line="360" w:lineRule="auto"/>
        <w:ind w:firstLineChars="196" w:firstLine="549"/>
        <w:rPr>
          <w:rFonts w:ascii="楷体" w:eastAsia="楷体" w:hAnsi="楷体" w:cs="楷体_GB2312"/>
          <w:b/>
          <w:bCs/>
          <w:color w:val="0070C0"/>
          <w:sz w:val="28"/>
          <w:szCs w:val="28"/>
        </w:rPr>
      </w:pPr>
      <w:r w:rsidRPr="00E14D1A">
        <w:rPr>
          <w:rFonts w:ascii="楷体" w:eastAsia="楷体" w:hAnsi="楷体" w:hint="eastAsia"/>
          <w:bCs/>
          <w:color w:val="0070C0"/>
          <w:sz w:val="28"/>
          <w:szCs w:val="28"/>
        </w:rPr>
        <w:lastRenderedPageBreak/>
        <w:t>4</w:t>
      </w:r>
      <w:r w:rsidRPr="00E14D1A">
        <w:rPr>
          <w:rFonts w:ascii="楷体" w:eastAsia="楷体" w:hAnsi="楷体"/>
          <w:bCs/>
          <w:color w:val="0070C0"/>
          <w:sz w:val="28"/>
          <w:szCs w:val="28"/>
        </w:rPr>
        <w:t xml:space="preserve">. </w:t>
      </w:r>
      <w:proofErr w:type="gramStart"/>
      <w:r w:rsidRPr="00E14D1A">
        <w:rPr>
          <w:rFonts w:ascii="楷体" w:eastAsia="楷体" w:hAnsi="楷体" w:cs="楷体_GB2312" w:hint="eastAsia"/>
          <w:b/>
          <w:bCs/>
          <w:color w:val="0070C0"/>
          <w:sz w:val="28"/>
          <w:szCs w:val="28"/>
        </w:rPr>
        <w:t>本项目的特色与创新之处；</w:t>
      </w:r>
      <w:proofErr w:type="gramEnd"/>
    </w:p>
    <w:p w14:paraId="345FB949" w14:textId="77777777" w:rsidR="004C1B86" w:rsidRPr="00EA50D3" w:rsidRDefault="00000000" w:rsidP="00EA50D3">
      <w:pPr>
        <w:pStyle w:val="4"/>
        <w:spacing w:line="360" w:lineRule="auto"/>
        <w:ind w:firstLine="549"/>
        <w:rPr>
          <w:rFonts w:ascii="Times New Roman" w:eastAsia="楷体" w:hAnsi="Times New Roman" w:cs="Times New Roman"/>
          <w:szCs w:val="26"/>
        </w:rPr>
      </w:pPr>
      <w:r w:rsidRPr="00EA50D3">
        <w:rPr>
          <w:rFonts w:ascii="Times New Roman" w:eastAsia="楷体" w:hAnsi="Times New Roman" w:cs="Times New Roman"/>
          <w:szCs w:val="26"/>
        </w:rPr>
        <w:t xml:space="preserve">4.1. </w:t>
      </w:r>
      <w:r w:rsidRPr="00EA50D3">
        <w:rPr>
          <w:rFonts w:ascii="Times New Roman" w:eastAsia="楷体" w:hAnsi="Times New Roman" w:cs="Times New Roman" w:hint="eastAsia"/>
          <w:szCs w:val="26"/>
        </w:rPr>
        <w:t>本项目的特色</w:t>
      </w:r>
    </w:p>
    <w:p w14:paraId="5753E5BB" w14:textId="171C30D6" w:rsidR="004C1B86" w:rsidRPr="00E14D1A" w:rsidRDefault="00527696" w:rsidP="00C629F0">
      <w:pPr>
        <w:spacing w:line="360" w:lineRule="auto"/>
        <w:rPr>
          <w:rFonts w:ascii="Times New Roman" w:eastAsia="楷体" w:hAnsi="Times New Roman" w:cs="Times New Roman"/>
          <w:color w:val="000000"/>
          <w:sz w:val="24"/>
          <w:szCs w:val="24"/>
        </w:rPr>
      </w:pPr>
      <w:r w:rsidRPr="00E14D1A">
        <w:rPr>
          <w:rFonts w:ascii="Times New Roman" w:eastAsia="楷体" w:hAnsi="Times New Roman" w:cs="Times New Roman"/>
          <w:color w:val="000000"/>
          <w:sz w:val="24"/>
          <w:szCs w:val="24"/>
        </w:rPr>
        <w:t xml:space="preserve">        </w:t>
      </w:r>
      <w:r w:rsidRPr="00E14D1A">
        <w:rPr>
          <w:rFonts w:ascii="Times New Roman" w:eastAsia="楷体" w:hAnsi="Times New Roman" w:cs="Times New Roman" w:hint="eastAsia"/>
          <w:color w:val="000000"/>
          <w:sz w:val="24"/>
          <w:szCs w:val="24"/>
        </w:rPr>
        <w:t>重庆所在的</w:t>
      </w:r>
      <w:r w:rsidRPr="00EA50D3">
        <w:rPr>
          <w:rFonts w:ascii="Times New Roman" w:eastAsia="楷体" w:hAnsi="Times New Roman" w:cs="Times New Roman" w:hint="eastAsia"/>
          <w:color w:val="333333"/>
          <w:sz w:val="24"/>
          <w:szCs w:val="24"/>
          <w:shd w:val="clear" w:color="auto" w:fill="FFFFFF"/>
        </w:rPr>
        <w:t>成渝地区双城经济圈</w:t>
      </w:r>
      <w:r w:rsidRPr="00E14D1A">
        <w:rPr>
          <w:rFonts w:ascii="Times New Roman" w:eastAsia="楷体" w:hAnsi="Times New Roman" w:cs="Times New Roman" w:hint="eastAsia"/>
          <w:color w:val="000000"/>
          <w:sz w:val="24"/>
          <w:szCs w:val="24"/>
        </w:rPr>
        <w:t>为我国</w:t>
      </w:r>
      <w:r w:rsidRPr="00EA50D3">
        <w:rPr>
          <w:rFonts w:ascii="Times New Roman" w:eastAsia="楷体" w:hAnsi="Times New Roman" w:cs="Times New Roman" w:hint="eastAsia"/>
          <w:color w:val="000000"/>
          <w:sz w:val="24"/>
          <w:szCs w:val="24"/>
        </w:rPr>
        <w:t>重要</w:t>
      </w:r>
      <w:r w:rsidRPr="00E14D1A">
        <w:rPr>
          <w:rFonts w:ascii="Times New Roman" w:eastAsia="楷体" w:hAnsi="Times New Roman" w:cs="Times New Roman" w:hint="eastAsia"/>
          <w:color w:val="000000"/>
          <w:sz w:val="24"/>
          <w:szCs w:val="24"/>
        </w:rPr>
        <w:t>的</w:t>
      </w:r>
      <w:r w:rsidRPr="00EA50D3">
        <w:rPr>
          <w:rFonts w:ascii="Times New Roman" w:eastAsia="楷体" w:hAnsi="Times New Roman" w:cs="Times New Roman" w:hint="eastAsia"/>
          <w:sz w:val="24"/>
          <w:szCs w:val="24"/>
        </w:rPr>
        <w:t>人口聚集区</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2020</w:t>
      </w:r>
      <w:r w:rsidRPr="00E14D1A">
        <w:rPr>
          <w:rFonts w:ascii="Times New Roman" w:eastAsia="楷体" w:hAnsi="Times New Roman" w:cs="Times New Roman"/>
          <w:sz w:val="24"/>
          <w:szCs w:val="24"/>
        </w:rPr>
        <w:t>年，</w:t>
      </w:r>
      <w:r w:rsidRPr="00E14D1A">
        <w:rPr>
          <w:rFonts w:ascii="Times New Roman" w:eastAsia="楷体" w:hAnsi="Times New Roman" w:cs="Times New Roman" w:hint="eastAsia"/>
          <w:sz w:val="24"/>
          <w:szCs w:val="24"/>
          <w:shd w:val="clear" w:color="auto" w:fill="FFFFFF"/>
        </w:rPr>
        <w:t>《成渝地区双城经济圈建设规划纲要</w:t>
      </w:r>
      <w:r w:rsidRPr="00E14D1A">
        <w:rPr>
          <w:rFonts w:ascii="Times New Roman" w:eastAsia="楷体" w:hAnsi="Times New Roman" w:cs="Times New Roman" w:hint="eastAsia"/>
          <w:color w:val="333333"/>
          <w:sz w:val="24"/>
          <w:szCs w:val="24"/>
          <w:shd w:val="clear" w:color="auto" w:fill="FFFFFF"/>
        </w:rPr>
        <w:t>》发布。纲要指出，</w:t>
      </w:r>
      <w:r w:rsidRPr="00E14D1A">
        <w:rPr>
          <w:rFonts w:ascii="Times New Roman" w:eastAsia="楷体" w:hAnsi="Times New Roman" w:cs="Times New Roman" w:hint="eastAsia"/>
          <w:color w:val="000000"/>
          <w:sz w:val="24"/>
          <w:szCs w:val="24"/>
        </w:rPr>
        <w:t>该区域</w:t>
      </w:r>
      <w:r w:rsidRPr="00EA50D3">
        <w:rPr>
          <w:rFonts w:ascii="Times New Roman" w:eastAsia="楷体" w:hAnsi="Times New Roman" w:cs="Times New Roman" w:hint="eastAsia"/>
          <w:color w:val="000000"/>
          <w:sz w:val="24"/>
          <w:szCs w:val="24"/>
        </w:rPr>
        <w:t>未来将</w:t>
      </w:r>
      <w:r w:rsidRPr="00E14D1A">
        <w:rPr>
          <w:rFonts w:ascii="Times New Roman" w:eastAsia="楷体" w:hAnsi="Times New Roman" w:cs="Times New Roman" w:hint="eastAsia"/>
          <w:color w:val="000000"/>
          <w:sz w:val="24"/>
          <w:szCs w:val="24"/>
        </w:rPr>
        <w:t>继续</w:t>
      </w:r>
      <w:r w:rsidRPr="00EA50D3">
        <w:rPr>
          <w:rFonts w:ascii="Times New Roman" w:eastAsia="楷体" w:hAnsi="Times New Roman" w:cs="Times New Roman" w:hint="eastAsia"/>
          <w:color w:val="000000"/>
          <w:sz w:val="24"/>
          <w:szCs w:val="24"/>
        </w:rPr>
        <w:t>大力推进城市化</w:t>
      </w:r>
      <w:r w:rsidRPr="00E14D1A">
        <w:rPr>
          <w:rFonts w:ascii="Times New Roman" w:eastAsia="楷体" w:hAnsi="Times New Roman" w:cs="Times New Roman" w:hint="eastAsia"/>
          <w:color w:val="000000"/>
          <w:sz w:val="24"/>
          <w:szCs w:val="24"/>
        </w:rPr>
        <w:t>，</w:t>
      </w:r>
      <w:proofErr w:type="gramStart"/>
      <w:r w:rsidRPr="00E14D1A">
        <w:rPr>
          <w:rFonts w:ascii="Times New Roman" w:eastAsia="楷体" w:hAnsi="Times New Roman" w:cs="Times New Roman" w:hint="eastAsia"/>
          <w:color w:val="000000"/>
          <w:sz w:val="24"/>
          <w:szCs w:val="24"/>
        </w:rPr>
        <w:t>打造中国经济的“</w:t>
      </w:r>
      <w:proofErr w:type="gramEnd"/>
      <w:r w:rsidRPr="00E14D1A">
        <w:rPr>
          <w:rFonts w:ascii="Times New Roman" w:eastAsia="楷体" w:hAnsi="Times New Roman" w:cs="Times New Roman" w:hint="eastAsia"/>
          <w:color w:val="000000"/>
          <w:sz w:val="24"/>
          <w:szCs w:val="24"/>
        </w:rPr>
        <w:t>第四极”。另外，由于常年受到夏季</w:t>
      </w:r>
      <w:r w:rsidRPr="00EA50D3">
        <w:rPr>
          <w:rFonts w:ascii="Times New Roman" w:eastAsia="楷体" w:hAnsi="Times New Roman" w:cs="Times New Roman" w:hint="eastAsia"/>
          <w:color w:val="000000"/>
          <w:sz w:val="24"/>
          <w:szCs w:val="24"/>
        </w:rPr>
        <w:t>副热带高压</w:t>
      </w:r>
      <w:r w:rsidRPr="00E14D1A">
        <w:rPr>
          <w:rFonts w:ascii="Times New Roman" w:eastAsia="楷体" w:hAnsi="Times New Roman" w:cs="Times New Roman" w:hint="eastAsia"/>
          <w:color w:val="000000"/>
          <w:sz w:val="24"/>
          <w:szCs w:val="24"/>
        </w:rPr>
        <w:t>的影响，重庆为我国</w:t>
      </w:r>
      <w:r w:rsidRPr="00EA50D3">
        <w:rPr>
          <w:rFonts w:ascii="Times New Roman" w:eastAsia="楷体" w:hAnsi="Times New Roman" w:cs="Times New Roman" w:hint="eastAsia"/>
          <w:color w:val="000000"/>
          <w:sz w:val="24"/>
          <w:szCs w:val="24"/>
        </w:rPr>
        <w:t>热浪强度最为严重</w:t>
      </w:r>
      <w:r w:rsidRPr="00E14D1A">
        <w:rPr>
          <w:rFonts w:ascii="Times New Roman" w:eastAsia="楷体" w:hAnsi="Times New Roman" w:cs="Times New Roman" w:hint="eastAsia"/>
          <w:color w:val="000000"/>
          <w:sz w:val="24"/>
          <w:szCs w:val="24"/>
        </w:rPr>
        <w:t>的城市之一。</w:t>
      </w:r>
      <w:r w:rsidRPr="00EA50D3">
        <w:rPr>
          <w:rFonts w:ascii="Times New Roman" w:eastAsia="楷体" w:hAnsi="Times New Roman" w:cs="Times New Roman" w:hint="eastAsia"/>
          <w:b/>
          <w:bCs/>
          <w:color w:val="000000"/>
          <w:sz w:val="24"/>
          <w:szCs w:val="24"/>
        </w:rPr>
        <w:t>因此，作为热浪事件频发且城市正在快速扩张的重庆，河流热环境效应相关研究对于当地气候适应性城市的建设具有重要意义。本项目具有区域特色。</w:t>
      </w:r>
    </w:p>
    <w:p w14:paraId="69E18180" w14:textId="536B23BE" w:rsidR="004C1B86" w:rsidRDefault="00527696" w:rsidP="00AB08A8">
      <w:pPr>
        <w:spacing w:line="360" w:lineRule="auto"/>
        <w:rPr>
          <w:ins w:id="210" w:author="Yifei Zhou" w:date="2023-03-10T10:27:00Z"/>
          <w:rFonts w:ascii="Times New Roman" w:eastAsia="楷体" w:hAnsi="Times New Roman" w:cs="Times New Roman"/>
          <w:b/>
          <w:bCs/>
          <w:color w:val="000000"/>
          <w:sz w:val="24"/>
          <w:szCs w:val="24"/>
        </w:rPr>
      </w:pPr>
      <w:r w:rsidRPr="00E14D1A">
        <w:rPr>
          <w:rFonts w:ascii="Times New Roman" w:eastAsia="楷体" w:hAnsi="Times New Roman" w:cs="Times New Roman"/>
          <w:color w:val="000000"/>
          <w:sz w:val="24"/>
          <w:szCs w:val="24"/>
        </w:rPr>
        <w:t xml:space="preserve">        </w:t>
      </w:r>
      <w:r w:rsidRPr="00E14D1A">
        <w:rPr>
          <w:rFonts w:ascii="Times New Roman" w:eastAsia="楷体" w:hAnsi="Times New Roman" w:cs="Times New Roman" w:hint="eastAsia"/>
          <w:color w:val="000000"/>
          <w:sz w:val="24"/>
          <w:szCs w:val="24"/>
        </w:rPr>
        <w:t>本项目拟建立</w:t>
      </w:r>
      <w:r w:rsidRPr="00EA50D3">
        <w:rPr>
          <w:rFonts w:ascii="Times New Roman" w:eastAsia="楷体" w:hAnsi="Times New Roman" w:cs="Times New Roman" w:hint="eastAsia"/>
          <w:color w:val="000000"/>
          <w:sz w:val="24"/>
          <w:szCs w:val="24"/>
        </w:rPr>
        <w:t>河</w:t>
      </w:r>
      <w:proofErr w:type="gramStart"/>
      <w:r w:rsidRPr="00EA50D3">
        <w:rPr>
          <w:rFonts w:ascii="Times New Roman" w:eastAsia="楷体" w:hAnsi="Times New Roman" w:cs="Times New Roman" w:hint="eastAsia"/>
          <w:color w:val="000000"/>
          <w:sz w:val="24"/>
          <w:szCs w:val="24"/>
        </w:rPr>
        <w:t>流冠</w:t>
      </w:r>
      <w:proofErr w:type="gramEnd"/>
      <w:r w:rsidRPr="00EA50D3">
        <w:rPr>
          <w:rFonts w:ascii="Times New Roman" w:eastAsia="楷体" w:hAnsi="Times New Roman" w:cs="Times New Roman" w:hint="eastAsia"/>
          <w:color w:val="000000"/>
          <w:sz w:val="24"/>
          <w:szCs w:val="24"/>
        </w:rPr>
        <w:t>层热效应</w:t>
      </w:r>
      <w:r w:rsidRPr="00E14D1A">
        <w:rPr>
          <w:rFonts w:ascii="Times New Roman" w:eastAsia="楷体" w:hAnsi="Times New Roman" w:cs="Times New Roman" w:hint="eastAsia"/>
          <w:color w:val="000000"/>
          <w:sz w:val="24"/>
          <w:szCs w:val="24"/>
        </w:rPr>
        <w:t>的指标体系，在</w:t>
      </w:r>
      <w:r w:rsidRPr="00EA50D3">
        <w:rPr>
          <w:rFonts w:ascii="Times New Roman" w:eastAsia="楷体" w:hAnsi="Times New Roman" w:cs="Times New Roman" w:hint="eastAsia"/>
          <w:color w:val="000000"/>
          <w:sz w:val="24"/>
          <w:szCs w:val="24"/>
        </w:rPr>
        <w:t>不同尺度</w:t>
      </w:r>
      <w:r w:rsidRPr="00E14D1A">
        <w:rPr>
          <w:rFonts w:ascii="Times New Roman" w:eastAsia="楷体" w:hAnsi="Times New Roman" w:cs="Times New Roman" w:hint="eastAsia"/>
          <w:color w:val="000000"/>
          <w:sz w:val="24"/>
          <w:szCs w:val="24"/>
        </w:rPr>
        <w:t>分析其</w:t>
      </w:r>
      <w:r w:rsidRPr="00EA50D3">
        <w:rPr>
          <w:rFonts w:ascii="Times New Roman" w:eastAsia="楷体" w:hAnsi="Times New Roman" w:cs="Times New Roman" w:hint="eastAsia"/>
          <w:color w:val="000000"/>
          <w:sz w:val="24"/>
          <w:szCs w:val="24"/>
        </w:rPr>
        <w:t>时空分异特征</w:t>
      </w:r>
      <w:r w:rsidRPr="00E14D1A">
        <w:rPr>
          <w:rFonts w:ascii="Times New Roman" w:eastAsia="楷体" w:hAnsi="Times New Roman" w:cs="Times New Roman" w:hint="eastAsia"/>
          <w:color w:val="000000"/>
          <w:sz w:val="24"/>
          <w:szCs w:val="24"/>
        </w:rPr>
        <w:t>，并提取</w:t>
      </w:r>
      <w:r w:rsidRPr="00EA50D3">
        <w:rPr>
          <w:rFonts w:ascii="Times New Roman" w:eastAsia="楷体" w:hAnsi="Times New Roman" w:cs="Times New Roman" w:hint="eastAsia"/>
          <w:color w:val="000000"/>
          <w:sz w:val="24"/>
          <w:szCs w:val="24"/>
        </w:rPr>
        <w:t>关键环境因素</w:t>
      </w:r>
      <w:r w:rsidRPr="00E14D1A">
        <w:rPr>
          <w:rFonts w:ascii="Times New Roman" w:eastAsia="楷体" w:hAnsi="Times New Roman" w:cs="Times New Roman" w:hint="eastAsia"/>
          <w:color w:val="000000"/>
          <w:sz w:val="24"/>
          <w:szCs w:val="24"/>
        </w:rPr>
        <w:t>，阐明</w:t>
      </w:r>
      <w:r w:rsidRPr="00EA50D3">
        <w:rPr>
          <w:rFonts w:ascii="Times New Roman" w:eastAsia="楷体" w:hAnsi="Times New Roman" w:cs="Times New Roman" w:hint="eastAsia"/>
          <w:color w:val="000000"/>
          <w:sz w:val="24"/>
          <w:szCs w:val="24"/>
        </w:rPr>
        <w:t>河</w:t>
      </w:r>
      <w:proofErr w:type="gramStart"/>
      <w:r w:rsidRPr="00EA50D3">
        <w:rPr>
          <w:rFonts w:ascii="Times New Roman" w:eastAsia="楷体" w:hAnsi="Times New Roman" w:cs="Times New Roman" w:hint="eastAsia"/>
          <w:color w:val="000000"/>
          <w:sz w:val="24"/>
          <w:szCs w:val="24"/>
        </w:rPr>
        <w:t>流冠</w:t>
      </w:r>
      <w:proofErr w:type="gramEnd"/>
      <w:r w:rsidRPr="00EA50D3">
        <w:rPr>
          <w:rFonts w:ascii="Times New Roman" w:eastAsia="楷体" w:hAnsi="Times New Roman" w:cs="Times New Roman" w:hint="eastAsia"/>
          <w:color w:val="000000"/>
          <w:sz w:val="24"/>
          <w:szCs w:val="24"/>
        </w:rPr>
        <w:t>层热效应</w:t>
      </w:r>
      <w:r w:rsidRPr="00E14D1A">
        <w:rPr>
          <w:rFonts w:ascii="Times New Roman" w:eastAsia="楷体" w:hAnsi="Times New Roman" w:cs="Times New Roman" w:hint="eastAsia"/>
          <w:color w:val="000000"/>
          <w:sz w:val="24"/>
          <w:szCs w:val="24"/>
        </w:rPr>
        <w:t>的形成机制。</w:t>
      </w:r>
      <w:r w:rsidRPr="00EA50D3">
        <w:rPr>
          <w:rFonts w:ascii="Times New Roman" w:eastAsia="楷体" w:hAnsi="Times New Roman" w:cs="Times New Roman" w:hint="eastAsia"/>
          <w:b/>
          <w:bCs/>
          <w:color w:val="000000"/>
          <w:sz w:val="24"/>
          <w:szCs w:val="24"/>
        </w:rPr>
        <w:t>研究结果将有助于加深对城市滨江地区气候特征的认识，具有城市气候学理论特色。</w:t>
      </w:r>
    </w:p>
    <w:p w14:paraId="5047225D" w14:textId="77777777" w:rsidR="00410C83" w:rsidRPr="00E14D1A" w:rsidRDefault="00410C83" w:rsidP="00AB08A8">
      <w:pPr>
        <w:spacing w:line="360" w:lineRule="auto"/>
        <w:rPr>
          <w:rFonts w:ascii="Times New Roman" w:eastAsia="楷体" w:hAnsi="Times New Roman" w:cs="Times New Roman" w:hint="eastAsia"/>
          <w:color w:val="000000"/>
          <w:sz w:val="24"/>
          <w:szCs w:val="24"/>
        </w:rPr>
      </w:pPr>
    </w:p>
    <w:p w14:paraId="0B31F30E" w14:textId="28180127" w:rsidR="004C1B86" w:rsidRPr="00EA50D3" w:rsidRDefault="00410C83" w:rsidP="00410C83">
      <w:pPr>
        <w:pStyle w:val="4"/>
        <w:spacing w:line="360" w:lineRule="auto"/>
        <w:rPr>
          <w:rFonts w:ascii="Times New Roman" w:eastAsia="楷体" w:hAnsi="Times New Roman" w:cs="Times New Roman"/>
          <w:bCs/>
          <w:szCs w:val="26"/>
          <w:lang w:val="en-AU"/>
        </w:rPr>
        <w:pPrChange w:id="211" w:author="Yifei Zhou" w:date="2023-03-10T10:27:00Z">
          <w:pPr>
            <w:pStyle w:val="4"/>
            <w:spacing w:line="360" w:lineRule="auto"/>
            <w:ind w:firstLine="720"/>
          </w:pPr>
        </w:pPrChange>
      </w:pPr>
      <w:ins w:id="212" w:author="Yifei Zhou" w:date="2023-03-10T10:27:00Z">
        <w:r>
          <w:rPr>
            <w:rFonts w:ascii="Times New Roman" w:eastAsia="楷体" w:hAnsi="Times New Roman" w:cs="Times New Roman"/>
            <w:bCs/>
            <w:szCs w:val="26"/>
          </w:rPr>
          <w:t xml:space="preserve">        </w:t>
        </w:r>
      </w:ins>
      <w:r w:rsidR="00000000" w:rsidRPr="00EA50D3">
        <w:rPr>
          <w:rFonts w:ascii="Times New Roman" w:eastAsia="楷体" w:hAnsi="Times New Roman" w:cs="Times New Roman"/>
          <w:bCs/>
          <w:szCs w:val="26"/>
        </w:rPr>
        <w:t xml:space="preserve">4.2. </w:t>
      </w:r>
      <w:r w:rsidR="00000000" w:rsidRPr="00EA50D3">
        <w:rPr>
          <w:rFonts w:ascii="Times New Roman" w:eastAsia="楷体" w:hAnsi="Times New Roman" w:cs="Times New Roman" w:hint="eastAsia"/>
          <w:bCs/>
          <w:szCs w:val="26"/>
        </w:rPr>
        <w:t>创新之处</w:t>
      </w:r>
    </w:p>
    <w:p w14:paraId="19918B2D" w14:textId="228A1F81" w:rsidR="004C1B86" w:rsidRPr="00E14D1A" w:rsidRDefault="00410C83" w:rsidP="00410C83">
      <w:pPr>
        <w:spacing w:line="360" w:lineRule="auto"/>
        <w:rPr>
          <w:rFonts w:ascii="Times New Roman" w:eastAsia="楷体" w:hAnsi="Times New Roman" w:cs="Times New Roman"/>
          <w:sz w:val="24"/>
          <w:szCs w:val="24"/>
        </w:rPr>
        <w:pPrChange w:id="213" w:author="Yifei Zhou" w:date="2023-03-10T10:27:00Z">
          <w:pPr>
            <w:numPr>
              <w:numId w:val="2"/>
            </w:numPr>
            <w:spacing w:line="360" w:lineRule="auto"/>
          </w:pPr>
        </w:pPrChange>
      </w:pPr>
      <w:ins w:id="214" w:author="Yifei Zhou" w:date="2023-03-10T10:27:00Z">
        <w:r>
          <w:rPr>
            <w:rFonts w:ascii="Times New Roman" w:eastAsia="楷体" w:hAnsi="Times New Roman" w:cs="Times New Roman"/>
            <w:sz w:val="24"/>
            <w:szCs w:val="24"/>
          </w:rPr>
          <w:t xml:space="preserve">      </w:t>
        </w:r>
        <w:r>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1</w:t>
        </w:r>
        <w:r>
          <w:rPr>
            <w:rFonts w:ascii="Times New Roman" w:eastAsia="楷体" w:hAnsi="Times New Roman" w:cs="Times New Roman" w:hint="eastAsia"/>
            <w:sz w:val="24"/>
            <w:szCs w:val="24"/>
          </w:rPr>
          <w:t>）</w:t>
        </w:r>
      </w:ins>
      <w:r w:rsidR="00000000" w:rsidRPr="00E14D1A">
        <w:rPr>
          <w:rFonts w:ascii="Times New Roman" w:eastAsia="楷体" w:hAnsi="Times New Roman" w:cs="Times New Roman"/>
          <w:sz w:val="24"/>
          <w:szCs w:val="24"/>
        </w:rPr>
        <w:t>以往关于</w:t>
      </w:r>
      <w:r w:rsidR="00000000" w:rsidRPr="00EA50D3">
        <w:rPr>
          <w:rFonts w:ascii="Times New Roman" w:eastAsia="楷体" w:hAnsi="Times New Roman" w:cs="Times New Roman" w:hint="eastAsia"/>
          <w:sz w:val="24"/>
          <w:szCs w:val="24"/>
        </w:rPr>
        <w:t>包括河流在内</w:t>
      </w:r>
      <w:r w:rsidR="00000000" w:rsidRPr="00E14D1A">
        <w:rPr>
          <w:rFonts w:ascii="Times New Roman" w:eastAsia="楷体" w:hAnsi="Times New Roman" w:cs="Times New Roman" w:hint="eastAsia"/>
          <w:sz w:val="24"/>
          <w:szCs w:val="24"/>
        </w:rPr>
        <w:t>的</w:t>
      </w:r>
      <w:r w:rsidR="00000000" w:rsidRPr="00EA50D3">
        <w:rPr>
          <w:rFonts w:ascii="Times New Roman" w:eastAsia="楷体" w:hAnsi="Times New Roman" w:cs="Times New Roman" w:hint="eastAsia"/>
          <w:sz w:val="24"/>
          <w:szCs w:val="24"/>
        </w:rPr>
        <w:t>城市水体</w:t>
      </w:r>
      <w:r w:rsidR="00000000" w:rsidRPr="00E14D1A">
        <w:rPr>
          <w:rFonts w:ascii="Times New Roman" w:eastAsia="楷体" w:hAnsi="Times New Roman" w:cs="Times New Roman" w:hint="eastAsia"/>
          <w:sz w:val="24"/>
          <w:szCs w:val="24"/>
        </w:rPr>
        <w:t>的</w:t>
      </w:r>
      <w:r w:rsidR="00000000" w:rsidRPr="00EA50D3">
        <w:rPr>
          <w:rFonts w:ascii="Times New Roman" w:eastAsia="楷体" w:hAnsi="Times New Roman" w:cs="Times New Roman" w:hint="eastAsia"/>
          <w:sz w:val="24"/>
          <w:szCs w:val="24"/>
        </w:rPr>
        <w:t>热环境效应</w:t>
      </w:r>
      <w:r w:rsidR="00000000" w:rsidRPr="00E14D1A">
        <w:rPr>
          <w:rFonts w:ascii="Times New Roman" w:eastAsia="楷体" w:hAnsi="Times New Roman" w:cs="Times New Roman"/>
          <w:sz w:val="24"/>
          <w:szCs w:val="24"/>
        </w:rPr>
        <w:t>研究以</w:t>
      </w:r>
      <w:r w:rsidR="00000000" w:rsidRPr="00EA50D3">
        <w:rPr>
          <w:rFonts w:ascii="Times New Roman" w:eastAsia="楷体" w:hAnsi="Times New Roman" w:cs="Times New Roman" w:hint="eastAsia"/>
          <w:sz w:val="24"/>
          <w:szCs w:val="24"/>
        </w:rPr>
        <w:t>地表温度分析</w:t>
      </w:r>
      <w:r w:rsidR="00000000" w:rsidRPr="00E14D1A">
        <w:rPr>
          <w:rFonts w:ascii="Times New Roman" w:eastAsia="楷体" w:hAnsi="Times New Roman" w:cs="Times New Roman"/>
          <w:sz w:val="24"/>
          <w:szCs w:val="24"/>
        </w:rPr>
        <w:t>为主，对</w:t>
      </w:r>
      <w:r w:rsidR="00000000" w:rsidRPr="00EA50D3">
        <w:rPr>
          <w:rFonts w:ascii="Times New Roman" w:eastAsia="楷体" w:hAnsi="Times New Roman" w:cs="Times New Roman" w:hint="eastAsia"/>
          <w:sz w:val="24"/>
          <w:szCs w:val="24"/>
        </w:rPr>
        <w:t>行人高度处</w:t>
      </w:r>
      <w:r w:rsidR="00000000" w:rsidRPr="00E14D1A">
        <w:rPr>
          <w:rFonts w:ascii="Times New Roman" w:eastAsia="楷体" w:hAnsi="Times New Roman" w:cs="Times New Roman"/>
          <w:sz w:val="24"/>
          <w:szCs w:val="24"/>
        </w:rPr>
        <w:t>的</w:t>
      </w:r>
      <w:r w:rsidR="00000000" w:rsidRPr="00EA50D3">
        <w:rPr>
          <w:rFonts w:ascii="Times New Roman" w:eastAsia="楷体" w:hAnsi="Times New Roman" w:cs="Times New Roman" w:hint="eastAsia"/>
          <w:sz w:val="24"/>
          <w:szCs w:val="24"/>
        </w:rPr>
        <w:t>热环境效应</w:t>
      </w:r>
      <w:r w:rsidR="005D4006" w:rsidRPr="00EA50D3">
        <w:rPr>
          <w:rFonts w:ascii="Times New Roman" w:eastAsia="楷体" w:hAnsi="Times New Roman" w:cs="Times New Roman" w:hint="eastAsia"/>
          <w:sz w:val="24"/>
          <w:szCs w:val="24"/>
        </w:rPr>
        <w:t>缺乏</w:t>
      </w:r>
      <w:r w:rsidR="00000000" w:rsidRPr="00E14D1A">
        <w:rPr>
          <w:rFonts w:ascii="Times New Roman" w:eastAsia="楷体" w:hAnsi="Times New Roman" w:cs="Times New Roman"/>
          <w:sz w:val="24"/>
          <w:szCs w:val="24"/>
        </w:rPr>
        <w:t>理解</w:t>
      </w:r>
      <w:r w:rsidR="00000000" w:rsidRPr="00E14D1A">
        <w:rPr>
          <w:rFonts w:ascii="Times New Roman" w:eastAsia="楷体" w:hAnsi="Times New Roman" w:cs="Times New Roman" w:hint="eastAsia"/>
          <w:sz w:val="24"/>
          <w:szCs w:val="24"/>
        </w:rPr>
        <w:t>。</w:t>
      </w:r>
      <w:r w:rsidR="00000000" w:rsidRPr="00E14D1A">
        <w:rPr>
          <w:rFonts w:ascii="Times New Roman" w:eastAsia="楷体" w:hAnsi="Times New Roman" w:cs="Times New Roman" w:hint="eastAsia"/>
          <w:b/>
          <w:bCs/>
          <w:sz w:val="24"/>
          <w:szCs w:val="24"/>
        </w:rPr>
        <w:t>针对这一问题，</w:t>
      </w:r>
      <w:r w:rsidR="00000000" w:rsidRPr="00EA50D3">
        <w:rPr>
          <w:rFonts w:ascii="Times New Roman" w:eastAsia="楷体" w:hAnsi="Times New Roman" w:cs="Times New Roman" w:hint="eastAsia"/>
          <w:b/>
          <w:bCs/>
          <w:sz w:val="24"/>
          <w:szCs w:val="24"/>
        </w:rPr>
        <w:t>本项目建立相应的指标体系，以重庆为例，系统分析行人高度处的河流热环境效应。</w:t>
      </w:r>
    </w:p>
    <w:p w14:paraId="7F950367" w14:textId="68244724" w:rsidR="004C1B86" w:rsidRPr="00EA50D3" w:rsidRDefault="00410C83" w:rsidP="00AB08A8">
      <w:pPr>
        <w:spacing w:line="360" w:lineRule="auto"/>
        <w:rPr>
          <w:rFonts w:ascii="Times New Roman" w:eastAsia="楷体" w:hAnsi="Times New Roman" w:cs="Times New Roman"/>
          <w:b/>
          <w:bCs/>
          <w:sz w:val="24"/>
          <w:szCs w:val="24"/>
        </w:rPr>
      </w:pPr>
      <w:ins w:id="215" w:author="Yifei Zhou" w:date="2023-03-10T10:27:00Z">
        <w:r>
          <w:rPr>
            <w:rFonts w:ascii="Times New Roman" w:eastAsia="楷体" w:hAnsi="Times New Roman" w:cs="Times New Roman" w:hint="eastAsia"/>
            <w:sz w:val="24"/>
            <w:szCs w:val="24"/>
          </w:rPr>
          <w:t xml:space="preserve"> </w:t>
        </w:r>
        <w:r>
          <w:rPr>
            <w:rFonts w:ascii="Times New Roman" w:eastAsia="楷体" w:hAnsi="Times New Roman" w:cs="Times New Roman"/>
            <w:sz w:val="24"/>
            <w:szCs w:val="24"/>
          </w:rPr>
          <w:t xml:space="preserve">     </w:t>
        </w:r>
        <w:r>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2</w:t>
        </w:r>
        <w:r>
          <w:rPr>
            <w:rFonts w:ascii="Times New Roman" w:eastAsia="楷体" w:hAnsi="Times New Roman" w:cs="Times New Roman" w:hint="eastAsia"/>
            <w:sz w:val="24"/>
            <w:szCs w:val="24"/>
          </w:rPr>
          <w:t>）</w:t>
        </w:r>
      </w:ins>
      <w:del w:id="216" w:author="Yifei Zhou" w:date="2023-03-10T10:27:00Z">
        <w:r w:rsidR="00000000" w:rsidRPr="00E14D1A" w:rsidDel="00410C83">
          <w:rPr>
            <w:rFonts w:ascii="Times New Roman" w:eastAsia="楷体" w:hAnsi="Times New Roman" w:cs="Times New Roman" w:hint="eastAsia"/>
            <w:sz w:val="24"/>
            <w:szCs w:val="24"/>
          </w:rPr>
          <w:delText>（</w:delText>
        </w:r>
        <w:r w:rsidR="00000000" w:rsidRPr="00E14D1A" w:rsidDel="00410C83">
          <w:rPr>
            <w:rFonts w:ascii="Times New Roman" w:eastAsia="楷体" w:hAnsi="Times New Roman" w:cs="Times New Roman"/>
            <w:sz w:val="24"/>
            <w:szCs w:val="24"/>
          </w:rPr>
          <w:delText>2</w:delText>
        </w:r>
        <w:r w:rsidR="00000000" w:rsidRPr="00E14D1A" w:rsidDel="00410C83">
          <w:rPr>
            <w:rFonts w:ascii="Times New Roman" w:eastAsia="楷体" w:hAnsi="Times New Roman" w:cs="Times New Roman"/>
            <w:sz w:val="24"/>
            <w:szCs w:val="24"/>
          </w:rPr>
          <w:delText>）</w:delText>
        </w:r>
      </w:del>
      <w:r w:rsidR="00000000" w:rsidRPr="00E14D1A">
        <w:rPr>
          <w:rFonts w:ascii="Times New Roman" w:eastAsia="楷体" w:hAnsi="Times New Roman" w:cs="Times New Roman"/>
          <w:sz w:val="24"/>
          <w:szCs w:val="24"/>
        </w:rPr>
        <w:t>以往</w:t>
      </w:r>
      <w:r w:rsidR="00000000" w:rsidRPr="00EA50D3">
        <w:rPr>
          <w:rFonts w:ascii="Times New Roman" w:eastAsia="楷体" w:hAnsi="Times New Roman" w:cs="Times New Roman" w:hint="eastAsia"/>
          <w:sz w:val="24"/>
          <w:szCs w:val="24"/>
        </w:rPr>
        <w:t>相关研究</w:t>
      </w:r>
      <w:r w:rsidR="00000000" w:rsidRPr="00E14D1A">
        <w:rPr>
          <w:rFonts w:ascii="Times New Roman" w:eastAsia="楷体" w:hAnsi="Times New Roman" w:cs="Times New Roman"/>
          <w:sz w:val="24"/>
          <w:szCs w:val="24"/>
        </w:rPr>
        <w:t>主要基于一天</w:t>
      </w:r>
      <w:r w:rsidR="00000000" w:rsidRPr="00EA50D3">
        <w:rPr>
          <w:rFonts w:ascii="Times New Roman" w:eastAsia="楷体" w:hAnsi="Times New Roman" w:cs="Times New Roman" w:hint="eastAsia"/>
          <w:sz w:val="24"/>
          <w:szCs w:val="24"/>
        </w:rPr>
        <w:t>特定时间点</w:t>
      </w:r>
      <w:r w:rsidR="00000000" w:rsidRPr="00E14D1A">
        <w:rPr>
          <w:rFonts w:ascii="Times New Roman" w:eastAsia="楷体" w:hAnsi="Times New Roman" w:cs="Times New Roman"/>
          <w:sz w:val="24"/>
          <w:szCs w:val="24"/>
        </w:rPr>
        <w:t>的数据</w:t>
      </w:r>
      <w:r w:rsidR="00000000" w:rsidRPr="00EA50D3">
        <w:rPr>
          <w:rFonts w:ascii="Times New Roman" w:eastAsia="楷体" w:hAnsi="Times New Roman" w:cs="Times New Roman" w:hint="eastAsia"/>
          <w:sz w:val="24"/>
          <w:szCs w:val="24"/>
        </w:rPr>
        <w:t>进行分析</w:t>
      </w:r>
      <w:r w:rsidR="00000000" w:rsidRPr="00E14D1A">
        <w:rPr>
          <w:rFonts w:ascii="Times New Roman" w:eastAsia="楷体" w:hAnsi="Times New Roman" w:cs="Times New Roman" w:hint="eastAsia"/>
          <w:sz w:val="24"/>
          <w:szCs w:val="24"/>
        </w:rPr>
        <w:t>，尚未关注</w:t>
      </w:r>
      <w:r w:rsidR="00000000" w:rsidRPr="00EA50D3">
        <w:rPr>
          <w:rFonts w:ascii="Times New Roman" w:eastAsia="楷体" w:hAnsi="Times New Roman" w:cs="Times New Roman" w:hint="eastAsia"/>
          <w:sz w:val="24"/>
          <w:szCs w:val="24"/>
        </w:rPr>
        <w:t>城市水体对周边热环境影响</w:t>
      </w:r>
      <w:r w:rsidR="00000000" w:rsidRPr="00E14D1A">
        <w:rPr>
          <w:rFonts w:ascii="Times New Roman" w:eastAsia="楷体" w:hAnsi="Times New Roman" w:cs="Times New Roman" w:hint="eastAsia"/>
          <w:sz w:val="24"/>
          <w:szCs w:val="24"/>
        </w:rPr>
        <w:t>随时间的变化及其</w:t>
      </w:r>
      <w:r w:rsidR="00000000" w:rsidRPr="00EA50D3">
        <w:rPr>
          <w:rFonts w:ascii="Times New Roman" w:eastAsia="楷体" w:hAnsi="Times New Roman" w:cs="Times New Roman" w:hint="eastAsia"/>
          <w:sz w:val="24"/>
          <w:szCs w:val="24"/>
        </w:rPr>
        <w:t>整体效应</w:t>
      </w:r>
      <w:r w:rsidR="00000000" w:rsidRPr="00E14D1A">
        <w:rPr>
          <w:rFonts w:ascii="Times New Roman" w:eastAsia="楷体" w:hAnsi="Times New Roman" w:cs="Times New Roman" w:hint="eastAsia"/>
          <w:sz w:val="24"/>
          <w:szCs w:val="24"/>
        </w:rPr>
        <w:t>。同时，目前对</w:t>
      </w:r>
      <w:r w:rsidR="00000000" w:rsidRPr="00EA50D3">
        <w:rPr>
          <w:rFonts w:ascii="Times New Roman" w:eastAsia="楷体" w:hAnsi="Times New Roman" w:cs="Times New Roman" w:hint="eastAsia"/>
          <w:sz w:val="24"/>
          <w:szCs w:val="24"/>
        </w:rPr>
        <w:t>城市水体热环境效应在滨水地区内</w:t>
      </w:r>
      <w:r w:rsidR="00000000" w:rsidRPr="00E14D1A">
        <w:rPr>
          <w:rFonts w:ascii="Times New Roman" w:eastAsia="楷体" w:hAnsi="Times New Roman" w:cs="Times New Roman" w:hint="eastAsia"/>
          <w:sz w:val="24"/>
          <w:szCs w:val="24"/>
        </w:rPr>
        <w:t>的空间分异特征及其形成机制</w:t>
      </w:r>
      <w:r w:rsidR="005D4006" w:rsidRPr="00E14D1A">
        <w:rPr>
          <w:rFonts w:ascii="Times New Roman" w:eastAsia="楷体" w:hAnsi="Times New Roman" w:cs="Times New Roman" w:hint="eastAsia"/>
          <w:sz w:val="24"/>
          <w:szCs w:val="24"/>
        </w:rPr>
        <w:t>缺乏</w:t>
      </w:r>
      <w:r w:rsidR="00000000" w:rsidRPr="00E14D1A">
        <w:rPr>
          <w:rFonts w:ascii="Times New Roman" w:eastAsia="楷体" w:hAnsi="Times New Roman" w:cs="Times New Roman" w:hint="eastAsia"/>
          <w:sz w:val="24"/>
          <w:szCs w:val="24"/>
        </w:rPr>
        <w:t>理解。</w:t>
      </w:r>
      <w:r w:rsidR="00000000" w:rsidRPr="00E14D1A">
        <w:rPr>
          <w:rFonts w:ascii="Times New Roman" w:eastAsia="楷体" w:hAnsi="Times New Roman" w:cs="Times New Roman" w:hint="eastAsia"/>
          <w:b/>
          <w:bCs/>
          <w:sz w:val="24"/>
          <w:szCs w:val="24"/>
        </w:rPr>
        <w:t>针对上述问题，</w:t>
      </w:r>
      <w:r w:rsidR="00000000" w:rsidRPr="00EA50D3">
        <w:rPr>
          <w:rFonts w:ascii="Times New Roman" w:eastAsia="楷体" w:hAnsi="Times New Roman" w:cs="Times New Roman" w:hint="eastAsia"/>
          <w:b/>
          <w:bCs/>
          <w:sz w:val="24"/>
          <w:szCs w:val="24"/>
        </w:rPr>
        <w:t>本项目基于实测数据分析河</w:t>
      </w:r>
      <w:proofErr w:type="gramStart"/>
      <w:r w:rsidR="00000000" w:rsidRPr="00EA50D3">
        <w:rPr>
          <w:rFonts w:ascii="Times New Roman" w:eastAsia="楷体" w:hAnsi="Times New Roman" w:cs="Times New Roman" w:hint="eastAsia"/>
          <w:b/>
          <w:bCs/>
          <w:sz w:val="24"/>
          <w:szCs w:val="24"/>
        </w:rPr>
        <w:t>流冠</w:t>
      </w:r>
      <w:proofErr w:type="gramEnd"/>
      <w:r w:rsidR="00000000" w:rsidRPr="00EA50D3">
        <w:rPr>
          <w:rFonts w:ascii="Times New Roman" w:eastAsia="楷体" w:hAnsi="Times New Roman" w:cs="Times New Roman" w:hint="eastAsia"/>
          <w:b/>
          <w:bCs/>
          <w:sz w:val="24"/>
          <w:szCs w:val="24"/>
        </w:rPr>
        <w:t>层热效应在不同尺度区域内部的空间分</w:t>
      </w:r>
      <w:proofErr w:type="gramStart"/>
      <w:r w:rsidR="00000000" w:rsidRPr="00EA50D3">
        <w:rPr>
          <w:rFonts w:ascii="Times New Roman" w:eastAsia="楷体" w:hAnsi="Times New Roman" w:cs="Times New Roman" w:hint="eastAsia"/>
          <w:b/>
          <w:bCs/>
          <w:sz w:val="24"/>
          <w:szCs w:val="24"/>
        </w:rPr>
        <w:t>异及其</w:t>
      </w:r>
      <w:proofErr w:type="gramEnd"/>
      <w:r w:rsidR="00000000" w:rsidRPr="00EA50D3">
        <w:rPr>
          <w:rFonts w:ascii="Times New Roman" w:eastAsia="楷体" w:hAnsi="Times New Roman" w:cs="Times New Roman" w:hint="eastAsia"/>
          <w:b/>
          <w:bCs/>
          <w:sz w:val="24"/>
          <w:szCs w:val="24"/>
        </w:rPr>
        <w:t>随时间的变化，并阐明其形成机制。</w:t>
      </w:r>
    </w:p>
    <w:p w14:paraId="60A46E46" w14:textId="77777777" w:rsidR="0036342A" w:rsidRPr="00E14D1A" w:rsidRDefault="0036342A" w:rsidP="00C629F0">
      <w:pPr>
        <w:snapToGrid w:val="0"/>
        <w:spacing w:line="360" w:lineRule="auto"/>
        <w:ind w:firstLineChars="198" w:firstLine="554"/>
        <w:rPr>
          <w:rFonts w:ascii="楷体" w:eastAsia="楷体" w:hAnsi="楷体"/>
          <w:bCs/>
          <w:color w:val="0070C0"/>
          <w:sz w:val="28"/>
          <w:szCs w:val="28"/>
        </w:rPr>
      </w:pPr>
    </w:p>
    <w:p w14:paraId="12B08041" w14:textId="76C437FA" w:rsidR="004C1B86" w:rsidRPr="00E14D1A" w:rsidRDefault="00000000" w:rsidP="004E41B3">
      <w:pPr>
        <w:snapToGrid w:val="0"/>
        <w:spacing w:line="360" w:lineRule="auto"/>
        <w:ind w:firstLineChars="198" w:firstLine="554"/>
        <w:rPr>
          <w:rFonts w:ascii="楷体" w:eastAsia="楷体" w:hAnsi="楷体" w:cs="楷体_GB2312"/>
          <w:color w:val="0070C0"/>
          <w:sz w:val="28"/>
          <w:szCs w:val="28"/>
        </w:rPr>
      </w:pPr>
      <w:r w:rsidRPr="00E14D1A">
        <w:rPr>
          <w:rFonts w:ascii="楷体" w:eastAsia="楷体" w:hAnsi="楷体" w:hint="eastAsia"/>
          <w:bCs/>
          <w:color w:val="0070C0"/>
          <w:sz w:val="28"/>
          <w:szCs w:val="28"/>
        </w:rPr>
        <w:lastRenderedPageBreak/>
        <w:t>5</w:t>
      </w:r>
      <w:r w:rsidRPr="00E14D1A">
        <w:rPr>
          <w:rFonts w:ascii="楷体" w:eastAsia="楷体" w:hAnsi="楷体"/>
          <w:bCs/>
          <w:color w:val="0070C0"/>
          <w:sz w:val="28"/>
          <w:szCs w:val="28"/>
        </w:rPr>
        <w:t xml:space="preserve">. </w:t>
      </w:r>
      <w:r w:rsidRPr="00E14D1A">
        <w:rPr>
          <w:rFonts w:ascii="楷体" w:eastAsia="楷体" w:hAnsi="楷体" w:cs="楷体_GB2312" w:hint="eastAsia"/>
          <w:b/>
          <w:bCs/>
          <w:color w:val="0070C0"/>
          <w:sz w:val="28"/>
          <w:szCs w:val="28"/>
        </w:rPr>
        <w:t>年度研究计划及预期研究结果</w:t>
      </w:r>
      <w:r w:rsidRPr="00E14D1A">
        <w:rPr>
          <w:rFonts w:ascii="楷体" w:eastAsia="楷体" w:hAnsi="楷体" w:cs="楷体_GB2312" w:hint="eastAsia"/>
          <w:color w:val="0070C0"/>
          <w:sz w:val="28"/>
          <w:szCs w:val="28"/>
        </w:rPr>
        <w:t>（包括拟组织的重要学术交流活动、国际合作与交流计划等）。</w:t>
      </w:r>
    </w:p>
    <w:p w14:paraId="441739C0" w14:textId="39EB30C9" w:rsidR="004C1B86" w:rsidRPr="00EA50D3" w:rsidRDefault="00000000" w:rsidP="00EA50D3">
      <w:pPr>
        <w:spacing w:line="360" w:lineRule="auto"/>
        <w:ind w:firstLine="554"/>
        <w:rPr>
          <w:rFonts w:ascii="Times New Roman" w:eastAsia="楷体" w:hAnsi="Times New Roman" w:cs="Times New Roman"/>
          <w:b/>
          <w:color w:val="000000"/>
          <w:sz w:val="26"/>
          <w:szCs w:val="26"/>
        </w:rPr>
      </w:pPr>
      <w:r w:rsidRPr="00EA50D3">
        <w:rPr>
          <w:rFonts w:ascii="Times New Roman" w:eastAsia="楷体" w:hAnsi="Times New Roman" w:cs="Times New Roman"/>
          <w:b/>
          <w:color w:val="000000"/>
          <w:sz w:val="26"/>
          <w:szCs w:val="26"/>
        </w:rPr>
        <w:t>5.1</w:t>
      </w:r>
      <w:r w:rsidR="00E2568F" w:rsidRPr="00E14D1A">
        <w:rPr>
          <w:rFonts w:ascii="Times New Roman" w:eastAsia="楷体" w:hAnsi="Times New Roman" w:cs="Times New Roman"/>
          <w:b/>
          <w:color w:val="000000"/>
          <w:sz w:val="26"/>
          <w:szCs w:val="26"/>
        </w:rPr>
        <w:t xml:space="preserve">. </w:t>
      </w:r>
      <w:r w:rsidRPr="00EA50D3">
        <w:rPr>
          <w:rFonts w:ascii="Times New Roman" w:eastAsia="楷体" w:hAnsi="Times New Roman" w:cs="Times New Roman" w:hint="eastAsia"/>
          <w:b/>
          <w:color w:val="000000"/>
          <w:sz w:val="26"/>
          <w:szCs w:val="26"/>
        </w:rPr>
        <w:t>年度研究计划</w:t>
      </w:r>
    </w:p>
    <w:p w14:paraId="002B715C" w14:textId="3165C910" w:rsidR="0036342A" w:rsidRPr="00021BAE" w:rsidDel="00AE0AD9" w:rsidRDefault="00527696" w:rsidP="00C629F0">
      <w:pPr>
        <w:spacing w:line="360" w:lineRule="auto"/>
        <w:rPr>
          <w:del w:id="217" w:author="Yifei Zhou" w:date="2023-03-10T10:31:00Z"/>
          <w:rFonts w:ascii="Times New Roman" w:eastAsia="楷体" w:hAnsi="Times New Roman" w:cs="Times New Roman"/>
          <w:color w:val="000000"/>
          <w:sz w:val="24"/>
          <w:szCs w:val="24"/>
        </w:rPr>
      </w:pPr>
      <w:r w:rsidRPr="00E14D1A">
        <w:rPr>
          <w:rFonts w:ascii="Times New Roman" w:eastAsia="楷体" w:hAnsi="Times New Roman" w:cs="Times New Roman"/>
          <w:color w:val="000000"/>
          <w:sz w:val="24"/>
          <w:szCs w:val="24"/>
        </w:rPr>
        <w:t xml:space="preserve">        </w:t>
      </w:r>
      <w:r w:rsidRPr="00E14D1A">
        <w:rPr>
          <w:rFonts w:ascii="Times New Roman" w:eastAsia="楷体" w:hAnsi="Times New Roman" w:cs="Times New Roman" w:hint="eastAsia"/>
          <w:color w:val="000000"/>
          <w:sz w:val="24"/>
          <w:szCs w:val="24"/>
        </w:rPr>
        <w:t>本项目计划</w:t>
      </w:r>
      <w:r w:rsidRPr="00E14D1A">
        <w:rPr>
          <w:rFonts w:ascii="Times New Roman" w:eastAsia="楷体" w:hAnsi="Times New Roman" w:cs="Times New Roman"/>
          <w:color w:val="000000"/>
          <w:sz w:val="24"/>
          <w:szCs w:val="24"/>
        </w:rPr>
        <w:t>3</w:t>
      </w:r>
      <w:r w:rsidRPr="00E14D1A">
        <w:rPr>
          <w:rFonts w:ascii="Times New Roman" w:eastAsia="楷体" w:hAnsi="Times New Roman" w:cs="Times New Roman" w:hint="eastAsia"/>
          <w:color w:val="000000"/>
          <w:sz w:val="24"/>
          <w:szCs w:val="24"/>
        </w:rPr>
        <w:t>年（</w:t>
      </w:r>
      <w:r w:rsidRPr="00E14D1A">
        <w:rPr>
          <w:rFonts w:ascii="Times New Roman" w:eastAsia="楷体" w:hAnsi="Times New Roman" w:cs="Times New Roman"/>
          <w:color w:val="000000"/>
          <w:sz w:val="24"/>
          <w:szCs w:val="24"/>
        </w:rPr>
        <w:t>2024.01-2026.12</w:t>
      </w:r>
      <w:r w:rsidRPr="00E14D1A">
        <w:rPr>
          <w:rFonts w:ascii="Times New Roman" w:eastAsia="楷体" w:hAnsi="Times New Roman" w:cs="Times New Roman" w:hint="eastAsia"/>
          <w:color w:val="000000"/>
          <w:sz w:val="24"/>
          <w:szCs w:val="24"/>
        </w:rPr>
        <w:t>）完成，具体研究计划见下表：</w:t>
      </w:r>
    </w:p>
    <w:p w14:paraId="28DF3777" w14:textId="6F57F8DB" w:rsidR="006D658F" w:rsidDel="00410C83" w:rsidRDefault="006D658F" w:rsidP="00C629F0">
      <w:pPr>
        <w:spacing w:line="360" w:lineRule="auto"/>
        <w:rPr>
          <w:del w:id="218" w:author="Yifei Zhou" w:date="2023-03-10T10:28:00Z"/>
          <w:rFonts w:ascii="Times New Roman" w:eastAsia="楷体" w:hAnsi="Times New Roman" w:cs="Times New Roman"/>
          <w:color w:val="000000"/>
          <w:sz w:val="24"/>
          <w:szCs w:val="24"/>
        </w:rPr>
      </w:pPr>
    </w:p>
    <w:p w14:paraId="5699C735" w14:textId="41425963" w:rsidR="006D658F" w:rsidRPr="00021BAE" w:rsidDel="00410C83" w:rsidRDefault="006D658F" w:rsidP="00C629F0">
      <w:pPr>
        <w:spacing w:line="360" w:lineRule="auto"/>
        <w:rPr>
          <w:del w:id="219" w:author="Yifei Zhou" w:date="2023-03-10T10:28:00Z"/>
          <w:rFonts w:ascii="Times New Roman" w:eastAsia="楷体" w:hAnsi="Times New Roman" w:cs="Times New Roman"/>
          <w:color w:val="000000"/>
          <w:sz w:val="24"/>
          <w:szCs w:val="24"/>
        </w:rPr>
      </w:pPr>
    </w:p>
    <w:p w14:paraId="296BF119" w14:textId="2D0D2686" w:rsidR="006D658F" w:rsidRPr="00021BAE" w:rsidDel="00410C83" w:rsidRDefault="006D658F" w:rsidP="00C629F0">
      <w:pPr>
        <w:spacing w:line="360" w:lineRule="auto"/>
        <w:rPr>
          <w:del w:id="220" w:author="Yifei Zhou" w:date="2023-03-10T10:28:00Z"/>
          <w:rFonts w:ascii="Times New Roman" w:eastAsia="楷体" w:hAnsi="Times New Roman" w:cs="Times New Roman"/>
          <w:color w:val="000000"/>
          <w:sz w:val="24"/>
          <w:szCs w:val="24"/>
        </w:rPr>
      </w:pPr>
    </w:p>
    <w:p w14:paraId="1862EC0C" w14:textId="5150E2BD" w:rsidR="006D658F" w:rsidRPr="00021BAE" w:rsidDel="00410C83" w:rsidRDefault="006D658F" w:rsidP="00C629F0">
      <w:pPr>
        <w:spacing w:line="360" w:lineRule="auto"/>
        <w:rPr>
          <w:del w:id="221" w:author="Yifei Zhou" w:date="2023-03-10T10:28:00Z"/>
          <w:rFonts w:ascii="Times New Roman" w:eastAsia="楷体" w:hAnsi="Times New Roman" w:cs="Times New Roman"/>
          <w:color w:val="000000"/>
          <w:sz w:val="24"/>
          <w:szCs w:val="24"/>
        </w:rPr>
      </w:pPr>
    </w:p>
    <w:p w14:paraId="27175470" w14:textId="77777777" w:rsidR="006D658F" w:rsidRPr="00021BAE" w:rsidRDefault="006D658F" w:rsidP="00C629F0">
      <w:pPr>
        <w:spacing w:line="360" w:lineRule="auto"/>
        <w:rPr>
          <w:rFonts w:ascii="Times New Roman" w:eastAsia="楷体" w:hAnsi="Times New Roman" w:cs="Times New Roman"/>
          <w:color w:val="000000"/>
          <w:sz w:val="24"/>
          <w:szCs w:val="24"/>
        </w:rPr>
      </w:pPr>
    </w:p>
    <w:tbl>
      <w:tblPr>
        <w:tblStyle w:val="6-5"/>
        <w:tblW w:w="0" w:type="auto"/>
        <w:tblLook w:val="04A0" w:firstRow="1" w:lastRow="0" w:firstColumn="1" w:lastColumn="0" w:noHBand="0" w:noVBand="1"/>
        <w:tblPrChange w:id="222" w:author="Yifei Zhou" w:date="2023-03-10T10:09:00Z">
          <w:tblPr>
            <w:tblStyle w:val="50"/>
            <w:tblW w:w="0" w:type="auto"/>
            <w:tblLook w:val="04A0" w:firstRow="1" w:lastRow="0" w:firstColumn="1" w:lastColumn="0" w:noHBand="0" w:noVBand="1"/>
          </w:tblPr>
        </w:tblPrChange>
      </w:tblPr>
      <w:tblGrid>
        <w:gridCol w:w="435"/>
        <w:gridCol w:w="3255"/>
        <w:gridCol w:w="861"/>
        <w:gridCol w:w="861"/>
        <w:gridCol w:w="861"/>
        <w:gridCol w:w="861"/>
        <w:gridCol w:w="861"/>
        <w:gridCol w:w="861"/>
        <w:tblGridChange w:id="223">
          <w:tblGrid>
            <w:gridCol w:w="435"/>
            <w:gridCol w:w="1"/>
            <w:gridCol w:w="1"/>
            <w:gridCol w:w="3253"/>
            <w:gridCol w:w="246"/>
            <w:gridCol w:w="615"/>
            <w:gridCol w:w="234"/>
            <w:gridCol w:w="627"/>
            <w:gridCol w:w="163"/>
            <w:gridCol w:w="698"/>
            <w:gridCol w:w="92"/>
            <w:gridCol w:w="769"/>
            <w:gridCol w:w="81"/>
            <w:gridCol w:w="780"/>
            <w:gridCol w:w="71"/>
            <w:gridCol w:w="790"/>
          </w:tblGrid>
        </w:tblGridChange>
      </w:tblGrid>
      <w:tr w:rsidR="007F78DA" w:rsidRPr="00021BAE" w14:paraId="364719D0" w14:textId="77777777" w:rsidTr="005B6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 w:type="dxa"/>
            <w:tcPrChange w:id="224" w:author="Yifei Zhou" w:date="2023-03-10T10:09:00Z">
              <w:tcPr>
                <w:tcW w:w="436" w:type="dxa"/>
                <w:gridSpan w:val="2"/>
              </w:tcPr>
            </w:tcPrChange>
          </w:tcPr>
          <w:p w14:paraId="0B76467C" w14:textId="77777777" w:rsidR="006D658F" w:rsidRPr="00125234" w:rsidRDefault="006D658F" w:rsidP="00C629F0">
            <w:pPr>
              <w:spacing w:line="360" w:lineRule="auto"/>
              <w:cnfStyle w:val="101000000000" w:firstRow="1" w:lastRow="0" w:firstColumn="1" w:lastColumn="0" w:oddVBand="0" w:evenVBand="0" w:oddHBand="0" w:evenHBand="0" w:firstRowFirstColumn="0" w:firstRowLastColumn="0" w:lastRowFirstColumn="0" w:lastRowLastColumn="0"/>
              <w:rPr>
                <w:rFonts w:ascii="Times New Roman" w:eastAsia="楷体" w:hAnsi="Times New Roman" w:cs="Times New Roman"/>
                <w:color w:val="000000"/>
                <w:sz w:val="18"/>
                <w:szCs w:val="18"/>
                <w:rPrChange w:id="225" w:author="Yifei Zhou" w:date="2023-03-10T10:35:00Z">
                  <w:rPr>
                    <w:rFonts w:ascii="Times New Roman" w:eastAsia="楷体" w:hAnsi="Times New Roman" w:cs="Times New Roman"/>
                    <w:color w:val="000000"/>
                    <w:sz w:val="24"/>
                    <w:szCs w:val="24"/>
                  </w:rPr>
                </w:rPrChange>
              </w:rPr>
            </w:pPr>
          </w:p>
        </w:tc>
        <w:tc>
          <w:tcPr>
            <w:tcW w:w="3499" w:type="dxa"/>
            <w:tcPrChange w:id="226" w:author="Yifei Zhou" w:date="2023-03-10T10:09:00Z">
              <w:tcPr>
                <w:tcW w:w="3500" w:type="dxa"/>
                <w:gridSpan w:val="3"/>
              </w:tcPr>
            </w:tcPrChange>
          </w:tcPr>
          <w:p w14:paraId="28DDE050" w14:textId="4847B28D" w:rsidR="006D658F" w:rsidRPr="00125234" w:rsidRDefault="00C45F87" w:rsidP="00C629F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18"/>
                <w:szCs w:val="18"/>
                <w:rPrChange w:id="227" w:author="Yifei Zhou" w:date="2023-03-10T10:35:00Z">
                  <w:rPr>
                    <w:rFonts w:ascii="Times New Roman" w:eastAsia="楷体" w:hAnsi="Times New Roman" w:cs="Times New Roman"/>
                    <w:color w:val="000000"/>
                    <w:sz w:val="24"/>
                    <w:szCs w:val="24"/>
                  </w:rPr>
                </w:rPrChange>
              </w:rPr>
            </w:pPr>
            <w:r w:rsidRPr="00125234">
              <w:rPr>
                <w:rFonts w:ascii="Times New Roman" w:eastAsia="楷体" w:hAnsi="Times New Roman" w:cs="Times New Roman" w:hint="eastAsia"/>
                <w:color w:val="000000"/>
                <w:sz w:val="18"/>
                <w:szCs w:val="18"/>
                <w:rPrChange w:id="228" w:author="Yifei Zhou" w:date="2023-03-10T10:35:00Z">
                  <w:rPr>
                    <w:rFonts w:ascii="Times New Roman" w:eastAsia="楷体" w:hAnsi="Times New Roman" w:cs="Times New Roman" w:hint="eastAsia"/>
                    <w:color w:val="000000"/>
                    <w:sz w:val="24"/>
                    <w:szCs w:val="24"/>
                  </w:rPr>
                </w:rPrChange>
              </w:rPr>
              <w:t>工作内容</w:t>
            </w:r>
          </w:p>
        </w:tc>
        <w:tc>
          <w:tcPr>
            <w:tcW w:w="849" w:type="dxa"/>
            <w:tcPrChange w:id="229" w:author="Yifei Zhou" w:date="2023-03-10T10:09:00Z">
              <w:tcPr>
                <w:tcW w:w="849" w:type="dxa"/>
                <w:gridSpan w:val="2"/>
              </w:tcPr>
            </w:tcPrChange>
          </w:tcPr>
          <w:p w14:paraId="62F32045" w14:textId="592E756F" w:rsidR="006D658F" w:rsidRPr="00125234" w:rsidRDefault="006D658F" w:rsidP="00C629F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18"/>
                <w:szCs w:val="18"/>
                <w:rPrChange w:id="230" w:author="Yifei Zhou" w:date="2023-03-10T10:35:00Z">
                  <w:rPr>
                    <w:rFonts w:ascii="Times New Roman" w:eastAsia="楷体" w:hAnsi="Times New Roman" w:cs="Times New Roman"/>
                    <w:color w:val="000000"/>
                    <w:sz w:val="16"/>
                    <w:szCs w:val="16"/>
                  </w:rPr>
                </w:rPrChange>
              </w:rPr>
            </w:pPr>
            <w:r w:rsidRPr="00125234">
              <w:rPr>
                <w:rFonts w:ascii="Times New Roman" w:eastAsia="楷体" w:hAnsi="Times New Roman" w:cs="Times New Roman"/>
                <w:color w:val="000000"/>
                <w:sz w:val="18"/>
                <w:szCs w:val="18"/>
                <w:rPrChange w:id="231" w:author="Yifei Zhou" w:date="2023-03-10T10:35:00Z">
                  <w:rPr>
                    <w:rFonts w:ascii="Times New Roman" w:eastAsia="楷体" w:hAnsi="Times New Roman" w:cs="Times New Roman"/>
                    <w:color w:val="000000"/>
                    <w:sz w:val="16"/>
                    <w:szCs w:val="16"/>
                  </w:rPr>
                </w:rPrChange>
              </w:rPr>
              <w:t>2024.01-2024.06</w:t>
            </w:r>
          </w:p>
        </w:tc>
        <w:tc>
          <w:tcPr>
            <w:tcW w:w="790" w:type="dxa"/>
            <w:tcPrChange w:id="232" w:author="Yifei Zhou" w:date="2023-03-10T10:09:00Z">
              <w:tcPr>
                <w:tcW w:w="790" w:type="dxa"/>
                <w:gridSpan w:val="2"/>
              </w:tcPr>
            </w:tcPrChange>
          </w:tcPr>
          <w:p w14:paraId="2429F4A6" w14:textId="10E25B2E" w:rsidR="006D658F" w:rsidRPr="00125234" w:rsidRDefault="006D658F" w:rsidP="00C629F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18"/>
                <w:szCs w:val="18"/>
                <w:rPrChange w:id="233" w:author="Yifei Zhou" w:date="2023-03-10T10:35:00Z">
                  <w:rPr>
                    <w:rFonts w:ascii="Times New Roman" w:eastAsia="楷体" w:hAnsi="Times New Roman" w:cs="Times New Roman"/>
                    <w:color w:val="000000"/>
                    <w:sz w:val="16"/>
                    <w:szCs w:val="16"/>
                  </w:rPr>
                </w:rPrChange>
              </w:rPr>
            </w:pPr>
            <w:r w:rsidRPr="00125234">
              <w:rPr>
                <w:rFonts w:ascii="Times New Roman" w:eastAsia="楷体" w:hAnsi="Times New Roman" w:cs="Times New Roman"/>
                <w:color w:val="000000"/>
                <w:sz w:val="18"/>
                <w:szCs w:val="18"/>
                <w:rPrChange w:id="234" w:author="Yifei Zhou" w:date="2023-03-10T10:35:00Z">
                  <w:rPr>
                    <w:rFonts w:ascii="Times New Roman" w:eastAsia="楷体" w:hAnsi="Times New Roman" w:cs="Times New Roman"/>
                    <w:color w:val="000000"/>
                    <w:sz w:val="16"/>
                    <w:szCs w:val="16"/>
                  </w:rPr>
                </w:rPrChange>
              </w:rPr>
              <w:t>2024.07-2024.12</w:t>
            </w:r>
          </w:p>
        </w:tc>
        <w:tc>
          <w:tcPr>
            <w:tcW w:w="790" w:type="dxa"/>
            <w:tcPrChange w:id="235" w:author="Yifei Zhou" w:date="2023-03-10T10:09:00Z">
              <w:tcPr>
                <w:tcW w:w="790" w:type="dxa"/>
                <w:gridSpan w:val="2"/>
              </w:tcPr>
            </w:tcPrChange>
          </w:tcPr>
          <w:p w14:paraId="789B4843" w14:textId="1CDAB31A" w:rsidR="006D658F" w:rsidRPr="00125234" w:rsidRDefault="006D658F" w:rsidP="00C629F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18"/>
                <w:szCs w:val="18"/>
                <w:rPrChange w:id="236" w:author="Yifei Zhou" w:date="2023-03-10T10:35:00Z">
                  <w:rPr>
                    <w:rFonts w:ascii="Times New Roman" w:eastAsia="楷体" w:hAnsi="Times New Roman" w:cs="Times New Roman"/>
                    <w:color w:val="000000"/>
                    <w:sz w:val="16"/>
                    <w:szCs w:val="16"/>
                  </w:rPr>
                </w:rPrChange>
              </w:rPr>
            </w:pPr>
            <w:r w:rsidRPr="00125234">
              <w:rPr>
                <w:rFonts w:ascii="Times New Roman" w:eastAsia="楷体" w:hAnsi="Times New Roman" w:cs="Times New Roman"/>
                <w:color w:val="000000"/>
                <w:sz w:val="18"/>
                <w:szCs w:val="18"/>
                <w:rPrChange w:id="237" w:author="Yifei Zhou" w:date="2023-03-10T10:35:00Z">
                  <w:rPr>
                    <w:rFonts w:ascii="Times New Roman" w:eastAsia="楷体" w:hAnsi="Times New Roman" w:cs="Times New Roman"/>
                    <w:color w:val="000000"/>
                    <w:sz w:val="16"/>
                    <w:szCs w:val="16"/>
                  </w:rPr>
                </w:rPrChange>
              </w:rPr>
              <w:t>2025.01-2025.06</w:t>
            </w:r>
          </w:p>
        </w:tc>
        <w:tc>
          <w:tcPr>
            <w:tcW w:w="850" w:type="dxa"/>
            <w:tcPrChange w:id="238" w:author="Yifei Zhou" w:date="2023-03-10T10:09:00Z">
              <w:tcPr>
                <w:tcW w:w="850" w:type="dxa"/>
                <w:gridSpan w:val="2"/>
              </w:tcPr>
            </w:tcPrChange>
          </w:tcPr>
          <w:p w14:paraId="783028E0" w14:textId="5BA53F42" w:rsidR="006D658F" w:rsidRPr="00125234" w:rsidRDefault="006D658F" w:rsidP="00C629F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18"/>
                <w:szCs w:val="18"/>
                <w:rPrChange w:id="239" w:author="Yifei Zhou" w:date="2023-03-10T10:35:00Z">
                  <w:rPr>
                    <w:rFonts w:ascii="Times New Roman" w:eastAsia="楷体" w:hAnsi="Times New Roman" w:cs="Times New Roman"/>
                    <w:color w:val="000000"/>
                    <w:sz w:val="16"/>
                    <w:szCs w:val="16"/>
                  </w:rPr>
                </w:rPrChange>
              </w:rPr>
            </w:pPr>
            <w:r w:rsidRPr="00125234">
              <w:rPr>
                <w:rFonts w:ascii="Times New Roman" w:eastAsia="楷体" w:hAnsi="Times New Roman" w:cs="Times New Roman"/>
                <w:color w:val="000000"/>
                <w:sz w:val="18"/>
                <w:szCs w:val="18"/>
                <w:rPrChange w:id="240" w:author="Yifei Zhou" w:date="2023-03-10T10:35:00Z">
                  <w:rPr>
                    <w:rFonts w:ascii="Times New Roman" w:eastAsia="楷体" w:hAnsi="Times New Roman" w:cs="Times New Roman"/>
                    <w:color w:val="000000"/>
                    <w:sz w:val="16"/>
                    <w:szCs w:val="16"/>
                  </w:rPr>
                </w:rPrChange>
              </w:rPr>
              <w:t>2025.07-2025.12</w:t>
            </w:r>
          </w:p>
        </w:tc>
        <w:tc>
          <w:tcPr>
            <w:tcW w:w="851" w:type="dxa"/>
            <w:tcPrChange w:id="241" w:author="Yifei Zhou" w:date="2023-03-10T10:09:00Z">
              <w:tcPr>
                <w:tcW w:w="851" w:type="dxa"/>
                <w:gridSpan w:val="2"/>
              </w:tcPr>
            </w:tcPrChange>
          </w:tcPr>
          <w:p w14:paraId="6A9D0100" w14:textId="1945FAEC" w:rsidR="006D658F" w:rsidRPr="00125234" w:rsidRDefault="006D658F" w:rsidP="00C629F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18"/>
                <w:szCs w:val="18"/>
                <w:rPrChange w:id="242" w:author="Yifei Zhou" w:date="2023-03-10T10:35:00Z">
                  <w:rPr>
                    <w:rFonts w:ascii="Times New Roman" w:eastAsia="楷体" w:hAnsi="Times New Roman" w:cs="Times New Roman"/>
                    <w:color w:val="000000"/>
                    <w:sz w:val="16"/>
                    <w:szCs w:val="16"/>
                  </w:rPr>
                </w:rPrChange>
              </w:rPr>
            </w:pPr>
            <w:r w:rsidRPr="00125234">
              <w:rPr>
                <w:rFonts w:ascii="Times New Roman" w:eastAsia="楷体" w:hAnsi="Times New Roman" w:cs="Times New Roman"/>
                <w:color w:val="000000"/>
                <w:sz w:val="18"/>
                <w:szCs w:val="18"/>
                <w:rPrChange w:id="243" w:author="Yifei Zhou" w:date="2023-03-10T10:35:00Z">
                  <w:rPr>
                    <w:rFonts w:ascii="Times New Roman" w:eastAsia="楷体" w:hAnsi="Times New Roman" w:cs="Times New Roman"/>
                    <w:color w:val="000000"/>
                    <w:sz w:val="16"/>
                    <w:szCs w:val="16"/>
                  </w:rPr>
                </w:rPrChange>
              </w:rPr>
              <w:t>2026.01-2026.06</w:t>
            </w:r>
          </w:p>
        </w:tc>
        <w:tc>
          <w:tcPr>
            <w:tcW w:w="790" w:type="dxa"/>
            <w:tcPrChange w:id="244" w:author="Yifei Zhou" w:date="2023-03-10T10:09:00Z">
              <w:tcPr>
                <w:tcW w:w="790" w:type="dxa"/>
              </w:tcPr>
            </w:tcPrChange>
          </w:tcPr>
          <w:p w14:paraId="243C3EEF" w14:textId="3106DB76" w:rsidR="006D658F" w:rsidRPr="00125234" w:rsidRDefault="006D658F" w:rsidP="00C629F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18"/>
                <w:szCs w:val="18"/>
                <w:rPrChange w:id="245" w:author="Yifei Zhou" w:date="2023-03-10T10:35:00Z">
                  <w:rPr>
                    <w:rFonts w:ascii="Times New Roman" w:eastAsia="楷体" w:hAnsi="Times New Roman" w:cs="Times New Roman"/>
                    <w:color w:val="000000"/>
                    <w:sz w:val="16"/>
                    <w:szCs w:val="16"/>
                  </w:rPr>
                </w:rPrChange>
              </w:rPr>
            </w:pPr>
            <w:r w:rsidRPr="00125234">
              <w:rPr>
                <w:rFonts w:ascii="Times New Roman" w:eastAsia="楷体" w:hAnsi="Times New Roman" w:cs="Times New Roman"/>
                <w:color w:val="000000"/>
                <w:sz w:val="18"/>
                <w:szCs w:val="18"/>
                <w:rPrChange w:id="246" w:author="Yifei Zhou" w:date="2023-03-10T10:35:00Z">
                  <w:rPr>
                    <w:rFonts w:ascii="Times New Roman" w:eastAsia="楷体" w:hAnsi="Times New Roman" w:cs="Times New Roman"/>
                    <w:color w:val="000000"/>
                    <w:sz w:val="16"/>
                    <w:szCs w:val="16"/>
                  </w:rPr>
                </w:rPrChange>
              </w:rPr>
              <w:t>2026.07-2026.12</w:t>
            </w:r>
          </w:p>
        </w:tc>
      </w:tr>
      <w:tr w:rsidR="005E79F1" w:rsidRPr="00021BAE" w14:paraId="1C4C0714" w14:textId="77777777" w:rsidTr="005E79F1">
        <w:tblPrEx>
          <w:tblPrExChange w:id="247" w:author="Yifei Zhou" w:date="2023-03-10T10:40:00Z">
            <w:tblPrEx>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 w:type="dxa"/>
            <w:vMerge w:val="restart"/>
            <w:shd w:val="clear" w:color="auto" w:fill="D9D9D9" w:themeFill="background1" w:themeFillShade="D9"/>
            <w:tcPrChange w:id="248" w:author="Yifei Zhou" w:date="2023-03-10T10:40:00Z">
              <w:tcPr>
                <w:tcW w:w="437" w:type="dxa"/>
                <w:vMerge w:val="restart"/>
              </w:tcPr>
            </w:tcPrChange>
          </w:tcPr>
          <w:p w14:paraId="27CCCC6E" w14:textId="513F63EF" w:rsidR="006D658F" w:rsidRPr="00125234" w:rsidRDefault="006D658F" w:rsidP="00EA50D3">
            <w:pPr>
              <w:spacing w:line="240" w:lineRule="auto"/>
              <w:jc w:val="center"/>
              <w:cnfStyle w:val="001000100000" w:firstRow="0" w:lastRow="0" w:firstColumn="1"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249" w:author="Yifei Zhou" w:date="2023-03-10T10:35:00Z">
                  <w:rPr>
                    <w:rFonts w:ascii="Times New Roman" w:eastAsia="楷体" w:hAnsi="Times New Roman" w:cs="Times New Roman"/>
                    <w:color w:val="000000"/>
                  </w:rPr>
                </w:rPrChange>
              </w:rPr>
            </w:pPr>
            <w:r w:rsidRPr="00125234">
              <w:rPr>
                <w:rFonts w:ascii="Times New Roman" w:eastAsia="楷体" w:hAnsi="Times New Roman" w:cs="Times New Roman" w:hint="eastAsia"/>
                <w:color w:val="000000"/>
                <w:sz w:val="20"/>
                <w:szCs w:val="20"/>
                <w:rPrChange w:id="250" w:author="Yifei Zhou" w:date="2023-03-10T10:35:00Z">
                  <w:rPr>
                    <w:rFonts w:ascii="Times New Roman" w:eastAsia="楷体" w:hAnsi="Times New Roman" w:cs="Times New Roman" w:hint="eastAsia"/>
                    <w:color w:val="000000"/>
                  </w:rPr>
                </w:rPrChange>
              </w:rPr>
              <w:t>准备工作</w:t>
            </w:r>
          </w:p>
        </w:tc>
        <w:tc>
          <w:tcPr>
            <w:tcW w:w="3499" w:type="dxa"/>
            <w:shd w:val="clear" w:color="auto" w:fill="D9D9D9" w:themeFill="background1" w:themeFillShade="D9"/>
            <w:tcPrChange w:id="251" w:author="Yifei Zhou" w:date="2023-03-10T10:40:00Z">
              <w:tcPr>
                <w:tcW w:w="3499" w:type="dxa"/>
                <w:gridSpan w:val="3"/>
                <w:shd w:val="clear" w:color="auto" w:fill="ACB9CA" w:themeFill="text2" w:themeFillTint="66"/>
              </w:tcPr>
            </w:tcPrChange>
          </w:tcPr>
          <w:p w14:paraId="60B602DF" w14:textId="537AC462" w:rsidR="006D658F" w:rsidRPr="005E79F1"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highlight w:val="lightGray"/>
                <w:rPrChange w:id="252" w:author="Yifei Zhou" w:date="2023-03-10T10:39:00Z">
                  <w:rPr>
                    <w:rFonts w:ascii="Times New Roman" w:eastAsia="楷体" w:hAnsi="Times New Roman" w:cs="Times New Roman"/>
                    <w:color w:val="000000"/>
                  </w:rPr>
                </w:rPrChange>
              </w:rPr>
            </w:pPr>
            <w:r w:rsidRPr="005E79F1">
              <w:rPr>
                <w:rFonts w:ascii="Times New Roman" w:eastAsia="楷体" w:hAnsi="Times New Roman" w:cs="Times New Roman" w:hint="eastAsia"/>
                <w:color w:val="000000"/>
                <w:sz w:val="20"/>
                <w:szCs w:val="20"/>
                <w:highlight w:val="lightGray"/>
                <w:rPrChange w:id="253" w:author="Yifei Zhou" w:date="2023-03-10T10:39:00Z">
                  <w:rPr>
                    <w:rFonts w:ascii="Times New Roman" w:eastAsia="楷体" w:hAnsi="Times New Roman" w:cs="Times New Roman" w:hint="eastAsia"/>
                    <w:color w:val="000000"/>
                  </w:rPr>
                </w:rPrChange>
              </w:rPr>
              <w:t>收集相关文献，总结并完善研究方案</w:t>
            </w:r>
          </w:p>
        </w:tc>
        <w:tc>
          <w:tcPr>
            <w:tcW w:w="849" w:type="dxa"/>
            <w:shd w:val="clear" w:color="auto" w:fill="D9D9D9" w:themeFill="background1" w:themeFillShade="D9"/>
            <w:tcPrChange w:id="254" w:author="Yifei Zhou" w:date="2023-03-10T10:40:00Z">
              <w:tcPr>
                <w:tcW w:w="849" w:type="dxa"/>
                <w:gridSpan w:val="2"/>
                <w:shd w:val="clear" w:color="auto" w:fill="ACB9CA" w:themeFill="text2" w:themeFillTint="66"/>
              </w:tcPr>
            </w:tcPrChange>
          </w:tcPr>
          <w:p w14:paraId="41991BB3" w14:textId="7C3D40B9" w:rsidR="006D658F" w:rsidRPr="005E79F1"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highlight w:val="lightGray"/>
                <w:rPrChange w:id="255" w:author="Yifei Zhou" w:date="2023-03-10T10:39:00Z">
                  <w:rPr>
                    <w:rFonts w:ascii="Times New Roman" w:eastAsia="楷体" w:hAnsi="Times New Roman" w:cs="Times New Roman"/>
                    <w:color w:val="000000"/>
                    <w:sz w:val="24"/>
                    <w:szCs w:val="24"/>
                  </w:rPr>
                </w:rPrChange>
              </w:rPr>
            </w:pPr>
            <w:del w:id="256" w:author="Yifei Zhou" w:date="2023-03-10T10:08:00Z">
              <w:r w:rsidRPr="005E79F1" w:rsidDel="005B6497">
                <w:rPr>
                  <w:rFonts w:ascii="MS Gothic" w:eastAsia="MS Gothic" w:hAnsi="MS Gothic" w:cs="MS Gothic"/>
                  <w:color w:val="333333"/>
                  <w:sz w:val="20"/>
                  <w:szCs w:val="20"/>
                  <w:highlight w:val="lightGray"/>
                  <w:shd w:val="clear" w:color="auto" w:fill="FFFFFF"/>
                  <w:rPrChange w:id="257" w:author="Yifei Zhou" w:date="2023-03-10T10:39:00Z">
                    <w:rPr>
                      <w:rFonts w:ascii="MS Gothic" w:eastAsia="MS Gothic" w:hAnsi="MS Gothic" w:cs="MS Gothic"/>
                      <w:color w:val="333333"/>
                      <w:sz w:val="24"/>
                      <w:szCs w:val="24"/>
                      <w:shd w:val="clear" w:color="auto" w:fill="FFFFFF"/>
                    </w:rPr>
                  </w:rPrChange>
                </w:rPr>
                <w:delText>✓</w:delText>
              </w:r>
            </w:del>
          </w:p>
        </w:tc>
        <w:tc>
          <w:tcPr>
            <w:tcW w:w="790" w:type="dxa"/>
            <w:shd w:val="clear" w:color="auto" w:fill="D9D9D9" w:themeFill="background1" w:themeFillShade="D9"/>
            <w:tcPrChange w:id="258" w:author="Yifei Zhou" w:date="2023-03-10T10:40:00Z">
              <w:tcPr>
                <w:tcW w:w="790" w:type="dxa"/>
                <w:gridSpan w:val="2"/>
                <w:shd w:val="clear" w:color="auto" w:fill="ACB9CA" w:themeFill="text2" w:themeFillTint="66"/>
              </w:tcPr>
            </w:tcPrChange>
          </w:tcPr>
          <w:p w14:paraId="29C87114" w14:textId="77777777" w:rsidR="006D658F" w:rsidRPr="005E79F1"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highlight w:val="lightGray"/>
                <w:rPrChange w:id="259" w:author="Yifei Zhou" w:date="2023-03-10T10:39:00Z">
                  <w:rPr>
                    <w:rFonts w:ascii="Times New Roman" w:eastAsia="楷体" w:hAnsi="Times New Roman" w:cs="Times New Roman"/>
                    <w:color w:val="000000"/>
                    <w:sz w:val="24"/>
                    <w:szCs w:val="24"/>
                  </w:rPr>
                </w:rPrChange>
              </w:rPr>
            </w:pPr>
          </w:p>
        </w:tc>
        <w:tc>
          <w:tcPr>
            <w:tcW w:w="790" w:type="dxa"/>
            <w:shd w:val="clear" w:color="auto" w:fill="D9D9D9" w:themeFill="background1" w:themeFillShade="D9"/>
            <w:tcPrChange w:id="260" w:author="Yifei Zhou" w:date="2023-03-10T10:40:00Z">
              <w:tcPr>
                <w:tcW w:w="790" w:type="dxa"/>
                <w:gridSpan w:val="2"/>
                <w:shd w:val="clear" w:color="auto" w:fill="ACB9CA" w:themeFill="text2" w:themeFillTint="66"/>
              </w:tcPr>
            </w:tcPrChange>
          </w:tcPr>
          <w:p w14:paraId="09A6D7F2" w14:textId="77777777" w:rsidR="006D658F" w:rsidRPr="005E79F1"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highlight w:val="lightGray"/>
                <w:rPrChange w:id="261" w:author="Yifei Zhou" w:date="2023-03-10T10:39:00Z">
                  <w:rPr>
                    <w:rFonts w:ascii="Times New Roman" w:eastAsia="楷体" w:hAnsi="Times New Roman" w:cs="Times New Roman"/>
                    <w:color w:val="000000"/>
                    <w:sz w:val="24"/>
                    <w:szCs w:val="24"/>
                  </w:rPr>
                </w:rPrChange>
              </w:rPr>
            </w:pPr>
          </w:p>
        </w:tc>
        <w:tc>
          <w:tcPr>
            <w:tcW w:w="850" w:type="dxa"/>
            <w:shd w:val="clear" w:color="auto" w:fill="D9D9D9" w:themeFill="background1" w:themeFillShade="D9"/>
            <w:tcPrChange w:id="262" w:author="Yifei Zhou" w:date="2023-03-10T10:40:00Z">
              <w:tcPr>
                <w:tcW w:w="850" w:type="dxa"/>
                <w:gridSpan w:val="2"/>
                <w:shd w:val="clear" w:color="auto" w:fill="ACB9CA" w:themeFill="text2" w:themeFillTint="66"/>
              </w:tcPr>
            </w:tcPrChange>
          </w:tcPr>
          <w:p w14:paraId="60B723EC"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263" w:author="Yifei Zhou" w:date="2023-03-10T10:35:00Z">
                  <w:rPr>
                    <w:rFonts w:ascii="Times New Roman" w:eastAsia="楷体" w:hAnsi="Times New Roman" w:cs="Times New Roman"/>
                    <w:color w:val="000000"/>
                    <w:sz w:val="24"/>
                    <w:szCs w:val="24"/>
                  </w:rPr>
                </w:rPrChange>
              </w:rPr>
            </w:pPr>
          </w:p>
        </w:tc>
        <w:tc>
          <w:tcPr>
            <w:tcW w:w="851" w:type="dxa"/>
            <w:shd w:val="clear" w:color="auto" w:fill="D9D9D9" w:themeFill="background1" w:themeFillShade="D9"/>
            <w:tcPrChange w:id="264" w:author="Yifei Zhou" w:date="2023-03-10T10:40:00Z">
              <w:tcPr>
                <w:tcW w:w="851" w:type="dxa"/>
                <w:gridSpan w:val="2"/>
                <w:shd w:val="clear" w:color="auto" w:fill="ACB9CA" w:themeFill="text2" w:themeFillTint="66"/>
              </w:tcPr>
            </w:tcPrChange>
          </w:tcPr>
          <w:p w14:paraId="6CE9F9BC"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265" w:author="Yifei Zhou" w:date="2023-03-10T10:35:00Z">
                  <w:rPr>
                    <w:rFonts w:ascii="Times New Roman" w:eastAsia="楷体" w:hAnsi="Times New Roman" w:cs="Times New Roman"/>
                    <w:color w:val="000000"/>
                    <w:sz w:val="24"/>
                    <w:szCs w:val="24"/>
                  </w:rPr>
                </w:rPrChange>
              </w:rPr>
            </w:pPr>
          </w:p>
        </w:tc>
        <w:tc>
          <w:tcPr>
            <w:tcW w:w="790" w:type="dxa"/>
            <w:shd w:val="clear" w:color="auto" w:fill="D9D9D9" w:themeFill="background1" w:themeFillShade="D9"/>
            <w:tcPrChange w:id="266" w:author="Yifei Zhou" w:date="2023-03-10T10:40:00Z">
              <w:tcPr>
                <w:tcW w:w="790" w:type="dxa"/>
                <w:gridSpan w:val="2"/>
                <w:shd w:val="clear" w:color="auto" w:fill="ACB9CA" w:themeFill="text2" w:themeFillTint="66"/>
              </w:tcPr>
            </w:tcPrChange>
          </w:tcPr>
          <w:p w14:paraId="671E9BCD" w14:textId="4D50A880" w:rsidR="006D658F" w:rsidRPr="00125234" w:rsidRDefault="005E79F1"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267" w:author="Yifei Zhou" w:date="2023-03-10T10:35:00Z">
                  <w:rPr>
                    <w:rFonts w:ascii="Times New Roman" w:eastAsia="楷体" w:hAnsi="Times New Roman" w:cs="Times New Roman"/>
                    <w:color w:val="000000"/>
                    <w:sz w:val="24"/>
                    <w:szCs w:val="24"/>
                  </w:rPr>
                </w:rPrChange>
              </w:rPr>
            </w:pPr>
            <w:ins w:id="268" w:author="Yifei Zhou" w:date="2023-03-10T10:39:00Z">
              <w:r w:rsidRPr="005E79F1">
                <w:rPr>
                  <w:rFonts w:ascii="MS Gothic" w:eastAsia="MS Gothic" w:hAnsi="MS Gothic" w:cs="MS Gothic" w:hint="eastAsia"/>
                  <w:color w:val="333333"/>
                  <w:sz w:val="20"/>
                  <w:szCs w:val="20"/>
                  <w:highlight w:val="lightGray"/>
                  <w:shd w:val="clear" w:color="auto" w:fill="FFFFFF"/>
                  <w:rPrChange w:id="269" w:author="Yifei Zhou" w:date="2023-03-10T10:39:00Z">
                    <w:rPr>
                      <w:rFonts w:ascii="MS Gothic" w:eastAsia="MS Gothic" w:hAnsi="MS Gothic" w:cs="MS Gothic" w:hint="eastAsia"/>
                      <w:color w:val="333333"/>
                      <w:sz w:val="20"/>
                      <w:szCs w:val="20"/>
                      <w:highlight w:val="cyan"/>
                      <w:shd w:val="clear" w:color="auto" w:fill="FFFFFF"/>
                    </w:rPr>
                  </w:rPrChange>
                </w:rPr>
                <w:t>●</w:t>
              </w:r>
            </w:ins>
          </w:p>
        </w:tc>
      </w:tr>
      <w:tr w:rsidR="006F16E9" w:rsidRPr="00021BAE" w14:paraId="3B9361D8" w14:textId="77777777" w:rsidTr="005E79F1">
        <w:tblPrEx>
          <w:tblPrExChange w:id="270" w:author="Yifei Zhou" w:date="2023-03-10T10:40:00Z">
            <w:tblPrEx>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Ex>
          </w:tblPrExChange>
        </w:tblPrEx>
        <w:tc>
          <w:tcPr>
            <w:cnfStyle w:val="001000000000" w:firstRow="0" w:lastRow="0" w:firstColumn="1" w:lastColumn="0" w:oddVBand="0" w:evenVBand="0" w:oddHBand="0" w:evenHBand="0" w:firstRowFirstColumn="0" w:firstRowLastColumn="0" w:lastRowFirstColumn="0" w:lastRowLastColumn="0"/>
            <w:tcW w:w="437" w:type="dxa"/>
            <w:vMerge/>
            <w:shd w:val="clear" w:color="auto" w:fill="D9D9D9" w:themeFill="background1" w:themeFillShade="D9"/>
            <w:tcPrChange w:id="271" w:author="Yifei Zhou" w:date="2023-03-10T10:40:00Z">
              <w:tcPr>
                <w:tcW w:w="437" w:type="dxa"/>
                <w:gridSpan w:val="3"/>
                <w:vMerge/>
              </w:tcPr>
            </w:tcPrChange>
          </w:tcPr>
          <w:p w14:paraId="70C371BA" w14:textId="77777777" w:rsidR="006D658F" w:rsidRPr="00125234" w:rsidRDefault="006D658F" w:rsidP="00EA50D3">
            <w:pPr>
              <w:spacing w:line="240" w:lineRule="auto"/>
              <w:rPr>
                <w:rFonts w:ascii="Times New Roman" w:eastAsia="楷体" w:hAnsi="Times New Roman" w:cs="Times New Roman"/>
                <w:color w:val="000000"/>
                <w:sz w:val="20"/>
                <w:szCs w:val="20"/>
                <w:rPrChange w:id="272" w:author="Yifei Zhou" w:date="2023-03-10T10:35:00Z">
                  <w:rPr>
                    <w:rFonts w:ascii="Times New Roman" w:eastAsia="楷体" w:hAnsi="Times New Roman" w:cs="Times New Roman"/>
                    <w:color w:val="000000"/>
                  </w:rPr>
                </w:rPrChange>
              </w:rPr>
            </w:pPr>
          </w:p>
        </w:tc>
        <w:tc>
          <w:tcPr>
            <w:tcW w:w="3499" w:type="dxa"/>
            <w:tcPrChange w:id="273" w:author="Yifei Zhou" w:date="2023-03-10T10:40:00Z">
              <w:tcPr>
                <w:tcW w:w="3499" w:type="dxa"/>
                <w:gridSpan w:val="2"/>
              </w:tcPr>
            </w:tcPrChange>
          </w:tcPr>
          <w:p w14:paraId="2BB84A8E" w14:textId="665EFE63"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274" w:author="Yifei Zhou" w:date="2023-03-10T10:35:00Z">
                  <w:rPr>
                    <w:rFonts w:ascii="Times New Roman" w:eastAsia="楷体" w:hAnsi="Times New Roman" w:cs="Times New Roman"/>
                    <w:color w:val="000000"/>
                  </w:rPr>
                </w:rPrChange>
              </w:rPr>
            </w:pPr>
            <w:r w:rsidRPr="00125234">
              <w:rPr>
                <w:rFonts w:ascii="Times New Roman" w:eastAsia="楷体" w:hAnsi="Times New Roman" w:cs="Times New Roman" w:hint="eastAsia"/>
                <w:color w:val="000000"/>
                <w:sz w:val="20"/>
                <w:szCs w:val="20"/>
                <w:rPrChange w:id="275" w:author="Yifei Zhou" w:date="2023-03-10T10:35:00Z">
                  <w:rPr>
                    <w:rFonts w:ascii="Times New Roman" w:eastAsia="楷体" w:hAnsi="Times New Roman" w:cs="Times New Roman" w:hint="eastAsia"/>
                    <w:color w:val="000000"/>
                  </w:rPr>
                </w:rPrChange>
              </w:rPr>
              <w:t>补充购买气象测量设备</w:t>
            </w:r>
          </w:p>
        </w:tc>
        <w:tc>
          <w:tcPr>
            <w:tcW w:w="849" w:type="dxa"/>
            <w:tcPrChange w:id="276" w:author="Yifei Zhou" w:date="2023-03-10T10:40:00Z">
              <w:tcPr>
                <w:tcW w:w="849" w:type="dxa"/>
                <w:gridSpan w:val="2"/>
              </w:tcPr>
            </w:tcPrChange>
          </w:tcPr>
          <w:p w14:paraId="5810FD94" w14:textId="09CD6A19" w:rsidR="006D658F" w:rsidRPr="00125234" w:rsidRDefault="005B6497"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277" w:author="Yifei Zhou" w:date="2023-03-10T10:35:00Z">
                  <w:rPr>
                    <w:rFonts w:ascii="Times New Roman" w:eastAsia="楷体" w:hAnsi="Times New Roman" w:cs="Times New Roman"/>
                    <w:color w:val="000000"/>
                    <w:sz w:val="24"/>
                    <w:szCs w:val="24"/>
                  </w:rPr>
                </w:rPrChange>
              </w:rPr>
            </w:pPr>
            <w:ins w:id="278" w:author="Yifei Zhou" w:date="2023-03-10T10:08:00Z">
              <w:r w:rsidRPr="00125234">
                <w:rPr>
                  <w:rFonts w:ascii="MS Gothic" w:eastAsia="MS Gothic" w:hAnsi="MS Gothic" w:cs="MS Gothic" w:hint="eastAsia"/>
                  <w:color w:val="333333"/>
                  <w:sz w:val="20"/>
                  <w:szCs w:val="20"/>
                  <w:shd w:val="clear" w:color="auto" w:fill="FFFFFF"/>
                  <w:rPrChange w:id="279" w:author="Yifei Zhou" w:date="2023-03-10T10:35:00Z">
                    <w:rPr>
                      <w:rFonts w:ascii="MS Gothic" w:eastAsia="MS Gothic" w:hAnsi="MS Gothic" w:cs="MS Gothic" w:hint="eastAsia"/>
                      <w:color w:val="333333"/>
                      <w:sz w:val="24"/>
                      <w:szCs w:val="24"/>
                      <w:shd w:val="clear" w:color="auto" w:fill="FFFFFF"/>
                    </w:rPr>
                  </w:rPrChange>
                </w:rPr>
                <w:t>●</w:t>
              </w:r>
            </w:ins>
            <w:del w:id="280" w:author="Yifei Zhou" w:date="2023-03-10T10:08:00Z">
              <w:r w:rsidR="006D658F" w:rsidRPr="00125234" w:rsidDel="005B6497">
                <w:rPr>
                  <w:rFonts w:ascii="MS Gothic" w:eastAsia="MS Gothic" w:hAnsi="MS Gothic" w:cs="MS Gothic" w:hint="eastAsia"/>
                  <w:color w:val="333333"/>
                  <w:sz w:val="20"/>
                  <w:szCs w:val="20"/>
                  <w:shd w:val="clear" w:color="auto" w:fill="FFFFFF"/>
                  <w:rPrChange w:id="281" w:author="Yifei Zhou" w:date="2023-03-10T10:35:00Z">
                    <w:rPr>
                      <w:rFonts w:ascii="MS Gothic" w:eastAsia="MS Gothic" w:hAnsi="MS Gothic" w:cs="MS Gothic" w:hint="eastAsia"/>
                      <w:color w:val="333333"/>
                      <w:sz w:val="24"/>
                      <w:szCs w:val="24"/>
                      <w:shd w:val="clear" w:color="auto" w:fill="FFFFFF"/>
                    </w:rPr>
                  </w:rPrChange>
                </w:rPr>
                <w:delText>✓</w:delText>
              </w:r>
            </w:del>
          </w:p>
        </w:tc>
        <w:tc>
          <w:tcPr>
            <w:tcW w:w="790" w:type="dxa"/>
            <w:tcPrChange w:id="282" w:author="Yifei Zhou" w:date="2023-03-10T10:40:00Z">
              <w:tcPr>
                <w:tcW w:w="790" w:type="dxa"/>
                <w:gridSpan w:val="2"/>
              </w:tcPr>
            </w:tcPrChange>
          </w:tcPr>
          <w:p w14:paraId="1EDD085C"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283" w:author="Yifei Zhou" w:date="2023-03-10T10:35:00Z">
                  <w:rPr>
                    <w:rFonts w:ascii="Times New Roman" w:eastAsia="楷体" w:hAnsi="Times New Roman" w:cs="Times New Roman"/>
                    <w:color w:val="000000"/>
                    <w:sz w:val="24"/>
                    <w:szCs w:val="24"/>
                  </w:rPr>
                </w:rPrChange>
              </w:rPr>
            </w:pPr>
          </w:p>
        </w:tc>
        <w:tc>
          <w:tcPr>
            <w:tcW w:w="790" w:type="dxa"/>
            <w:tcPrChange w:id="284" w:author="Yifei Zhou" w:date="2023-03-10T10:40:00Z">
              <w:tcPr>
                <w:tcW w:w="790" w:type="dxa"/>
                <w:gridSpan w:val="2"/>
              </w:tcPr>
            </w:tcPrChange>
          </w:tcPr>
          <w:p w14:paraId="209672FD"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285" w:author="Yifei Zhou" w:date="2023-03-10T10:35:00Z">
                  <w:rPr>
                    <w:rFonts w:ascii="Times New Roman" w:eastAsia="楷体" w:hAnsi="Times New Roman" w:cs="Times New Roman"/>
                    <w:color w:val="000000"/>
                    <w:sz w:val="24"/>
                    <w:szCs w:val="24"/>
                  </w:rPr>
                </w:rPrChange>
              </w:rPr>
            </w:pPr>
          </w:p>
        </w:tc>
        <w:tc>
          <w:tcPr>
            <w:tcW w:w="850" w:type="dxa"/>
            <w:tcPrChange w:id="286" w:author="Yifei Zhou" w:date="2023-03-10T10:40:00Z">
              <w:tcPr>
                <w:tcW w:w="850" w:type="dxa"/>
                <w:gridSpan w:val="2"/>
              </w:tcPr>
            </w:tcPrChange>
          </w:tcPr>
          <w:p w14:paraId="46C604EA"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287" w:author="Yifei Zhou" w:date="2023-03-10T10:35:00Z">
                  <w:rPr>
                    <w:rFonts w:ascii="Times New Roman" w:eastAsia="楷体" w:hAnsi="Times New Roman" w:cs="Times New Roman"/>
                    <w:color w:val="000000"/>
                    <w:sz w:val="24"/>
                    <w:szCs w:val="24"/>
                  </w:rPr>
                </w:rPrChange>
              </w:rPr>
            </w:pPr>
          </w:p>
        </w:tc>
        <w:tc>
          <w:tcPr>
            <w:tcW w:w="851" w:type="dxa"/>
            <w:tcPrChange w:id="288" w:author="Yifei Zhou" w:date="2023-03-10T10:40:00Z">
              <w:tcPr>
                <w:tcW w:w="851" w:type="dxa"/>
                <w:gridSpan w:val="2"/>
              </w:tcPr>
            </w:tcPrChange>
          </w:tcPr>
          <w:p w14:paraId="35B756E8"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289" w:author="Yifei Zhou" w:date="2023-03-10T10:35:00Z">
                  <w:rPr>
                    <w:rFonts w:ascii="Times New Roman" w:eastAsia="楷体" w:hAnsi="Times New Roman" w:cs="Times New Roman"/>
                    <w:color w:val="000000"/>
                    <w:sz w:val="24"/>
                    <w:szCs w:val="24"/>
                  </w:rPr>
                </w:rPrChange>
              </w:rPr>
            </w:pPr>
          </w:p>
        </w:tc>
        <w:tc>
          <w:tcPr>
            <w:tcW w:w="790" w:type="dxa"/>
            <w:tcPrChange w:id="290" w:author="Yifei Zhou" w:date="2023-03-10T10:40:00Z">
              <w:tcPr>
                <w:tcW w:w="790" w:type="dxa"/>
              </w:tcPr>
            </w:tcPrChange>
          </w:tcPr>
          <w:p w14:paraId="558DCA36"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291" w:author="Yifei Zhou" w:date="2023-03-10T10:35:00Z">
                  <w:rPr>
                    <w:rFonts w:ascii="Times New Roman" w:eastAsia="楷体" w:hAnsi="Times New Roman" w:cs="Times New Roman"/>
                    <w:color w:val="000000"/>
                    <w:sz w:val="24"/>
                    <w:szCs w:val="24"/>
                  </w:rPr>
                </w:rPrChange>
              </w:rPr>
            </w:pPr>
          </w:p>
        </w:tc>
      </w:tr>
      <w:tr w:rsidR="005E79F1" w:rsidRPr="00021BAE" w14:paraId="28793210" w14:textId="77777777" w:rsidTr="005E7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 w:type="dxa"/>
            <w:vMerge/>
            <w:shd w:val="clear" w:color="auto" w:fill="D9D9D9" w:themeFill="background1" w:themeFillShade="D9"/>
          </w:tcPr>
          <w:p w14:paraId="2AFE90B3" w14:textId="77777777" w:rsidR="006D658F" w:rsidRPr="00125234" w:rsidRDefault="006D658F" w:rsidP="00EA50D3">
            <w:pPr>
              <w:spacing w:line="240" w:lineRule="auto"/>
              <w:rPr>
                <w:rFonts w:ascii="Times New Roman" w:eastAsia="楷体" w:hAnsi="Times New Roman" w:cs="Times New Roman"/>
                <w:color w:val="000000"/>
                <w:sz w:val="20"/>
                <w:szCs w:val="20"/>
                <w:rPrChange w:id="292" w:author="Yifei Zhou" w:date="2023-03-10T10:35:00Z">
                  <w:rPr>
                    <w:rFonts w:ascii="Times New Roman" w:eastAsia="楷体" w:hAnsi="Times New Roman" w:cs="Times New Roman"/>
                    <w:color w:val="000000"/>
                  </w:rPr>
                </w:rPrChange>
              </w:rPr>
            </w:pPr>
          </w:p>
        </w:tc>
        <w:tc>
          <w:tcPr>
            <w:tcW w:w="3499" w:type="dxa"/>
            <w:shd w:val="clear" w:color="auto" w:fill="D9D9D9" w:themeFill="background1" w:themeFillShade="D9"/>
          </w:tcPr>
          <w:p w14:paraId="201D6859" w14:textId="426B57D2" w:rsidR="006D658F" w:rsidRPr="00125234" w:rsidRDefault="006D658F" w:rsidP="00EA50D3">
            <w:pPr>
              <w:autoSpaceDE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293" w:author="Yifei Zhou" w:date="2023-03-10T10:35:00Z">
                  <w:rPr>
                    <w:rFonts w:ascii="Times New Roman" w:eastAsia="楷体" w:hAnsi="Times New Roman" w:cs="Times New Roman"/>
                    <w:color w:val="000000"/>
                  </w:rPr>
                </w:rPrChange>
              </w:rPr>
            </w:pPr>
            <w:r w:rsidRPr="00125234">
              <w:rPr>
                <w:rFonts w:ascii="Times New Roman" w:eastAsia="楷体" w:hAnsi="Times New Roman" w:cs="Times New Roman" w:hint="eastAsia"/>
                <w:color w:val="000000"/>
                <w:sz w:val="20"/>
                <w:szCs w:val="20"/>
                <w:rPrChange w:id="294" w:author="Yifei Zhou" w:date="2023-03-10T10:35:00Z">
                  <w:rPr>
                    <w:rFonts w:ascii="Times New Roman" w:eastAsia="楷体" w:hAnsi="Times New Roman" w:cs="Times New Roman" w:hint="eastAsia"/>
                    <w:color w:val="000000"/>
                  </w:rPr>
                </w:rPrChange>
              </w:rPr>
              <w:t>收集、整理研究区域数据</w:t>
            </w:r>
          </w:p>
        </w:tc>
        <w:tc>
          <w:tcPr>
            <w:tcW w:w="849" w:type="dxa"/>
            <w:shd w:val="clear" w:color="auto" w:fill="D9D9D9" w:themeFill="background1" w:themeFillShade="D9"/>
          </w:tcPr>
          <w:p w14:paraId="2338DFBF" w14:textId="41F5C2C6" w:rsidR="006D658F" w:rsidRPr="00125234" w:rsidRDefault="005B6497"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295" w:author="Yifei Zhou" w:date="2023-03-10T10:35:00Z">
                  <w:rPr>
                    <w:rFonts w:ascii="Times New Roman" w:eastAsia="楷体" w:hAnsi="Times New Roman" w:cs="Times New Roman"/>
                    <w:color w:val="000000"/>
                    <w:sz w:val="24"/>
                    <w:szCs w:val="24"/>
                  </w:rPr>
                </w:rPrChange>
              </w:rPr>
            </w:pPr>
            <w:ins w:id="296" w:author="Yifei Zhou" w:date="2023-03-10T10:08:00Z">
              <w:r w:rsidRPr="005E79F1">
                <w:rPr>
                  <w:rFonts w:ascii="MS Gothic" w:eastAsia="MS Gothic" w:hAnsi="MS Gothic" w:cs="MS Gothic" w:hint="eastAsia"/>
                  <w:color w:val="333333"/>
                  <w:sz w:val="20"/>
                  <w:szCs w:val="20"/>
                  <w:highlight w:val="lightGray"/>
                  <w:shd w:val="clear" w:color="auto" w:fill="FFFFFF"/>
                  <w:rPrChange w:id="297" w:author="Yifei Zhou" w:date="2023-03-10T10:37:00Z">
                    <w:rPr>
                      <w:rFonts w:ascii="MS Gothic" w:eastAsia="MS Gothic" w:hAnsi="MS Gothic" w:cs="MS Gothic" w:hint="eastAsia"/>
                      <w:color w:val="333333"/>
                      <w:sz w:val="24"/>
                      <w:szCs w:val="24"/>
                      <w:shd w:val="clear" w:color="auto" w:fill="FFFFFF"/>
                    </w:rPr>
                  </w:rPrChange>
                </w:rPr>
                <w:t>●</w:t>
              </w:r>
            </w:ins>
            <w:del w:id="298" w:author="Yifei Zhou" w:date="2023-03-10T10:08:00Z">
              <w:r w:rsidR="006D658F" w:rsidRPr="00125234" w:rsidDel="005B6497">
                <w:rPr>
                  <w:rFonts w:ascii="MS Gothic" w:eastAsia="MS Gothic" w:hAnsi="MS Gothic" w:cs="MS Gothic" w:hint="eastAsia"/>
                  <w:color w:val="333333"/>
                  <w:sz w:val="20"/>
                  <w:szCs w:val="20"/>
                  <w:shd w:val="clear" w:color="auto" w:fill="FFFFFF"/>
                  <w:rPrChange w:id="299" w:author="Yifei Zhou" w:date="2023-03-10T10:35:00Z">
                    <w:rPr>
                      <w:rFonts w:ascii="MS Gothic" w:eastAsia="MS Gothic" w:hAnsi="MS Gothic" w:cs="MS Gothic" w:hint="eastAsia"/>
                      <w:color w:val="333333"/>
                      <w:sz w:val="24"/>
                      <w:szCs w:val="24"/>
                      <w:shd w:val="clear" w:color="auto" w:fill="FFFFFF"/>
                    </w:rPr>
                  </w:rPrChange>
                </w:rPr>
                <w:delText>✓</w:delText>
              </w:r>
            </w:del>
          </w:p>
        </w:tc>
        <w:tc>
          <w:tcPr>
            <w:tcW w:w="790" w:type="dxa"/>
            <w:shd w:val="clear" w:color="auto" w:fill="D9D9D9" w:themeFill="background1" w:themeFillShade="D9"/>
          </w:tcPr>
          <w:p w14:paraId="57EC6BD1"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300" w:author="Yifei Zhou" w:date="2023-03-10T10:35:00Z">
                  <w:rPr>
                    <w:rFonts w:ascii="Times New Roman" w:eastAsia="楷体" w:hAnsi="Times New Roman" w:cs="Times New Roman"/>
                    <w:color w:val="000000"/>
                    <w:sz w:val="24"/>
                    <w:szCs w:val="24"/>
                  </w:rPr>
                </w:rPrChange>
              </w:rPr>
            </w:pPr>
          </w:p>
        </w:tc>
        <w:tc>
          <w:tcPr>
            <w:tcW w:w="790" w:type="dxa"/>
            <w:shd w:val="clear" w:color="auto" w:fill="D9D9D9" w:themeFill="background1" w:themeFillShade="D9"/>
          </w:tcPr>
          <w:p w14:paraId="23F10B11"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301" w:author="Yifei Zhou" w:date="2023-03-10T10:35:00Z">
                  <w:rPr>
                    <w:rFonts w:ascii="Times New Roman" w:eastAsia="楷体" w:hAnsi="Times New Roman" w:cs="Times New Roman"/>
                    <w:color w:val="000000"/>
                    <w:sz w:val="24"/>
                    <w:szCs w:val="24"/>
                  </w:rPr>
                </w:rPrChange>
              </w:rPr>
            </w:pPr>
          </w:p>
        </w:tc>
        <w:tc>
          <w:tcPr>
            <w:tcW w:w="850" w:type="dxa"/>
            <w:shd w:val="clear" w:color="auto" w:fill="D9D9D9" w:themeFill="background1" w:themeFillShade="D9"/>
          </w:tcPr>
          <w:p w14:paraId="7142525B"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302" w:author="Yifei Zhou" w:date="2023-03-10T10:35:00Z">
                  <w:rPr>
                    <w:rFonts w:ascii="Times New Roman" w:eastAsia="楷体" w:hAnsi="Times New Roman" w:cs="Times New Roman"/>
                    <w:color w:val="000000"/>
                    <w:sz w:val="24"/>
                    <w:szCs w:val="24"/>
                  </w:rPr>
                </w:rPrChange>
              </w:rPr>
            </w:pPr>
          </w:p>
        </w:tc>
        <w:tc>
          <w:tcPr>
            <w:tcW w:w="851" w:type="dxa"/>
            <w:shd w:val="clear" w:color="auto" w:fill="D9D9D9" w:themeFill="background1" w:themeFillShade="D9"/>
          </w:tcPr>
          <w:p w14:paraId="185E5C54"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303" w:author="Yifei Zhou" w:date="2023-03-10T10:35:00Z">
                  <w:rPr>
                    <w:rFonts w:ascii="Times New Roman" w:eastAsia="楷体" w:hAnsi="Times New Roman" w:cs="Times New Roman"/>
                    <w:color w:val="000000"/>
                    <w:sz w:val="24"/>
                    <w:szCs w:val="24"/>
                  </w:rPr>
                </w:rPrChange>
              </w:rPr>
            </w:pPr>
          </w:p>
        </w:tc>
        <w:tc>
          <w:tcPr>
            <w:tcW w:w="790" w:type="dxa"/>
            <w:shd w:val="clear" w:color="auto" w:fill="D9D9D9" w:themeFill="background1" w:themeFillShade="D9"/>
          </w:tcPr>
          <w:p w14:paraId="7708D250"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304" w:author="Yifei Zhou" w:date="2023-03-10T10:35:00Z">
                  <w:rPr>
                    <w:rFonts w:ascii="Times New Roman" w:eastAsia="楷体" w:hAnsi="Times New Roman" w:cs="Times New Roman"/>
                    <w:color w:val="000000"/>
                    <w:sz w:val="24"/>
                    <w:szCs w:val="24"/>
                  </w:rPr>
                </w:rPrChange>
              </w:rPr>
            </w:pPr>
          </w:p>
        </w:tc>
      </w:tr>
      <w:tr w:rsidR="006F16E9" w:rsidRPr="00021BAE" w14:paraId="4A63ED67" w14:textId="77777777" w:rsidTr="005E79F1">
        <w:tblPrEx>
          <w:tblPrExChange w:id="305" w:author="Yifei Zhou" w:date="2023-03-10T10:40:00Z">
            <w:tblPrEx>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Ex>
          </w:tblPrExChange>
        </w:tblPrEx>
        <w:tc>
          <w:tcPr>
            <w:cnfStyle w:val="001000000000" w:firstRow="0" w:lastRow="0" w:firstColumn="1" w:lastColumn="0" w:oddVBand="0" w:evenVBand="0" w:oddHBand="0" w:evenHBand="0" w:firstRowFirstColumn="0" w:firstRowLastColumn="0" w:lastRowFirstColumn="0" w:lastRowLastColumn="0"/>
            <w:tcW w:w="437" w:type="dxa"/>
            <w:vMerge w:val="restart"/>
            <w:shd w:val="clear" w:color="auto" w:fill="D9D9D9" w:themeFill="background1" w:themeFillShade="D9"/>
            <w:tcPrChange w:id="306" w:author="Yifei Zhou" w:date="2023-03-10T10:40:00Z">
              <w:tcPr>
                <w:tcW w:w="437" w:type="dxa"/>
                <w:gridSpan w:val="3"/>
                <w:vMerge w:val="restart"/>
              </w:tcPr>
            </w:tcPrChange>
          </w:tcPr>
          <w:p w14:paraId="7A3B3143" w14:textId="2D30410F" w:rsidR="006D658F" w:rsidRPr="00125234" w:rsidRDefault="006D658F" w:rsidP="00EA50D3">
            <w:pPr>
              <w:spacing w:line="240" w:lineRule="auto"/>
              <w:jc w:val="center"/>
              <w:rPr>
                <w:rFonts w:ascii="Times New Roman" w:eastAsia="楷体" w:hAnsi="Times New Roman" w:cs="Times New Roman"/>
                <w:color w:val="000000"/>
                <w:sz w:val="20"/>
                <w:szCs w:val="20"/>
                <w:rPrChange w:id="307" w:author="Yifei Zhou" w:date="2023-03-10T10:35:00Z">
                  <w:rPr>
                    <w:rFonts w:ascii="Times New Roman" w:eastAsia="楷体" w:hAnsi="Times New Roman" w:cs="Times New Roman"/>
                    <w:color w:val="000000"/>
                  </w:rPr>
                </w:rPrChange>
              </w:rPr>
            </w:pPr>
            <w:r w:rsidRPr="00125234">
              <w:rPr>
                <w:rFonts w:ascii="Times New Roman" w:eastAsia="楷体" w:hAnsi="Times New Roman" w:cs="Times New Roman" w:hint="eastAsia"/>
                <w:color w:val="000000"/>
                <w:sz w:val="20"/>
                <w:szCs w:val="20"/>
                <w:rPrChange w:id="308" w:author="Yifei Zhou" w:date="2023-03-10T10:35:00Z">
                  <w:rPr>
                    <w:rFonts w:ascii="Times New Roman" w:eastAsia="楷体" w:hAnsi="Times New Roman" w:cs="Times New Roman" w:hint="eastAsia"/>
                    <w:color w:val="000000"/>
                  </w:rPr>
                </w:rPrChange>
              </w:rPr>
              <w:t>研究内容</w:t>
            </w:r>
            <w:r w:rsidRPr="00125234">
              <w:rPr>
                <w:rFonts w:ascii="Times New Roman" w:eastAsia="楷体" w:hAnsi="Times New Roman" w:cs="Times New Roman"/>
                <w:color w:val="000000"/>
                <w:sz w:val="20"/>
                <w:szCs w:val="20"/>
                <w:rPrChange w:id="309" w:author="Yifei Zhou" w:date="2023-03-10T10:35:00Z">
                  <w:rPr>
                    <w:rFonts w:ascii="Times New Roman" w:eastAsia="楷体" w:hAnsi="Times New Roman" w:cs="Times New Roman"/>
                    <w:color w:val="000000"/>
                  </w:rPr>
                </w:rPrChange>
              </w:rPr>
              <w:t>1</w:t>
            </w:r>
          </w:p>
        </w:tc>
        <w:tc>
          <w:tcPr>
            <w:tcW w:w="3499" w:type="dxa"/>
            <w:tcPrChange w:id="310" w:author="Yifei Zhou" w:date="2023-03-10T10:40:00Z">
              <w:tcPr>
                <w:tcW w:w="3499" w:type="dxa"/>
                <w:gridSpan w:val="2"/>
              </w:tcPr>
            </w:tcPrChange>
          </w:tcPr>
          <w:p w14:paraId="4C8251F9" w14:textId="07DA74DE" w:rsidR="006D658F" w:rsidRPr="00125234" w:rsidRDefault="006D658F" w:rsidP="00EA50D3">
            <w:pPr>
              <w:autoSpaceDE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311" w:author="Yifei Zhou" w:date="2023-03-10T10:35:00Z">
                  <w:rPr>
                    <w:rFonts w:ascii="Times New Roman" w:eastAsia="楷体" w:hAnsi="Times New Roman" w:cs="Times New Roman"/>
                    <w:color w:val="000000"/>
                  </w:rPr>
                </w:rPrChange>
              </w:rPr>
            </w:pPr>
            <w:r w:rsidRPr="00125234">
              <w:rPr>
                <w:rFonts w:ascii="Times New Roman" w:eastAsia="楷体" w:hAnsi="Times New Roman" w:cs="Times New Roman" w:hint="eastAsia"/>
                <w:color w:val="000000"/>
                <w:sz w:val="20"/>
                <w:szCs w:val="20"/>
                <w:rPrChange w:id="312" w:author="Yifei Zhou" w:date="2023-03-10T10:35:00Z">
                  <w:rPr>
                    <w:rFonts w:ascii="Times New Roman" w:eastAsia="楷体" w:hAnsi="Times New Roman" w:cs="Times New Roman" w:hint="eastAsia"/>
                    <w:color w:val="000000"/>
                  </w:rPr>
                </w:rPrChange>
              </w:rPr>
              <w:t>开展街道峡谷尺度气象数据的实地测量</w:t>
            </w:r>
          </w:p>
        </w:tc>
        <w:tc>
          <w:tcPr>
            <w:tcW w:w="849" w:type="dxa"/>
            <w:tcPrChange w:id="313" w:author="Yifei Zhou" w:date="2023-03-10T10:40:00Z">
              <w:tcPr>
                <w:tcW w:w="849" w:type="dxa"/>
                <w:gridSpan w:val="2"/>
              </w:tcPr>
            </w:tcPrChange>
          </w:tcPr>
          <w:p w14:paraId="3E8FA635" w14:textId="57B75DA2" w:rsidR="006D658F" w:rsidRPr="00125234" w:rsidRDefault="005B6497"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314" w:author="Yifei Zhou" w:date="2023-03-10T10:35:00Z">
                  <w:rPr>
                    <w:rFonts w:ascii="Times New Roman" w:eastAsia="楷体" w:hAnsi="Times New Roman" w:cs="Times New Roman"/>
                    <w:color w:val="000000"/>
                    <w:sz w:val="24"/>
                    <w:szCs w:val="24"/>
                  </w:rPr>
                </w:rPrChange>
              </w:rPr>
            </w:pPr>
            <w:ins w:id="315" w:author="Yifei Zhou" w:date="2023-03-10T10:08:00Z">
              <w:r w:rsidRPr="00125234">
                <w:rPr>
                  <w:rFonts w:ascii="MS Gothic" w:eastAsia="MS Gothic" w:hAnsi="MS Gothic" w:cs="MS Gothic" w:hint="eastAsia"/>
                  <w:color w:val="333333"/>
                  <w:sz w:val="20"/>
                  <w:szCs w:val="20"/>
                  <w:shd w:val="clear" w:color="auto" w:fill="FFFFFF"/>
                  <w:rPrChange w:id="316" w:author="Yifei Zhou" w:date="2023-03-10T10:35:00Z">
                    <w:rPr>
                      <w:rFonts w:ascii="MS Gothic" w:eastAsia="MS Gothic" w:hAnsi="MS Gothic" w:cs="MS Gothic" w:hint="eastAsia"/>
                      <w:color w:val="333333"/>
                      <w:sz w:val="24"/>
                      <w:szCs w:val="24"/>
                      <w:shd w:val="clear" w:color="auto" w:fill="FFFFFF"/>
                    </w:rPr>
                  </w:rPrChange>
                </w:rPr>
                <w:t>●</w:t>
              </w:r>
            </w:ins>
            <w:del w:id="317" w:author="Yifei Zhou" w:date="2023-03-10T10:08:00Z">
              <w:r w:rsidR="006D658F" w:rsidRPr="00125234" w:rsidDel="005B6497">
                <w:rPr>
                  <w:rFonts w:ascii="MS Gothic" w:eastAsia="MS Gothic" w:hAnsi="MS Gothic" w:cs="MS Gothic" w:hint="eastAsia"/>
                  <w:color w:val="333333"/>
                  <w:sz w:val="20"/>
                  <w:szCs w:val="20"/>
                  <w:shd w:val="clear" w:color="auto" w:fill="FFFFFF"/>
                  <w:rPrChange w:id="318" w:author="Yifei Zhou" w:date="2023-03-10T10:35:00Z">
                    <w:rPr>
                      <w:rFonts w:ascii="MS Gothic" w:eastAsia="MS Gothic" w:hAnsi="MS Gothic" w:cs="MS Gothic" w:hint="eastAsia"/>
                      <w:color w:val="333333"/>
                      <w:sz w:val="24"/>
                      <w:szCs w:val="24"/>
                      <w:shd w:val="clear" w:color="auto" w:fill="FFFFFF"/>
                    </w:rPr>
                  </w:rPrChange>
                </w:rPr>
                <w:delText>✓</w:delText>
              </w:r>
            </w:del>
          </w:p>
        </w:tc>
        <w:tc>
          <w:tcPr>
            <w:tcW w:w="790" w:type="dxa"/>
            <w:tcPrChange w:id="319" w:author="Yifei Zhou" w:date="2023-03-10T10:40:00Z">
              <w:tcPr>
                <w:tcW w:w="790" w:type="dxa"/>
                <w:gridSpan w:val="2"/>
              </w:tcPr>
            </w:tcPrChange>
          </w:tcPr>
          <w:p w14:paraId="27E8168C" w14:textId="77D9E803" w:rsidR="006D658F" w:rsidRPr="00125234" w:rsidRDefault="005B6497"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320" w:author="Yifei Zhou" w:date="2023-03-10T10:35:00Z">
                  <w:rPr>
                    <w:rFonts w:ascii="Times New Roman" w:eastAsia="楷体" w:hAnsi="Times New Roman" w:cs="Times New Roman"/>
                    <w:color w:val="000000"/>
                    <w:sz w:val="24"/>
                    <w:szCs w:val="24"/>
                  </w:rPr>
                </w:rPrChange>
              </w:rPr>
            </w:pPr>
            <w:ins w:id="321" w:author="Yifei Zhou" w:date="2023-03-10T10:08:00Z">
              <w:r w:rsidRPr="00125234">
                <w:rPr>
                  <w:rFonts w:ascii="MS Gothic" w:eastAsia="MS Gothic" w:hAnsi="MS Gothic" w:cs="MS Gothic" w:hint="eastAsia"/>
                  <w:color w:val="333333"/>
                  <w:sz w:val="20"/>
                  <w:szCs w:val="20"/>
                  <w:shd w:val="clear" w:color="auto" w:fill="FFFFFF"/>
                  <w:rPrChange w:id="322" w:author="Yifei Zhou" w:date="2023-03-10T10:35:00Z">
                    <w:rPr>
                      <w:rFonts w:ascii="MS Gothic" w:eastAsia="MS Gothic" w:hAnsi="MS Gothic" w:cs="MS Gothic" w:hint="eastAsia"/>
                      <w:color w:val="333333"/>
                      <w:sz w:val="24"/>
                      <w:szCs w:val="24"/>
                      <w:shd w:val="clear" w:color="auto" w:fill="FFFFFF"/>
                    </w:rPr>
                  </w:rPrChange>
                </w:rPr>
                <w:t>●</w:t>
              </w:r>
            </w:ins>
            <w:del w:id="323" w:author="Yifei Zhou" w:date="2023-03-10T10:08:00Z">
              <w:r w:rsidR="006D658F" w:rsidRPr="00125234" w:rsidDel="005B6497">
                <w:rPr>
                  <w:rFonts w:ascii="MS Gothic" w:eastAsia="MS Gothic" w:hAnsi="MS Gothic" w:cs="MS Gothic" w:hint="eastAsia"/>
                  <w:color w:val="333333"/>
                  <w:sz w:val="20"/>
                  <w:szCs w:val="20"/>
                  <w:shd w:val="clear" w:color="auto" w:fill="FFFFFF"/>
                  <w:rPrChange w:id="324" w:author="Yifei Zhou" w:date="2023-03-10T10:35:00Z">
                    <w:rPr>
                      <w:rFonts w:ascii="MS Gothic" w:eastAsia="MS Gothic" w:hAnsi="MS Gothic" w:cs="MS Gothic" w:hint="eastAsia"/>
                      <w:color w:val="333333"/>
                      <w:sz w:val="24"/>
                      <w:szCs w:val="24"/>
                      <w:shd w:val="clear" w:color="auto" w:fill="FFFFFF"/>
                    </w:rPr>
                  </w:rPrChange>
                </w:rPr>
                <w:delText>✓</w:delText>
              </w:r>
            </w:del>
          </w:p>
        </w:tc>
        <w:tc>
          <w:tcPr>
            <w:tcW w:w="790" w:type="dxa"/>
            <w:tcPrChange w:id="325" w:author="Yifei Zhou" w:date="2023-03-10T10:40:00Z">
              <w:tcPr>
                <w:tcW w:w="790" w:type="dxa"/>
                <w:gridSpan w:val="2"/>
              </w:tcPr>
            </w:tcPrChange>
          </w:tcPr>
          <w:p w14:paraId="0DB5C3CB"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326" w:author="Yifei Zhou" w:date="2023-03-10T10:35:00Z">
                  <w:rPr>
                    <w:rFonts w:ascii="Times New Roman" w:eastAsia="楷体" w:hAnsi="Times New Roman" w:cs="Times New Roman"/>
                    <w:color w:val="000000"/>
                    <w:sz w:val="24"/>
                    <w:szCs w:val="24"/>
                  </w:rPr>
                </w:rPrChange>
              </w:rPr>
            </w:pPr>
          </w:p>
        </w:tc>
        <w:tc>
          <w:tcPr>
            <w:tcW w:w="850" w:type="dxa"/>
            <w:tcPrChange w:id="327" w:author="Yifei Zhou" w:date="2023-03-10T10:40:00Z">
              <w:tcPr>
                <w:tcW w:w="850" w:type="dxa"/>
                <w:gridSpan w:val="2"/>
              </w:tcPr>
            </w:tcPrChange>
          </w:tcPr>
          <w:p w14:paraId="1124E870"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328" w:author="Yifei Zhou" w:date="2023-03-10T10:35:00Z">
                  <w:rPr>
                    <w:rFonts w:ascii="Times New Roman" w:eastAsia="楷体" w:hAnsi="Times New Roman" w:cs="Times New Roman"/>
                    <w:color w:val="000000"/>
                    <w:sz w:val="24"/>
                    <w:szCs w:val="24"/>
                  </w:rPr>
                </w:rPrChange>
              </w:rPr>
            </w:pPr>
          </w:p>
        </w:tc>
        <w:tc>
          <w:tcPr>
            <w:tcW w:w="851" w:type="dxa"/>
            <w:tcPrChange w:id="329" w:author="Yifei Zhou" w:date="2023-03-10T10:40:00Z">
              <w:tcPr>
                <w:tcW w:w="851" w:type="dxa"/>
                <w:gridSpan w:val="2"/>
              </w:tcPr>
            </w:tcPrChange>
          </w:tcPr>
          <w:p w14:paraId="4FF5D22D"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330" w:author="Yifei Zhou" w:date="2023-03-10T10:35:00Z">
                  <w:rPr>
                    <w:rFonts w:ascii="Times New Roman" w:eastAsia="楷体" w:hAnsi="Times New Roman" w:cs="Times New Roman"/>
                    <w:color w:val="000000"/>
                    <w:sz w:val="24"/>
                    <w:szCs w:val="24"/>
                  </w:rPr>
                </w:rPrChange>
              </w:rPr>
            </w:pPr>
          </w:p>
        </w:tc>
        <w:tc>
          <w:tcPr>
            <w:tcW w:w="790" w:type="dxa"/>
            <w:tcPrChange w:id="331" w:author="Yifei Zhou" w:date="2023-03-10T10:40:00Z">
              <w:tcPr>
                <w:tcW w:w="790" w:type="dxa"/>
              </w:tcPr>
            </w:tcPrChange>
          </w:tcPr>
          <w:p w14:paraId="248CD8BF"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332" w:author="Yifei Zhou" w:date="2023-03-10T10:35:00Z">
                  <w:rPr>
                    <w:rFonts w:ascii="Times New Roman" w:eastAsia="楷体" w:hAnsi="Times New Roman" w:cs="Times New Roman"/>
                    <w:color w:val="000000"/>
                    <w:sz w:val="24"/>
                    <w:szCs w:val="24"/>
                  </w:rPr>
                </w:rPrChange>
              </w:rPr>
            </w:pPr>
          </w:p>
        </w:tc>
      </w:tr>
      <w:tr w:rsidR="005E79F1" w:rsidRPr="00021BAE" w14:paraId="122991EB" w14:textId="77777777" w:rsidTr="005E7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 w:type="dxa"/>
            <w:vMerge/>
            <w:shd w:val="clear" w:color="auto" w:fill="D9D9D9" w:themeFill="background1" w:themeFillShade="D9"/>
          </w:tcPr>
          <w:p w14:paraId="1888F96A" w14:textId="77777777" w:rsidR="006D658F" w:rsidRPr="00125234" w:rsidRDefault="006D658F" w:rsidP="00EA50D3">
            <w:pPr>
              <w:spacing w:line="240" w:lineRule="auto"/>
              <w:rPr>
                <w:rFonts w:ascii="Times New Roman" w:eastAsia="楷体" w:hAnsi="Times New Roman" w:cs="Times New Roman"/>
                <w:color w:val="000000"/>
                <w:sz w:val="20"/>
                <w:szCs w:val="20"/>
                <w:rPrChange w:id="333" w:author="Yifei Zhou" w:date="2023-03-10T10:35:00Z">
                  <w:rPr>
                    <w:rFonts w:ascii="Times New Roman" w:eastAsia="楷体" w:hAnsi="Times New Roman" w:cs="Times New Roman"/>
                    <w:color w:val="000000"/>
                  </w:rPr>
                </w:rPrChange>
              </w:rPr>
            </w:pPr>
          </w:p>
        </w:tc>
        <w:tc>
          <w:tcPr>
            <w:tcW w:w="3499" w:type="dxa"/>
            <w:shd w:val="clear" w:color="auto" w:fill="D9D9D9" w:themeFill="background1" w:themeFillShade="D9"/>
          </w:tcPr>
          <w:p w14:paraId="76977656" w14:textId="60531701" w:rsidR="006D658F" w:rsidRPr="00125234" w:rsidRDefault="006D658F" w:rsidP="00EA50D3">
            <w:pPr>
              <w:autoSpaceDE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334" w:author="Yifei Zhou" w:date="2023-03-10T10:35:00Z">
                  <w:rPr>
                    <w:rFonts w:ascii="Times New Roman" w:eastAsia="楷体" w:hAnsi="Times New Roman" w:cs="Times New Roman"/>
                    <w:color w:val="000000"/>
                  </w:rPr>
                </w:rPrChange>
              </w:rPr>
            </w:pPr>
            <w:r w:rsidRPr="00125234">
              <w:rPr>
                <w:rFonts w:ascii="Times New Roman" w:eastAsia="楷体" w:hAnsi="Times New Roman" w:cs="Times New Roman" w:hint="eastAsia"/>
                <w:color w:val="000000"/>
                <w:sz w:val="20"/>
                <w:szCs w:val="20"/>
                <w:rPrChange w:id="335" w:author="Yifei Zhou" w:date="2023-03-10T10:35:00Z">
                  <w:rPr>
                    <w:rFonts w:ascii="Times New Roman" w:eastAsia="楷体" w:hAnsi="Times New Roman" w:cs="Times New Roman" w:hint="eastAsia"/>
                    <w:color w:val="000000"/>
                  </w:rPr>
                </w:rPrChange>
              </w:rPr>
              <w:t>完成对街道峡谷尺度河</w:t>
            </w:r>
            <w:proofErr w:type="gramStart"/>
            <w:r w:rsidRPr="00125234">
              <w:rPr>
                <w:rFonts w:ascii="Times New Roman" w:eastAsia="楷体" w:hAnsi="Times New Roman" w:cs="Times New Roman" w:hint="eastAsia"/>
                <w:color w:val="000000"/>
                <w:sz w:val="20"/>
                <w:szCs w:val="20"/>
                <w:rPrChange w:id="336" w:author="Yifei Zhou" w:date="2023-03-10T10:35:00Z">
                  <w:rPr>
                    <w:rFonts w:ascii="Times New Roman" w:eastAsia="楷体" w:hAnsi="Times New Roman" w:cs="Times New Roman" w:hint="eastAsia"/>
                    <w:color w:val="000000"/>
                  </w:rPr>
                </w:rPrChange>
              </w:rPr>
              <w:t>流冠</w:t>
            </w:r>
            <w:proofErr w:type="gramEnd"/>
            <w:r w:rsidRPr="00125234">
              <w:rPr>
                <w:rFonts w:ascii="Times New Roman" w:eastAsia="楷体" w:hAnsi="Times New Roman" w:cs="Times New Roman" w:hint="eastAsia"/>
                <w:color w:val="000000"/>
                <w:sz w:val="20"/>
                <w:szCs w:val="20"/>
                <w:rPrChange w:id="337" w:author="Yifei Zhou" w:date="2023-03-10T10:35:00Z">
                  <w:rPr>
                    <w:rFonts w:ascii="Times New Roman" w:eastAsia="楷体" w:hAnsi="Times New Roman" w:cs="Times New Roman" w:hint="eastAsia"/>
                    <w:color w:val="000000"/>
                  </w:rPr>
                </w:rPrChange>
              </w:rPr>
              <w:t>层热效应的时空分析</w:t>
            </w:r>
          </w:p>
        </w:tc>
        <w:tc>
          <w:tcPr>
            <w:tcW w:w="849" w:type="dxa"/>
            <w:shd w:val="clear" w:color="auto" w:fill="D9D9D9" w:themeFill="background1" w:themeFillShade="D9"/>
          </w:tcPr>
          <w:p w14:paraId="2BA3ACFE" w14:textId="24B172FB" w:rsidR="006D658F" w:rsidRPr="00125234" w:rsidRDefault="005E79F1"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338" w:author="Yifei Zhou" w:date="2023-03-10T10:35:00Z">
                  <w:rPr>
                    <w:rFonts w:ascii="Times New Roman" w:eastAsia="楷体" w:hAnsi="Times New Roman" w:cs="Times New Roman"/>
                    <w:color w:val="000000"/>
                    <w:sz w:val="24"/>
                    <w:szCs w:val="24"/>
                  </w:rPr>
                </w:rPrChange>
              </w:rPr>
            </w:pPr>
            <w:ins w:id="339" w:author="Yifei Zhou" w:date="2023-03-10T10:40:00Z">
              <w:r w:rsidRPr="005F581F">
                <w:rPr>
                  <w:rFonts w:ascii="MS Gothic" w:eastAsia="MS Gothic" w:hAnsi="MS Gothic" w:cs="MS Gothic" w:hint="eastAsia"/>
                  <w:color w:val="333333"/>
                  <w:sz w:val="20"/>
                  <w:szCs w:val="20"/>
                  <w:highlight w:val="lightGray"/>
                  <w:shd w:val="clear" w:color="auto" w:fill="FFFFFF"/>
                </w:rPr>
                <w:t>●</w:t>
              </w:r>
            </w:ins>
            <w:del w:id="340" w:author="Yifei Zhou" w:date="2023-03-10T10:08:00Z">
              <w:r w:rsidR="006D658F" w:rsidRPr="00125234" w:rsidDel="005B6497">
                <w:rPr>
                  <w:rFonts w:ascii="MS Gothic" w:eastAsia="MS Gothic" w:hAnsi="MS Gothic" w:cs="MS Gothic" w:hint="eastAsia"/>
                  <w:color w:val="333333"/>
                  <w:sz w:val="20"/>
                  <w:szCs w:val="20"/>
                  <w:shd w:val="clear" w:color="auto" w:fill="FFFFFF"/>
                  <w:rPrChange w:id="341" w:author="Yifei Zhou" w:date="2023-03-10T10:35:00Z">
                    <w:rPr>
                      <w:rFonts w:ascii="MS Gothic" w:eastAsia="MS Gothic" w:hAnsi="MS Gothic" w:cs="MS Gothic" w:hint="eastAsia"/>
                      <w:color w:val="333333"/>
                      <w:sz w:val="24"/>
                      <w:szCs w:val="24"/>
                      <w:shd w:val="clear" w:color="auto" w:fill="FFFFFF"/>
                    </w:rPr>
                  </w:rPrChange>
                </w:rPr>
                <w:delText>✓</w:delText>
              </w:r>
            </w:del>
          </w:p>
        </w:tc>
        <w:tc>
          <w:tcPr>
            <w:tcW w:w="790" w:type="dxa"/>
            <w:shd w:val="clear" w:color="auto" w:fill="D9D9D9" w:themeFill="background1" w:themeFillShade="D9"/>
          </w:tcPr>
          <w:p w14:paraId="4130478B" w14:textId="65759FB8" w:rsidR="006D658F" w:rsidRPr="00125234" w:rsidRDefault="005E79F1"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342" w:author="Yifei Zhou" w:date="2023-03-10T10:35:00Z">
                  <w:rPr>
                    <w:rFonts w:ascii="Times New Roman" w:eastAsia="楷体" w:hAnsi="Times New Roman" w:cs="Times New Roman"/>
                    <w:color w:val="000000"/>
                    <w:sz w:val="24"/>
                    <w:szCs w:val="24"/>
                  </w:rPr>
                </w:rPrChange>
              </w:rPr>
            </w:pPr>
            <w:ins w:id="343" w:author="Yifei Zhou" w:date="2023-03-10T10:40:00Z">
              <w:r w:rsidRPr="005F581F">
                <w:rPr>
                  <w:rFonts w:ascii="MS Gothic" w:eastAsia="MS Gothic" w:hAnsi="MS Gothic" w:cs="MS Gothic" w:hint="eastAsia"/>
                  <w:color w:val="333333"/>
                  <w:sz w:val="20"/>
                  <w:szCs w:val="20"/>
                  <w:highlight w:val="lightGray"/>
                  <w:shd w:val="clear" w:color="auto" w:fill="FFFFFF"/>
                </w:rPr>
                <w:t>●</w:t>
              </w:r>
            </w:ins>
            <w:del w:id="344" w:author="Yifei Zhou" w:date="2023-03-10T10:08:00Z">
              <w:r w:rsidR="006D658F" w:rsidRPr="00125234" w:rsidDel="005B6497">
                <w:rPr>
                  <w:rFonts w:ascii="MS Gothic" w:eastAsia="MS Gothic" w:hAnsi="MS Gothic" w:cs="MS Gothic" w:hint="eastAsia"/>
                  <w:color w:val="333333"/>
                  <w:sz w:val="20"/>
                  <w:szCs w:val="20"/>
                  <w:shd w:val="clear" w:color="auto" w:fill="FFFFFF"/>
                  <w:rPrChange w:id="345" w:author="Yifei Zhou" w:date="2023-03-10T10:35:00Z">
                    <w:rPr>
                      <w:rFonts w:ascii="MS Gothic" w:eastAsia="MS Gothic" w:hAnsi="MS Gothic" w:cs="MS Gothic" w:hint="eastAsia"/>
                      <w:color w:val="333333"/>
                      <w:sz w:val="24"/>
                      <w:szCs w:val="24"/>
                      <w:shd w:val="clear" w:color="auto" w:fill="FFFFFF"/>
                    </w:rPr>
                  </w:rPrChange>
                </w:rPr>
                <w:delText>✓</w:delText>
              </w:r>
            </w:del>
          </w:p>
        </w:tc>
        <w:tc>
          <w:tcPr>
            <w:tcW w:w="790" w:type="dxa"/>
            <w:shd w:val="clear" w:color="auto" w:fill="D9D9D9" w:themeFill="background1" w:themeFillShade="D9"/>
          </w:tcPr>
          <w:p w14:paraId="74356CF8"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346" w:author="Yifei Zhou" w:date="2023-03-10T10:35:00Z">
                  <w:rPr>
                    <w:rFonts w:ascii="Times New Roman" w:eastAsia="楷体" w:hAnsi="Times New Roman" w:cs="Times New Roman"/>
                    <w:color w:val="000000"/>
                    <w:sz w:val="24"/>
                    <w:szCs w:val="24"/>
                  </w:rPr>
                </w:rPrChange>
              </w:rPr>
            </w:pPr>
          </w:p>
        </w:tc>
        <w:tc>
          <w:tcPr>
            <w:tcW w:w="850" w:type="dxa"/>
            <w:shd w:val="clear" w:color="auto" w:fill="D9D9D9" w:themeFill="background1" w:themeFillShade="D9"/>
          </w:tcPr>
          <w:p w14:paraId="40A25F41"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347" w:author="Yifei Zhou" w:date="2023-03-10T10:35:00Z">
                  <w:rPr>
                    <w:rFonts w:ascii="Times New Roman" w:eastAsia="楷体" w:hAnsi="Times New Roman" w:cs="Times New Roman"/>
                    <w:color w:val="000000"/>
                    <w:sz w:val="24"/>
                    <w:szCs w:val="24"/>
                  </w:rPr>
                </w:rPrChange>
              </w:rPr>
            </w:pPr>
          </w:p>
        </w:tc>
        <w:tc>
          <w:tcPr>
            <w:tcW w:w="851" w:type="dxa"/>
            <w:shd w:val="clear" w:color="auto" w:fill="D9D9D9" w:themeFill="background1" w:themeFillShade="D9"/>
          </w:tcPr>
          <w:p w14:paraId="302D0F84"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348" w:author="Yifei Zhou" w:date="2023-03-10T10:35:00Z">
                  <w:rPr>
                    <w:rFonts w:ascii="Times New Roman" w:eastAsia="楷体" w:hAnsi="Times New Roman" w:cs="Times New Roman"/>
                    <w:color w:val="000000"/>
                    <w:sz w:val="24"/>
                    <w:szCs w:val="24"/>
                  </w:rPr>
                </w:rPrChange>
              </w:rPr>
            </w:pPr>
          </w:p>
        </w:tc>
        <w:tc>
          <w:tcPr>
            <w:tcW w:w="790" w:type="dxa"/>
            <w:shd w:val="clear" w:color="auto" w:fill="D9D9D9" w:themeFill="background1" w:themeFillShade="D9"/>
          </w:tcPr>
          <w:p w14:paraId="4BB8F8B2"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349" w:author="Yifei Zhou" w:date="2023-03-10T10:35:00Z">
                  <w:rPr>
                    <w:rFonts w:ascii="Times New Roman" w:eastAsia="楷体" w:hAnsi="Times New Roman" w:cs="Times New Roman"/>
                    <w:color w:val="000000"/>
                    <w:sz w:val="24"/>
                    <w:szCs w:val="24"/>
                  </w:rPr>
                </w:rPrChange>
              </w:rPr>
            </w:pPr>
          </w:p>
        </w:tc>
      </w:tr>
      <w:tr w:rsidR="006F16E9" w:rsidRPr="00021BAE" w14:paraId="2062B89A" w14:textId="77777777" w:rsidTr="005E79F1">
        <w:tblPrEx>
          <w:tblPrExChange w:id="350" w:author="Yifei Zhou" w:date="2023-03-10T10:40:00Z">
            <w:tblPrEx>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Ex>
          </w:tblPrExChange>
        </w:tblPrEx>
        <w:tc>
          <w:tcPr>
            <w:cnfStyle w:val="001000000000" w:firstRow="0" w:lastRow="0" w:firstColumn="1" w:lastColumn="0" w:oddVBand="0" w:evenVBand="0" w:oddHBand="0" w:evenHBand="0" w:firstRowFirstColumn="0" w:firstRowLastColumn="0" w:lastRowFirstColumn="0" w:lastRowLastColumn="0"/>
            <w:tcW w:w="437" w:type="dxa"/>
            <w:vMerge/>
            <w:shd w:val="clear" w:color="auto" w:fill="D9D9D9" w:themeFill="background1" w:themeFillShade="D9"/>
            <w:tcPrChange w:id="351" w:author="Yifei Zhou" w:date="2023-03-10T10:40:00Z">
              <w:tcPr>
                <w:tcW w:w="437" w:type="dxa"/>
                <w:gridSpan w:val="3"/>
                <w:vMerge/>
              </w:tcPr>
            </w:tcPrChange>
          </w:tcPr>
          <w:p w14:paraId="2BEE2EA0" w14:textId="77777777" w:rsidR="006D658F" w:rsidRPr="00125234" w:rsidRDefault="006D658F" w:rsidP="00EA50D3">
            <w:pPr>
              <w:spacing w:line="240" w:lineRule="auto"/>
              <w:rPr>
                <w:rFonts w:ascii="Times New Roman" w:eastAsia="楷体" w:hAnsi="Times New Roman" w:cs="Times New Roman"/>
                <w:color w:val="000000"/>
                <w:sz w:val="20"/>
                <w:szCs w:val="20"/>
                <w:rPrChange w:id="352" w:author="Yifei Zhou" w:date="2023-03-10T10:35:00Z">
                  <w:rPr>
                    <w:rFonts w:ascii="Times New Roman" w:eastAsia="楷体" w:hAnsi="Times New Roman" w:cs="Times New Roman"/>
                    <w:color w:val="000000"/>
                  </w:rPr>
                </w:rPrChange>
              </w:rPr>
            </w:pPr>
          </w:p>
        </w:tc>
        <w:tc>
          <w:tcPr>
            <w:tcW w:w="3499" w:type="dxa"/>
            <w:tcPrChange w:id="353" w:author="Yifei Zhou" w:date="2023-03-10T10:40:00Z">
              <w:tcPr>
                <w:tcW w:w="3499" w:type="dxa"/>
                <w:gridSpan w:val="2"/>
              </w:tcPr>
            </w:tcPrChange>
          </w:tcPr>
          <w:p w14:paraId="6B7F84DE" w14:textId="62312FA2" w:rsidR="006D658F" w:rsidRPr="00125234" w:rsidRDefault="006D658F" w:rsidP="006D658F">
            <w:pPr>
              <w:autoSpaceDE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354" w:author="Yifei Zhou" w:date="2023-03-10T10:35:00Z">
                  <w:rPr>
                    <w:rFonts w:ascii="Times New Roman" w:eastAsia="楷体" w:hAnsi="Times New Roman" w:cs="Times New Roman"/>
                    <w:color w:val="000000"/>
                  </w:rPr>
                </w:rPrChange>
              </w:rPr>
            </w:pPr>
            <w:r w:rsidRPr="00125234">
              <w:rPr>
                <w:rFonts w:ascii="Times New Roman" w:eastAsia="楷体" w:hAnsi="Times New Roman" w:cs="Times New Roman" w:hint="eastAsia"/>
                <w:color w:val="000000"/>
                <w:sz w:val="20"/>
                <w:szCs w:val="20"/>
                <w:rPrChange w:id="355" w:author="Yifei Zhou" w:date="2023-03-10T10:35:00Z">
                  <w:rPr>
                    <w:rFonts w:ascii="Times New Roman" w:eastAsia="楷体" w:hAnsi="Times New Roman" w:cs="Times New Roman" w:hint="eastAsia"/>
                    <w:color w:val="000000"/>
                  </w:rPr>
                </w:rPrChange>
              </w:rPr>
              <w:t>开展街区尺度气象数据的实地测量</w:t>
            </w:r>
          </w:p>
        </w:tc>
        <w:tc>
          <w:tcPr>
            <w:tcW w:w="849" w:type="dxa"/>
            <w:tcPrChange w:id="356" w:author="Yifei Zhou" w:date="2023-03-10T10:40:00Z">
              <w:tcPr>
                <w:tcW w:w="849" w:type="dxa"/>
                <w:gridSpan w:val="2"/>
              </w:tcPr>
            </w:tcPrChange>
          </w:tcPr>
          <w:p w14:paraId="16192333"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357" w:author="Yifei Zhou" w:date="2023-03-10T10:35:00Z">
                  <w:rPr>
                    <w:rFonts w:ascii="Times New Roman" w:eastAsia="楷体" w:hAnsi="Times New Roman" w:cs="Times New Roman"/>
                    <w:color w:val="000000"/>
                    <w:sz w:val="24"/>
                    <w:szCs w:val="24"/>
                  </w:rPr>
                </w:rPrChange>
              </w:rPr>
            </w:pPr>
          </w:p>
        </w:tc>
        <w:tc>
          <w:tcPr>
            <w:tcW w:w="790" w:type="dxa"/>
            <w:tcPrChange w:id="358" w:author="Yifei Zhou" w:date="2023-03-10T10:40:00Z">
              <w:tcPr>
                <w:tcW w:w="790" w:type="dxa"/>
                <w:gridSpan w:val="2"/>
              </w:tcPr>
            </w:tcPrChange>
          </w:tcPr>
          <w:p w14:paraId="5D681A64"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359" w:author="Yifei Zhou" w:date="2023-03-10T10:35:00Z">
                  <w:rPr>
                    <w:rFonts w:ascii="Times New Roman" w:eastAsia="楷体" w:hAnsi="Times New Roman" w:cs="Times New Roman"/>
                    <w:color w:val="000000"/>
                    <w:sz w:val="24"/>
                    <w:szCs w:val="24"/>
                  </w:rPr>
                </w:rPrChange>
              </w:rPr>
            </w:pPr>
          </w:p>
        </w:tc>
        <w:tc>
          <w:tcPr>
            <w:tcW w:w="790" w:type="dxa"/>
            <w:tcPrChange w:id="360" w:author="Yifei Zhou" w:date="2023-03-10T10:40:00Z">
              <w:tcPr>
                <w:tcW w:w="790" w:type="dxa"/>
                <w:gridSpan w:val="2"/>
              </w:tcPr>
            </w:tcPrChange>
          </w:tcPr>
          <w:p w14:paraId="7DC95760" w14:textId="79AAE0BA" w:rsidR="006D658F" w:rsidRPr="00125234" w:rsidRDefault="005B6497"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361" w:author="Yifei Zhou" w:date="2023-03-10T10:35:00Z">
                  <w:rPr>
                    <w:rFonts w:ascii="Times New Roman" w:eastAsia="楷体" w:hAnsi="Times New Roman" w:cs="Times New Roman"/>
                    <w:color w:val="000000"/>
                    <w:sz w:val="24"/>
                    <w:szCs w:val="24"/>
                  </w:rPr>
                </w:rPrChange>
              </w:rPr>
            </w:pPr>
            <w:ins w:id="362" w:author="Yifei Zhou" w:date="2023-03-10T10:08:00Z">
              <w:r w:rsidRPr="00125234">
                <w:rPr>
                  <w:rFonts w:ascii="MS Gothic" w:eastAsia="MS Gothic" w:hAnsi="MS Gothic" w:cs="MS Gothic" w:hint="eastAsia"/>
                  <w:color w:val="333333"/>
                  <w:sz w:val="20"/>
                  <w:szCs w:val="20"/>
                  <w:shd w:val="clear" w:color="auto" w:fill="FFFFFF"/>
                  <w:rPrChange w:id="363" w:author="Yifei Zhou" w:date="2023-03-10T10:35:00Z">
                    <w:rPr>
                      <w:rFonts w:ascii="MS Gothic" w:eastAsia="MS Gothic" w:hAnsi="MS Gothic" w:cs="MS Gothic" w:hint="eastAsia"/>
                      <w:color w:val="333333"/>
                      <w:sz w:val="24"/>
                      <w:szCs w:val="24"/>
                      <w:shd w:val="clear" w:color="auto" w:fill="FFFFFF"/>
                    </w:rPr>
                  </w:rPrChange>
                </w:rPr>
                <w:t>●</w:t>
              </w:r>
            </w:ins>
            <w:del w:id="364" w:author="Yifei Zhou" w:date="2023-03-10T10:08:00Z">
              <w:r w:rsidR="006D658F" w:rsidRPr="00125234" w:rsidDel="005B6497">
                <w:rPr>
                  <w:rFonts w:ascii="MS Gothic" w:eastAsia="MS Gothic" w:hAnsi="MS Gothic" w:cs="MS Gothic" w:hint="eastAsia"/>
                  <w:color w:val="333333"/>
                  <w:sz w:val="20"/>
                  <w:szCs w:val="20"/>
                  <w:shd w:val="clear" w:color="auto" w:fill="FFFFFF"/>
                  <w:rPrChange w:id="365" w:author="Yifei Zhou" w:date="2023-03-10T10:35:00Z">
                    <w:rPr>
                      <w:rFonts w:ascii="MS Gothic" w:eastAsia="MS Gothic" w:hAnsi="MS Gothic" w:cs="MS Gothic" w:hint="eastAsia"/>
                      <w:color w:val="333333"/>
                      <w:sz w:val="24"/>
                      <w:szCs w:val="24"/>
                      <w:shd w:val="clear" w:color="auto" w:fill="FFFFFF"/>
                    </w:rPr>
                  </w:rPrChange>
                </w:rPr>
                <w:delText>✓</w:delText>
              </w:r>
            </w:del>
          </w:p>
        </w:tc>
        <w:tc>
          <w:tcPr>
            <w:tcW w:w="850" w:type="dxa"/>
            <w:tcPrChange w:id="366" w:author="Yifei Zhou" w:date="2023-03-10T10:40:00Z">
              <w:tcPr>
                <w:tcW w:w="850" w:type="dxa"/>
                <w:gridSpan w:val="2"/>
              </w:tcPr>
            </w:tcPrChange>
          </w:tcPr>
          <w:p w14:paraId="3029F10B" w14:textId="5EE95CE1" w:rsidR="006D658F" w:rsidRPr="00125234" w:rsidRDefault="005B6497"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367" w:author="Yifei Zhou" w:date="2023-03-10T10:35:00Z">
                  <w:rPr>
                    <w:rFonts w:ascii="Times New Roman" w:eastAsia="楷体" w:hAnsi="Times New Roman" w:cs="Times New Roman"/>
                    <w:color w:val="000000"/>
                    <w:sz w:val="24"/>
                    <w:szCs w:val="24"/>
                  </w:rPr>
                </w:rPrChange>
              </w:rPr>
            </w:pPr>
            <w:ins w:id="368" w:author="Yifei Zhou" w:date="2023-03-10T10:08:00Z">
              <w:r w:rsidRPr="00125234">
                <w:rPr>
                  <w:rFonts w:ascii="MS Gothic" w:eastAsia="MS Gothic" w:hAnsi="MS Gothic" w:cs="MS Gothic" w:hint="eastAsia"/>
                  <w:color w:val="333333"/>
                  <w:sz w:val="20"/>
                  <w:szCs w:val="20"/>
                  <w:shd w:val="clear" w:color="auto" w:fill="FFFFFF"/>
                  <w:rPrChange w:id="369" w:author="Yifei Zhou" w:date="2023-03-10T10:35:00Z">
                    <w:rPr>
                      <w:rFonts w:ascii="MS Gothic" w:eastAsia="MS Gothic" w:hAnsi="MS Gothic" w:cs="MS Gothic" w:hint="eastAsia"/>
                      <w:color w:val="333333"/>
                      <w:sz w:val="24"/>
                      <w:szCs w:val="24"/>
                      <w:shd w:val="clear" w:color="auto" w:fill="FFFFFF"/>
                    </w:rPr>
                  </w:rPrChange>
                </w:rPr>
                <w:t>●</w:t>
              </w:r>
            </w:ins>
            <w:del w:id="370" w:author="Yifei Zhou" w:date="2023-03-10T10:08:00Z">
              <w:r w:rsidR="006D658F" w:rsidRPr="00125234" w:rsidDel="005B6497">
                <w:rPr>
                  <w:rFonts w:ascii="MS Gothic" w:eastAsia="MS Gothic" w:hAnsi="MS Gothic" w:cs="MS Gothic" w:hint="eastAsia"/>
                  <w:color w:val="333333"/>
                  <w:sz w:val="20"/>
                  <w:szCs w:val="20"/>
                  <w:shd w:val="clear" w:color="auto" w:fill="FFFFFF"/>
                  <w:rPrChange w:id="371" w:author="Yifei Zhou" w:date="2023-03-10T10:35:00Z">
                    <w:rPr>
                      <w:rFonts w:ascii="MS Gothic" w:eastAsia="MS Gothic" w:hAnsi="MS Gothic" w:cs="MS Gothic" w:hint="eastAsia"/>
                      <w:color w:val="333333"/>
                      <w:sz w:val="24"/>
                      <w:szCs w:val="24"/>
                      <w:shd w:val="clear" w:color="auto" w:fill="FFFFFF"/>
                    </w:rPr>
                  </w:rPrChange>
                </w:rPr>
                <w:delText>✓</w:delText>
              </w:r>
            </w:del>
          </w:p>
        </w:tc>
        <w:tc>
          <w:tcPr>
            <w:tcW w:w="851" w:type="dxa"/>
            <w:tcPrChange w:id="372" w:author="Yifei Zhou" w:date="2023-03-10T10:40:00Z">
              <w:tcPr>
                <w:tcW w:w="851" w:type="dxa"/>
                <w:gridSpan w:val="2"/>
              </w:tcPr>
            </w:tcPrChange>
          </w:tcPr>
          <w:p w14:paraId="5410ED84"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373" w:author="Yifei Zhou" w:date="2023-03-10T10:35:00Z">
                  <w:rPr>
                    <w:rFonts w:ascii="Times New Roman" w:eastAsia="楷体" w:hAnsi="Times New Roman" w:cs="Times New Roman"/>
                    <w:color w:val="000000"/>
                    <w:sz w:val="24"/>
                    <w:szCs w:val="24"/>
                  </w:rPr>
                </w:rPrChange>
              </w:rPr>
            </w:pPr>
          </w:p>
        </w:tc>
        <w:tc>
          <w:tcPr>
            <w:tcW w:w="790" w:type="dxa"/>
            <w:tcPrChange w:id="374" w:author="Yifei Zhou" w:date="2023-03-10T10:40:00Z">
              <w:tcPr>
                <w:tcW w:w="790" w:type="dxa"/>
              </w:tcPr>
            </w:tcPrChange>
          </w:tcPr>
          <w:p w14:paraId="2874B579"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375" w:author="Yifei Zhou" w:date="2023-03-10T10:35:00Z">
                  <w:rPr>
                    <w:rFonts w:ascii="Times New Roman" w:eastAsia="楷体" w:hAnsi="Times New Roman" w:cs="Times New Roman"/>
                    <w:color w:val="000000"/>
                    <w:sz w:val="24"/>
                    <w:szCs w:val="24"/>
                  </w:rPr>
                </w:rPrChange>
              </w:rPr>
            </w:pPr>
          </w:p>
        </w:tc>
      </w:tr>
      <w:tr w:rsidR="005E79F1" w:rsidRPr="00021BAE" w14:paraId="3848F5D1" w14:textId="77777777" w:rsidTr="005E7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 w:type="dxa"/>
            <w:vMerge/>
            <w:shd w:val="clear" w:color="auto" w:fill="D9D9D9" w:themeFill="background1" w:themeFillShade="D9"/>
          </w:tcPr>
          <w:p w14:paraId="5C809DD0" w14:textId="77777777" w:rsidR="005B6497" w:rsidRPr="00125234" w:rsidRDefault="005B6497" w:rsidP="005B6497">
            <w:pPr>
              <w:spacing w:line="240" w:lineRule="auto"/>
              <w:rPr>
                <w:rFonts w:ascii="Times New Roman" w:eastAsia="楷体" w:hAnsi="Times New Roman" w:cs="Times New Roman"/>
                <w:color w:val="000000"/>
                <w:sz w:val="20"/>
                <w:szCs w:val="20"/>
                <w:rPrChange w:id="376" w:author="Yifei Zhou" w:date="2023-03-10T10:35:00Z">
                  <w:rPr>
                    <w:rFonts w:ascii="Times New Roman" w:eastAsia="楷体" w:hAnsi="Times New Roman" w:cs="Times New Roman"/>
                    <w:color w:val="000000"/>
                  </w:rPr>
                </w:rPrChange>
              </w:rPr>
            </w:pPr>
          </w:p>
        </w:tc>
        <w:tc>
          <w:tcPr>
            <w:tcW w:w="3499" w:type="dxa"/>
            <w:shd w:val="clear" w:color="auto" w:fill="D9D9D9" w:themeFill="background1" w:themeFillShade="D9"/>
          </w:tcPr>
          <w:p w14:paraId="5FCFA243" w14:textId="20FF10C6" w:rsidR="005B6497" w:rsidRPr="00125234" w:rsidRDefault="005B6497" w:rsidP="005B6497">
            <w:pPr>
              <w:autoSpaceDE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377" w:author="Yifei Zhou" w:date="2023-03-10T10:35:00Z">
                  <w:rPr>
                    <w:rFonts w:ascii="Times New Roman" w:eastAsia="楷体" w:hAnsi="Times New Roman" w:cs="Times New Roman"/>
                    <w:color w:val="000000"/>
                  </w:rPr>
                </w:rPrChange>
              </w:rPr>
            </w:pPr>
            <w:r w:rsidRPr="00125234">
              <w:rPr>
                <w:rFonts w:ascii="Times New Roman" w:eastAsia="楷体" w:hAnsi="Times New Roman" w:cs="Times New Roman" w:hint="eastAsia"/>
                <w:color w:val="000000"/>
                <w:sz w:val="20"/>
                <w:szCs w:val="20"/>
                <w:rPrChange w:id="378" w:author="Yifei Zhou" w:date="2023-03-10T10:35:00Z">
                  <w:rPr>
                    <w:rFonts w:ascii="Times New Roman" w:eastAsia="楷体" w:hAnsi="Times New Roman" w:cs="Times New Roman" w:hint="eastAsia"/>
                    <w:color w:val="000000"/>
                  </w:rPr>
                </w:rPrChange>
              </w:rPr>
              <w:t>完成对街区尺度河</w:t>
            </w:r>
            <w:proofErr w:type="gramStart"/>
            <w:r w:rsidRPr="00125234">
              <w:rPr>
                <w:rFonts w:ascii="Times New Roman" w:eastAsia="楷体" w:hAnsi="Times New Roman" w:cs="Times New Roman" w:hint="eastAsia"/>
                <w:color w:val="000000"/>
                <w:sz w:val="20"/>
                <w:szCs w:val="20"/>
                <w:rPrChange w:id="379" w:author="Yifei Zhou" w:date="2023-03-10T10:35:00Z">
                  <w:rPr>
                    <w:rFonts w:ascii="Times New Roman" w:eastAsia="楷体" w:hAnsi="Times New Roman" w:cs="Times New Roman" w:hint="eastAsia"/>
                    <w:color w:val="000000"/>
                  </w:rPr>
                </w:rPrChange>
              </w:rPr>
              <w:t>流冠</w:t>
            </w:r>
            <w:proofErr w:type="gramEnd"/>
            <w:r w:rsidRPr="00125234">
              <w:rPr>
                <w:rFonts w:ascii="Times New Roman" w:eastAsia="楷体" w:hAnsi="Times New Roman" w:cs="Times New Roman" w:hint="eastAsia"/>
                <w:color w:val="000000"/>
                <w:sz w:val="20"/>
                <w:szCs w:val="20"/>
                <w:rPrChange w:id="380" w:author="Yifei Zhou" w:date="2023-03-10T10:35:00Z">
                  <w:rPr>
                    <w:rFonts w:ascii="Times New Roman" w:eastAsia="楷体" w:hAnsi="Times New Roman" w:cs="Times New Roman" w:hint="eastAsia"/>
                    <w:color w:val="000000"/>
                  </w:rPr>
                </w:rPrChange>
              </w:rPr>
              <w:t>层热效应的时空分析</w:t>
            </w:r>
          </w:p>
        </w:tc>
        <w:tc>
          <w:tcPr>
            <w:tcW w:w="849" w:type="dxa"/>
            <w:shd w:val="clear" w:color="auto" w:fill="D9D9D9" w:themeFill="background1" w:themeFillShade="D9"/>
          </w:tcPr>
          <w:p w14:paraId="3B90BF87" w14:textId="77777777" w:rsidR="005B6497" w:rsidRPr="00125234" w:rsidRDefault="005B6497" w:rsidP="005B649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381" w:author="Yifei Zhou" w:date="2023-03-10T10:35:00Z">
                  <w:rPr>
                    <w:rFonts w:ascii="Times New Roman" w:eastAsia="楷体" w:hAnsi="Times New Roman" w:cs="Times New Roman"/>
                    <w:color w:val="000000"/>
                    <w:sz w:val="24"/>
                    <w:szCs w:val="24"/>
                  </w:rPr>
                </w:rPrChange>
              </w:rPr>
            </w:pPr>
          </w:p>
        </w:tc>
        <w:tc>
          <w:tcPr>
            <w:tcW w:w="790" w:type="dxa"/>
            <w:shd w:val="clear" w:color="auto" w:fill="D9D9D9" w:themeFill="background1" w:themeFillShade="D9"/>
          </w:tcPr>
          <w:p w14:paraId="3B107A0E" w14:textId="77777777" w:rsidR="005B6497" w:rsidRPr="00125234" w:rsidRDefault="005B6497" w:rsidP="005B649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382" w:author="Yifei Zhou" w:date="2023-03-10T10:35:00Z">
                  <w:rPr>
                    <w:rFonts w:ascii="Times New Roman" w:eastAsia="楷体" w:hAnsi="Times New Roman" w:cs="Times New Roman"/>
                    <w:color w:val="000000"/>
                    <w:sz w:val="24"/>
                    <w:szCs w:val="24"/>
                  </w:rPr>
                </w:rPrChange>
              </w:rPr>
            </w:pPr>
          </w:p>
        </w:tc>
        <w:tc>
          <w:tcPr>
            <w:tcW w:w="790" w:type="dxa"/>
            <w:shd w:val="clear" w:color="auto" w:fill="D9D9D9" w:themeFill="background1" w:themeFillShade="D9"/>
          </w:tcPr>
          <w:p w14:paraId="02274707" w14:textId="29B21E4F" w:rsidR="005B6497" w:rsidRPr="00125234" w:rsidRDefault="005E79F1" w:rsidP="005B649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383" w:author="Yifei Zhou" w:date="2023-03-10T10:35:00Z">
                  <w:rPr>
                    <w:rFonts w:ascii="Times New Roman" w:eastAsia="楷体" w:hAnsi="Times New Roman" w:cs="Times New Roman"/>
                    <w:color w:val="000000"/>
                    <w:sz w:val="24"/>
                    <w:szCs w:val="24"/>
                  </w:rPr>
                </w:rPrChange>
              </w:rPr>
            </w:pPr>
            <w:ins w:id="384" w:author="Yifei Zhou" w:date="2023-03-10T10:40:00Z">
              <w:r w:rsidRPr="005F581F">
                <w:rPr>
                  <w:rFonts w:ascii="MS Gothic" w:eastAsia="MS Gothic" w:hAnsi="MS Gothic" w:cs="MS Gothic" w:hint="eastAsia"/>
                  <w:color w:val="333333"/>
                  <w:sz w:val="20"/>
                  <w:szCs w:val="20"/>
                  <w:highlight w:val="lightGray"/>
                  <w:shd w:val="clear" w:color="auto" w:fill="FFFFFF"/>
                </w:rPr>
                <w:t>●</w:t>
              </w:r>
            </w:ins>
            <w:del w:id="385" w:author="Yifei Zhou" w:date="2023-03-10T10:08:00Z">
              <w:r w:rsidR="005B6497" w:rsidRPr="00125234" w:rsidDel="00534DD4">
                <w:rPr>
                  <w:rFonts w:ascii="MS Gothic" w:eastAsia="MS Gothic" w:hAnsi="MS Gothic" w:cs="MS Gothic" w:hint="eastAsia"/>
                  <w:color w:val="333333"/>
                  <w:sz w:val="20"/>
                  <w:szCs w:val="20"/>
                  <w:shd w:val="clear" w:color="auto" w:fill="FFFFFF"/>
                  <w:rPrChange w:id="386" w:author="Yifei Zhou" w:date="2023-03-10T10:35:00Z">
                    <w:rPr>
                      <w:rFonts w:ascii="MS Gothic" w:eastAsia="MS Gothic" w:hAnsi="MS Gothic" w:cs="MS Gothic" w:hint="eastAsia"/>
                      <w:color w:val="333333"/>
                      <w:sz w:val="24"/>
                      <w:szCs w:val="24"/>
                      <w:shd w:val="clear" w:color="auto" w:fill="FFFFFF"/>
                    </w:rPr>
                  </w:rPrChange>
                </w:rPr>
                <w:delText>✓</w:delText>
              </w:r>
            </w:del>
          </w:p>
        </w:tc>
        <w:tc>
          <w:tcPr>
            <w:tcW w:w="850" w:type="dxa"/>
            <w:shd w:val="clear" w:color="auto" w:fill="D9D9D9" w:themeFill="background1" w:themeFillShade="D9"/>
          </w:tcPr>
          <w:p w14:paraId="37DC8626" w14:textId="7E6AAC7A" w:rsidR="005B6497" w:rsidRPr="00125234" w:rsidRDefault="005E79F1" w:rsidP="005B649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387" w:author="Yifei Zhou" w:date="2023-03-10T10:35:00Z">
                  <w:rPr>
                    <w:rFonts w:ascii="Times New Roman" w:eastAsia="楷体" w:hAnsi="Times New Roman" w:cs="Times New Roman"/>
                    <w:color w:val="000000"/>
                    <w:sz w:val="24"/>
                    <w:szCs w:val="24"/>
                  </w:rPr>
                </w:rPrChange>
              </w:rPr>
            </w:pPr>
            <w:ins w:id="388" w:author="Yifei Zhou" w:date="2023-03-10T10:40:00Z">
              <w:r w:rsidRPr="005F581F">
                <w:rPr>
                  <w:rFonts w:ascii="MS Gothic" w:eastAsia="MS Gothic" w:hAnsi="MS Gothic" w:cs="MS Gothic" w:hint="eastAsia"/>
                  <w:color w:val="333333"/>
                  <w:sz w:val="20"/>
                  <w:szCs w:val="20"/>
                  <w:highlight w:val="lightGray"/>
                  <w:shd w:val="clear" w:color="auto" w:fill="FFFFFF"/>
                </w:rPr>
                <w:t>●</w:t>
              </w:r>
            </w:ins>
            <w:del w:id="389" w:author="Yifei Zhou" w:date="2023-03-10T10:08:00Z">
              <w:r w:rsidR="005B6497" w:rsidRPr="00125234" w:rsidDel="00534DD4">
                <w:rPr>
                  <w:rFonts w:ascii="MS Gothic" w:eastAsia="MS Gothic" w:hAnsi="MS Gothic" w:cs="MS Gothic" w:hint="eastAsia"/>
                  <w:color w:val="333333"/>
                  <w:sz w:val="20"/>
                  <w:szCs w:val="20"/>
                  <w:shd w:val="clear" w:color="auto" w:fill="FFFFFF"/>
                  <w:rPrChange w:id="390" w:author="Yifei Zhou" w:date="2023-03-10T10:35:00Z">
                    <w:rPr>
                      <w:rFonts w:ascii="MS Gothic" w:eastAsia="MS Gothic" w:hAnsi="MS Gothic" w:cs="MS Gothic" w:hint="eastAsia"/>
                      <w:color w:val="333333"/>
                      <w:sz w:val="24"/>
                      <w:szCs w:val="24"/>
                      <w:shd w:val="clear" w:color="auto" w:fill="FFFFFF"/>
                    </w:rPr>
                  </w:rPrChange>
                </w:rPr>
                <w:delText>✓</w:delText>
              </w:r>
            </w:del>
          </w:p>
        </w:tc>
        <w:tc>
          <w:tcPr>
            <w:tcW w:w="851" w:type="dxa"/>
            <w:shd w:val="clear" w:color="auto" w:fill="D9D9D9" w:themeFill="background1" w:themeFillShade="D9"/>
          </w:tcPr>
          <w:p w14:paraId="221338E6" w14:textId="77777777" w:rsidR="005B6497" w:rsidRPr="00125234" w:rsidRDefault="005B6497" w:rsidP="005B649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391" w:author="Yifei Zhou" w:date="2023-03-10T10:35:00Z">
                  <w:rPr>
                    <w:rFonts w:ascii="Times New Roman" w:eastAsia="楷体" w:hAnsi="Times New Roman" w:cs="Times New Roman"/>
                    <w:color w:val="000000"/>
                    <w:sz w:val="24"/>
                    <w:szCs w:val="24"/>
                  </w:rPr>
                </w:rPrChange>
              </w:rPr>
            </w:pPr>
          </w:p>
        </w:tc>
        <w:tc>
          <w:tcPr>
            <w:tcW w:w="790" w:type="dxa"/>
            <w:shd w:val="clear" w:color="auto" w:fill="D9D9D9" w:themeFill="background1" w:themeFillShade="D9"/>
          </w:tcPr>
          <w:p w14:paraId="567A98E9" w14:textId="77777777" w:rsidR="005B6497" w:rsidRPr="00125234" w:rsidRDefault="005B6497" w:rsidP="005B649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392" w:author="Yifei Zhou" w:date="2023-03-10T10:35:00Z">
                  <w:rPr>
                    <w:rFonts w:ascii="Times New Roman" w:eastAsia="楷体" w:hAnsi="Times New Roman" w:cs="Times New Roman"/>
                    <w:color w:val="000000"/>
                    <w:sz w:val="24"/>
                    <w:szCs w:val="24"/>
                  </w:rPr>
                </w:rPrChange>
              </w:rPr>
            </w:pPr>
          </w:p>
        </w:tc>
      </w:tr>
      <w:tr w:rsidR="006F16E9" w:rsidRPr="00021BAE" w14:paraId="3BCA4A67" w14:textId="77777777" w:rsidTr="005E79F1">
        <w:tblPrEx>
          <w:tblPrExChange w:id="393" w:author="Yifei Zhou" w:date="2023-03-10T10:40:00Z">
            <w:tblPrEx>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Ex>
          </w:tblPrExChange>
        </w:tblPrEx>
        <w:tc>
          <w:tcPr>
            <w:cnfStyle w:val="001000000000" w:firstRow="0" w:lastRow="0" w:firstColumn="1" w:lastColumn="0" w:oddVBand="0" w:evenVBand="0" w:oddHBand="0" w:evenHBand="0" w:firstRowFirstColumn="0" w:firstRowLastColumn="0" w:lastRowFirstColumn="0" w:lastRowLastColumn="0"/>
            <w:tcW w:w="437" w:type="dxa"/>
            <w:vMerge w:val="restart"/>
            <w:shd w:val="clear" w:color="auto" w:fill="D9D9D9" w:themeFill="background1" w:themeFillShade="D9"/>
            <w:tcPrChange w:id="394" w:author="Yifei Zhou" w:date="2023-03-10T10:40:00Z">
              <w:tcPr>
                <w:tcW w:w="437" w:type="dxa"/>
                <w:gridSpan w:val="3"/>
                <w:vMerge w:val="restart"/>
              </w:tcPr>
            </w:tcPrChange>
          </w:tcPr>
          <w:p w14:paraId="3D6B582E" w14:textId="42E38EB3" w:rsidR="006D658F" w:rsidRPr="00125234" w:rsidRDefault="006D658F" w:rsidP="00EA50D3">
            <w:pPr>
              <w:spacing w:line="240" w:lineRule="auto"/>
              <w:jc w:val="center"/>
              <w:rPr>
                <w:rFonts w:ascii="Times New Roman" w:eastAsia="楷体" w:hAnsi="Times New Roman" w:cs="Times New Roman"/>
                <w:color w:val="000000"/>
                <w:sz w:val="20"/>
                <w:szCs w:val="20"/>
                <w:rPrChange w:id="395" w:author="Yifei Zhou" w:date="2023-03-10T10:35:00Z">
                  <w:rPr>
                    <w:rFonts w:ascii="Times New Roman" w:eastAsia="楷体" w:hAnsi="Times New Roman" w:cs="Times New Roman"/>
                    <w:color w:val="000000"/>
                  </w:rPr>
                </w:rPrChange>
              </w:rPr>
            </w:pPr>
            <w:r w:rsidRPr="00125234">
              <w:rPr>
                <w:rFonts w:ascii="Times New Roman" w:eastAsia="楷体" w:hAnsi="Times New Roman" w:cs="Times New Roman" w:hint="eastAsia"/>
                <w:color w:val="000000"/>
                <w:sz w:val="20"/>
                <w:szCs w:val="20"/>
                <w:rPrChange w:id="396" w:author="Yifei Zhou" w:date="2023-03-10T10:35:00Z">
                  <w:rPr>
                    <w:rFonts w:ascii="Times New Roman" w:eastAsia="楷体" w:hAnsi="Times New Roman" w:cs="Times New Roman" w:hint="eastAsia"/>
                    <w:color w:val="000000"/>
                  </w:rPr>
                </w:rPrChange>
              </w:rPr>
              <w:t>研究内容</w:t>
            </w:r>
            <w:r w:rsidRPr="00125234">
              <w:rPr>
                <w:rFonts w:ascii="Times New Roman" w:eastAsia="楷体" w:hAnsi="Times New Roman" w:cs="Times New Roman"/>
                <w:color w:val="000000"/>
                <w:sz w:val="20"/>
                <w:szCs w:val="20"/>
                <w:rPrChange w:id="397" w:author="Yifei Zhou" w:date="2023-03-10T10:35:00Z">
                  <w:rPr>
                    <w:rFonts w:ascii="Times New Roman" w:eastAsia="楷体" w:hAnsi="Times New Roman" w:cs="Times New Roman"/>
                    <w:color w:val="000000"/>
                  </w:rPr>
                </w:rPrChange>
              </w:rPr>
              <w:t>2</w:t>
            </w:r>
          </w:p>
        </w:tc>
        <w:tc>
          <w:tcPr>
            <w:tcW w:w="3499" w:type="dxa"/>
            <w:tcPrChange w:id="398" w:author="Yifei Zhou" w:date="2023-03-10T10:40:00Z">
              <w:tcPr>
                <w:tcW w:w="3499" w:type="dxa"/>
                <w:gridSpan w:val="2"/>
              </w:tcPr>
            </w:tcPrChange>
          </w:tcPr>
          <w:p w14:paraId="620B1E3A" w14:textId="397EF57A"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399" w:author="Yifei Zhou" w:date="2023-03-10T10:35:00Z">
                  <w:rPr>
                    <w:rFonts w:ascii="Times New Roman" w:eastAsia="楷体" w:hAnsi="Times New Roman" w:cs="Times New Roman"/>
                    <w:color w:val="000000"/>
                  </w:rPr>
                </w:rPrChange>
              </w:rPr>
            </w:pPr>
            <w:r w:rsidRPr="00125234">
              <w:rPr>
                <w:rFonts w:ascii="Times New Roman" w:eastAsia="楷体" w:hAnsi="Times New Roman" w:cs="Times New Roman" w:hint="eastAsia"/>
                <w:color w:val="000000"/>
                <w:sz w:val="20"/>
                <w:szCs w:val="20"/>
                <w:rPrChange w:id="400" w:author="Yifei Zhou" w:date="2023-03-10T10:35:00Z">
                  <w:rPr>
                    <w:rFonts w:ascii="Times New Roman" w:eastAsia="楷体" w:hAnsi="Times New Roman" w:cs="Times New Roman" w:hint="eastAsia"/>
                    <w:color w:val="000000"/>
                  </w:rPr>
                </w:rPrChange>
              </w:rPr>
              <w:t>完成研究区域相关环境变量的计算</w:t>
            </w:r>
          </w:p>
        </w:tc>
        <w:tc>
          <w:tcPr>
            <w:tcW w:w="849" w:type="dxa"/>
            <w:tcPrChange w:id="401" w:author="Yifei Zhou" w:date="2023-03-10T10:40:00Z">
              <w:tcPr>
                <w:tcW w:w="849" w:type="dxa"/>
                <w:gridSpan w:val="2"/>
              </w:tcPr>
            </w:tcPrChange>
          </w:tcPr>
          <w:p w14:paraId="5F9385F6"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402" w:author="Yifei Zhou" w:date="2023-03-10T10:35:00Z">
                  <w:rPr>
                    <w:rFonts w:ascii="Times New Roman" w:eastAsia="楷体" w:hAnsi="Times New Roman" w:cs="Times New Roman"/>
                    <w:color w:val="000000"/>
                    <w:sz w:val="24"/>
                    <w:szCs w:val="24"/>
                  </w:rPr>
                </w:rPrChange>
              </w:rPr>
            </w:pPr>
          </w:p>
        </w:tc>
        <w:tc>
          <w:tcPr>
            <w:tcW w:w="790" w:type="dxa"/>
            <w:tcPrChange w:id="403" w:author="Yifei Zhou" w:date="2023-03-10T10:40:00Z">
              <w:tcPr>
                <w:tcW w:w="790" w:type="dxa"/>
                <w:gridSpan w:val="2"/>
              </w:tcPr>
            </w:tcPrChange>
          </w:tcPr>
          <w:p w14:paraId="398727FA" w14:textId="5CF9D139" w:rsidR="006D658F" w:rsidRPr="00125234" w:rsidRDefault="005B6497"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404" w:author="Yifei Zhou" w:date="2023-03-10T10:35:00Z">
                  <w:rPr>
                    <w:rFonts w:ascii="Times New Roman" w:eastAsia="楷体" w:hAnsi="Times New Roman" w:cs="Times New Roman"/>
                    <w:color w:val="000000"/>
                    <w:sz w:val="24"/>
                    <w:szCs w:val="24"/>
                  </w:rPr>
                </w:rPrChange>
              </w:rPr>
            </w:pPr>
            <w:ins w:id="405" w:author="Yifei Zhou" w:date="2023-03-10T10:08:00Z">
              <w:r w:rsidRPr="00125234">
                <w:rPr>
                  <w:rFonts w:ascii="MS Gothic" w:eastAsia="MS Gothic" w:hAnsi="MS Gothic" w:cs="MS Gothic" w:hint="eastAsia"/>
                  <w:color w:val="333333"/>
                  <w:sz w:val="20"/>
                  <w:szCs w:val="20"/>
                  <w:shd w:val="clear" w:color="auto" w:fill="FFFFFF"/>
                  <w:rPrChange w:id="406" w:author="Yifei Zhou" w:date="2023-03-10T10:35:00Z">
                    <w:rPr>
                      <w:rFonts w:ascii="MS Gothic" w:eastAsia="MS Gothic" w:hAnsi="MS Gothic" w:cs="MS Gothic" w:hint="eastAsia"/>
                      <w:color w:val="333333"/>
                      <w:sz w:val="24"/>
                      <w:szCs w:val="24"/>
                      <w:shd w:val="clear" w:color="auto" w:fill="FFFFFF"/>
                    </w:rPr>
                  </w:rPrChange>
                </w:rPr>
                <w:t>●</w:t>
              </w:r>
            </w:ins>
            <w:del w:id="407" w:author="Yifei Zhou" w:date="2023-03-10T10:08:00Z">
              <w:r w:rsidR="006D658F" w:rsidRPr="00125234" w:rsidDel="005B6497">
                <w:rPr>
                  <w:rFonts w:ascii="MS Gothic" w:eastAsia="MS Gothic" w:hAnsi="MS Gothic" w:cs="MS Gothic" w:hint="eastAsia"/>
                  <w:color w:val="333333"/>
                  <w:sz w:val="20"/>
                  <w:szCs w:val="20"/>
                  <w:shd w:val="clear" w:color="auto" w:fill="FFFFFF"/>
                  <w:rPrChange w:id="408" w:author="Yifei Zhou" w:date="2023-03-10T10:35:00Z">
                    <w:rPr>
                      <w:rFonts w:ascii="MS Gothic" w:eastAsia="MS Gothic" w:hAnsi="MS Gothic" w:cs="MS Gothic" w:hint="eastAsia"/>
                      <w:color w:val="333333"/>
                      <w:sz w:val="24"/>
                      <w:szCs w:val="24"/>
                      <w:shd w:val="clear" w:color="auto" w:fill="FFFFFF"/>
                    </w:rPr>
                  </w:rPrChange>
                </w:rPr>
                <w:delText>✓</w:delText>
              </w:r>
            </w:del>
          </w:p>
        </w:tc>
        <w:tc>
          <w:tcPr>
            <w:tcW w:w="790" w:type="dxa"/>
            <w:tcPrChange w:id="409" w:author="Yifei Zhou" w:date="2023-03-10T10:40:00Z">
              <w:tcPr>
                <w:tcW w:w="790" w:type="dxa"/>
                <w:gridSpan w:val="2"/>
              </w:tcPr>
            </w:tcPrChange>
          </w:tcPr>
          <w:p w14:paraId="11157418"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410" w:author="Yifei Zhou" w:date="2023-03-10T10:35:00Z">
                  <w:rPr>
                    <w:rFonts w:ascii="Times New Roman" w:eastAsia="楷体" w:hAnsi="Times New Roman" w:cs="Times New Roman"/>
                    <w:color w:val="000000"/>
                    <w:sz w:val="24"/>
                    <w:szCs w:val="24"/>
                  </w:rPr>
                </w:rPrChange>
              </w:rPr>
            </w:pPr>
          </w:p>
        </w:tc>
        <w:tc>
          <w:tcPr>
            <w:tcW w:w="850" w:type="dxa"/>
            <w:tcPrChange w:id="411" w:author="Yifei Zhou" w:date="2023-03-10T10:40:00Z">
              <w:tcPr>
                <w:tcW w:w="850" w:type="dxa"/>
                <w:gridSpan w:val="2"/>
              </w:tcPr>
            </w:tcPrChange>
          </w:tcPr>
          <w:p w14:paraId="7F138120"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412" w:author="Yifei Zhou" w:date="2023-03-10T10:35:00Z">
                  <w:rPr>
                    <w:rFonts w:ascii="Times New Roman" w:eastAsia="楷体" w:hAnsi="Times New Roman" w:cs="Times New Roman"/>
                    <w:color w:val="000000"/>
                    <w:sz w:val="24"/>
                    <w:szCs w:val="24"/>
                  </w:rPr>
                </w:rPrChange>
              </w:rPr>
            </w:pPr>
          </w:p>
        </w:tc>
        <w:tc>
          <w:tcPr>
            <w:tcW w:w="851" w:type="dxa"/>
            <w:tcPrChange w:id="413" w:author="Yifei Zhou" w:date="2023-03-10T10:40:00Z">
              <w:tcPr>
                <w:tcW w:w="851" w:type="dxa"/>
                <w:gridSpan w:val="2"/>
              </w:tcPr>
            </w:tcPrChange>
          </w:tcPr>
          <w:p w14:paraId="2A4DA29C"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414" w:author="Yifei Zhou" w:date="2023-03-10T10:35:00Z">
                  <w:rPr>
                    <w:rFonts w:ascii="Times New Roman" w:eastAsia="楷体" w:hAnsi="Times New Roman" w:cs="Times New Roman"/>
                    <w:color w:val="000000"/>
                    <w:sz w:val="24"/>
                    <w:szCs w:val="24"/>
                  </w:rPr>
                </w:rPrChange>
              </w:rPr>
            </w:pPr>
          </w:p>
        </w:tc>
        <w:tc>
          <w:tcPr>
            <w:tcW w:w="790" w:type="dxa"/>
            <w:tcPrChange w:id="415" w:author="Yifei Zhou" w:date="2023-03-10T10:40:00Z">
              <w:tcPr>
                <w:tcW w:w="790" w:type="dxa"/>
              </w:tcPr>
            </w:tcPrChange>
          </w:tcPr>
          <w:p w14:paraId="7F64096B"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416" w:author="Yifei Zhou" w:date="2023-03-10T10:35:00Z">
                  <w:rPr>
                    <w:rFonts w:ascii="Times New Roman" w:eastAsia="楷体" w:hAnsi="Times New Roman" w:cs="Times New Roman"/>
                    <w:color w:val="000000"/>
                    <w:sz w:val="24"/>
                    <w:szCs w:val="24"/>
                  </w:rPr>
                </w:rPrChange>
              </w:rPr>
            </w:pPr>
          </w:p>
        </w:tc>
      </w:tr>
      <w:tr w:rsidR="005E79F1" w:rsidRPr="00021BAE" w14:paraId="20E7ECCC" w14:textId="77777777" w:rsidTr="005E7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 w:type="dxa"/>
            <w:vMerge/>
            <w:shd w:val="clear" w:color="auto" w:fill="D9D9D9" w:themeFill="background1" w:themeFillShade="D9"/>
          </w:tcPr>
          <w:p w14:paraId="2257B4E8" w14:textId="77777777" w:rsidR="006D658F" w:rsidRPr="00125234" w:rsidRDefault="006D658F" w:rsidP="00EA50D3">
            <w:pPr>
              <w:spacing w:line="240" w:lineRule="auto"/>
              <w:rPr>
                <w:rFonts w:ascii="Times New Roman" w:eastAsia="楷体" w:hAnsi="Times New Roman" w:cs="Times New Roman"/>
                <w:color w:val="000000"/>
                <w:sz w:val="20"/>
                <w:szCs w:val="20"/>
                <w:rPrChange w:id="417" w:author="Yifei Zhou" w:date="2023-03-10T10:35:00Z">
                  <w:rPr>
                    <w:rFonts w:ascii="Times New Roman" w:eastAsia="楷体" w:hAnsi="Times New Roman" w:cs="Times New Roman"/>
                    <w:color w:val="000000"/>
                  </w:rPr>
                </w:rPrChange>
              </w:rPr>
            </w:pPr>
          </w:p>
        </w:tc>
        <w:tc>
          <w:tcPr>
            <w:tcW w:w="3499" w:type="dxa"/>
            <w:shd w:val="clear" w:color="auto" w:fill="D9D9D9" w:themeFill="background1" w:themeFillShade="D9"/>
          </w:tcPr>
          <w:p w14:paraId="19C3FF5A" w14:textId="449DFC81" w:rsidR="006D658F" w:rsidRPr="00125234" w:rsidRDefault="006D658F" w:rsidP="00EA50D3">
            <w:pPr>
              <w:autoSpaceDE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418" w:author="Yifei Zhou" w:date="2023-03-10T10:35:00Z">
                  <w:rPr>
                    <w:rFonts w:ascii="Times New Roman" w:eastAsia="楷体" w:hAnsi="Times New Roman" w:cs="Times New Roman"/>
                    <w:color w:val="000000"/>
                  </w:rPr>
                </w:rPrChange>
              </w:rPr>
            </w:pPr>
            <w:r w:rsidRPr="00125234">
              <w:rPr>
                <w:rFonts w:ascii="Times New Roman" w:eastAsia="楷体" w:hAnsi="Times New Roman" w:cs="Times New Roman" w:hint="eastAsia"/>
                <w:color w:val="000000"/>
                <w:sz w:val="20"/>
                <w:szCs w:val="20"/>
                <w:rPrChange w:id="419" w:author="Yifei Zhou" w:date="2023-03-10T10:35:00Z">
                  <w:rPr>
                    <w:rFonts w:ascii="Times New Roman" w:eastAsia="楷体" w:hAnsi="Times New Roman" w:cs="Times New Roman" w:hint="eastAsia"/>
                    <w:color w:val="000000"/>
                  </w:rPr>
                </w:rPrChange>
              </w:rPr>
              <w:t>提取不同尺度下河</w:t>
            </w:r>
            <w:proofErr w:type="gramStart"/>
            <w:r w:rsidRPr="00125234">
              <w:rPr>
                <w:rFonts w:ascii="Times New Roman" w:eastAsia="楷体" w:hAnsi="Times New Roman" w:cs="Times New Roman" w:hint="eastAsia"/>
                <w:color w:val="000000"/>
                <w:sz w:val="20"/>
                <w:szCs w:val="20"/>
                <w:rPrChange w:id="420" w:author="Yifei Zhou" w:date="2023-03-10T10:35:00Z">
                  <w:rPr>
                    <w:rFonts w:ascii="Times New Roman" w:eastAsia="楷体" w:hAnsi="Times New Roman" w:cs="Times New Roman" w:hint="eastAsia"/>
                    <w:color w:val="000000"/>
                  </w:rPr>
                </w:rPrChange>
              </w:rPr>
              <w:t>流冠</w:t>
            </w:r>
            <w:proofErr w:type="gramEnd"/>
            <w:r w:rsidRPr="00125234">
              <w:rPr>
                <w:rFonts w:ascii="Times New Roman" w:eastAsia="楷体" w:hAnsi="Times New Roman" w:cs="Times New Roman" w:hint="eastAsia"/>
                <w:color w:val="000000"/>
                <w:sz w:val="20"/>
                <w:szCs w:val="20"/>
                <w:rPrChange w:id="421" w:author="Yifei Zhou" w:date="2023-03-10T10:35:00Z">
                  <w:rPr>
                    <w:rFonts w:ascii="Times New Roman" w:eastAsia="楷体" w:hAnsi="Times New Roman" w:cs="Times New Roman" w:hint="eastAsia"/>
                    <w:color w:val="000000"/>
                  </w:rPr>
                </w:rPrChange>
              </w:rPr>
              <w:t>层热效应的关键影响因素并分析其相对贡献</w:t>
            </w:r>
          </w:p>
        </w:tc>
        <w:tc>
          <w:tcPr>
            <w:tcW w:w="849" w:type="dxa"/>
            <w:shd w:val="clear" w:color="auto" w:fill="D9D9D9" w:themeFill="background1" w:themeFillShade="D9"/>
          </w:tcPr>
          <w:p w14:paraId="0F27D5B9"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422" w:author="Yifei Zhou" w:date="2023-03-10T10:35:00Z">
                  <w:rPr>
                    <w:rFonts w:ascii="Times New Roman" w:eastAsia="楷体" w:hAnsi="Times New Roman" w:cs="Times New Roman"/>
                    <w:color w:val="000000"/>
                    <w:sz w:val="24"/>
                    <w:szCs w:val="24"/>
                  </w:rPr>
                </w:rPrChange>
              </w:rPr>
            </w:pPr>
          </w:p>
        </w:tc>
        <w:tc>
          <w:tcPr>
            <w:tcW w:w="790" w:type="dxa"/>
            <w:shd w:val="clear" w:color="auto" w:fill="D9D9D9" w:themeFill="background1" w:themeFillShade="D9"/>
          </w:tcPr>
          <w:p w14:paraId="063ECC43"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423" w:author="Yifei Zhou" w:date="2023-03-10T10:35:00Z">
                  <w:rPr>
                    <w:rFonts w:ascii="Times New Roman" w:eastAsia="楷体" w:hAnsi="Times New Roman" w:cs="Times New Roman"/>
                    <w:color w:val="000000"/>
                    <w:sz w:val="24"/>
                    <w:szCs w:val="24"/>
                  </w:rPr>
                </w:rPrChange>
              </w:rPr>
            </w:pPr>
          </w:p>
        </w:tc>
        <w:tc>
          <w:tcPr>
            <w:tcW w:w="790" w:type="dxa"/>
            <w:shd w:val="clear" w:color="auto" w:fill="D9D9D9" w:themeFill="background1" w:themeFillShade="D9"/>
          </w:tcPr>
          <w:p w14:paraId="322EE6B4" w14:textId="44F345E1" w:rsidR="006D658F" w:rsidRPr="00125234" w:rsidRDefault="005E79F1"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424" w:author="Yifei Zhou" w:date="2023-03-10T10:35:00Z">
                  <w:rPr>
                    <w:rFonts w:ascii="Times New Roman" w:eastAsia="楷体" w:hAnsi="Times New Roman" w:cs="Times New Roman"/>
                    <w:color w:val="000000"/>
                    <w:sz w:val="24"/>
                    <w:szCs w:val="24"/>
                  </w:rPr>
                </w:rPrChange>
              </w:rPr>
            </w:pPr>
            <w:ins w:id="425" w:author="Yifei Zhou" w:date="2023-03-10T10:40:00Z">
              <w:r w:rsidRPr="005F581F">
                <w:rPr>
                  <w:rFonts w:ascii="MS Gothic" w:eastAsia="MS Gothic" w:hAnsi="MS Gothic" w:cs="MS Gothic" w:hint="eastAsia"/>
                  <w:color w:val="333333"/>
                  <w:sz w:val="20"/>
                  <w:szCs w:val="20"/>
                  <w:highlight w:val="lightGray"/>
                  <w:shd w:val="clear" w:color="auto" w:fill="FFFFFF"/>
                </w:rPr>
                <w:t>●</w:t>
              </w:r>
            </w:ins>
            <w:del w:id="426" w:author="Yifei Zhou" w:date="2023-03-10T10:08:00Z">
              <w:r w:rsidR="006D658F" w:rsidRPr="00125234" w:rsidDel="005B6497">
                <w:rPr>
                  <w:rFonts w:ascii="MS Gothic" w:eastAsia="MS Gothic" w:hAnsi="MS Gothic" w:cs="MS Gothic" w:hint="eastAsia"/>
                  <w:color w:val="333333"/>
                  <w:sz w:val="20"/>
                  <w:szCs w:val="20"/>
                  <w:shd w:val="clear" w:color="auto" w:fill="FFFFFF"/>
                  <w:rPrChange w:id="427" w:author="Yifei Zhou" w:date="2023-03-10T10:35:00Z">
                    <w:rPr>
                      <w:rFonts w:ascii="MS Gothic" w:eastAsia="MS Gothic" w:hAnsi="MS Gothic" w:cs="MS Gothic" w:hint="eastAsia"/>
                      <w:color w:val="333333"/>
                      <w:sz w:val="24"/>
                      <w:szCs w:val="24"/>
                      <w:shd w:val="clear" w:color="auto" w:fill="FFFFFF"/>
                    </w:rPr>
                  </w:rPrChange>
                </w:rPr>
                <w:delText>✓</w:delText>
              </w:r>
            </w:del>
          </w:p>
        </w:tc>
        <w:tc>
          <w:tcPr>
            <w:tcW w:w="850" w:type="dxa"/>
            <w:shd w:val="clear" w:color="auto" w:fill="D9D9D9" w:themeFill="background1" w:themeFillShade="D9"/>
          </w:tcPr>
          <w:p w14:paraId="4C55625A" w14:textId="593E823C" w:rsidR="006D658F" w:rsidRPr="00125234" w:rsidRDefault="005E79F1"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428" w:author="Yifei Zhou" w:date="2023-03-10T10:35:00Z">
                  <w:rPr>
                    <w:rFonts w:ascii="Times New Roman" w:eastAsia="楷体" w:hAnsi="Times New Roman" w:cs="Times New Roman"/>
                    <w:color w:val="000000"/>
                    <w:sz w:val="24"/>
                    <w:szCs w:val="24"/>
                  </w:rPr>
                </w:rPrChange>
              </w:rPr>
            </w:pPr>
            <w:ins w:id="429" w:author="Yifei Zhou" w:date="2023-03-10T10:40:00Z">
              <w:r w:rsidRPr="005F581F">
                <w:rPr>
                  <w:rFonts w:ascii="MS Gothic" w:eastAsia="MS Gothic" w:hAnsi="MS Gothic" w:cs="MS Gothic" w:hint="eastAsia"/>
                  <w:color w:val="333333"/>
                  <w:sz w:val="20"/>
                  <w:szCs w:val="20"/>
                  <w:highlight w:val="lightGray"/>
                  <w:shd w:val="clear" w:color="auto" w:fill="FFFFFF"/>
                </w:rPr>
                <w:t>●</w:t>
              </w:r>
            </w:ins>
            <w:del w:id="430" w:author="Yifei Zhou" w:date="2023-03-10T10:08:00Z">
              <w:r w:rsidR="006D658F" w:rsidRPr="00125234" w:rsidDel="005B6497">
                <w:rPr>
                  <w:rFonts w:ascii="MS Gothic" w:eastAsia="MS Gothic" w:hAnsi="MS Gothic" w:cs="MS Gothic" w:hint="eastAsia"/>
                  <w:color w:val="333333"/>
                  <w:sz w:val="20"/>
                  <w:szCs w:val="20"/>
                  <w:shd w:val="clear" w:color="auto" w:fill="FFFFFF"/>
                  <w:rPrChange w:id="431" w:author="Yifei Zhou" w:date="2023-03-10T10:35:00Z">
                    <w:rPr>
                      <w:rFonts w:ascii="MS Gothic" w:eastAsia="MS Gothic" w:hAnsi="MS Gothic" w:cs="MS Gothic" w:hint="eastAsia"/>
                      <w:color w:val="333333"/>
                      <w:sz w:val="24"/>
                      <w:szCs w:val="24"/>
                      <w:shd w:val="clear" w:color="auto" w:fill="FFFFFF"/>
                    </w:rPr>
                  </w:rPrChange>
                </w:rPr>
                <w:delText>✓</w:delText>
              </w:r>
            </w:del>
          </w:p>
        </w:tc>
        <w:tc>
          <w:tcPr>
            <w:tcW w:w="851" w:type="dxa"/>
            <w:shd w:val="clear" w:color="auto" w:fill="D9D9D9" w:themeFill="background1" w:themeFillShade="D9"/>
          </w:tcPr>
          <w:p w14:paraId="02AB042B"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432" w:author="Yifei Zhou" w:date="2023-03-10T10:35:00Z">
                  <w:rPr>
                    <w:rFonts w:ascii="Times New Roman" w:eastAsia="楷体" w:hAnsi="Times New Roman" w:cs="Times New Roman"/>
                    <w:color w:val="000000"/>
                    <w:sz w:val="24"/>
                    <w:szCs w:val="24"/>
                  </w:rPr>
                </w:rPrChange>
              </w:rPr>
            </w:pPr>
          </w:p>
        </w:tc>
        <w:tc>
          <w:tcPr>
            <w:tcW w:w="790" w:type="dxa"/>
            <w:shd w:val="clear" w:color="auto" w:fill="D9D9D9" w:themeFill="background1" w:themeFillShade="D9"/>
          </w:tcPr>
          <w:p w14:paraId="75CBA78E"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433" w:author="Yifei Zhou" w:date="2023-03-10T10:35:00Z">
                  <w:rPr>
                    <w:rFonts w:ascii="Times New Roman" w:eastAsia="楷体" w:hAnsi="Times New Roman" w:cs="Times New Roman"/>
                    <w:color w:val="000000"/>
                    <w:sz w:val="24"/>
                    <w:szCs w:val="24"/>
                  </w:rPr>
                </w:rPrChange>
              </w:rPr>
            </w:pPr>
          </w:p>
        </w:tc>
      </w:tr>
      <w:tr w:rsidR="006F16E9" w:rsidRPr="00021BAE" w14:paraId="4B544997" w14:textId="77777777" w:rsidTr="005E79F1">
        <w:tblPrEx>
          <w:tblPrExChange w:id="434" w:author="Yifei Zhou" w:date="2023-03-10T10:40:00Z">
            <w:tblPrEx>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Ex>
          </w:tblPrExChange>
        </w:tblPrEx>
        <w:tc>
          <w:tcPr>
            <w:cnfStyle w:val="001000000000" w:firstRow="0" w:lastRow="0" w:firstColumn="1" w:lastColumn="0" w:oddVBand="0" w:evenVBand="0" w:oddHBand="0" w:evenHBand="0" w:firstRowFirstColumn="0" w:firstRowLastColumn="0" w:lastRowFirstColumn="0" w:lastRowLastColumn="0"/>
            <w:tcW w:w="437" w:type="dxa"/>
            <w:vMerge/>
            <w:shd w:val="clear" w:color="auto" w:fill="D9D9D9" w:themeFill="background1" w:themeFillShade="D9"/>
            <w:tcPrChange w:id="435" w:author="Yifei Zhou" w:date="2023-03-10T10:40:00Z">
              <w:tcPr>
                <w:tcW w:w="437" w:type="dxa"/>
                <w:gridSpan w:val="3"/>
                <w:vMerge/>
              </w:tcPr>
            </w:tcPrChange>
          </w:tcPr>
          <w:p w14:paraId="7096581D" w14:textId="77777777" w:rsidR="006D658F" w:rsidRPr="00125234" w:rsidRDefault="006D658F" w:rsidP="00EA50D3">
            <w:pPr>
              <w:spacing w:line="240" w:lineRule="auto"/>
              <w:rPr>
                <w:rFonts w:ascii="Times New Roman" w:eastAsia="楷体" w:hAnsi="Times New Roman" w:cs="Times New Roman"/>
                <w:color w:val="000000"/>
                <w:sz w:val="20"/>
                <w:szCs w:val="20"/>
                <w:rPrChange w:id="436" w:author="Yifei Zhou" w:date="2023-03-10T10:35:00Z">
                  <w:rPr>
                    <w:rFonts w:ascii="Times New Roman" w:eastAsia="楷体" w:hAnsi="Times New Roman" w:cs="Times New Roman"/>
                    <w:color w:val="000000"/>
                  </w:rPr>
                </w:rPrChange>
              </w:rPr>
            </w:pPr>
          </w:p>
        </w:tc>
        <w:tc>
          <w:tcPr>
            <w:tcW w:w="3499" w:type="dxa"/>
            <w:tcPrChange w:id="437" w:author="Yifei Zhou" w:date="2023-03-10T10:40:00Z">
              <w:tcPr>
                <w:tcW w:w="3499" w:type="dxa"/>
                <w:gridSpan w:val="2"/>
              </w:tcPr>
            </w:tcPrChange>
          </w:tcPr>
          <w:p w14:paraId="52BF3730" w14:textId="6367194F" w:rsidR="006D658F" w:rsidRPr="00125234" w:rsidRDefault="006D658F" w:rsidP="006D658F">
            <w:pPr>
              <w:autoSpaceDE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438" w:author="Yifei Zhou" w:date="2023-03-10T10:35:00Z">
                  <w:rPr>
                    <w:rFonts w:ascii="Times New Roman" w:eastAsia="楷体" w:hAnsi="Times New Roman" w:cs="Times New Roman"/>
                    <w:color w:val="000000"/>
                  </w:rPr>
                </w:rPrChange>
              </w:rPr>
            </w:pPr>
            <w:r w:rsidRPr="00125234">
              <w:rPr>
                <w:rFonts w:ascii="Times New Roman" w:eastAsia="楷体" w:hAnsi="Times New Roman" w:cs="Times New Roman" w:hint="eastAsia"/>
                <w:color w:val="000000"/>
                <w:sz w:val="20"/>
                <w:szCs w:val="20"/>
                <w:rPrChange w:id="439" w:author="Yifei Zhou" w:date="2023-03-10T10:35:00Z">
                  <w:rPr>
                    <w:rFonts w:ascii="Times New Roman" w:eastAsia="楷体" w:hAnsi="Times New Roman" w:cs="Times New Roman" w:hint="eastAsia"/>
                    <w:color w:val="000000"/>
                  </w:rPr>
                </w:rPrChange>
              </w:rPr>
              <w:t>阐明不同尺度下河</w:t>
            </w:r>
            <w:proofErr w:type="gramStart"/>
            <w:r w:rsidRPr="00125234">
              <w:rPr>
                <w:rFonts w:ascii="Times New Roman" w:eastAsia="楷体" w:hAnsi="Times New Roman" w:cs="Times New Roman" w:hint="eastAsia"/>
                <w:color w:val="000000"/>
                <w:sz w:val="20"/>
                <w:szCs w:val="20"/>
                <w:rPrChange w:id="440" w:author="Yifei Zhou" w:date="2023-03-10T10:35:00Z">
                  <w:rPr>
                    <w:rFonts w:ascii="Times New Roman" w:eastAsia="楷体" w:hAnsi="Times New Roman" w:cs="Times New Roman" w:hint="eastAsia"/>
                    <w:color w:val="000000"/>
                  </w:rPr>
                </w:rPrChange>
              </w:rPr>
              <w:t>流冠</w:t>
            </w:r>
            <w:proofErr w:type="gramEnd"/>
            <w:r w:rsidRPr="00125234">
              <w:rPr>
                <w:rFonts w:ascii="Times New Roman" w:eastAsia="楷体" w:hAnsi="Times New Roman" w:cs="Times New Roman" w:hint="eastAsia"/>
                <w:color w:val="000000"/>
                <w:sz w:val="20"/>
                <w:szCs w:val="20"/>
                <w:rPrChange w:id="441" w:author="Yifei Zhou" w:date="2023-03-10T10:35:00Z">
                  <w:rPr>
                    <w:rFonts w:ascii="Times New Roman" w:eastAsia="楷体" w:hAnsi="Times New Roman" w:cs="Times New Roman" w:hint="eastAsia"/>
                    <w:color w:val="000000"/>
                  </w:rPr>
                </w:rPrChange>
              </w:rPr>
              <w:t>层热效应的形成机制</w:t>
            </w:r>
          </w:p>
        </w:tc>
        <w:tc>
          <w:tcPr>
            <w:tcW w:w="849" w:type="dxa"/>
            <w:tcPrChange w:id="442" w:author="Yifei Zhou" w:date="2023-03-10T10:40:00Z">
              <w:tcPr>
                <w:tcW w:w="849" w:type="dxa"/>
                <w:gridSpan w:val="2"/>
              </w:tcPr>
            </w:tcPrChange>
          </w:tcPr>
          <w:p w14:paraId="0CB50096"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443" w:author="Yifei Zhou" w:date="2023-03-10T10:35:00Z">
                  <w:rPr>
                    <w:rFonts w:ascii="Times New Roman" w:eastAsia="楷体" w:hAnsi="Times New Roman" w:cs="Times New Roman"/>
                    <w:color w:val="000000"/>
                    <w:sz w:val="24"/>
                    <w:szCs w:val="24"/>
                  </w:rPr>
                </w:rPrChange>
              </w:rPr>
            </w:pPr>
          </w:p>
        </w:tc>
        <w:tc>
          <w:tcPr>
            <w:tcW w:w="790" w:type="dxa"/>
            <w:tcPrChange w:id="444" w:author="Yifei Zhou" w:date="2023-03-10T10:40:00Z">
              <w:tcPr>
                <w:tcW w:w="790" w:type="dxa"/>
                <w:gridSpan w:val="2"/>
              </w:tcPr>
            </w:tcPrChange>
          </w:tcPr>
          <w:p w14:paraId="16E42D4C"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445" w:author="Yifei Zhou" w:date="2023-03-10T10:35:00Z">
                  <w:rPr>
                    <w:rFonts w:ascii="Times New Roman" w:eastAsia="楷体" w:hAnsi="Times New Roman" w:cs="Times New Roman"/>
                    <w:color w:val="000000"/>
                    <w:sz w:val="24"/>
                    <w:szCs w:val="24"/>
                  </w:rPr>
                </w:rPrChange>
              </w:rPr>
            </w:pPr>
          </w:p>
        </w:tc>
        <w:tc>
          <w:tcPr>
            <w:tcW w:w="790" w:type="dxa"/>
            <w:tcPrChange w:id="446" w:author="Yifei Zhou" w:date="2023-03-10T10:40:00Z">
              <w:tcPr>
                <w:tcW w:w="790" w:type="dxa"/>
                <w:gridSpan w:val="2"/>
              </w:tcPr>
            </w:tcPrChange>
          </w:tcPr>
          <w:p w14:paraId="4AAA75EE" w14:textId="16A649E2" w:rsidR="006D658F" w:rsidRPr="00125234" w:rsidRDefault="005B6497"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447" w:author="Yifei Zhou" w:date="2023-03-10T10:35:00Z">
                  <w:rPr>
                    <w:rFonts w:ascii="Times New Roman" w:eastAsia="楷体" w:hAnsi="Times New Roman" w:cs="Times New Roman"/>
                    <w:color w:val="000000"/>
                    <w:sz w:val="24"/>
                    <w:szCs w:val="24"/>
                  </w:rPr>
                </w:rPrChange>
              </w:rPr>
            </w:pPr>
            <w:ins w:id="448" w:author="Yifei Zhou" w:date="2023-03-10T10:08:00Z">
              <w:r w:rsidRPr="00125234">
                <w:rPr>
                  <w:rFonts w:ascii="MS Gothic" w:eastAsia="MS Gothic" w:hAnsi="MS Gothic" w:cs="MS Gothic" w:hint="eastAsia"/>
                  <w:color w:val="333333"/>
                  <w:sz w:val="20"/>
                  <w:szCs w:val="20"/>
                  <w:shd w:val="clear" w:color="auto" w:fill="FFFFFF"/>
                  <w:rPrChange w:id="449" w:author="Yifei Zhou" w:date="2023-03-10T10:35:00Z">
                    <w:rPr>
                      <w:rFonts w:ascii="MS Gothic" w:eastAsia="MS Gothic" w:hAnsi="MS Gothic" w:cs="MS Gothic" w:hint="eastAsia"/>
                      <w:color w:val="333333"/>
                      <w:sz w:val="24"/>
                      <w:szCs w:val="24"/>
                      <w:shd w:val="clear" w:color="auto" w:fill="FFFFFF"/>
                    </w:rPr>
                  </w:rPrChange>
                </w:rPr>
                <w:t>●</w:t>
              </w:r>
            </w:ins>
            <w:del w:id="450" w:author="Yifei Zhou" w:date="2023-03-10T10:08:00Z">
              <w:r w:rsidR="006D658F" w:rsidRPr="00125234" w:rsidDel="005B6497">
                <w:rPr>
                  <w:rFonts w:ascii="MS Gothic" w:eastAsia="MS Gothic" w:hAnsi="MS Gothic" w:cs="MS Gothic" w:hint="eastAsia"/>
                  <w:color w:val="333333"/>
                  <w:sz w:val="20"/>
                  <w:szCs w:val="20"/>
                  <w:shd w:val="clear" w:color="auto" w:fill="FFFFFF"/>
                  <w:rPrChange w:id="451" w:author="Yifei Zhou" w:date="2023-03-10T10:35:00Z">
                    <w:rPr>
                      <w:rFonts w:ascii="MS Gothic" w:eastAsia="MS Gothic" w:hAnsi="MS Gothic" w:cs="MS Gothic" w:hint="eastAsia"/>
                      <w:color w:val="333333"/>
                      <w:sz w:val="24"/>
                      <w:szCs w:val="24"/>
                      <w:shd w:val="clear" w:color="auto" w:fill="FFFFFF"/>
                    </w:rPr>
                  </w:rPrChange>
                </w:rPr>
                <w:delText>✓</w:delText>
              </w:r>
            </w:del>
          </w:p>
        </w:tc>
        <w:tc>
          <w:tcPr>
            <w:tcW w:w="850" w:type="dxa"/>
            <w:tcPrChange w:id="452" w:author="Yifei Zhou" w:date="2023-03-10T10:40:00Z">
              <w:tcPr>
                <w:tcW w:w="850" w:type="dxa"/>
                <w:gridSpan w:val="2"/>
              </w:tcPr>
            </w:tcPrChange>
          </w:tcPr>
          <w:p w14:paraId="087B0395" w14:textId="3641ED99" w:rsidR="006D658F" w:rsidRPr="00125234" w:rsidRDefault="005B6497"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453" w:author="Yifei Zhou" w:date="2023-03-10T10:35:00Z">
                  <w:rPr>
                    <w:rFonts w:ascii="Times New Roman" w:eastAsia="楷体" w:hAnsi="Times New Roman" w:cs="Times New Roman"/>
                    <w:color w:val="000000"/>
                    <w:sz w:val="24"/>
                    <w:szCs w:val="24"/>
                  </w:rPr>
                </w:rPrChange>
              </w:rPr>
            </w:pPr>
            <w:ins w:id="454" w:author="Yifei Zhou" w:date="2023-03-10T10:08:00Z">
              <w:r w:rsidRPr="00125234">
                <w:rPr>
                  <w:rFonts w:ascii="MS Gothic" w:eastAsia="MS Gothic" w:hAnsi="MS Gothic" w:cs="MS Gothic" w:hint="eastAsia"/>
                  <w:color w:val="333333"/>
                  <w:sz w:val="20"/>
                  <w:szCs w:val="20"/>
                  <w:shd w:val="clear" w:color="auto" w:fill="FFFFFF"/>
                  <w:rPrChange w:id="455" w:author="Yifei Zhou" w:date="2023-03-10T10:35:00Z">
                    <w:rPr>
                      <w:rFonts w:ascii="MS Gothic" w:eastAsia="MS Gothic" w:hAnsi="MS Gothic" w:cs="MS Gothic" w:hint="eastAsia"/>
                      <w:color w:val="333333"/>
                      <w:sz w:val="24"/>
                      <w:szCs w:val="24"/>
                      <w:shd w:val="clear" w:color="auto" w:fill="FFFFFF"/>
                    </w:rPr>
                  </w:rPrChange>
                </w:rPr>
                <w:t>●</w:t>
              </w:r>
            </w:ins>
            <w:del w:id="456" w:author="Yifei Zhou" w:date="2023-03-10T10:08:00Z">
              <w:r w:rsidR="006D658F" w:rsidRPr="00125234" w:rsidDel="005B6497">
                <w:rPr>
                  <w:rFonts w:ascii="MS Gothic" w:eastAsia="MS Gothic" w:hAnsi="MS Gothic" w:cs="MS Gothic" w:hint="eastAsia"/>
                  <w:color w:val="333333"/>
                  <w:sz w:val="20"/>
                  <w:szCs w:val="20"/>
                  <w:shd w:val="clear" w:color="auto" w:fill="FFFFFF"/>
                  <w:rPrChange w:id="457" w:author="Yifei Zhou" w:date="2023-03-10T10:35:00Z">
                    <w:rPr>
                      <w:rFonts w:ascii="MS Gothic" w:eastAsia="MS Gothic" w:hAnsi="MS Gothic" w:cs="MS Gothic" w:hint="eastAsia"/>
                      <w:color w:val="333333"/>
                      <w:sz w:val="24"/>
                      <w:szCs w:val="24"/>
                      <w:shd w:val="clear" w:color="auto" w:fill="FFFFFF"/>
                    </w:rPr>
                  </w:rPrChange>
                </w:rPr>
                <w:delText>✓</w:delText>
              </w:r>
            </w:del>
          </w:p>
        </w:tc>
        <w:tc>
          <w:tcPr>
            <w:tcW w:w="851" w:type="dxa"/>
            <w:tcPrChange w:id="458" w:author="Yifei Zhou" w:date="2023-03-10T10:40:00Z">
              <w:tcPr>
                <w:tcW w:w="851" w:type="dxa"/>
                <w:gridSpan w:val="2"/>
              </w:tcPr>
            </w:tcPrChange>
          </w:tcPr>
          <w:p w14:paraId="72450F9E"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459" w:author="Yifei Zhou" w:date="2023-03-10T10:35:00Z">
                  <w:rPr>
                    <w:rFonts w:ascii="Times New Roman" w:eastAsia="楷体" w:hAnsi="Times New Roman" w:cs="Times New Roman"/>
                    <w:color w:val="000000"/>
                    <w:sz w:val="24"/>
                    <w:szCs w:val="24"/>
                  </w:rPr>
                </w:rPrChange>
              </w:rPr>
            </w:pPr>
          </w:p>
        </w:tc>
        <w:tc>
          <w:tcPr>
            <w:tcW w:w="790" w:type="dxa"/>
            <w:tcPrChange w:id="460" w:author="Yifei Zhou" w:date="2023-03-10T10:40:00Z">
              <w:tcPr>
                <w:tcW w:w="790" w:type="dxa"/>
              </w:tcPr>
            </w:tcPrChange>
          </w:tcPr>
          <w:p w14:paraId="5E750BD8"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461" w:author="Yifei Zhou" w:date="2023-03-10T10:35:00Z">
                  <w:rPr>
                    <w:rFonts w:ascii="Times New Roman" w:eastAsia="楷体" w:hAnsi="Times New Roman" w:cs="Times New Roman"/>
                    <w:color w:val="000000"/>
                    <w:sz w:val="24"/>
                    <w:szCs w:val="24"/>
                  </w:rPr>
                </w:rPrChange>
              </w:rPr>
            </w:pPr>
          </w:p>
        </w:tc>
      </w:tr>
      <w:tr w:rsidR="005E79F1" w:rsidRPr="00021BAE" w14:paraId="124FC247" w14:textId="77777777" w:rsidTr="005E7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 w:type="dxa"/>
            <w:vMerge w:val="restart"/>
            <w:shd w:val="clear" w:color="auto" w:fill="D9D9D9" w:themeFill="background1" w:themeFillShade="D9"/>
          </w:tcPr>
          <w:p w14:paraId="7B9803D0" w14:textId="615B89AA" w:rsidR="006D658F" w:rsidRPr="00125234" w:rsidRDefault="006D658F" w:rsidP="00EA50D3">
            <w:pPr>
              <w:spacing w:line="240" w:lineRule="auto"/>
              <w:jc w:val="center"/>
              <w:rPr>
                <w:rFonts w:ascii="Times New Roman" w:eastAsia="楷体" w:hAnsi="Times New Roman" w:cs="Times New Roman"/>
                <w:color w:val="000000"/>
                <w:sz w:val="20"/>
                <w:szCs w:val="20"/>
                <w:rPrChange w:id="462" w:author="Yifei Zhou" w:date="2023-03-10T10:35:00Z">
                  <w:rPr>
                    <w:rFonts w:ascii="Times New Roman" w:eastAsia="楷体" w:hAnsi="Times New Roman" w:cs="Times New Roman"/>
                    <w:color w:val="000000"/>
                  </w:rPr>
                </w:rPrChange>
              </w:rPr>
            </w:pPr>
            <w:r w:rsidRPr="00125234">
              <w:rPr>
                <w:rFonts w:ascii="Times New Roman" w:eastAsia="楷体" w:hAnsi="Times New Roman" w:cs="Times New Roman" w:hint="eastAsia"/>
                <w:color w:val="000000"/>
                <w:sz w:val="20"/>
                <w:szCs w:val="20"/>
                <w:rPrChange w:id="463" w:author="Yifei Zhou" w:date="2023-03-10T10:35:00Z">
                  <w:rPr>
                    <w:rFonts w:ascii="Times New Roman" w:eastAsia="楷体" w:hAnsi="Times New Roman" w:cs="Times New Roman" w:hint="eastAsia"/>
                    <w:color w:val="000000"/>
                  </w:rPr>
                </w:rPrChange>
              </w:rPr>
              <w:t>研究内容</w:t>
            </w:r>
            <w:r w:rsidRPr="00125234">
              <w:rPr>
                <w:rFonts w:ascii="Times New Roman" w:eastAsia="楷体" w:hAnsi="Times New Roman" w:cs="Times New Roman"/>
                <w:color w:val="000000"/>
                <w:sz w:val="20"/>
                <w:szCs w:val="20"/>
                <w:rPrChange w:id="464" w:author="Yifei Zhou" w:date="2023-03-10T10:35:00Z">
                  <w:rPr>
                    <w:rFonts w:ascii="Times New Roman" w:eastAsia="楷体" w:hAnsi="Times New Roman" w:cs="Times New Roman"/>
                    <w:color w:val="000000"/>
                  </w:rPr>
                </w:rPrChange>
              </w:rPr>
              <w:t>3</w:t>
            </w:r>
          </w:p>
        </w:tc>
        <w:tc>
          <w:tcPr>
            <w:tcW w:w="3499" w:type="dxa"/>
            <w:shd w:val="clear" w:color="auto" w:fill="D9D9D9" w:themeFill="background1" w:themeFillShade="D9"/>
          </w:tcPr>
          <w:p w14:paraId="11D73A3A" w14:textId="680C12CB" w:rsidR="006D658F" w:rsidRPr="00125234" w:rsidRDefault="006D658F" w:rsidP="006D658F">
            <w:pPr>
              <w:autoSpaceDE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465" w:author="Yifei Zhou" w:date="2023-03-10T10:35:00Z">
                  <w:rPr>
                    <w:rFonts w:ascii="Times New Roman" w:eastAsia="楷体" w:hAnsi="Times New Roman" w:cs="Times New Roman"/>
                    <w:color w:val="000000"/>
                  </w:rPr>
                </w:rPrChange>
              </w:rPr>
            </w:pPr>
            <w:r w:rsidRPr="00125234">
              <w:rPr>
                <w:rFonts w:ascii="Times New Roman" w:eastAsia="楷体" w:hAnsi="Times New Roman" w:cs="Times New Roman" w:hint="eastAsia"/>
                <w:color w:val="000000"/>
                <w:sz w:val="20"/>
                <w:szCs w:val="20"/>
                <w:rPrChange w:id="466" w:author="Yifei Zhou" w:date="2023-03-10T10:35:00Z">
                  <w:rPr>
                    <w:rFonts w:ascii="Times New Roman" w:eastAsia="楷体" w:hAnsi="Times New Roman" w:cs="Times New Roman" w:hint="eastAsia"/>
                    <w:color w:val="000000"/>
                  </w:rPr>
                </w:rPrChange>
              </w:rPr>
              <w:t>开展</w:t>
            </w:r>
            <w:r w:rsidRPr="00125234">
              <w:rPr>
                <w:rFonts w:ascii="Times New Roman" w:eastAsia="楷体" w:hAnsi="Times New Roman" w:cs="Times New Roman"/>
                <w:color w:val="000000"/>
                <w:sz w:val="20"/>
                <w:szCs w:val="20"/>
                <w:rPrChange w:id="467" w:author="Yifei Zhou" w:date="2023-03-10T10:35:00Z">
                  <w:rPr>
                    <w:rFonts w:ascii="Times New Roman" w:eastAsia="楷体" w:hAnsi="Times New Roman" w:cs="Times New Roman"/>
                    <w:color w:val="000000"/>
                  </w:rPr>
                </w:rPrChange>
              </w:rPr>
              <w:t>ENVI-met</w:t>
            </w:r>
            <w:r w:rsidRPr="00125234">
              <w:rPr>
                <w:rFonts w:ascii="Times New Roman" w:eastAsia="楷体" w:hAnsi="Times New Roman" w:cs="Times New Roman" w:hint="eastAsia"/>
                <w:color w:val="000000"/>
                <w:sz w:val="20"/>
                <w:szCs w:val="20"/>
                <w:rPrChange w:id="468" w:author="Yifei Zhou" w:date="2023-03-10T10:35:00Z">
                  <w:rPr>
                    <w:rFonts w:ascii="Times New Roman" w:eastAsia="楷体" w:hAnsi="Times New Roman" w:cs="Times New Roman" w:hint="eastAsia"/>
                    <w:color w:val="000000"/>
                  </w:rPr>
                </w:rPrChange>
              </w:rPr>
              <w:t>初始模拟与验证工作</w:t>
            </w:r>
          </w:p>
        </w:tc>
        <w:tc>
          <w:tcPr>
            <w:tcW w:w="849" w:type="dxa"/>
            <w:shd w:val="clear" w:color="auto" w:fill="D9D9D9" w:themeFill="background1" w:themeFillShade="D9"/>
          </w:tcPr>
          <w:p w14:paraId="08E179B2"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469" w:author="Yifei Zhou" w:date="2023-03-10T10:35:00Z">
                  <w:rPr>
                    <w:rFonts w:ascii="Times New Roman" w:eastAsia="楷体" w:hAnsi="Times New Roman" w:cs="Times New Roman"/>
                    <w:color w:val="000000"/>
                    <w:sz w:val="24"/>
                    <w:szCs w:val="24"/>
                  </w:rPr>
                </w:rPrChange>
              </w:rPr>
            </w:pPr>
          </w:p>
        </w:tc>
        <w:tc>
          <w:tcPr>
            <w:tcW w:w="790" w:type="dxa"/>
            <w:shd w:val="clear" w:color="auto" w:fill="D9D9D9" w:themeFill="background1" w:themeFillShade="D9"/>
          </w:tcPr>
          <w:p w14:paraId="4D066519"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470" w:author="Yifei Zhou" w:date="2023-03-10T10:35:00Z">
                  <w:rPr>
                    <w:rFonts w:ascii="Times New Roman" w:eastAsia="楷体" w:hAnsi="Times New Roman" w:cs="Times New Roman"/>
                    <w:color w:val="000000"/>
                    <w:sz w:val="24"/>
                    <w:szCs w:val="24"/>
                  </w:rPr>
                </w:rPrChange>
              </w:rPr>
            </w:pPr>
          </w:p>
        </w:tc>
        <w:tc>
          <w:tcPr>
            <w:tcW w:w="790" w:type="dxa"/>
            <w:shd w:val="clear" w:color="auto" w:fill="D9D9D9" w:themeFill="background1" w:themeFillShade="D9"/>
          </w:tcPr>
          <w:p w14:paraId="09615C35"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471" w:author="Yifei Zhou" w:date="2023-03-10T10:35:00Z">
                  <w:rPr>
                    <w:rFonts w:ascii="Times New Roman" w:eastAsia="楷体" w:hAnsi="Times New Roman" w:cs="Times New Roman"/>
                    <w:color w:val="000000"/>
                    <w:sz w:val="24"/>
                    <w:szCs w:val="24"/>
                  </w:rPr>
                </w:rPrChange>
              </w:rPr>
            </w:pPr>
          </w:p>
        </w:tc>
        <w:tc>
          <w:tcPr>
            <w:tcW w:w="850" w:type="dxa"/>
            <w:shd w:val="clear" w:color="auto" w:fill="D9D9D9" w:themeFill="background1" w:themeFillShade="D9"/>
          </w:tcPr>
          <w:p w14:paraId="771B14D9" w14:textId="766C7179" w:rsidR="006D658F" w:rsidRPr="00125234" w:rsidRDefault="005E79F1"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472" w:author="Yifei Zhou" w:date="2023-03-10T10:35:00Z">
                  <w:rPr>
                    <w:rFonts w:ascii="Times New Roman" w:eastAsia="楷体" w:hAnsi="Times New Roman" w:cs="Times New Roman"/>
                    <w:color w:val="000000"/>
                    <w:sz w:val="24"/>
                    <w:szCs w:val="24"/>
                  </w:rPr>
                </w:rPrChange>
              </w:rPr>
            </w:pPr>
            <w:ins w:id="473" w:author="Yifei Zhou" w:date="2023-03-10T10:40:00Z">
              <w:r w:rsidRPr="005F581F">
                <w:rPr>
                  <w:rFonts w:ascii="MS Gothic" w:eastAsia="MS Gothic" w:hAnsi="MS Gothic" w:cs="MS Gothic" w:hint="eastAsia"/>
                  <w:color w:val="333333"/>
                  <w:sz w:val="20"/>
                  <w:szCs w:val="20"/>
                  <w:highlight w:val="lightGray"/>
                  <w:shd w:val="clear" w:color="auto" w:fill="FFFFFF"/>
                </w:rPr>
                <w:t>●</w:t>
              </w:r>
            </w:ins>
            <w:del w:id="474" w:author="Yifei Zhou" w:date="2023-03-10T10:08:00Z">
              <w:r w:rsidR="006D658F" w:rsidRPr="00125234" w:rsidDel="005B6497">
                <w:rPr>
                  <w:rFonts w:ascii="MS Gothic" w:eastAsia="MS Gothic" w:hAnsi="MS Gothic" w:cs="MS Gothic" w:hint="eastAsia"/>
                  <w:color w:val="333333"/>
                  <w:sz w:val="20"/>
                  <w:szCs w:val="20"/>
                  <w:shd w:val="clear" w:color="auto" w:fill="FFFFFF"/>
                  <w:rPrChange w:id="475" w:author="Yifei Zhou" w:date="2023-03-10T10:35:00Z">
                    <w:rPr>
                      <w:rFonts w:ascii="MS Gothic" w:eastAsia="MS Gothic" w:hAnsi="MS Gothic" w:cs="MS Gothic" w:hint="eastAsia"/>
                      <w:color w:val="333333"/>
                      <w:sz w:val="24"/>
                      <w:szCs w:val="24"/>
                      <w:shd w:val="clear" w:color="auto" w:fill="FFFFFF"/>
                    </w:rPr>
                  </w:rPrChange>
                </w:rPr>
                <w:delText>✓</w:delText>
              </w:r>
            </w:del>
          </w:p>
        </w:tc>
        <w:tc>
          <w:tcPr>
            <w:tcW w:w="851" w:type="dxa"/>
            <w:shd w:val="clear" w:color="auto" w:fill="D9D9D9" w:themeFill="background1" w:themeFillShade="D9"/>
          </w:tcPr>
          <w:p w14:paraId="64FBC07E"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476" w:author="Yifei Zhou" w:date="2023-03-10T10:35:00Z">
                  <w:rPr>
                    <w:rFonts w:ascii="Times New Roman" w:eastAsia="楷体" w:hAnsi="Times New Roman" w:cs="Times New Roman"/>
                    <w:color w:val="000000"/>
                    <w:sz w:val="24"/>
                    <w:szCs w:val="24"/>
                  </w:rPr>
                </w:rPrChange>
              </w:rPr>
            </w:pPr>
          </w:p>
        </w:tc>
        <w:tc>
          <w:tcPr>
            <w:tcW w:w="790" w:type="dxa"/>
            <w:shd w:val="clear" w:color="auto" w:fill="D9D9D9" w:themeFill="background1" w:themeFillShade="D9"/>
          </w:tcPr>
          <w:p w14:paraId="29147EC3"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477" w:author="Yifei Zhou" w:date="2023-03-10T10:35:00Z">
                  <w:rPr>
                    <w:rFonts w:ascii="Times New Roman" w:eastAsia="楷体" w:hAnsi="Times New Roman" w:cs="Times New Roman"/>
                    <w:color w:val="000000"/>
                    <w:sz w:val="24"/>
                    <w:szCs w:val="24"/>
                  </w:rPr>
                </w:rPrChange>
              </w:rPr>
            </w:pPr>
          </w:p>
        </w:tc>
      </w:tr>
      <w:tr w:rsidR="006F16E9" w:rsidRPr="00021BAE" w14:paraId="050BB9EB" w14:textId="77777777" w:rsidTr="005E79F1">
        <w:tblPrEx>
          <w:tblPrExChange w:id="478" w:author="Yifei Zhou" w:date="2023-03-10T10:40:00Z">
            <w:tblPrEx>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Ex>
          </w:tblPrExChange>
        </w:tblPrEx>
        <w:tc>
          <w:tcPr>
            <w:cnfStyle w:val="001000000000" w:firstRow="0" w:lastRow="0" w:firstColumn="1" w:lastColumn="0" w:oddVBand="0" w:evenVBand="0" w:oddHBand="0" w:evenHBand="0" w:firstRowFirstColumn="0" w:firstRowLastColumn="0" w:lastRowFirstColumn="0" w:lastRowLastColumn="0"/>
            <w:tcW w:w="437" w:type="dxa"/>
            <w:vMerge/>
            <w:shd w:val="clear" w:color="auto" w:fill="D9D9D9" w:themeFill="background1" w:themeFillShade="D9"/>
            <w:tcPrChange w:id="479" w:author="Yifei Zhou" w:date="2023-03-10T10:40:00Z">
              <w:tcPr>
                <w:tcW w:w="437" w:type="dxa"/>
                <w:gridSpan w:val="3"/>
                <w:vMerge/>
              </w:tcPr>
            </w:tcPrChange>
          </w:tcPr>
          <w:p w14:paraId="18DCE38E" w14:textId="77777777" w:rsidR="006D658F" w:rsidRPr="00125234" w:rsidRDefault="006D658F" w:rsidP="00EA50D3">
            <w:pPr>
              <w:spacing w:line="240" w:lineRule="auto"/>
              <w:rPr>
                <w:rFonts w:ascii="Times New Roman" w:eastAsia="楷体" w:hAnsi="Times New Roman" w:cs="Times New Roman"/>
                <w:color w:val="000000"/>
                <w:sz w:val="20"/>
                <w:szCs w:val="20"/>
                <w:rPrChange w:id="480" w:author="Yifei Zhou" w:date="2023-03-10T10:35:00Z">
                  <w:rPr>
                    <w:rFonts w:ascii="Times New Roman" w:eastAsia="楷体" w:hAnsi="Times New Roman" w:cs="Times New Roman"/>
                    <w:color w:val="000000"/>
                  </w:rPr>
                </w:rPrChange>
              </w:rPr>
            </w:pPr>
          </w:p>
        </w:tc>
        <w:tc>
          <w:tcPr>
            <w:tcW w:w="3499" w:type="dxa"/>
            <w:tcPrChange w:id="481" w:author="Yifei Zhou" w:date="2023-03-10T10:40:00Z">
              <w:tcPr>
                <w:tcW w:w="3499" w:type="dxa"/>
                <w:gridSpan w:val="2"/>
              </w:tcPr>
            </w:tcPrChange>
          </w:tcPr>
          <w:p w14:paraId="6D12762E" w14:textId="15E9EFD7" w:rsidR="006D658F" w:rsidRPr="00125234" w:rsidRDefault="006D658F" w:rsidP="00EA50D3">
            <w:pPr>
              <w:autoSpaceDE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482" w:author="Yifei Zhou" w:date="2023-03-10T10:35:00Z">
                  <w:rPr>
                    <w:rFonts w:ascii="Times New Roman" w:eastAsia="楷体" w:hAnsi="Times New Roman" w:cs="Times New Roman"/>
                    <w:color w:val="000000"/>
                  </w:rPr>
                </w:rPrChange>
              </w:rPr>
            </w:pPr>
            <w:r w:rsidRPr="00125234">
              <w:rPr>
                <w:rFonts w:ascii="Times New Roman" w:eastAsia="楷体" w:hAnsi="Times New Roman" w:cs="Times New Roman" w:hint="eastAsia"/>
                <w:color w:val="000000"/>
                <w:sz w:val="20"/>
                <w:szCs w:val="20"/>
                <w:rPrChange w:id="483" w:author="Yifei Zhou" w:date="2023-03-10T10:35:00Z">
                  <w:rPr>
                    <w:rFonts w:ascii="Times New Roman" w:eastAsia="楷体" w:hAnsi="Times New Roman" w:cs="Times New Roman" w:hint="eastAsia"/>
                    <w:color w:val="000000"/>
                  </w:rPr>
                </w:rPrChange>
              </w:rPr>
              <w:t>完成河</w:t>
            </w:r>
            <w:proofErr w:type="gramStart"/>
            <w:r w:rsidRPr="00125234">
              <w:rPr>
                <w:rFonts w:ascii="Times New Roman" w:eastAsia="楷体" w:hAnsi="Times New Roman" w:cs="Times New Roman" w:hint="eastAsia"/>
                <w:color w:val="000000"/>
                <w:sz w:val="20"/>
                <w:szCs w:val="20"/>
                <w:rPrChange w:id="484" w:author="Yifei Zhou" w:date="2023-03-10T10:35:00Z">
                  <w:rPr>
                    <w:rFonts w:ascii="Times New Roman" w:eastAsia="楷体" w:hAnsi="Times New Roman" w:cs="Times New Roman" w:hint="eastAsia"/>
                    <w:color w:val="000000"/>
                  </w:rPr>
                </w:rPrChange>
              </w:rPr>
              <w:t>流冠</w:t>
            </w:r>
            <w:proofErr w:type="gramEnd"/>
            <w:r w:rsidRPr="00125234">
              <w:rPr>
                <w:rFonts w:ascii="Times New Roman" w:eastAsia="楷体" w:hAnsi="Times New Roman" w:cs="Times New Roman" w:hint="eastAsia"/>
                <w:color w:val="000000"/>
                <w:sz w:val="20"/>
                <w:szCs w:val="20"/>
                <w:rPrChange w:id="485" w:author="Yifei Zhou" w:date="2023-03-10T10:35:00Z">
                  <w:rPr>
                    <w:rFonts w:ascii="Times New Roman" w:eastAsia="楷体" w:hAnsi="Times New Roman" w:cs="Times New Roman" w:hint="eastAsia"/>
                    <w:color w:val="000000"/>
                  </w:rPr>
                </w:rPrChange>
              </w:rPr>
              <w:t>层热效应的情景模拟分析</w:t>
            </w:r>
          </w:p>
        </w:tc>
        <w:tc>
          <w:tcPr>
            <w:tcW w:w="849" w:type="dxa"/>
            <w:tcPrChange w:id="486" w:author="Yifei Zhou" w:date="2023-03-10T10:40:00Z">
              <w:tcPr>
                <w:tcW w:w="849" w:type="dxa"/>
                <w:gridSpan w:val="2"/>
              </w:tcPr>
            </w:tcPrChange>
          </w:tcPr>
          <w:p w14:paraId="784CBA5E"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487" w:author="Yifei Zhou" w:date="2023-03-10T10:35:00Z">
                  <w:rPr>
                    <w:rFonts w:ascii="Times New Roman" w:eastAsia="楷体" w:hAnsi="Times New Roman" w:cs="Times New Roman"/>
                    <w:color w:val="000000"/>
                    <w:sz w:val="24"/>
                    <w:szCs w:val="24"/>
                  </w:rPr>
                </w:rPrChange>
              </w:rPr>
            </w:pPr>
          </w:p>
        </w:tc>
        <w:tc>
          <w:tcPr>
            <w:tcW w:w="790" w:type="dxa"/>
            <w:tcPrChange w:id="488" w:author="Yifei Zhou" w:date="2023-03-10T10:40:00Z">
              <w:tcPr>
                <w:tcW w:w="790" w:type="dxa"/>
                <w:gridSpan w:val="2"/>
              </w:tcPr>
            </w:tcPrChange>
          </w:tcPr>
          <w:p w14:paraId="3296AB80"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489" w:author="Yifei Zhou" w:date="2023-03-10T10:35:00Z">
                  <w:rPr>
                    <w:rFonts w:ascii="Times New Roman" w:eastAsia="楷体" w:hAnsi="Times New Roman" w:cs="Times New Roman"/>
                    <w:color w:val="000000"/>
                    <w:sz w:val="24"/>
                    <w:szCs w:val="24"/>
                  </w:rPr>
                </w:rPrChange>
              </w:rPr>
            </w:pPr>
          </w:p>
        </w:tc>
        <w:tc>
          <w:tcPr>
            <w:tcW w:w="790" w:type="dxa"/>
            <w:tcPrChange w:id="490" w:author="Yifei Zhou" w:date="2023-03-10T10:40:00Z">
              <w:tcPr>
                <w:tcW w:w="790" w:type="dxa"/>
                <w:gridSpan w:val="2"/>
              </w:tcPr>
            </w:tcPrChange>
          </w:tcPr>
          <w:p w14:paraId="593E1102"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491" w:author="Yifei Zhou" w:date="2023-03-10T10:35:00Z">
                  <w:rPr>
                    <w:rFonts w:ascii="Times New Roman" w:eastAsia="楷体" w:hAnsi="Times New Roman" w:cs="Times New Roman"/>
                    <w:color w:val="000000"/>
                    <w:sz w:val="24"/>
                    <w:szCs w:val="24"/>
                  </w:rPr>
                </w:rPrChange>
              </w:rPr>
            </w:pPr>
          </w:p>
        </w:tc>
        <w:tc>
          <w:tcPr>
            <w:tcW w:w="850" w:type="dxa"/>
            <w:tcPrChange w:id="492" w:author="Yifei Zhou" w:date="2023-03-10T10:40:00Z">
              <w:tcPr>
                <w:tcW w:w="850" w:type="dxa"/>
                <w:gridSpan w:val="2"/>
              </w:tcPr>
            </w:tcPrChange>
          </w:tcPr>
          <w:p w14:paraId="3D1F6CD1"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493" w:author="Yifei Zhou" w:date="2023-03-10T10:35:00Z">
                  <w:rPr>
                    <w:rFonts w:ascii="Times New Roman" w:eastAsia="楷体" w:hAnsi="Times New Roman" w:cs="Times New Roman"/>
                    <w:color w:val="000000"/>
                    <w:sz w:val="24"/>
                    <w:szCs w:val="24"/>
                  </w:rPr>
                </w:rPrChange>
              </w:rPr>
            </w:pPr>
          </w:p>
        </w:tc>
        <w:tc>
          <w:tcPr>
            <w:tcW w:w="851" w:type="dxa"/>
            <w:tcPrChange w:id="494" w:author="Yifei Zhou" w:date="2023-03-10T10:40:00Z">
              <w:tcPr>
                <w:tcW w:w="851" w:type="dxa"/>
                <w:gridSpan w:val="2"/>
              </w:tcPr>
            </w:tcPrChange>
          </w:tcPr>
          <w:p w14:paraId="799E67C3" w14:textId="177B81AC" w:rsidR="006D658F" w:rsidRPr="00125234" w:rsidRDefault="005B6497"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495" w:author="Yifei Zhou" w:date="2023-03-10T10:35:00Z">
                  <w:rPr>
                    <w:rFonts w:ascii="Times New Roman" w:eastAsia="楷体" w:hAnsi="Times New Roman" w:cs="Times New Roman"/>
                    <w:color w:val="000000"/>
                    <w:sz w:val="24"/>
                    <w:szCs w:val="24"/>
                  </w:rPr>
                </w:rPrChange>
              </w:rPr>
            </w:pPr>
            <w:ins w:id="496" w:author="Yifei Zhou" w:date="2023-03-10T10:08:00Z">
              <w:r w:rsidRPr="00125234">
                <w:rPr>
                  <w:rFonts w:ascii="MS Gothic" w:eastAsia="MS Gothic" w:hAnsi="MS Gothic" w:cs="MS Gothic" w:hint="eastAsia"/>
                  <w:color w:val="333333"/>
                  <w:sz w:val="20"/>
                  <w:szCs w:val="20"/>
                  <w:shd w:val="clear" w:color="auto" w:fill="FFFFFF"/>
                  <w:rPrChange w:id="497" w:author="Yifei Zhou" w:date="2023-03-10T10:35:00Z">
                    <w:rPr>
                      <w:rFonts w:ascii="MS Gothic" w:eastAsia="MS Gothic" w:hAnsi="MS Gothic" w:cs="MS Gothic" w:hint="eastAsia"/>
                      <w:color w:val="333333"/>
                      <w:sz w:val="24"/>
                      <w:szCs w:val="24"/>
                      <w:shd w:val="clear" w:color="auto" w:fill="FFFFFF"/>
                    </w:rPr>
                  </w:rPrChange>
                </w:rPr>
                <w:t>●</w:t>
              </w:r>
            </w:ins>
            <w:del w:id="498" w:author="Yifei Zhou" w:date="2023-03-10T10:08:00Z">
              <w:r w:rsidR="006D658F" w:rsidRPr="00125234" w:rsidDel="005B6497">
                <w:rPr>
                  <w:rFonts w:ascii="MS Gothic" w:eastAsia="MS Gothic" w:hAnsi="MS Gothic" w:cs="MS Gothic" w:hint="eastAsia"/>
                  <w:color w:val="333333"/>
                  <w:sz w:val="20"/>
                  <w:szCs w:val="20"/>
                  <w:shd w:val="clear" w:color="auto" w:fill="FFFFFF"/>
                  <w:rPrChange w:id="499" w:author="Yifei Zhou" w:date="2023-03-10T10:35:00Z">
                    <w:rPr>
                      <w:rFonts w:ascii="MS Gothic" w:eastAsia="MS Gothic" w:hAnsi="MS Gothic" w:cs="MS Gothic" w:hint="eastAsia"/>
                      <w:color w:val="333333"/>
                      <w:sz w:val="24"/>
                      <w:szCs w:val="24"/>
                      <w:shd w:val="clear" w:color="auto" w:fill="FFFFFF"/>
                    </w:rPr>
                  </w:rPrChange>
                </w:rPr>
                <w:delText>✓</w:delText>
              </w:r>
            </w:del>
          </w:p>
        </w:tc>
        <w:tc>
          <w:tcPr>
            <w:tcW w:w="790" w:type="dxa"/>
            <w:tcPrChange w:id="500" w:author="Yifei Zhou" w:date="2023-03-10T10:40:00Z">
              <w:tcPr>
                <w:tcW w:w="790" w:type="dxa"/>
              </w:tcPr>
            </w:tcPrChange>
          </w:tcPr>
          <w:p w14:paraId="4CFF9BE0"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501" w:author="Yifei Zhou" w:date="2023-03-10T10:35:00Z">
                  <w:rPr>
                    <w:rFonts w:ascii="Times New Roman" w:eastAsia="楷体" w:hAnsi="Times New Roman" w:cs="Times New Roman"/>
                    <w:color w:val="000000"/>
                    <w:sz w:val="24"/>
                    <w:szCs w:val="24"/>
                  </w:rPr>
                </w:rPrChange>
              </w:rPr>
            </w:pPr>
          </w:p>
        </w:tc>
      </w:tr>
      <w:tr w:rsidR="005E79F1" w:rsidRPr="00021BAE" w14:paraId="7496B7A0" w14:textId="77777777" w:rsidTr="005E7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 w:type="dxa"/>
            <w:vMerge/>
            <w:shd w:val="clear" w:color="auto" w:fill="D9D9D9" w:themeFill="background1" w:themeFillShade="D9"/>
          </w:tcPr>
          <w:p w14:paraId="2DE8222C" w14:textId="77777777" w:rsidR="006D658F" w:rsidRPr="00125234" w:rsidRDefault="006D658F" w:rsidP="00EA50D3">
            <w:pPr>
              <w:spacing w:line="240" w:lineRule="auto"/>
              <w:rPr>
                <w:rFonts w:ascii="Times New Roman" w:eastAsia="楷体" w:hAnsi="Times New Roman" w:cs="Times New Roman"/>
                <w:color w:val="000000"/>
                <w:sz w:val="20"/>
                <w:szCs w:val="20"/>
                <w:rPrChange w:id="502" w:author="Yifei Zhou" w:date="2023-03-10T10:35:00Z">
                  <w:rPr>
                    <w:rFonts w:ascii="Times New Roman" w:eastAsia="楷体" w:hAnsi="Times New Roman" w:cs="Times New Roman"/>
                    <w:color w:val="000000"/>
                  </w:rPr>
                </w:rPrChange>
              </w:rPr>
            </w:pPr>
          </w:p>
        </w:tc>
        <w:tc>
          <w:tcPr>
            <w:tcW w:w="3499" w:type="dxa"/>
            <w:shd w:val="clear" w:color="auto" w:fill="D9D9D9" w:themeFill="background1" w:themeFillShade="D9"/>
          </w:tcPr>
          <w:p w14:paraId="3D73B57F" w14:textId="4B604C25" w:rsidR="006D658F" w:rsidRPr="00125234" w:rsidRDefault="006D658F" w:rsidP="00EA50D3">
            <w:pPr>
              <w:autoSpaceDE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503" w:author="Yifei Zhou" w:date="2023-03-10T10:35:00Z">
                  <w:rPr>
                    <w:rFonts w:ascii="Times New Roman" w:eastAsia="楷体" w:hAnsi="Times New Roman" w:cs="Times New Roman"/>
                    <w:color w:val="000000"/>
                  </w:rPr>
                </w:rPrChange>
              </w:rPr>
            </w:pPr>
            <w:r w:rsidRPr="00125234">
              <w:rPr>
                <w:rFonts w:ascii="Times New Roman" w:eastAsia="楷体" w:hAnsi="Times New Roman" w:cs="Times New Roman" w:hint="eastAsia"/>
                <w:color w:val="000000"/>
                <w:sz w:val="20"/>
                <w:szCs w:val="20"/>
                <w:rPrChange w:id="504" w:author="Yifei Zhou" w:date="2023-03-10T10:35:00Z">
                  <w:rPr>
                    <w:rFonts w:ascii="Times New Roman" w:eastAsia="楷体" w:hAnsi="Times New Roman" w:cs="Times New Roman" w:hint="eastAsia"/>
                    <w:color w:val="000000"/>
                  </w:rPr>
                </w:rPrChange>
              </w:rPr>
              <w:t>提出滨江地区室外空间热环境优化方案，对该方案进行分析与评价；</w:t>
            </w:r>
          </w:p>
        </w:tc>
        <w:tc>
          <w:tcPr>
            <w:tcW w:w="849" w:type="dxa"/>
            <w:shd w:val="clear" w:color="auto" w:fill="D9D9D9" w:themeFill="background1" w:themeFillShade="D9"/>
          </w:tcPr>
          <w:p w14:paraId="1B0695DE"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505" w:author="Yifei Zhou" w:date="2023-03-10T10:35:00Z">
                  <w:rPr>
                    <w:rFonts w:ascii="Times New Roman" w:eastAsia="楷体" w:hAnsi="Times New Roman" w:cs="Times New Roman"/>
                    <w:color w:val="000000"/>
                    <w:sz w:val="24"/>
                    <w:szCs w:val="24"/>
                  </w:rPr>
                </w:rPrChange>
              </w:rPr>
            </w:pPr>
          </w:p>
        </w:tc>
        <w:tc>
          <w:tcPr>
            <w:tcW w:w="790" w:type="dxa"/>
            <w:shd w:val="clear" w:color="auto" w:fill="D9D9D9" w:themeFill="background1" w:themeFillShade="D9"/>
          </w:tcPr>
          <w:p w14:paraId="66B0191F"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506" w:author="Yifei Zhou" w:date="2023-03-10T10:35:00Z">
                  <w:rPr>
                    <w:rFonts w:ascii="Times New Roman" w:eastAsia="楷体" w:hAnsi="Times New Roman" w:cs="Times New Roman"/>
                    <w:color w:val="000000"/>
                    <w:sz w:val="24"/>
                    <w:szCs w:val="24"/>
                  </w:rPr>
                </w:rPrChange>
              </w:rPr>
            </w:pPr>
          </w:p>
        </w:tc>
        <w:tc>
          <w:tcPr>
            <w:tcW w:w="790" w:type="dxa"/>
            <w:shd w:val="clear" w:color="auto" w:fill="D9D9D9" w:themeFill="background1" w:themeFillShade="D9"/>
          </w:tcPr>
          <w:p w14:paraId="0CC0B24D"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rPrChange w:id="507" w:author="Yifei Zhou" w:date="2023-03-10T10:35:00Z">
                  <w:rPr>
                    <w:rFonts w:ascii="Times New Roman" w:eastAsia="楷体" w:hAnsi="Times New Roman" w:cs="Times New Roman"/>
                    <w:color w:val="000000"/>
                    <w:sz w:val="24"/>
                    <w:szCs w:val="24"/>
                  </w:rPr>
                </w:rPrChange>
              </w:rPr>
            </w:pPr>
          </w:p>
        </w:tc>
        <w:tc>
          <w:tcPr>
            <w:tcW w:w="850" w:type="dxa"/>
            <w:shd w:val="clear" w:color="auto" w:fill="D9D9D9" w:themeFill="background1" w:themeFillShade="D9"/>
          </w:tcPr>
          <w:p w14:paraId="5784E6FF" w14:textId="77777777"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highlight w:val="cyan"/>
                <w:rPrChange w:id="508" w:author="Yifei Zhou" w:date="2023-03-10T10:35:00Z">
                  <w:rPr>
                    <w:rFonts w:ascii="Times New Roman" w:eastAsia="楷体" w:hAnsi="Times New Roman" w:cs="Times New Roman"/>
                    <w:color w:val="000000"/>
                    <w:sz w:val="24"/>
                    <w:szCs w:val="24"/>
                  </w:rPr>
                </w:rPrChange>
              </w:rPr>
            </w:pPr>
          </w:p>
        </w:tc>
        <w:tc>
          <w:tcPr>
            <w:tcW w:w="851" w:type="dxa"/>
            <w:shd w:val="clear" w:color="auto" w:fill="D9D9D9" w:themeFill="background1" w:themeFillShade="D9"/>
          </w:tcPr>
          <w:p w14:paraId="209EB93A" w14:textId="73EED0ED" w:rsidR="006D658F" w:rsidRPr="00125234" w:rsidRDefault="005E79F1"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楷体" w:hAnsi="Times New Roman" w:cs="Times New Roman"/>
                <w:color w:val="000000"/>
                <w:sz w:val="20"/>
                <w:szCs w:val="20"/>
                <w:highlight w:val="cyan"/>
                <w:rPrChange w:id="509" w:author="Yifei Zhou" w:date="2023-03-10T10:35:00Z">
                  <w:rPr>
                    <w:rFonts w:ascii="Times New Roman" w:eastAsia="楷体" w:hAnsi="Times New Roman" w:cs="Times New Roman"/>
                    <w:color w:val="000000"/>
                    <w:sz w:val="24"/>
                    <w:szCs w:val="24"/>
                  </w:rPr>
                </w:rPrChange>
              </w:rPr>
            </w:pPr>
            <w:ins w:id="510" w:author="Yifei Zhou" w:date="2023-03-10T10:40:00Z">
              <w:r w:rsidRPr="005F581F">
                <w:rPr>
                  <w:rFonts w:ascii="MS Gothic" w:eastAsia="MS Gothic" w:hAnsi="MS Gothic" w:cs="MS Gothic" w:hint="eastAsia"/>
                  <w:color w:val="333333"/>
                  <w:sz w:val="20"/>
                  <w:szCs w:val="20"/>
                  <w:highlight w:val="lightGray"/>
                  <w:shd w:val="clear" w:color="auto" w:fill="FFFFFF"/>
                </w:rPr>
                <w:t>●</w:t>
              </w:r>
            </w:ins>
            <w:del w:id="511" w:author="Yifei Zhou" w:date="2023-03-10T10:08:00Z">
              <w:r w:rsidR="006D658F" w:rsidRPr="00125234" w:rsidDel="005B6497">
                <w:rPr>
                  <w:rFonts w:ascii="MS Gothic" w:eastAsia="MS Gothic" w:hAnsi="MS Gothic" w:cs="MS Gothic" w:hint="eastAsia"/>
                  <w:color w:val="333333"/>
                  <w:sz w:val="20"/>
                  <w:szCs w:val="20"/>
                  <w:highlight w:val="lightGray"/>
                  <w:shd w:val="clear" w:color="auto" w:fill="FFFFFF"/>
                  <w:rPrChange w:id="512" w:author="Yifei Zhou" w:date="2023-03-10T10:35:00Z">
                    <w:rPr>
                      <w:rFonts w:ascii="MS Gothic" w:eastAsia="MS Gothic" w:hAnsi="MS Gothic" w:cs="MS Gothic" w:hint="eastAsia"/>
                      <w:color w:val="333333"/>
                      <w:sz w:val="24"/>
                      <w:szCs w:val="24"/>
                      <w:shd w:val="clear" w:color="auto" w:fill="FFFFFF"/>
                    </w:rPr>
                  </w:rPrChange>
                </w:rPr>
                <w:delText>✓</w:delText>
              </w:r>
            </w:del>
          </w:p>
        </w:tc>
        <w:tc>
          <w:tcPr>
            <w:tcW w:w="790" w:type="dxa"/>
            <w:shd w:val="clear" w:color="auto" w:fill="D9D9D9" w:themeFill="background1" w:themeFillShade="D9"/>
          </w:tcPr>
          <w:p w14:paraId="0434B1D4" w14:textId="61D7637F" w:rsidR="006D658F" w:rsidRPr="00125234" w:rsidRDefault="006D658F" w:rsidP="00EA50D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Change w:id="513" w:author="Yifei Zhou" w:date="2023-03-10T10:35:00Z">
                  <w:rPr>
                    <w:rFonts w:ascii="Times New Roman" w:hAnsi="Times New Roman" w:cs="Times New Roman"/>
                    <w:color w:val="000000"/>
                    <w:sz w:val="24"/>
                    <w:szCs w:val="24"/>
                  </w:rPr>
                </w:rPrChange>
              </w:rPr>
            </w:pPr>
          </w:p>
        </w:tc>
      </w:tr>
      <w:tr w:rsidR="006F16E9" w:rsidRPr="00021BAE" w14:paraId="760C34A9" w14:textId="77777777" w:rsidTr="005E79F1">
        <w:tblPrEx>
          <w:tblPrExChange w:id="514" w:author="Yifei Zhou" w:date="2023-03-10T10:40:00Z">
            <w:tblPrEx>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Ex>
          </w:tblPrExChange>
        </w:tblPrEx>
        <w:tc>
          <w:tcPr>
            <w:cnfStyle w:val="001000000000" w:firstRow="0" w:lastRow="0" w:firstColumn="1" w:lastColumn="0" w:oddVBand="0" w:evenVBand="0" w:oddHBand="0" w:evenHBand="0" w:firstRowFirstColumn="0" w:firstRowLastColumn="0" w:lastRowFirstColumn="0" w:lastRowLastColumn="0"/>
            <w:tcW w:w="437" w:type="dxa"/>
            <w:shd w:val="clear" w:color="auto" w:fill="D9D9D9" w:themeFill="background1" w:themeFillShade="D9"/>
            <w:tcPrChange w:id="515" w:author="Yifei Zhou" w:date="2023-03-10T10:40:00Z">
              <w:tcPr>
                <w:tcW w:w="437" w:type="dxa"/>
                <w:gridSpan w:val="3"/>
              </w:tcPr>
            </w:tcPrChange>
          </w:tcPr>
          <w:p w14:paraId="471D0594" w14:textId="6B204D22" w:rsidR="006D658F" w:rsidRPr="00125234" w:rsidRDefault="006D658F" w:rsidP="00EA50D3">
            <w:pPr>
              <w:spacing w:line="240" w:lineRule="auto"/>
              <w:rPr>
                <w:rFonts w:ascii="Times New Roman" w:eastAsia="楷体" w:hAnsi="Times New Roman" w:cs="Times New Roman"/>
                <w:color w:val="000000"/>
                <w:sz w:val="20"/>
                <w:szCs w:val="20"/>
                <w:rPrChange w:id="516" w:author="Yifei Zhou" w:date="2023-03-10T10:35:00Z">
                  <w:rPr>
                    <w:rFonts w:ascii="Times New Roman" w:eastAsia="楷体" w:hAnsi="Times New Roman" w:cs="Times New Roman"/>
                    <w:color w:val="000000"/>
                  </w:rPr>
                </w:rPrChange>
              </w:rPr>
            </w:pPr>
            <w:r w:rsidRPr="00125234">
              <w:rPr>
                <w:rFonts w:ascii="Times New Roman" w:eastAsia="楷体" w:hAnsi="Times New Roman" w:cs="Times New Roman" w:hint="eastAsia"/>
                <w:color w:val="000000"/>
                <w:sz w:val="20"/>
                <w:szCs w:val="20"/>
                <w:rPrChange w:id="517" w:author="Yifei Zhou" w:date="2023-03-10T10:35:00Z">
                  <w:rPr>
                    <w:rFonts w:ascii="Times New Roman" w:eastAsia="楷体" w:hAnsi="Times New Roman" w:cs="Times New Roman" w:hint="eastAsia"/>
                    <w:color w:val="000000"/>
                  </w:rPr>
                </w:rPrChange>
              </w:rPr>
              <w:t>总结</w:t>
            </w:r>
          </w:p>
        </w:tc>
        <w:tc>
          <w:tcPr>
            <w:tcW w:w="3499" w:type="dxa"/>
            <w:tcPrChange w:id="518" w:author="Yifei Zhou" w:date="2023-03-10T10:40:00Z">
              <w:tcPr>
                <w:tcW w:w="3499" w:type="dxa"/>
                <w:gridSpan w:val="2"/>
              </w:tcPr>
            </w:tcPrChange>
          </w:tcPr>
          <w:p w14:paraId="3F6BE4BE" w14:textId="77FD11C0" w:rsidR="006D658F" w:rsidRPr="00125234" w:rsidRDefault="006D658F" w:rsidP="00EA50D3">
            <w:pPr>
              <w:autoSpaceDE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519" w:author="Yifei Zhou" w:date="2023-03-10T10:35:00Z">
                  <w:rPr>
                    <w:rFonts w:ascii="Times New Roman" w:eastAsia="楷体" w:hAnsi="Times New Roman" w:cs="Times New Roman"/>
                    <w:color w:val="000000"/>
                  </w:rPr>
                </w:rPrChange>
              </w:rPr>
            </w:pPr>
            <w:r w:rsidRPr="00125234">
              <w:rPr>
                <w:rFonts w:ascii="Times New Roman" w:eastAsia="楷体" w:hAnsi="Times New Roman" w:cs="Times New Roman" w:hint="eastAsia"/>
                <w:color w:val="000000"/>
                <w:sz w:val="20"/>
                <w:szCs w:val="20"/>
                <w:rPrChange w:id="520" w:author="Yifei Zhou" w:date="2023-03-10T10:35:00Z">
                  <w:rPr>
                    <w:rFonts w:ascii="Times New Roman" w:eastAsia="楷体" w:hAnsi="Times New Roman" w:cs="Times New Roman" w:hint="eastAsia"/>
                    <w:color w:val="000000"/>
                  </w:rPr>
                </w:rPrChange>
              </w:rPr>
              <w:t>总结项目进展，撰写总结报告，准备验收</w:t>
            </w:r>
          </w:p>
        </w:tc>
        <w:tc>
          <w:tcPr>
            <w:tcW w:w="849" w:type="dxa"/>
            <w:tcPrChange w:id="521" w:author="Yifei Zhou" w:date="2023-03-10T10:40:00Z">
              <w:tcPr>
                <w:tcW w:w="849" w:type="dxa"/>
                <w:gridSpan w:val="2"/>
              </w:tcPr>
            </w:tcPrChange>
          </w:tcPr>
          <w:p w14:paraId="29332F08"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522" w:author="Yifei Zhou" w:date="2023-03-10T10:35:00Z">
                  <w:rPr>
                    <w:rFonts w:ascii="Times New Roman" w:eastAsia="楷体" w:hAnsi="Times New Roman" w:cs="Times New Roman"/>
                    <w:color w:val="000000"/>
                    <w:sz w:val="24"/>
                    <w:szCs w:val="24"/>
                  </w:rPr>
                </w:rPrChange>
              </w:rPr>
            </w:pPr>
          </w:p>
        </w:tc>
        <w:tc>
          <w:tcPr>
            <w:tcW w:w="790" w:type="dxa"/>
            <w:tcPrChange w:id="523" w:author="Yifei Zhou" w:date="2023-03-10T10:40:00Z">
              <w:tcPr>
                <w:tcW w:w="790" w:type="dxa"/>
                <w:gridSpan w:val="2"/>
              </w:tcPr>
            </w:tcPrChange>
          </w:tcPr>
          <w:p w14:paraId="2BA00FDD"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524" w:author="Yifei Zhou" w:date="2023-03-10T10:35:00Z">
                  <w:rPr>
                    <w:rFonts w:ascii="Times New Roman" w:eastAsia="楷体" w:hAnsi="Times New Roman" w:cs="Times New Roman"/>
                    <w:color w:val="000000"/>
                    <w:sz w:val="24"/>
                    <w:szCs w:val="24"/>
                  </w:rPr>
                </w:rPrChange>
              </w:rPr>
            </w:pPr>
          </w:p>
        </w:tc>
        <w:tc>
          <w:tcPr>
            <w:tcW w:w="790" w:type="dxa"/>
            <w:tcPrChange w:id="525" w:author="Yifei Zhou" w:date="2023-03-10T10:40:00Z">
              <w:tcPr>
                <w:tcW w:w="790" w:type="dxa"/>
                <w:gridSpan w:val="2"/>
              </w:tcPr>
            </w:tcPrChange>
          </w:tcPr>
          <w:p w14:paraId="368D4F7A"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526" w:author="Yifei Zhou" w:date="2023-03-10T10:35:00Z">
                  <w:rPr>
                    <w:rFonts w:ascii="Times New Roman" w:eastAsia="楷体" w:hAnsi="Times New Roman" w:cs="Times New Roman"/>
                    <w:color w:val="000000"/>
                    <w:sz w:val="24"/>
                    <w:szCs w:val="24"/>
                  </w:rPr>
                </w:rPrChange>
              </w:rPr>
            </w:pPr>
          </w:p>
        </w:tc>
        <w:tc>
          <w:tcPr>
            <w:tcW w:w="850" w:type="dxa"/>
            <w:tcPrChange w:id="527" w:author="Yifei Zhou" w:date="2023-03-10T10:40:00Z">
              <w:tcPr>
                <w:tcW w:w="850" w:type="dxa"/>
                <w:gridSpan w:val="2"/>
              </w:tcPr>
            </w:tcPrChange>
          </w:tcPr>
          <w:p w14:paraId="662ECC04"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528" w:author="Yifei Zhou" w:date="2023-03-10T10:35:00Z">
                  <w:rPr>
                    <w:rFonts w:ascii="Times New Roman" w:eastAsia="楷体" w:hAnsi="Times New Roman" w:cs="Times New Roman"/>
                    <w:color w:val="000000"/>
                    <w:sz w:val="24"/>
                    <w:szCs w:val="24"/>
                  </w:rPr>
                </w:rPrChange>
              </w:rPr>
            </w:pPr>
          </w:p>
        </w:tc>
        <w:tc>
          <w:tcPr>
            <w:tcW w:w="851" w:type="dxa"/>
            <w:tcPrChange w:id="529" w:author="Yifei Zhou" w:date="2023-03-10T10:40:00Z">
              <w:tcPr>
                <w:tcW w:w="851" w:type="dxa"/>
                <w:gridSpan w:val="2"/>
              </w:tcPr>
            </w:tcPrChange>
          </w:tcPr>
          <w:p w14:paraId="2C55A758" w14:textId="77777777" w:rsidR="006D658F" w:rsidRPr="00125234" w:rsidRDefault="006D658F"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530" w:author="Yifei Zhou" w:date="2023-03-10T10:35:00Z">
                  <w:rPr>
                    <w:rFonts w:ascii="Times New Roman" w:eastAsia="楷体" w:hAnsi="Times New Roman" w:cs="Times New Roman"/>
                    <w:color w:val="000000"/>
                    <w:sz w:val="24"/>
                    <w:szCs w:val="24"/>
                  </w:rPr>
                </w:rPrChange>
              </w:rPr>
            </w:pPr>
          </w:p>
        </w:tc>
        <w:tc>
          <w:tcPr>
            <w:tcW w:w="790" w:type="dxa"/>
            <w:tcPrChange w:id="531" w:author="Yifei Zhou" w:date="2023-03-10T10:40:00Z">
              <w:tcPr>
                <w:tcW w:w="790" w:type="dxa"/>
              </w:tcPr>
            </w:tcPrChange>
          </w:tcPr>
          <w:p w14:paraId="6D01B867" w14:textId="5DD2C8C7" w:rsidR="006D658F" w:rsidRPr="00125234" w:rsidRDefault="005B6497" w:rsidP="00EA50D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cs="Times New Roman"/>
                <w:color w:val="000000"/>
                <w:sz w:val="20"/>
                <w:szCs w:val="20"/>
                <w:rPrChange w:id="532" w:author="Yifei Zhou" w:date="2023-03-10T10:35:00Z">
                  <w:rPr>
                    <w:rFonts w:ascii="Times New Roman" w:eastAsia="楷体" w:hAnsi="Times New Roman" w:cs="Times New Roman"/>
                    <w:color w:val="000000"/>
                    <w:sz w:val="24"/>
                    <w:szCs w:val="24"/>
                  </w:rPr>
                </w:rPrChange>
              </w:rPr>
            </w:pPr>
            <w:ins w:id="533" w:author="Yifei Zhou" w:date="2023-03-10T10:08:00Z">
              <w:r w:rsidRPr="00125234">
                <w:rPr>
                  <w:rFonts w:ascii="MS Gothic" w:eastAsia="MS Gothic" w:hAnsi="MS Gothic" w:cs="MS Gothic" w:hint="eastAsia"/>
                  <w:color w:val="333333"/>
                  <w:sz w:val="20"/>
                  <w:szCs w:val="20"/>
                  <w:shd w:val="clear" w:color="auto" w:fill="FFFFFF"/>
                  <w:rPrChange w:id="534" w:author="Yifei Zhou" w:date="2023-03-10T10:35:00Z">
                    <w:rPr>
                      <w:rFonts w:ascii="MS Gothic" w:eastAsia="MS Gothic" w:hAnsi="MS Gothic" w:cs="MS Gothic" w:hint="eastAsia"/>
                      <w:color w:val="333333"/>
                      <w:sz w:val="24"/>
                      <w:szCs w:val="24"/>
                      <w:shd w:val="clear" w:color="auto" w:fill="FFFFFF"/>
                    </w:rPr>
                  </w:rPrChange>
                </w:rPr>
                <w:t>●</w:t>
              </w:r>
            </w:ins>
            <w:del w:id="535" w:author="Yifei Zhou" w:date="2023-03-10T10:08:00Z">
              <w:r w:rsidR="006D658F" w:rsidRPr="00125234" w:rsidDel="005B6497">
                <w:rPr>
                  <w:rFonts w:ascii="MS Gothic" w:eastAsia="MS Gothic" w:hAnsi="MS Gothic" w:cs="MS Gothic" w:hint="eastAsia"/>
                  <w:color w:val="333333"/>
                  <w:sz w:val="20"/>
                  <w:szCs w:val="20"/>
                  <w:shd w:val="clear" w:color="auto" w:fill="FFFFFF"/>
                  <w:rPrChange w:id="536" w:author="Yifei Zhou" w:date="2023-03-10T10:35:00Z">
                    <w:rPr>
                      <w:rFonts w:ascii="MS Gothic" w:eastAsia="MS Gothic" w:hAnsi="MS Gothic" w:cs="MS Gothic" w:hint="eastAsia"/>
                      <w:color w:val="333333"/>
                      <w:sz w:val="24"/>
                      <w:szCs w:val="24"/>
                      <w:shd w:val="clear" w:color="auto" w:fill="FFFFFF"/>
                    </w:rPr>
                  </w:rPrChange>
                </w:rPr>
                <w:delText>✓</w:delText>
              </w:r>
            </w:del>
          </w:p>
        </w:tc>
      </w:tr>
    </w:tbl>
    <w:p w14:paraId="391F0E3D" w14:textId="400B79FC" w:rsidR="0036342A" w:rsidRPr="00021BAE" w:rsidDel="00AE0AD9" w:rsidRDefault="0036342A" w:rsidP="00C629F0">
      <w:pPr>
        <w:spacing w:line="360" w:lineRule="auto"/>
        <w:rPr>
          <w:del w:id="537" w:author="Yifei Zhou" w:date="2023-03-10T10:31:00Z"/>
          <w:rFonts w:ascii="Times New Roman" w:eastAsia="楷体" w:hAnsi="Times New Roman" w:cs="Times New Roman"/>
          <w:color w:val="000000"/>
          <w:sz w:val="24"/>
          <w:szCs w:val="24"/>
        </w:rPr>
      </w:pPr>
    </w:p>
    <w:p w14:paraId="472D4D8C" w14:textId="77777777" w:rsidR="004C1B86" w:rsidRPr="00021BAE" w:rsidDel="00AE0AD9" w:rsidRDefault="004C1B86" w:rsidP="004E41B3">
      <w:pPr>
        <w:spacing w:line="360" w:lineRule="auto"/>
        <w:rPr>
          <w:del w:id="538" w:author="Yifei Zhou" w:date="2023-03-10T10:31:00Z"/>
          <w:rFonts w:ascii="Times New Roman" w:eastAsia="楷体" w:hAnsi="Times New Roman" w:cs="Times New Roman"/>
          <w:sz w:val="24"/>
          <w:szCs w:val="24"/>
        </w:rPr>
      </w:pPr>
    </w:p>
    <w:p w14:paraId="1F8812C2" w14:textId="2F00D383" w:rsidR="004C1B86" w:rsidRPr="00021BAE" w:rsidRDefault="004C1B86">
      <w:pPr>
        <w:rPr>
          <w:rFonts w:ascii="Times New Roman" w:eastAsia="楷体" w:hAnsi="Times New Roman" w:cs="Times New Roman"/>
          <w:color w:val="000000"/>
          <w:sz w:val="21"/>
          <w:szCs w:val="24"/>
        </w:rPr>
      </w:pPr>
    </w:p>
    <w:p w14:paraId="4244525A" w14:textId="6BE9AB7C" w:rsidR="004C1B86" w:rsidRPr="00EA50D3" w:rsidRDefault="00410C83" w:rsidP="00410C83">
      <w:pPr>
        <w:pStyle w:val="4"/>
        <w:spacing w:line="360" w:lineRule="auto"/>
        <w:rPr>
          <w:rFonts w:ascii="Times New Roman" w:eastAsia="楷体" w:hAnsi="Times New Roman" w:cs="Times New Roman"/>
          <w:b w:val="0"/>
          <w:color w:val="000000"/>
          <w:szCs w:val="26"/>
        </w:rPr>
        <w:pPrChange w:id="539" w:author="Yifei Zhou" w:date="2023-03-10T10:28:00Z">
          <w:pPr>
            <w:pStyle w:val="4"/>
            <w:spacing w:line="360" w:lineRule="auto"/>
            <w:ind w:firstLine="720"/>
          </w:pPr>
        </w:pPrChange>
      </w:pPr>
      <w:ins w:id="540" w:author="Yifei Zhou" w:date="2023-03-10T10:28:00Z">
        <w:r>
          <w:rPr>
            <w:rFonts w:ascii="Times New Roman" w:eastAsia="楷体" w:hAnsi="Times New Roman" w:cs="Times New Roman"/>
            <w:szCs w:val="26"/>
          </w:rPr>
          <w:lastRenderedPageBreak/>
          <w:t xml:space="preserve">        </w:t>
        </w:r>
      </w:ins>
      <w:r w:rsidR="00000000" w:rsidRPr="00EA50D3">
        <w:rPr>
          <w:rFonts w:ascii="Times New Roman" w:eastAsia="楷体" w:hAnsi="Times New Roman" w:cs="Times New Roman"/>
          <w:szCs w:val="26"/>
        </w:rPr>
        <w:t>5.2</w:t>
      </w:r>
      <w:r w:rsidR="00E2568F" w:rsidRPr="00021BAE">
        <w:rPr>
          <w:rFonts w:ascii="Times New Roman" w:eastAsia="楷体" w:hAnsi="Times New Roman" w:cs="Times New Roman"/>
          <w:szCs w:val="26"/>
        </w:rPr>
        <w:t>.</w:t>
      </w:r>
      <w:r w:rsidR="00000000" w:rsidRPr="00EA50D3">
        <w:rPr>
          <w:rFonts w:ascii="Times New Roman" w:eastAsia="楷体" w:hAnsi="Times New Roman" w:cs="Times New Roman"/>
          <w:szCs w:val="26"/>
        </w:rPr>
        <w:t xml:space="preserve"> </w:t>
      </w:r>
      <w:r w:rsidR="00000000" w:rsidRPr="00EA50D3">
        <w:rPr>
          <w:rFonts w:ascii="Times New Roman" w:eastAsia="楷体" w:hAnsi="Times New Roman" w:cs="Times New Roman" w:hint="eastAsia"/>
          <w:szCs w:val="26"/>
        </w:rPr>
        <w:t>预期研究结果</w:t>
      </w:r>
    </w:p>
    <w:p w14:paraId="5218112C" w14:textId="481C5140" w:rsidR="004C1B86" w:rsidRPr="00021BAE" w:rsidRDefault="00410C83" w:rsidP="00AB08A8">
      <w:pPr>
        <w:spacing w:line="360" w:lineRule="auto"/>
        <w:rPr>
          <w:rFonts w:ascii="Times New Roman" w:eastAsia="楷体" w:hAnsi="Times New Roman" w:cs="Times New Roman"/>
          <w:sz w:val="24"/>
          <w:szCs w:val="24"/>
        </w:rPr>
      </w:pPr>
      <w:ins w:id="541" w:author="Yifei Zhou" w:date="2023-03-10T10:28:00Z">
        <w:r>
          <w:rPr>
            <w:rFonts w:ascii="Times New Roman" w:eastAsia="楷体" w:hAnsi="Times New Roman" w:cs="Times New Roman" w:hint="eastAsia"/>
            <w:sz w:val="24"/>
            <w:szCs w:val="24"/>
          </w:rPr>
          <w:t xml:space="preserve"> </w:t>
        </w:r>
        <w:r>
          <w:rPr>
            <w:rFonts w:ascii="Times New Roman" w:eastAsia="楷体" w:hAnsi="Times New Roman" w:cs="Times New Roman"/>
            <w:sz w:val="24"/>
            <w:szCs w:val="24"/>
          </w:rPr>
          <w:t xml:space="preserve">     </w:t>
        </w:r>
      </w:ins>
      <w:r w:rsidR="00000000" w:rsidRPr="00021BAE">
        <w:rPr>
          <w:rFonts w:ascii="Times New Roman" w:eastAsia="楷体" w:hAnsi="Times New Roman" w:cs="Times New Roman" w:hint="eastAsia"/>
          <w:sz w:val="24"/>
          <w:szCs w:val="24"/>
        </w:rPr>
        <w:t>（</w:t>
      </w:r>
      <w:r w:rsidR="00000000" w:rsidRPr="00021BAE">
        <w:rPr>
          <w:rFonts w:ascii="Times New Roman" w:eastAsia="楷体" w:hAnsi="Times New Roman" w:cs="Times New Roman"/>
          <w:sz w:val="24"/>
          <w:szCs w:val="24"/>
        </w:rPr>
        <w:t>1</w:t>
      </w:r>
      <w:r w:rsidR="00000000" w:rsidRPr="00021BAE">
        <w:rPr>
          <w:rFonts w:ascii="Times New Roman" w:eastAsia="楷体" w:hAnsi="Times New Roman" w:cs="Times New Roman" w:hint="eastAsia"/>
          <w:sz w:val="24"/>
          <w:szCs w:val="24"/>
        </w:rPr>
        <w:t>）建立</w:t>
      </w:r>
      <w:r w:rsidR="00000000" w:rsidRPr="00EA50D3">
        <w:rPr>
          <w:rFonts w:ascii="Times New Roman" w:eastAsia="楷体" w:hAnsi="Times New Roman" w:cs="Times New Roman" w:hint="eastAsia"/>
          <w:sz w:val="24"/>
          <w:szCs w:val="24"/>
        </w:rPr>
        <w:t>河</w:t>
      </w:r>
      <w:proofErr w:type="gramStart"/>
      <w:r w:rsidR="00000000" w:rsidRPr="00EA50D3">
        <w:rPr>
          <w:rFonts w:ascii="Times New Roman" w:eastAsia="楷体" w:hAnsi="Times New Roman" w:cs="Times New Roman" w:hint="eastAsia"/>
          <w:sz w:val="24"/>
          <w:szCs w:val="24"/>
        </w:rPr>
        <w:t>流冠</w:t>
      </w:r>
      <w:proofErr w:type="gramEnd"/>
      <w:r w:rsidR="00000000" w:rsidRPr="00EA50D3">
        <w:rPr>
          <w:rFonts w:ascii="Times New Roman" w:eastAsia="楷体" w:hAnsi="Times New Roman" w:cs="Times New Roman" w:hint="eastAsia"/>
          <w:sz w:val="24"/>
          <w:szCs w:val="24"/>
        </w:rPr>
        <w:t>层热效应</w:t>
      </w:r>
      <w:r w:rsidR="00000000" w:rsidRPr="00021BAE">
        <w:rPr>
          <w:rFonts w:ascii="Times New Roman" w:eastAsia="楷体" w:hAnsi="Times New Roman" w:cs="Times New Roman" w:hint="eastAsia"/>
          <w:sz w:val="24"/>
          <w:szCs w:val="24"/>
        </w:rPr>
        <w:t>的指标体系，阐明该效应的</w:t>
      </w:r>
      <w:r w:rsidR="00000000" w:rsidRPr="00EA50D3">
        <w:rPr>
          <w:rFonts w:ascii="Times New Roman" w:eastAsia="楷体" w:hAnsi="Times New Roman" w:cs="Times New Roman" w:hint="eastAsia"/>
          <w:sz w:val="24"/>
          <w:szCs w:val="24"/>
        </w:rPr>
        <w:t>形成机制</w:t>
      </w:r>
      <w:r w:rsidR="00000000" w:rsidRPr="00021BAE">
        <w:rPr>
          <w:rFonts w:ascii="Times New Roman" w:eastAsia="楷体" w:hAnsi="Times New Roman" w:cs="Times New Roman" w:hint="eastAsia"/>
          <w:sz w:val="24"/>
          <w:szCs w:val="24"/>
        </w:rPr>
        <w:t>，提出</w:t>
      </w:r>
      <w:r w:rsidR="00000000" w:rsidRPr="00EA50D3">
        <w:rPr>
          <w:rFonts w:ascii="Times New Roman" w:eastAsia="楷体" w:hAnsi="Times New Roman" w:cs="Times New Roman" w:hint="eastAsia"/>
          <w:sz w:val="24"/>
          <w:szCs w:val="24"/>
        </w:rPr>
        <w:t>城市滨江地区</w:t>
      </w:r>
      <w:r w:rsidR="00000000" w:rsidRPr="00021BAE">
        <w:rPr>
          <w:rFonts w:ascii="Times New Roman" w:eastAsia="楷体" w:hAnsi="Times New Roman" w:cs="Times New Roman" w:hint="eastAsia"/>
          <w:sz w:val="24"/>
          <w:szCs w:val="24"/>
        </w:rPr>
        <w:t>的</w:t>
      </w:r>
      <w:r w:rsidR="00000000" w:rsidRPr="00EA50D3">
        <w:rPr>
          <w:rFonts w:ascii="Times New Roman" w:eastAsia="楷体" w:hAnsi="Times New Roman" w:cs="Times New Roman" w:hint="eastAsia"/>
          <w:sz w:val="24"/>
          <w:szCs w:val="24"/>
        </w:rPr>
        <w:t>室外空间热环境</w:t>
      </w:r>
      <w:r w:rsidR="00000000" w:rsidRPr="00021BAE">
        <w:rPr>
          <w:rFonts w:ascii="Times New Roman" w:eastAsia="楷体" w:hAnsi="Times New Roman" w:cs="Times New Roman" w:hint="eastAsia"/>
          <w:sz w:val="24"/>
          <w:szCs w:val="24"/>
        </w:rPr>
        <w:t>优化方案；</w:t>
      </w:r>
    </w:p>
    <w:p w14:paraId="1687FC7D" w14:textId="54015ECC" w:rsidR="00671301" w:rsidRPr="00021BAE" w:rsidRDefault="00410C83" w:rsidP="00AB08A8">
      <w:pPr>
        <w:spacing w:line="360" w:lineRule="auto"/>
        <w:rPr>
          <w:rFonts w:ascii="Times New Roman" w:eastAsia="楷体" w:hAnsi="Times New Roman" w:cs="Times New Roman"/>
          <w:sz w:val="24"/>
          <w:szCs w:val="24"/>
        </w:rPr>
      </w:pPr>
      <w:ins w:id="542" w:author="Yifei Zhou" w:date="2023-03-10T10:28:00Z">
        <w:r>
          <w:rPr>
            <w:rFonts w:ascii="Times New Roman" w:eastAsia="楷体" w:hAnsi="Times New Roman" w:cs="Times New Roman" w:hint="eastAsia"/>
            <w:sz w:val="24"/>
            <w:szCs w:val="24"/>
          </w:rPr>
          <w:t xml:space="preserve"> </w:t>
        </w:r>
        <w:r>
          <w:rPr>
            <w:rFonts w:ascii="Times New Roman" w:eastAsia="楷体" w:hAnsi="Times New Roman" w:cs="Times New Roman"/>
            <w:sz w:val="24"/>
            <w:szCs w:val="24"/>
          </w:rPr>
          <w:t xml:space="preserve">     </w:t>
        </w:r>
      </w:ins>
      <w:r w:rsidR="00671301" w:rsidRPr="00021BAE">
        <w:rPr>
          <w:rFonts w:ascii="Times New Roman" w:eastAsia="楷体" w:hAnsi="Times New Roman" w:cs="Times New Roman" w:hint="eastAsia"/>
          <w:sz w:val="24"/>
          <w:szCs w:val="24"/>
        </w:rPr>
        <w:t>（</w:t>
      </w:r>
      <w:r w:rsidR="00671301" w:rsidRPr="00021BAE">
        <w:rPr>
          <w:rFonts w:ascii="Times New Roman" w:eastAsia="楷体" w:hAnsi="Times New Roman" w:cs="Times New Roman" w:hint="eastAsia"/>
          <w:sz w:val="24"/>
          <w:szCs w:val="24"/>
        </w:rPr>
        <w:t>2</w:t>
      </w:r>
      <w:r w:rsidR="00671301" w:rsidRPr="00021BAE">
        <w:rPr>
          <w:rFonts w:ascii="Times New Roman" w:eastAsia="楷体" w:hAnsi="Times New Roman" w:cs="Times New Roman" w:hint="eastAsia"/>
          <w:sz w:val="24"/>
          <w:szCs w:val="24"/>
        </w:rPr>
        <w:t>）邀请北京师范大学、中国科学院地理科学与资源研究所等国内合作单位专家指导优化项目研究方案；邀请澳大利亚弗林德斯大学、阿德莱德大学的城市气候领域专家对项目进行指导和学术交流；</w:t>
      </w:r>
    </w:p>
    <w:p w14:paraId="0057B3F5" w14:textId="2982BC31" w:rsidR="004C1B86" w:rsidRPr="00021BAE" w:rsidRDefault="00410C83" w:rsidP="004E41B3">
      <w:pPr>
        <w:autoSpaceDE w:val="0"/>
        <w:autoSpaceDN w:val="0"/>
        <w:adjustRightInd w:val="0"/>
        <w:spacing w:after="0" w:line="360" w:lineRule="auto"/>
        <w:rPr>
          <w:rFonts w:ascii="Times New Roman" w:eastAsia="楷体" w:hAnsi="Times New Roman" w:cs="Times New Roman"/>
          <w:color w:val="000000"/>
          <w:sz w:val="24"/>
          <w:szCs w:val="24"/>
        </w:rPr>
      </w:pPr>
      <w:ins w:id="543" w:author="Yifei Zhou" w:date="2023-03-10T10:28:00Z">
        <w:r>
          <w:rPr>
            <w:rFonts w:ascii="Times New Roman" w:eastAsia="楷体" w:hAnsi="Times New Roman" w:cs="Times New Roman" w:hint="eastAsia"/>
            <w:color w:val="000000"/>
            <w:sz w:val="24"/>
            <w:szCs w:val="24"/>
          </w:rPr>
          <w:t xml:space="preserve"> </w:t>
        </w:r>
        <w:r>
          <w:rPr>
            <w:rFonts w:ascii="Times New Roman" w:eastAsia="楷体" w:hAnsi="Times New Roman" w:cs="Times New Roman"/>
            <w:color w:val="000000"/>
            <w:sz w:val="24"/>
            <w:szCs w:val="24"/>
          </w:rPr>
          <w:t xml:space="preserve">     </w:t>
        </w:r>
      </w:ins>
      <w:r w:rsidR="00000000" w:rsidRPr="00021BAE">
        <w:rPr>
          <w:rFonts w:ascii="Times New Roman" w:eastAsia="楷体" w:hAnsi="Times New Roman" w:cs="Times New Roman" w:hint="eastAsia"/>
          <w:color w:val="000000"/>
          <w:sz w:val="24"/>
          <w:szCs w:val="24"/>
        </w:rPr>
        <w:t>（</w:t>
      </w:r>
      <w:del w:id="544" w:author="Yifei Zhou" w:date="2023-03-10T10:06:00Z">
        <w:r w:rsidR="00000000" w:rsidRPr="00021BAE" w:rsidDel="006F16E9">
          <w:rPr>
            <w:rFonts w:ascii="Times New Roman" w:eastAsia="楷体" w:hAnsi="Times New Roman" w:cs="Times New Roman"/>
            <w:color w:val="000000"/>
            <w:sz w:val="24"/>
            <w:szCs w:val="24"/>
          </w:rPr>
          <w:delText>2</w:delText>
        </w:r>
      </w:del>
      <w:ins w:id="545" w:author="Yifei Zhou" w:date="2023-03-10T10:06:00Z">
        <w:r w:rsidR="006F16E9">
          <w:rPr>
            <w:rFonts w:ascii="Times New Roman" w:eastAsia="楷体" w:hAnsi="Times New Roman" w:cs="Times New Roman"/>
            <w:color w:val="000000"/>
            <w:sz w:val="24"/>
            <w:szCs w:val="24"/>
          </w:rPr>
          <w:t>3</w:t>
        </w:r>
      </w:ins>
      <w:r w:rsidR="00000000" w:rsidRPr="00021BAE">
        <w:rPr>
          <w:rFonts w:ascii="Times New Roman" w:eastAsia="楷体" w:hAnsi="Times New Roman" w:cs="Times New Roman"/>
          <w:color w:val="000000"/>
          <w:sz w:val="24"/>
          <w:szCs w:val="24"/>
        </w:rPr>
        <w:t>）</w:t>
      </w:r>
      <w:r w:rsidR="00000000" w:rsidRPr="00021BAE">
        <w:rPr>
          <w:rFonts w:ascii="Times New Roman" w:eastAsia="楷体" w:hAnsi="Times New Roman" w:cs="Times New Roman" w:hint="eastAsia"/>
          <w:color w:val="000000"/>
          <w:sz w:val="24"/>
          <w:szCs w:val="24"/>
        </w:rPr>
        <w:t>在</w:t>
      </w:r>
      <w:r w:rsidR="00000000" w:rsidRPr="00EA50D3">
        <w:rPr>
          <w:rFonts w:ascii="Times New Roman" w:eastAsia="楷体" w:hAnsi="Times New Roman" w:cs="Times New Roman" w:hint="eastAsia"/>
          <w:color w:val="000000"/>
          <w:sz w:val="24"/>
          <w:szCs w:val="24"/>
        </w:rPr>
        <w:t>国内外核心刊物</w:t>
      </w:r>
      <w:r w:rsidR="00000000" w:rsidRPr="00021BAE">
        <w:rPr>
          <w:rFonts w:ascii="Times New Roman" w:eastAsia="楷体" w:hAnsi="Times New Roman" w:cs="Times New Roman" w:hint="eastAsia"/>
          <w:color w:val="000000"/>
          <w:sz w:val="24"/>
          <w:szCs w:val="24"/>
        </w:rPr>
        <w:t>上发表</w:t>
      </w:r>
      <w:r w:rsidR="00000000" w:rsidRPr="00021BAE">
        <w:rPr>
          <w:rFonts w:ascii="Times New Roman" w:eastAsia="楷体" w:hAnsi="Times New Roman" w:cs="Times New Roman"/>
          <w:color w:val="000000"/>
          <w:sz w:val="24"/>
          <w:szCs w:val="24"/>
        </w:rPr>
        <w:t>4-6</w:t>
      </w:r>
      <w:r w:rsidR="00000000" w:rsidRPr="00021BAE">
        <w:rPr>
          <w:rFonts w:ascii="Times New Roman" w:eastAsia="楷体" w:hAnsi="Times New Roman" w:cs="Times New Roman" w:hint="eastAsia"/>
          <w:color w:val="000000"/>
          <w:sz w:val="24"/>
          <w:szCs w:val="24"/>
        </w:rPr>
        <w:t>篇学术论文（其中</w:t>
      </w:r>
      <w:r w:rsidR="00000000" w:rsidRPr="00021BAE">
        <w:rPr>
          <w:rFonts w:ascii="Times New Roman" w:eastAsia="楷体" w:hAnsi="Times New Roman" w:cs="Times New Roman"/>
          <w:color w:val="000000"/>
          <w:sz w:val="24"/>
          <w:szCs w:val="24"/>
        </w:rPr>
        <w:t>SCI</w:t>
      </w:r>
      <w:r w:rsidR="00000000" w:rsidRPr="00021BAE">
        <w:rPr>
          <w:rFonts w:ascii="Times New Roman" w:eastAsia="楷体" w:hAnsi="Times New Roman" w:cs="Times New Roman"/>
          <w:color w:val="000000"/>
          <w:sz w:val="24"/>
          <w:szCs w:val="24"/>
        </w:rPr>
        <w:t>论文</w:t>
      </w:r>
      <w:r w:rsidR="00000000" w:rsidRPr="00021BAE">
        <w:rPr>
          <w:rFonts w:ascii="Times New Roman" w:eastAsia="楷体" w:hAnsi="Times New Roman" w:cs="Times New Roman"/>
          <w:color w:val="000000"/>
          <w:sz w:val="24"/>
          <w:szCs w:val="24"/>
        </w:rPr>
        <w:t>2-4</w:t>
      </w:r>
      <w:r w:rsidR="00000000" w:rsidRPr="00021BAE">
        <w:rPr>
          <w:rFonts w:ascii="Times New Roman" w:eastAsia="楷体" w:hAnsi="Times New Roman" w:cs="Times New Roman" w:hint="eastAsia"/>
          <w:color w:val="000000"/>
          <w:sz w:val="24"/>
          <w:szCs w:val="24"/>
        </w:rPr>
        <w:t>篇）；</w:t>
      </w:r>
      <w:r w:rsidR="00000000" w:rsidRPr="00021BAE">
        <w:rPr>
          <w:rFonts w:ascii="Times New Roman" w:eastAsia="楷体" w:hAnsi="Times New Roman" w:cs="Times New Roman"/>
          <w:color w:val="000000"/>
          <w:sz w:val="24"/>
          <w:szCs w:val="24"/>
        </w:rPr>
        <w:cr/>
      </w:r>
      <w:ins w:id="546" w:author="Yifei Zhou" w:date="2023-03-10T10:28:00Z">
        <w:r>
          <w:rPr>
            <w:rFonts w:ascii="Times New Roman" w:eastAsia="楷体" w:hAnsi="Times New Roman" w:cs="Times New Roman"/>
            <w:color w:val="000000"/>
            <w:sz w:val="24"/>
            <w:szCs w:val="24"/>
          </w:rPr>
          <w:t xml:space="preserve">      </w:t>
        </w:r>
      </w:ins>
      <w:r w:rsidR="00000000" w:rsidRPr="00021BAE">
        <w:rPr>
          <w:rFonts w:ascii="Times New Roman" w:eastAsia="楷体" w:hAnsi="Times New Roman" w:cs="Times New Roman" w:hint="eastAsia"/>
          <w:color w:val="000000"/>
          <w:sz w:val="24"/>
          <w:szCs w:val="24"/>
        </w:rPr>
        <w:t>（</w:t>
      </w:r>
      <w:del w:id="547" w:author="Yifei Zhou" w:date="2023-03-10T10:06:00Z">
        <w:r w:rsidR="00000000" w:rsidRPr="00021BAE" w:rsidDel="006F16E9">
          <w:rPr>
            <w:rFonts w:ascii="Times New Roman" w:eastAsia="楷体" w:hAnsi="Times New Roman" w:cs="Times New Roman"/>
            <w:color w:val="000000"/>
            <w:sz w:val="24"/>
            <w:szCs w:val="24"/>
          </w:rPr>
          <w:delText>3</w:delText>
        </w:r>
      </w:del>
      <w:ins w:id="548" w:author="Yifei Zhou" w:date="2023-03-10T10:06:00Z">
        <w:r w:rsidR="006F16E9">
          <w:rPr>
            <w:rFonts w:ascii="Times New Roman" w:eastAsia="楷体" w:hAnsi="Times New Roman" w:cs="Times New Roman"/>
            <w:color w:val="000000"/>
            <w:sz w:val="24"/>
            <w:szCs w:val="24"/>
          </w:rPr>
          <w:t>4</w:t>
        </w:r>
      </w:ins>
      <w:r w:rsidR="00000000" w:rsidRPr="00021BAE">
        <w:rPr>
          <w:rFonts w:ascii="Times New Roman" w:eastAsia="楷体" w:hAnsi="Times New Roman" w:cs="Times New Roman"/>
          <w:color w:val="000000"/>
          <w:sz w:val="24"/>
          <w:szCs w:val="24"/>
        </w:rPr>
        <w:t>）培养硕士研究生</w:t>
      </w:r>
      <w:r w:rsidR="00000000" w:rsidRPr="00021BAE">
        <w:rPr>
          <w:rFonts w:ascii="Times New Roman" w:eastAsia="楷体" w:hAnsi="Times New Roman" w:cs="Times New Roman"/>
          <w:color w:val="000000"/>
          <w:sz w:val="24"/>
          <w:szCs w:val="24"/>
        </w:rPr>
        <w:t>1-2</w:t>
      </w:r>
      <w:r w:rsidR="00000000" w:rsidRPr="00021BAE">
        <w:rPr>
          <w:rFonts w:ascii="Times New Roman" w:eastAsia="楷体" w:hAnsi="Times New Roman" w:cs="Times New Roman"/>
          <w:color w:val="000000"/>
          <w:sz w:val="24"/>
          <w:szCs w:val="24"/>
        </w:rPr>
        <w:t>名。</w:t>
      </w:r>
    </w:p>
    <w:p w14:paraId="3F9F71DB" w14:textId="081141BF" w:rsidR="004C1B86" w:rsidRPr="00021BAE" w:rsidRDefault="00410C83" w:rsidP="00AB08A8">
      <w:pPr>
        <w:spacing w:line="360" w:lineRule="auto"/>
        <w:rPr>
          <w:rFonts w:ascii="微软雅黑 Light" w:eastAsia="微软雅黑 Light" w:hAnsi="微软雅黑 Light" w:cs="黑体"/>
          <w:sz w:val="24"/>
          <w:szCs w:val="24"/>
        </w:rPr>
      </w:pPr>
      <w:ins w:id="549" w:author="Yifei Zhou" w:date="2023-03-10T10:28:00Z">
        <w:r>
          <w:rPr>
            <w:rFonts w:ascii="Times New Roman" w:eastAsia="楷体" w:hAnsi="Times New Roman" w:cs="Times New Roman" w:hint="eastAsia"/>
            <w:color w:val="000000"/>
            <w:sz w:val="24"/>
            <w:szCs w:val="24"/>
          </w:rPr>
          <w:t xml:space="preserve"> </w:t>
        </w:r>
        <w:r>
          <w:rPr>
            <w:rFonts w:ascii="Times New Roman" w:eastAsia="楷体" w:hAnsi="Times New Roman" w:cs="Times New Roman"/>
            <w:color w:val="000000"/>
            <w:sz w:val="24"/>
            <w:szCs w:val="24"/>
          </w:rPr>
          <w:t xml:space="preserve">     </w:t>
        </w:r>
      </w:ins>
      <w:r w:rsidR="00000000" w:rsidRPr="00021BAE">
        <w:rPr>
          <w:rFonts w:ascii="Times New Roman" w:eastAsia="楷体" w:hAnsi="Times New Roman" w:cs="Times New Roman" w:hint="eastAsia"/>
          <w:color w:val="000000"/>
          <w:sz w:val="24"/>
          <w:szCs w:val="24"/>
        </w:rPr>
        <w:t>（</w:t>
      </w:r>
      <w:del w:id="550" w:author="Yifei Zhou" w:date="2023-03-10T10:06:00Z">
        <w:r w:rsidR="00000000" w:rsidRPr="00021BAE" w:rsidDel="006F16E9">
          <w:rPr>
            <w:rFonts w:ascii="Times New Roman" w:eastAsia="楷体" w:hAnsi="Times New Roman" w:cs="Times New Roman"/>
            <w:color w:val="000000"/>
            <w:sz w:val="24"/>
            <w:szCs w:val="24"/>
          </w:rPr>
          <w:delText>4</w:delText>
        </w:r>
      </w:del>
      <w:ins w:id="551" w:author="Yifei Zhou" w:date="2023-03-10T10:06:00Z">
        <w:r w:rsidR="006F16E9">
          <w:rPr>
            <w:rFonts w:ascii="Times New Roman" w:eastAsia="楷体" w:hAnsi="Times New Roman" w:cs="Times New Roman"/>
            <w:color w:val="000000"/>
            <w:sz w:val="24"/>
            <w:szCs w:val="24"/>
          </w:rPr>
          <w:t>5</w:t>
        </w:r>
      </w:ins>
      <w:r w:rsidR="00000000" w:rsidRPr="00021BAE">
        <w:rPr>
          <w:rFonts w:ascii="Times New Roman" w:eastAsia="楷体" w:hAnsi="Times New Roman" w:cs="Times New Roman" w:hint="eastAsia"/>
          <w:color w:val="000000"/>
          <w:sz w:val="24"/>
          <w:szCs w:val="24"/>
        </w:rPr>
        <w:t>）在国际、国内学术会议上展示报告</w:t>
      </w:r>
      <w:r w:rsidR="00000000" w:rsidRPr="00021BAE">
        <w:rPr>
          <w:rFonts w:ascii="Times New Roman" w:eastAsia="楷体" w:hAnsi="Times New Roman" w:cs="Times New Roman"/>
          <w:color w:val="000000"/>
          <w:sz w:val="24"/>
          <w:szCs w:val="24"/>
        </w:rPr>
        <w:t>2</w:t>
      </w:r>
      <w:r w:rsidR="00000000" w:rsidRPr="00021BAE">
        <w:rPr>
          <w:rFonts w:ascii="Times New Roman" w:eastAsia="楷体" w:hAnsi="Times New Roman" w:cs="Times New Roman" w:hint="eastAsia"/>
          <w:color w:val="000000"/>
          <w:sz w:val="24"/>
          <w:szCs w:val="24"/>
        </w:rPr>
        <w:t>～</w:t>
      </w:r>
      <w:r w:rsidR="00000000" w:rsidRPr="00021BAE">
        <w:rPr>
          <w:rFonts w:ascii="Times New Roman" w:eastAsia="楷体" w:hAnsi="Times New Roman" w:cs="Times New Roman"/>
          <w:color w:val="000000"/>
          <w:sz w:val="24"/>
          <w:szCs w:val="24"/>
        </w:rPr>
        <w:t xml:space="preserve">3 </w:t>
      </w:r>
      <w:r w:rsidR="00000000" w:rsidRPr="00021BAE">
        <w:rPr>
          <w:rFonts w:ascii="Times New Roman" w:eastAsia="楷体" w:hAnsi="Times New Roman" w:cs="Times New Roman" w:hint="eastAsia"/>
          <w:color w:val="000000"/>
          <w:sz w:val="24"/>
          <w:szCs w:val="24"/>
        </w:rPr>
        <w:t>次。</w:t>
      </w:r>
    </w:p>
    <w:p w14:paraId="62DFACB5" w14:textId="77777777" w:rsidR="004C1B86" w:rsidRPr="00021BAE" w:rsidRDefault="004C1B86">
      <w:pPr>
        <w:spacing w:line="360" w:lineRule="auto"/>
        <w:rPr>
          <w:rFonts w:ascii="微软雅黑 Light" w:eastAsia="微软雅黑 Light" w:hAnsi="微软雅黑 Light" w:cs="黑体"/>
          <w:sz w:val="24"/>
          <w:szCs w:val="24"/>
        </w:rPr>
      </w:pPr>
    </w:p>
    <w:p w14:paraId="39F1954A" w14:textId="77777777" w:rsidR="004C1B86" w:rsidRPr="00021BAE" w:rsidRDefault="00000000" w:rsidP="004E41B3">
      <w:pPr>
        <w:snapToGrid w:val="0"/>
        <w:spacing w:before="120" w:line="360" w:lineRule="auto"/>
        <w:ind w:firstLineChars="200" w:firstLine="562"/>
        <w:rPr>
          <w:rFonts w:ascii="楷体" w:eastAsia="楷体" w:hAnsi="楷体"/>
          <w:color w:val="0070C0"/>
          <w:sz w:val="28"/>
          <w:szCs w:val="28"/>
        </w:rPr>
      </w:pPr>
      <w:r w:rsidRPr="00021BAE">
        <w:rPr>
          <w:rFonts w:ascii="楷体" w:eastAsia="楷体" w:hAnsi="楷体" w:cs="楷体_GB2312" w:hint="eastAsia"/>
          <w:b/>
          <w:bCs/>
          <w:color w:val="0070C0"/>
          <w:sz w:val="28"/>
          <w:szCs w:val="28"/>
        </w:rPr>
        <w:t>（二）研究基础与工作条件</w:t>
      </w:r>
    </w:p>
    <w:p w14:paraId="7A8A1726" w14:textId="2D537EF3" w:rsidR="004C1B86" w:rsidRPr="00021BAE" w:rsidRDefault="00000000" w:rsidP="004E41B3">
      <w:pPr>
        <w:snapToGrid w:val="0"/>
        <w:spacing w:line="360" w:lineRule="auto"/>
        <w:ind w:firstLineChars="200" w:firstLine="560"/>
        <w:rPr>
          <w:rFonts w:ascii="微软雅黑 Light" w:eastAsia="微软雅黑 Light" w:hAnsi="微软雅黑 Light" w:cs="楷体"/>
          <w:sz w:val="24"/>
          <w:szCs w:val="24"/>
        </w:rPr>
      </w:pPr>
      <w:r w:rsidRPr="00021BAE">
        <w:rPr>
          <w:rFonts w:ascii="楷体" w:eastAsia="楷体" w:hAnsi="楷体"/>
          <w:bCs/>
          <w:color w:val="0070C0"/>
          <w:sz w:val="28"/>
          <w:szCs w:val="28"/>
        </w:rPr>
        <w:t xml:space="preserve">1. </w:t>
      </w:r>
      <w:r w:rsidRPr="00021BAE">
        <w:rPr>
          <w:rFonts w:ascii="楷体" w:eastAsia="楷体" w:hAnsi="楷体" w:cs="楷体_GB2312" w:hint="eastAsia"/>
          <w:b/>
          <w:bCs/>
          <w:color w:val="0070C0"/>
          <w:sz w:val="28"/>
          <w:szCs w:val="28"/>
        </w:rPr>
        <w:t>研究基础</w:t>
      </w:r>
      <w:r w:rsidRPr="00021BAE">
        <w:rPr>
          <w:rFonts w:ascii="楷体" w:eastAsia="楷体" w:hAnsi="楷体" w:cs="楷体_GB2312" w:hint="eastAsia"/>
          <w:color w:val="0070C0"/>
          <w:sz w:val="28"/>
          <w:szCs w:val="28"/>
        </w:rPr>
        <w:t>（与本项目相关的研究工作积累和已取得的研究工作成绩</w:t>
      </w:r>
      <w:proofErr w:type="gramStart"/>
      <w:r w:rsidRPr="00021BAE">
        <w:rPr>
          <w:rFonts w:ascii="楷体" w:eastAsia="楷体" w:hAnsi="楷体" w:cs="楷体_GB2312" w:hint="eastAsia"/>
          <w:color w:val="0070C0"/>
          <w:sz w:val="28"/>
          <w:szCs w:val="28"/>
        </w:rPr>
        <w:t>）；</w:t>
      </w:r>
      <w:proofErr w:type="gramEnd"/>
    </w:p>
    <w:p w14:paraId="1EA6FDB9" w14:textId="42261BCE" w:rsidR="004C1B86" w:rsidRPr="00021BAE" w:rsidRDefault="00527696" w:rsidP="00C629F0">
      <w:pPr>
        <w:spacing w:line="360" w:lineRule="auto"/>
        <w:rPr>
          <w:rFonts w:ascii="Times New Roman" w:eastAsia="楷体" w:hAnsi="Times New Roman" w:cs="Times New Roman"/>
          <w:sz w:val="24"/>
          <w:szCs w:val="24"/>
        </w:rPr>
      </w:pPr>
      <w:r w:rsidRPr="00021BAE">
        <w:rPr>
          <w:rFonts w:ascii="楷体" w:eastAsia="楷体" w:hAnsi="楷体" w:cs="黑体"/>
          <w:sz w:val="24"/>
          <w:szCs w:val="24"/>
        </w:rPr>
        <w:t xml:space="preserve">    </w:t>
      </w:r>
      <w:r w:rsidRPr="00021BAE">
        <w:rPr>
          <w:rFonts w:ascii="Times New Roman" w:eastAsia="楷体" w:hAnsi="Times New Roman" w:cs="Times New Roman" w:hint="eastAsia"/>
          <w:sz w:val="24"/>
          <w:szCs w:val="24"/>
        </w:rPr>
        <w:t>项目申请人自</w:t>
      </w:r>
      <w:r w:rsidRPr="00EA50D3">
        <w:rPr>
          <w:rFonts w:ascii="Times New Roman" w:eastAsia="楷体" w:hAnsi="Times New Roman" w:cs="Times New Roman" w:hint="eastAsia"/>
          <w:sz w:val="24"/>
          <w:szCs w:val="24"/>
        </w:rPr>
        <w:t>攻读博士学位</w:t>
      </w:r>
      <w:r w:rsidRPr="00021BAE">
        <w:rPr>
          <w:rFonts w:ascii="Times New Roman" w:eastAsia="楷体" w:hAnsi="Times New Roman" w:cs="Times New Roman" w:hint="eastAsia"/>
          <w:sz w:val="24"/>
          <w:szCs w:val="24"/>
        </w:rPr>
        <w:t>以来，主要从事</w:t>
      </w:r>
      <w:r w:rsidRPr="00EA50D3">
        <w:rPr>
          <w:rFonts w:ascii="Times New Roman" w:eastAsia="楷体" w:hAnsi="Times New Roman" w:cs="Times New Roman" w:hint="eastAsia"/>
          <w:sz w:val="24"/>
          <w:szCs w:val="24"/>
        </w:rPr>
        <w:t>城市气候</w:t>
      </w:r>
      <w:r w:rsidRPr="00021BAE">
        <w:rPr>
          <w:rFonts w:ascii="Times New Roman" w:eastAsia="楷体" w:hAnsi="Times New Roman" w:cs="Times New Roman" w:hint="eastAsia"/>
          <w:sz w:val="24"/>
          <w:szCs w:val="24"/>
        </w:rPr>
        <w:t>相关研究。在此阶段，申请人以</w:t>
      </w:r>
      <w:r w:rsidRPr="00EA50D3">
        <w:rPr>
          <w:rFonts w:ascii="Times New Roman" w:eastAsia="楷体" w:hAnsi="Times New Roman" w:cs="Times New Roman" w:hint="eastAsia"/>
          <w:sz w:val="24"/>
          <w:szCs w:val="24"/>
        </w:rPr>
        <w:t>澳大利亚</w:t>
      </w:r>
      <w:r w:rsidRPr="00021BAE">
        <w:rPr>
          <w:rFonts w:ascii="Times New Roman" w:eastAsia="楷体" w:hAnsi="Times New Roman" w:cs="Times New Roman" w:hint="eastAsia"/>
          <w:sz w:val="24"/>
          <w:szCs w:val="24"/>
        </w:rPr>
        <w:t>沿海城市</w:t>
      </w:r>
      <w:r w:rsidRPr="00EA50D3">
        <w:rPr>
          <w:rFonts w:ascii="Times New Roman" w:eastAsia="楷体" w:hAnsi="Times New Roman" w:cs="Times New Roman" w:hint="eastAsia"/>
          <w:sz w:val="24"/>
          <w:szCs w:val="24"/>
        </w:rPr>
        <w:t>阿德莱德</w:t>
      </w:r>
      <w:r w:rsidRPr="00021BAE">
        <w:rPr>
          <w:rFonts w:ascii="Times New Roman" w:eastAsia="楷体" w:hAnsi="Times New Roman" w:cs="Times New Roman" w:hint="eastAsia"/>
          <w:sz w:val="24"/>
          <w:szCs w:val="24"/>
        </w:rPr>
        <w:t>为例，关注</w:t>
      </w:r>
      <w:r w:rsidRPr="00EA50D3">
        <w:rPr>
          <w:rFonts w:ascii="Times New Roman" w:eastAsia="楷体" w:hAnsi="Times New Roman" w:cs="Times New Roman" w:hint="eastAsia"/>
          <w:sz w:val="24"/>
          <w:szCs w:val="24"/>
        </w:rPr>
        <w:t>海风</w:t>
      </w:r>
      <w:r w:rsidRPr="00021BAE">
        <w:rPr>
          <w:rFonts w:ascii="Times New Roman" w:eastAsia="楷体" w:hAnsi="Times New Roman" w:cs="Times New Roman" w:hint="eastAsia"/>
          <w:sz w:val="24"/>
          <w:szCs w:val="24"/>
        </w:rPr>
        <w:t>在白天</w:t>
      </w:r>
      <w:r w:rsidRPr="00EA50D3">
        <w:rPr>
          <w:rFonts w:ascii="Times New Roman" w:eastAsia="楷体" w:hAnsi="Times New Roman" w:cs="Times New Roman" w:hint="eastAsia"/>
          <w:sz w:val="24"/>
          <w:szCs w:val="24"/>
        </w:rPr>
        <w:t>对城市的降温效应</w:t>
      </w:r>
      <w:r w:rsidRPr="00021BAE">
        <w:rPr>
          <w:rFonts w:ascii="Times New Roman" w:eastAsia="楷体" w:hAnsi="Times New Roman" w:cs="Times New Roman" w:hint="eastAsia"/>
          <w:sz w:val="24"/>
          <w:szCs w:val="24"/>
        </w:rPr>
        <w:t>，提出了</w:t>
      </w:r>
      <w:r w:rsidRPr="00EA50D3">
        <w:rPr>
          <w:rFonts w:ascii="Times New Roman" w:eastAsia="楷体" w:hAnsi="Times New Roman" w:cs="Times New Roman" w:hint="eastAsia"/>
          <w:sz w:val="24"/>
          <w:szCs w:val="24"/>
        </w:rPr>
        <w:t>海风</w:t>
      </w:r>
      <w:bookmarkStart w:id="552" w:name="OLE_LINK20"/>
      <w:r w:rsidRPr="00EA50D3">
        <w:rPr>
          <w:rFonts w:ascii="Times New Roman" w:eastAsia="楷体" w:hAnsi="Times New Roman" w:cs="Times New Roman" w:hint="eastAsia"/>
          <w:sz w:val="24"/>
          <w:szCs w:val="24"/>
        </w:rPr>
        <w:t>降温</w:t>
      </w:r>
      <w:bookmarkEnd w:id="552"/>
      <w:r w:rsidRPr="00EA50D3">
        <w:rPr>
          <w:rFonts w:ascii="Times New Roman" w:eastAsia="楷体" w:hAnsi="Times New Roman" w:cs="Times New Roman" w:hint="eastAsia"/>
          <w:sz w:val="24"/>
          <w:szCs w:val="24"/>
        </w:rPr>
        <w:t>能力</w:t>
      </w:r>
      <w:r w:rsidRPr="00021BAE">
        <w:rPr>
          <w:rFonts w:ascii="Times New Roman" w:eastAsia="楷体" w:hAnsi="Times New Roman" w:cs="Times New Roman" w:hint="eastAsia"/>
          <w:sz w:val="24"/>
          <w:szCs w:val="24"/>
        </w:rPr>
        <w:t>（</w:t>
      </w:r>
      <w:r w:rsidRPr="00021BAE">
        <w:rPr>
          <w:rFonts w:ascii="Times New Roman" w:eastAsia="楷体" w:hAnsi="Times New Roman" w:cs="Times New Roman"/>
          <w:sz w:val="24"/>
          <w:szCs w:val="24"/>
        </w:rPr>
        <w:t>Sea Breeze Cooling Capacity</w:t>
      </w:r>
      <w:r w:rsidRPr="00021BAE">
        <w:rPr>
          <w:rFonts w:ascii="Times New Roman" w:eastAsia="楷体" w:hAnsi="Times New Roman" w:cs="Times New Roman"/>
          <w:sz w:val="24"/>
          <w:szCs w:val="24"/>
        </w:rPr>
        <w:t>）这一指标，</w:t>
      </w:r>
      <w:r w:rsidRPr="00021BAE">
        <w:rPr>
          <w:rFonts w:ascii="Times New Roman" w:eastAsia="楷体" w:hAnsi="Times New Roman" w:cs="Times New Roman" w:hint="eastAsia"/>
          <w:sz w:val="24"/>
          <w:szCs w:val="24"/>
        </w:rPr>
        <w:t>并结合</w:t>
      </w:r>
      <w:r w:rsidRPr="00EA50D3">
        <w:rPr>
          <w:rFonts w:ascii="Times New Roman" w:eastAsia="楷体" w:hAnsi="Times New Roman" w:cs="Times New Roman" w:hint="eastAsia"/>
          <w:sz w:val="24"/>
          <w:szCs w:val="24"/>
        </w:rPr>
        <w:t>实地测量和模型模拟</w:t>
      </w:r>
      <w:r w:rsidRPr="00021BAE">
        <w:rPr>
          <w:rFonts w:ascii="Times New Roman" w:eastAsia="楷体" w:hAnsi="Times New Roman" w:cs="Times New Roman" w:hint="eastAsia"/>
          <w:sz w:val="24"/>
          <w:szCs w:val="24"/>
        </w:rPr>
        <w:t>的方法</w:t>
      </w:r>
      <w:r w:rsidRPr="00EA50D3">
        <w:rPr>
          <w:rFonts w:ascii="Times New Roman" w:eastAsia="楷体" w:hAnsi="Times New Roman" w:cs="Times New Roman" w:hint="eastAsia"/>
          <w:sz w:val="24"/>
          <w:szCs w:val="24"/>
        </w:rPr>
        <w:t>定量分析</w:t>
      </w:r>
      <w:r w:rsidRPr="00021BAE">
        <w:rPr>
          <w:rFonts w:ascii="Times New Roman" w:eastAsia="楷体" w:hAnsi="Times New Roman" w:cs="Times New Roman" w:hint="eastAsia"/>
          <w:sz w:val="24"/>
          <w:szCs w:val="24"/>
        </w:rPr>
        <w:t>了</w:t>
      </w:r>
      <w:r w:rsidRPr="00EA50D3">
        <w:rPr>
          <w:rFonts w:ascii="Times New Roman" w:eastAsia="楷体" w:hAnsi="Times New Roman" w:cs="Times New Roman" w:hint="eastAsia"/>
          <w:sz w:val="24"/>
          <w:szCs w:val="24"/>
        </w:rPr>
        <w:t>海风降温能力</w:t>
      </w:r>
      <w:r w:rsidRPr="00021BAE">
        <w:rPr>
          <w:rFonts w:ascii="Times New Roman" w:eastAsia="楷体" w:hAnsi="Times New Roman" w:cs="Times New Roman" w:hint="eastAsia"/>
          <w:sz w:val="24"/>
          <w:szCs w:val="24"/>
        </w:rPr>
        <w:t>的时空特征</w:t>
      </w:r>
      <w:r w:rsidRPr="00EA50D3">
        <w:rPr>
          <w:rFonts w:ascii="Times New Roman" w:eastAsia="楷体" w:hAnsi="Times New Roman" w:cs="Times New Roman" w:hint="eastAsia"/>
          <w:sz w:val="24"/>
          <w:szCs w:val="24"/>
        </w:rPr>
        <w:t>及其在</w:t>
      </w:r>
      <w:r w:rsidRPr="00021BAE">
        <w:rPr>
          <w:rFonts w:ascii="Times New Roman" w:eastAsia="楷体" w:hAnsi="Times New Roman" w:cs="Times New Roman" w:hint="eastAsia"/>
          <w:sz w:val="24"/>
          <w:szCs w:val="24"/>
        </w:rPr>
        <w:t>不同尺度的影响因素，阐明了海风对城市气候</w:t>
      </w:r>
      <w:r w:rsidRPr="00EA50D3">
        <w:rPr>
          <w:rFonts w:ascii="Times New Roman" w:eastAsia="楷体" w:hAnsi="Times New Roman" w:cs="Times New Roman" w:hint="eastAsia"/>
          <w:sz w:val="24"/>
          <w:szCs w:val="24"/>
        </w:rPr>
        <w:t>的影响机制</w:t>
      </w:r>
      <w:r w:rsidRPr="00021BAE">
        <w:rPr>
          <w:rFonts w:ascii="Times New Roman" w:eastAsia="楷体" w:hAnsi="Times New Roman" w:cs="Times New Roman" w:hint="eastAsia"/>
          <w:sz w:val="24"/>
          <w:szCs w:val="24"/>
        </w:rPr>
        <w:t>。该研究在</w:t>
      </w:r>
      <w:r w:rsidRPr="00EA50D3">
        <w:rPr>
          <w:rFonts w:ascii="Times New Roman" w:eastAsia="楷体" w:hAnsi="Times New Roman" w:cs="Times New Roman" w:hint="eastAsia"/>
          <w:sz w:val="24"/>
          <w:szCs w:val="24"/>
        </w:rPr>
        <w:t>量化城市内海风降温强度</w:t>
      </w:r>
      <w:r w:rsidRPr="00021BAE">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估算海风降温的渗透距离等</w:t>
      </w:r>
      <w:r w:rsidRPr="00021BAE">
        <w:rPr>
          <w:rFonts w:ascii="Times New Roman" w:eastAsia="楷体" w:hAnsi="Times New Roman" w:cs="Times New Roman" w:hint="eastAsia"/>
          <w:sz w:val="24"/>
          <w:szCs w:val="24"/>
        </w:rPr>
        <w:t>方面取得突破。在此期间，申请人</w:t>
      </w:r>
      <w:r w:rsidRPr="00EA50D3">
        <w:rPr>
          <w:rFonts w:ascii="Times New Roman" w:eastAsia="楷体" w:hAnsi="Times New Roman" w:cs="Times New Roman" w:hint="eastAsia"/>
          <w:sz w:val="24"/>
          <w:szCs w:val="24"/>
        </w:rPr>
        <w:t>以第一作者的身份</w:t>
      </w:r>
      <w:r w:rsidRPr="00021BAE">
        <w:rPr>
          <w:rFonts w:ascii="Times New Roman" w:eastAsia="楷体" w:hAnsi="Times New Roman" w:cs="Times New Roman" w:hint="eastAsia"/>
          <w:sz w:val="24"/>
          <w:szCs w:val="24"/>
        </w:rPr>
        <w:t>在《</w:t>
      </w:r>
      <w:r w:rsidRPr="00021BAE">
        <w:rPr>
          <w:rFonts w:ascii="Times New Roman" w:eastAsia="楷体" w:hAnsi="Times New Roman" w:cs="Times New Roman"/>
          <w:sz w:val="24"/>
          <w:szCs w:val="24"/>
        </w:rPr>
        <w:t>Building and Environment</w:t>
      </w:r>
      <w:r w:rsidRPr="00021BAE">
        <w:rPr>
          <w:rFonts w:ascii="Times New Roman" w:eastAsia="楷体" w:hAnsi="Times New Roman" w:cs="Times New Roman"/>
          <w:sz w:val="24"/>
          <w:szCs w:val="24"/>
        </w:rPr>
        <w:t>》和《</w:t>
      </w:r>
      <w:r w:rsidRPr="00021BAE">
        <w:rPr>
          <w:rFonts w:ascii="Times New Roman" w:eastAsia="楷体" w:hAnsi="Times New Roman" w:cs="Times New Roman"/>
          <w:sz w:val="24"/>
          <w:szCs w:val="24"/>
        </w:rPr>
        <w:t>Atmospheric Research</w:t>
      </w:r>
      <w:r w:rsidRPr="00021BAE">
        <w:rPr>
          <w:rFonts w:ascii="Times New Roman" w:eastAsia="楷体" w:hAnsi="Times New Roman" w:cs="Times New Roman"/>
          <w:sz w:val="24"/>
          <w:szCs w:val="24"/>
        </w:rPr>
        <w:t>》</w:t>
      </w:r>
      <w:proofErr w:type="gramStart"/>
      <w:r w:rsidRPr="00EA50D3">
        <w:rPr>
          <w:rFonts w:ascii="Times New Roman" w:eastAsia="楷体" w:hAnsi="Times New Roman" w:cs="Times New Roman" w:hint="eastAsia"/>
          <w:sz w:val="24"/>
          <w:szCs w:val="24"/>
        </w:rPr>
        <w:t>各发表</w:t>
      </w:r>
      <w:proofErr w:type="gramEnd"/>
      <w:r w:rsidRPr="00EA50D3">
        <w:rPr>
          <w:rFonts w:ascii="Times New Roman" w:eastAsia="楷体" w:hAnsi="Times New Roman" w:cs="Times New Roman" w:hint="eastAsia"/>
          <w:sz w:val="24"/>
          <w:szCs w:val="24"/>
        </w:rPr>
        <w:t>一篇</w:t>
      </w:r>
      <w:r w:rsidRPr="00021BAE">
        <w:rPr>
          <w:rFonts w:ascii="Times New Roman" w:eastAsia="楷体" w:hAnsi="Times New Roman" w:cs="Times New Roman" w:hint="eastAsia"/>
          <w:sz w:val="24"/>
          <w:szCs w:val="24"/>
        </w:rPr>
        <w:t>研究型论文，同时</w:t>
      </w:r>
      <w:r w:rsidRPr="00EA50D3">
        <w:rPr>
          <w:rFonts w:ascii="Times New Roman" w:eastAsia="楷体" w:hAnsi="Times New Roman" w:cs="Times New Roman" w:hint="eastAsia"/>
          <w:sz w:val="24"/>
          <w:szCs w:val="24"/>
        </w:rPr>
        <w:t>另有一篇论文</w:t>
      </w:r>
      <w:r w:rsidRPr="00021BAE">
        <w:rPr>
          <w:rFonts w:ascii="Times New Roman" w:eastAsia="楷体" w:hAnsi="Times New Roman" w:cs="Times New Roman" w:hint="eastAsia"/>
          <w:sz w:val="24"/>
          <w:szCs w:val="24"/>
        </w:rPr>
        <w:t>已投稿至《</w:t>
      </w:r>
      <w:r w:rsidRPr="00021BAE">
        <w:rPr>
          <w:rFonts w:ascii="Times New Roman" w:eastAsia="楷体" w:hAnsi="Times New Roman" w:cs="Times New Roman"/>
          <w:sz w:val="24"/>
          <w:szCs w:val="24"/>
        </w:rPr>
        <w:t>Sustainable Cities and Society</w:t>
      </w:r>
      <w:r w:rsidRPr="00021BAE">
        <w:rPr>
          <w:rFonts w:ascii="Times New Roman" w:eastAsia="楷体" w:hAnsi="Times New Roman" w:cs="Times New Roman"/>
          <w:sz w:val="24"/>
          <w:szCs w:val="24"/>
        </w:rPr>
        <w:t>》，正在审稿中。</w:t>
      </w:r>
      <w:r w:rsidRPr="00021BAE">
        <w:rPr>
          <w:rFonts w:ascii="Times New Roman" w:eastAsia="楷体" w:hAnsi="Times New Roman" w:cs="Times New Roman" w:hint="eastAsia"/>
          <w:sz w:val="24"/>
          <w:szCs w:val="24"/>
        </w:rPr>
        <w:t>申请人熟悉</w:t>
      </w:r>
      <w:r w:rsidRPr="00EA50D3">
        <w:rPr>
          <w:rFonts w:ascii="Times New Roman" w:eastAsia="楷体" w:hAnsi="Times New Roman" w:cs="Times New Roman" w:hint="eastAsia"/>
          <w:sz w:val="24"/>
          <w:szCs w:val="24"/>
        </w:rPr>
        <w:t>遥感分析、实地数据测量、模型模拟</w:t>
      </w:r>
      <w:r w:rsidRPr="00021BAE">
        <w:rPr>
          <w:rFonts w:ascii="Times New Roman" w:eastAsia="楷体" w:hAnsi="Times New Roman" w:cs="Times New Roman" w:hint="eastAsia"/>
          <w:sz w:val="24"/>
          <w:szCs w:val="24"/>
        </w:rPr>
        <w:t>等</w:t>
      </w:r>
      <w:r w:rsidRPr="00021BAE">
        <w:rPr>
          <w:rFonts w:ascii="Times New Roman" w:eastAsia="楷体" w:hAnsi="Times New Roman" w:cs="Times New Roman" w:hint="eastAsia"/>
          <w:color w:val="000000"/>
          <w:sz w:val="24"/>
          <w:szCs w:val="24"/>
        </w:rPr>
        <w:t>学科研究方法，具有</w:t>
      </w:r>
      <w:r w:rsidRPr="00EA50D3">
        <w:rPr>
          <w:rFonts w:ascii="Times New Roman" w:eastAsia="楷体" w:hAnsi="Times New Roman" w:cs="Times New Roman" w:hint="eastAsia"/>
          <w:color w:val="000000"/>
          <w:sz w:val="24"/>
          <w:szCs w:val="24"/>
        </w:rPr>
        <w:t>生态学、气候学等</w:t>
      </w:r>
      <w:r w:rsidRPr="00021BAE">
        <w:rPr>
          <w:rFonts w:ascii="Times New Roman" w:eastAsia="楷体" w:hAnsi="Times New Roman" w:cs="Times New Roman" w:hint="eastAsia"/>
          <w:color w:val="000000"/>
          <w:sz w:val="24"/>
          <w:szCs w:val="24"/>
        </w:rPr>
        <w:t>相关学科基础和</w:t>
      </w:r>
      <w:r w:rsidRPr="00EA50D3">
        <w:rPr>
          <w:rFonts w:ascii="Times New Roman" w:eastAsia="楷体" w:hAnsi="Times New Roman" w:cs="Times New Roman" w:hint="eastAsia"/>
          <w:color w:val="000000"/>
          <w:sz w:val="24"/>
          <w:szCs w:val="24"/>
        </w:rPr>
        <w:t>丰富的野外工作经验</w:t>
      </w:r>
      <w:r w:rsidRPr="00021BAE">
        <w:rPr>
          <w:rFonts w:ascii="Times New Roman" w:eastAsia="楷体" w:hAnsi="Times New Roman" w:cs="Times New Roman" w:hint="eastAsia"/>
          <w:color w:val="000000"/>
          <w:sz w:val="24"/>
          <w:szCs w:val="24"/>
        </w:rPr>
        <w:t>。与本项目相关的研究工作概括如下：</w:t>
      </w:r>
    </w:p>
    <w:p w14:paraId="19FCBB9F" w14:textId="18C3DE8D" w:rsidR="004C1B86" w:rsidRPr="00021BAE" w:rsidRDefault="008C0296" w:rsidP="008C0296">
      <w:pPr>
        <w:spacing w:line="360" w:lineRule="auto"/>
        <w:rPr>
          <w:rFonts w:ascii="Times New Roman" w:eastAsia="楷体" w:hAnsi="Times New Roman" w:cs="Times New Roman"/>
          <w:b/>
          <w:bCs/>
          <w:sz w:val="24"/>
          <w:szCs w:val="24"/>
        </w:rPr>
        <w:pPrChange w:id="553" w:author="Yifei Zhou" w:date="2023-03-10T10:06:00Z">
          <w:pPr>
            <w:numPr>
              <w:numId w:val="4"/>
            </w:numPr>
            <w:spacing w:line="360" w:lineRule="auto"/>
          </w:pPr>
        </w:pPrChange>
      </w:pPr>
      <w:ins w:id="554" w:author="Yifei Zhou" w:date="2023-03-10T10:06:00Z">
        <w:r>
          <w:rPr>
            <w:rFonts w:ascii="Times New Roman" w:eastAsia="楷体" w:hAnsi="Times New Roman" w:cs="Times New Roman" w:hint="eastAsia"/>
            <w:b/>
            <w:bCs/>
            <w:sz w:val="24"/>
            <w:szCs w:val="24"/>
          </w:rPr>
          <w:t xml:space="preserve"> </w:t>
        </w:r>
        <w:r>
          <w:rPr>
            <w:rFonts w:ascii="Times New Roman" w:eastAsia="楷体" w:hAnsi="Times New Roman" w:cs="Times New Roman"/>
            <w:b/>
            <w:bCs/>
            <w:sz w:val="24"/>
            <w:szCs w:val="24"/>
          </w:rPr>
          <w:t xml:space="preserve">     </w:t>
        </w:r>
        <w:r>
          <w:rPr>
            <w:rFonts w:ascii="Times New Roman" w:eastAsia="楷体" w:hAnsi="Times New Roman" w:cs="Times New Roman" w:hint="eastAsia"/>
            <w:b/>
            <w:bCs/>
            <w:sz w:val="24"/>
            <w:szCs w:val="24"/>
          </w:rPr>
          <w:t>（</w:t>
        </w:r>
        <w:r>
          <w:rPr>
            <w:rFonts w:ascii="Times New Roman" w:eastAsia="楷体" w:hAnsi="Times New Roman" w:cs="Times New Roman" w:hint="eastAsia"/>
            <w:b/>
            <w:bCs/>
            <w:sz w:val="24"/>
            <w:szCs w:val="24"/>
          </w:rPr>
          <w:t>1</w:t>
        </w:r>
        <w:r>
          <w:rPr>
            <w:rFonts w:ascii="Times New Roman" w:eastAsia="楷体" w:hAnsi="Times New Roman" w:cs="Times New Roman" w:hint="eastAsia"/>
            <w:b/>
            <w:bCs/>
            <w:sz w:val="24"/>
            <w:szCs w:val="24"/>
          </w:rPr>
          <w:t>）</w:t>
        </w:r>
      </w:ins>
      <w:r w:rsidR="00000000" w:rsidRPr="00021BAE">
        <w:rPr>
          <w:rFonts w:ascii="Times New Roman" w:eastAsia="楷体" w:hAnsi="Times New Roman" w:cs="Times New Roman" w:hint="eastAsia"/>
          <w:b/>
          <w:bCs/>
          <w:sz w:val="24"/>
          <w:szCs w:val="24"/>
        </w:rPr>
        <w:t>提出并计算了</w:t>
      </w:r>
      <w:r w:rsidR="00000000" w:rsidRPr="00EA50D3">
        <w:rPr>
          <w:rFonts w:ascii="Times New Roman" w:eastAsia="楷体" w:hAnsi="Times New Roman" w:cs="Times New Roman" w:hint="eastAsia"/>
          <w:b/>
          <w:bCs/>
          <w:sz w:val="24"/>
          <w:szCs w:val="24"/>
        </w:rPr>
        <w:t>海风降温能力</w:t>
      </w:r>
      <w:del w:id="555" w:author="Yifei Zhou" w:date="2023-03-10T07:25:00Z">
        <w:r w:rsidR="00000000" w:rsidRPr="00021BAE" w:rsidDel="00EE3345">
          <w:rPr>
            <w:rFonts w:ascii="Times New Roman" w:eastAsia="楷体" w:hAnsi="Times New Roman" w:cs="Times New Roman" w:hint="eastAsia"/>
            <w:b/>
            <w:bCs/>
            <w:sz w:val="24"/>
            <w:szCs w:val="24"/>
          </w:rPr>
          <w:delText>这一指标</w:delText>
        </w:r>
      </w:del>
      <w:ins w:id="556" w:author="Yifei Zhou" w:date="2023-03-10T07:25:00Z">
        <w:r w:rsidR="00EE3345">
          <w:rPr>
            <w:rFonts w:ascii="Times New Roman" w:eastAsia="楷体" w:hAnsi="Times New Roman" w:cs="Times New Roman" w:hint="eastAsia"/>
            <w:b/>
            <w:bCs/>
            <w:sz w:val="24"/>
            <w:szCs w:val="24"/>
          </w:rPr>
          <w:t>以量化海风对内陆的累积</w:t>
        </w:r>
      </w:ins>
      <w:ins w:id="557" w:author="Yifei Zhou" w:date="2023-03-10T07:26:00Z">
        <w:r w:rsidR="00EE3345">
          <w:rPr>
            <w:rFonts w:ascii="Times New Roman" w:eastAsia="楷体" w:hAnsi="Times New Roman" w:cs="Times New Roman" w:hint="eastAsia"/>
            <w:b/>
            <w:bCs/>
            <w:sz w:val="24"/>
            <w:szCs w:val="24"/>
          </w:rPr>
          <w:t>降温效应</w:t>
        </w:r>
      </w:ins>
      <w:r w:rsidR="00527696" w:rsidRPr="00021BAE">
        <w:rPr>
          <w:rFonts w:ascii="Times New Roman" w:eastAsia="楷体" w:hAnsi="Times New Roman" w:cs="Times New Roman" w:hint="eastAsia"/>
          <w:b/>
          <w:bCs/>
          <w:color w:val="000000"/>
          <w:sz w:val="24"/>
          <w:szCs w:val="24"/>
        </w:rPr>
        <w:t>：</w:t>
      </w:r>
    </w:p>
    <w:p w14:paraId="2D0CB3E4" w14:textId="387FB6CE" w:rsidR="00160075" w:rsidRPr="00EA50D3" w:rsidRDefault="00527696" w:rsidP="00C629F0">
      <w:pPr>
        <w:spacing w:line="360" w:lineRule="auto"/>
        <w:rPr>
          <w:rFonts w:ascii="Times New Roman" w:eastAsia="楷体" w:hAnsi="Times New Roman" w:cs="Times New Roman"/>
          <w:b/>
          <w:bCs/>
          <w:sz w:val="24"/>
          <w:szCs w:val="24"/>
        </w:rPr>
      </w:pPr>
      <w:r w:rsidRPr="00021BAE">
        <w:rPr>
          <w:rFonts w:ascii="Times New Roman" w:eastAsia="楷体" w:hAnsi="Times New Roman" w:cs="Times New Roman"/>
          <w:sz w:val="24"/>
          <w:szCs w:val="24"/>
        </w:rPr>
        <w:lastRenderedPageBreak/>
        <w:t xml:space="preserve">        </w:t>
      </w:r>
      <w:r w:rsidRPr="00021BAE">
        <w:rPr>
          <w:rFonts w:ascii="Times New Roman" w:eastAsia="楷体" w:hAnsi="Times New Roman" w:cs="Times New Roman" w:hint="eastAsia"/>
          <w:sz w:val="24"/>
          <w:szCs w:val="24"/>
        </w:rPr>
        <w:t>海风是</w:t>
      </w:r>
      <w:r w:rsidRPr="00EA50D3">
        <w:rPr>
          <w:rFonts w:ascii="Times New Roman" w:eastAsia="楷体" w:hAnsi="Times New Roman" w:cs="Times New Roman" w:hint="eastAsia"/>
          <w:sz w:val="24"/>
          <w:szCs w:val="24"/>
        </w:rPr>
        <w:t>沿海城市</w:t>
      </w:r>
      <w:r w:rsidRPr="00021BAE">
        <w:rPr>
          <w:rFonts w:ascii="Times New Roman" w:eastAsia="楷体" w:hAnsi="Times New Roman" w:cs="Times New Roman" w:hint="eastAsia"/>
          <w:sz w:val="24"/>
          <w:szCs w:val="24"/>
        </w:rPr>
        <w:t>的一类常见现象，但</w:t>
      </w:r>
      <w:r w:rsidRPr="00EA50D3">
        <w:rPr>
          <w:rFonts w:ascii="Times New Roman" w:eastAsia="楷体" w:hAnsi="Times New Roman" w:cs="Times New Roman" w:hint="eastAsia"/>
          <w:sz w:val="24"/>
          <w:szCs w:val="24"/>
        </w:rPr>
        <w:t>其对城市的</w:t>
      </w:r>
      <w:r w:rsidRPr="00021BAE">
        <w:rPr>
          <w:rFonts w:ascii="Times New Roman" w:eastAsia="楷体" w:hAnsi="Times New Roman" w:cs="Times New Roman" w:hint="eastAsia"/>
          <w:sz w:val="24"/>
          <w:szCs w:val="24"/>
        </w:rPr>
        <w:t>降温作用</w:t>
      </w:r>
      <w:r w:rsidRPr="00EA50D3">
        <w:rPr>
          <w:rFonts w:ascii="Times New Roman" w:eastAsia="楷体" w:hAnsi="Times New Roman" w:cs="Times New Roman" w:hint="eastAsia"/>
          <w:sz w:val="24"/>
          <w:szCs w:val="24"/>
        </w:rPr>
        <w:t>尚未得到</w:t>
      </w:r>
      <w:r w:rsidRPr="00021BAE">
        <w:rPr>
          <w:rFonts w:ascii="Times New Roman" w:eastAsia="楷体" w:hAnsi="Times New Roman" w:cs="Times New Roman" w:hint="eastAsia"/>
          <w:sz w:val="24"/>
          <w:szCs w:val="24"/>
        </w:rPr>
        <w:t>较好的定量研究。在这项研究中，申请人</w:t>
      </w:r>
      <w:r w:rsidRPr="00EA50D3">
        <w:rPr>
          <w:rFonts w:ascii="Times New Roman" w:eastAsia="楷体" w:hAnsi="Times New Roman" w:cs="Times New Roman" w:hint="eastAsia"/>
          <w:sz w:val="24"/>
          <w:szCs w:val="24"/>
        </w:rPr>
        <w:t>首先提出了</w:t>
      </w:r>
      <w:r w:rsidRPr="00021BAE">
        <w:rPr>
          <w:rFonts w:ascii="Times New Roman" w:eastAsia="楷体" w:hAnsi="Times New Roman" w:cs="Times New Roman" w:hint="eastAsia"/>
          <w:sz w:val="24"/>
          <w:szCs w:val="24"/>
        </w:rPr>
        <w:t>海风降温能力（</w:t>
      </w:r>
      <w:r w:rsidRPr="00021BAE">
        <w:rPr>
          <w:rFonts w:ascii="Times New Roman" w:eastAsia="楷体" w:hAnsi="Times New Roman" w:cs="Times New Roman"/>
          <w:sz w:val="24"/>
          <w:szCs w:val="24"/>
        </w:rPr>
        <w:t>Sea Breeze Cooling Capacity</w:t>
      </w:r>
      <w:r w:rsidRPr="00021BAE">
        <w:rPr>
          <w:rFonts w:ascii="Times New Roman" w:eastAsia="楷体" w:hAnsi="Times New Roman" w:cs="Times New Roman"/>
          <w:sz w:val="24"/>
          <w:szCs w:val="24"/>
        </w:rPr>
        <w:t>）</w:t>
      </w:r>
      <w:ins w:id="558" w:author="Yifei Zhou" w:date="2023-03-10T07:26:00Z">
        <w:r w:rsidR="00EE3345" w:rsidRPr="00EE3345">
          <w:rPr>
            <w:rFonts w:ascii="Times New Roman" w:eastAsia="楷体" w:hAnsi="Times New Roman" w:cs="Times New Roman" w:hint="eastAsia"/>
            <w:sz w:val="24"/>
            <w:szCs w:val="24"/>
          </w:rPr>
          <w:t>以量化海风对内陆的累积降温效应</w:t>
        </w:r>
      </w:ins>
      <w:del w:id="559" w:author="Yifei Zhou" w:date="2023-03-10T07:26:00Z">
        <w:r w:rsidRPr="00021BAE" w:rsidDel="00EE3345">
          <w:rPr>
            <w:rFonts w:ascii="Times New Roman" w:eastAsia="楷体" w:hAnsi="Times New Roman" w:cs="Times New Roman"/>
            <w:sz w:val="24"/>
            <w:szCs w:val="24"/>
          </w:rPr>
          <w:delText>这一指标</w:delText>
        </w:r>
      </w:del>
      <w:r w:rsidRPr="00021BAE">
        <w:rPr>
          <w:rFonts w:ascii="Times New Roman" w:eastAsia="楷体" w:hAnsi="Times New Roman" w:cs="Times New Roman" w:hint="eastAsia"/>
          <w:sz w:val="24"/>
          <w:szCs w:val="24"/>
        </w:rPr>
        <w:t>。该指标基于</w:t>
      </w:r>
      <w:r w:rsidRPr="00EA50D3">
        <w:rPr>
          <w:rFonts w:ascii="Times New Roman" w:eastAsia="楷体" w:hAnsi="Times New Roman" w:cs="Times New Roman" w:hint="eastAsia"/>
          <w:sz w:val="24"/>
          <w:szCs w:val="24"/>
        </w:rPr>
        <w:t>海风影响时段内</w:t>
      </w:r>
      <w:r w:rsidRPr="00021BAE">
        <w:rPr>
          <w:rFonts w:ascii="Times New Roman" w:eastAsia="楷体" w:hAnsi="Times New Roman" w:cs="Times New Roman" w:hint="eastAsia"/>
          <w:sz w:val="24"/>
          <w:szCs w:val="24"/>
        </w:rPr>
        <w:t>海风日与非海风日之间的</w:t>
      </w:r>
      <w:r w:rsidRPr="00EA50D3">
        <w:rPr>
          <w:rFonts w:ascii="Times New Roman" w:eastAsia="楷体" w:hAnsi="Times New Roman" w:cs="Times New Roman" w:hint="eastAsia"/>
          <w:sz w:val="24"/>
          <w:szCs w:val="24"/>
        </w:rPr>
        <w:t>气温累积差</w:t>
      </w:r>
      <w:r w:rsidRPr="00021BAE">
        <w:rPr>
          <w:rFonts w:ascii="Times New Roman" w:eastAsia="楷体" w:hAnsi="Times New Roman" w:cs="Times New Roman" w:hint="eastAsia"/>
          <w:sz w:val="24"/>
          <w:szCs w:val="24"/>
        </w:rPr>
        <w:t>来量化</w:t>
      </w:r>
      <w:r w:rsidRPr="00EA50D3">
        <w:rPr>
          <w:rFonts w:ascii="Times New Roman" w:eastAsia="楷体" w:hAnsi="Times New Roman" w:cs="Times New Roman" w:hint="eastAsia"/>
          <w:sz w:val="24"/>
          <w:szCs w:val="24"/>
        </w:rPr>
        <w:t>海风在沿海城市</w:t>
      </w:r>
      <w:r w:rsidRPr="00021BAE">
        <w:rPr>
          <w:rFonts w:ascii="Times New Roman" w:eastAsia="楷体" w:hAnsi="Times New Roman" w:cs="Times New Roman" w:hint="eastAsia"/>
          <w:sz w:val="24"/>
          <w:szCs w:val="24"/>
        </w:rPr>
        <w:t>的降温作用。通过对</w:t>
      </w:r>
      <w:r w:rsidRPr="00EA50D3">
        <w:rPr>
          <w:rFonts w:ascii="Times New Roman" w:eastAsia="楷体" w:hAnsi="Times New Roman" w:cs="Times New Roman" w:hint="eastAsia"/>
          <w:sz w:val="24"/>
          <w:szCs w:val="24"/>
        </w:rPr>
        <w:t>澳大利亚阿德莱德</w:t>
      </w:r>
      <w:r w:rsidRPr="00021BAE">
        <w:rPr>
          <w:rFonts w:ascii="Times New Roman" w:eastAsia="楷体" w:hAnsi="Times New Roman" w:cs="Times New Roman" w:hint="eastAsia"/>
          <w:sz w:val="24"/>
          <w:szCs w:val="24"/>
        </w:rPr>
        <w:t>实测气象数据的分析，该研究揭示了</w:t>
      </w:r>
      <w:r w:rsidRPr="00EA50D3">
        <w:rPr>
          <w:rFonts w:ascii="Times New Roman" w:eastAsia="楷体" w:hAnsi="Times New Roman" w:cs="Times New Roman" w:hint="eastAsia"/>
          <w:sz w:val="24"/>
          <w:szCs w:val="24"/>
        </w:rPr>
        <w:t>阿德莱德中央商务区</w:t>
      </w:r>
      <w:r w:rsidRPr="00021BAE">
        <w:rPr>
          <w:rFonts w:ascii="Times New Roman" w:eastAsia="楷体" w:hAnsi="Times New Roman" w:cs="Times New Roman" w:hint="eastAsia"/>
          <w:sz w:val="24"/>
          <w:szCs w:val="24"/>
        </w:rPr>
        <w:t>夏季</w:t>
      </w:r>
      <w:r w:rsidRPr="00EA50D3">
        <w:rPr>
          <w:rFonts w:ascii="Times New Roman" w:eastAsia="楷体" w:hAnsi="Times New Roman" w:cs="Times New Roman" w:hint="eastAsia"/>
          <w:sz w:val="24"/>
          <w:szCs w:val="24"/>
        </w:rPr>
        <w:t>海风降温能力</w:t>
      </w:r>
      <w:r w:rsidRPr="00021BAE">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时空分异特征</w:t>
      </w:r>
      <w:r w:rsidRPr="00021BAE">
        <w:rPr>
          <w:rFonts w:ascii="Times New Roman" w:eastAsia="楷体" w:hAnsi="Times New Roman" w:cs="Times New Roman" w:hint="eastAsia"/>
          <w:sz w:val="24"/>
          <w:szCs w:val="24"/>
        </w:rPr>
        <w:t>，并分析了其与</w:t>
      </w:r>
      <w:r w:rsidRPr="00EA50D3">
        <w:rPr>
          <w:rFonts w:ascii="Times New Roman" w:eastAsia="楷体" w:hAnsi="Times New Roman" w:cs="Times New Roman" w:hint="eastAsia"/>
          <w:sz w:val="24"/>
          <w:szCs w:val="24"/>
        </w:rPr>
        <w:t>环境因素</w:t>
      </w:r>
      <w:r w:rsidRPr="00021BAE">
        <w:rPr>
          <w:rFonts w:ascii="Times New Roman" w:eastAsia="楷体" w:hAnsi="Times New Roman" w:cs="Times New Roman" w:hint="eastAsia"/>
          <w:sz w:val="24"/>
          <w:szCs w:val="24"/>
        </w:rPr>
        <w:t>的关系。结果表明，</w:t>
      </w:r>
      <w:r w:rsidRPr="00EA50D3">
        <w:rPr>
          <w:rFonts w:ascii="Times New Roman" w:eastAsia="楷体" w:hAnsi="Times New Roman" w:cs="Times New Roman" w:hint="eastAsia"/>
          <w:sz w:val="24"/>
          <w:szCs w:val="24"/>
        </w:rPr>
        <w:t>海风降温能力</w:t>
      </w:r>
      <w:r w:rsidRPr="00021BAE">
        <w:rPr>
          <w:rFonts w:ascii="Times New Roman" w:eastAsia="楷体" w:hAnsi="Times New Roman" w:cs="Times New Roman" w:hint="eastAsia"/>
          <w:sz w:val="24"/>
          <w:szCs w:val="24"/>
        </w:rPr>
        <w:t>的时间</w:t>
      </w:r>
      <w:proofErr w:type="gramStart"/>
      <w:r w:rsidRPr="00021BAE">
        <w:rPr>
          <w:rFonts w:ascii="Times New Roman" w:eastAsia="楷体" w:hAnsi="Times New Roman" w:cs="Times New Roman" w:hint="eastAsia"/>
          <w:sz w:val="24"/>
          <w:szCs w:val="24"/>
        </w:rPr>
        <w:t>分异可由</w:t>
      </w:r>
      <w:proofErr w:type="gramEnd"/>
      <w:r w:rsidRPr="00EA50D3">
        <w:rPr>
          <w:rFonts w:ascii="Times New Roman" w:eastAsia="楷体" w:hAnsi="Times New Roman" w:cs="Times New Roman" w:hint="eastAsia"/>
          <w:sz w:val="24"/>
          <w:szCs w:val="24"/>
        </w:rPr>
        <w:t>比湿度和风速</w:t>
      </w:r>
      <w:r w:rsidRPr="00021BAE">
        <w:rPr>
          <w:rFonts w:ascii="Times New Roman" w:eastAsia="楷体" w:hAnsi="Times New Roman" w:cs="Times New Roman" w:hint="eastAsia"/>
          <w:sz w:val="24"/>
          <w:szCs w:val="24"/>
        </w:rPr>
        <w:t>解释，而其</w:t>
      </w:r>
      <w:r w:rsidRPr="00EA50D3">
        <w:rPr>
          <w:rFonts w:ascii="Times New Roman" w:eastAsia="楷体" w:hAnsi="Times New Roman" w:cs="Times New Roman" w:hint="eastAsia"/>
          <w:sz w:val="24"/>
          <w:szCs w:val="24"/>
        </w:rPr>
        <w:t>空间分异</w:t>
      </w:r>
      <w:r w:rsidRPr="00021BAE">
        <w:rPr>
          <w:rFonts w:ascii="Times New Roman" w:eastAsia="楷体" w:hAnsi="Times New Roman" w:cs="Times New Roman" w:hint="eastAsia"/>
          <w:sz w:val="24"/>
          <w:szCs w:val="24"/>
        </w:rPr>
        <w:t>则可由</w:t>
      </w:r>
      <w:r w:rsidRPr="00EA50D3">
        <w:rPr>
          <w:rFonts w:ascii="Times New Roman" w:eastAsia="楷体" w:hAnsi="Times New Roman" w:cs="Times New Roman" w:hint="eastAsia"/>
          <w:sz w:val="24"/>
          <w:szCs w:val="24"/>
        </w:rPr>
        <w:t>到海岸的距离、正面面积指数、建筑高度标准差</w:t>
      </w:r>
      <w:r w:rsidRPr="00021BAE">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海风开始时刻的气温</w:t>
      </w:r>
      <w:r w:rsidRPr="00021BAE">
        <w:rPr>
          <w:rFonts w:ascii="Times New Roman" w:eastAsia="楷体" w:hAnsi="Times New Roman" w:cs="Times New Roman" w:hint="eastAsia"/>
          <w:sz w:val="24"/>
          <w:szCs w:val="24"/>
        </w:rPr>
        <w:t>解释。值得注意的是，</w:t>
      </w:r>
      <w:r w:rsidRPr="00EA50D3">
        <w:rPr>
          <w:rFonts w:ascii="Times New Roman" w:eastAsia="楷体" w:hAnsi="Times New Roman" w:cs="Times New Roman" w:hint="eastAsia"/>
          <w:sz w:val="24"/>
          <w:szCs w:val="24"/>
        </w:rPr>
        <w:t>建筑高度标准差</w:t>
      </w:r>
      <w:r w:rsidRPr="00021BAE">
        <w:rPr>
          <w:rFonts w:ascii="Times New Roman" w:eastAsia="楷体" w:hAnsi="Times New Roman" w:cs="Times New Roman" w:hint="eastAsia"/>
          <w:sz w:val="24"/>
          <w:szCs w:val="24"/>
        </w:rPr>
        <w:t>的增加被发现</w:t>
      </w:r>
      <w:r w:rsidRPr="00EA50D3">
        <w:rPr>
          <w:rFonts w:ascii="Times New Roman" w:eastAsia="楷体" w:hAnsi="Times New Roman" w:cs="Times New Roman" w:hint="eastAsia"/>
          <w:sz w:val="24"/>
          <w:szCs w:val="24"/>
        </w:rPr>
        <w:t>对海风降温能力</w:t>
      </w:r>
      <w:r w:rsidRPr="00021BAE">
        <w:rPr>
          <w:rFonts w:ascii="Times New Roman" w:eastAsia="楷体" w:hAnsi="Times New Roman" w:cs="Times New Roman" w:hint="eastAsia"/>
          <w:sz w:val="24"/>
          <w:szCs w:val="24"/>
        </w:rPr>
        <w:t>有促进作用（图</w:t>
      </w:r>
      <w:r w:rsidRPr="00021BAE">
        <w:rPr>
          <w:rFonts w:ascii="Times New Roman" w:eastAsia="楷体" w:hAnsi="Times New Roman" w:cs="Times New Roman"/>
          <w:sz w:val="24"/>
          <w:szCs w:val="24"/>
        </w:rPr>
        <w:t>6</w:t>
      </w:r>
      <w:r w:rsidRPr="00021BAE">
        <w:rPr>
          <w:rFonts w:ascii="Times New Roman" w:eastAsia="楷体" w:hAnsi="Times New Roman" w:cs="Times New Roman" w:hint="eastAsia"/>
          <w:sz w:val="24"/>
          <w:szCs w:val="24"/>
        </w:rPr>
        <w:t>）。相关研究成果已发表在《</w:t>
      </w:r>
      <w:r w:rsidRPr="00021BAE">
        <w:rPr>
          <w:rFonts w:ascii="Times New Roman" w:eastAsia="楷体" w:hAnsi="Times New Roman" w:cs="Times New Roman"/>
          <w:sz w:val="24"/>
          <w:szCs w:val="24"/>
        </w:rPr>
        <w:t>Building and Environment</w:t>
      </w:r>
      <w:r w:rsidRPr="00021BAE">
        <w:rPr>
          <w:rFonts w:ascii="Times New Roman" w:eastAsia="楷体" w:hAnsi="Times New Roman" w:cs="Times New Roman" w:hint="eastAsia"/>
          <w:sz w:val="24"/>
          <w:szCs w:val="24"/>
        </w:rPr>
        <w:t>》</w:t>
      </w:r>
      <w:r w:rsidR="00092942" w:rsidRPr="00021BAE">
        <w:rPr>
          <w:rFonts w:ascii="Times New Roman" w:eastAsia="楷体" w:hAnsi="Times New Roman" w:cs="Times New Roman" w:hint="eastAsia"/>
          <w:sz w:val="24"/>
          <w:szCs w:val="24"/>
        </w:rPr>
        <w:t>。</w:t>
      </w:r>
      <w:r w:rsidR="00160075" w:rsidRPr="00021BAE">
        <w:rPr>
          <w:rFonts w:ascii="Times New Roman" w:eastAsia="楷体" w:hAnsi="Times New Roman" w:cs="Times New Roman"/>
          <w:sz w:val="24"/>
          <w:szCs w:val="24"/>
        </w:rPr>
        <w:t xml:space="preserve">      </w:t>
      </w:r>
    </w:p>
    <w:p w14:paraId="69526C42" w14:textId="677EC365" w:rsidR="004C1B86" w:rsidRPr="00EA50D3" w:rsidRDefault="00160075" w:rsidP="00C629F0">
      <w:pPr>
        <w:spacing w:line="360" w:lineRule="auto"/>
        <w:rPr>
          <w:rFonts w:ascii="Times New Roman" w:eastAsia="楷体" w:hAnsi="Times New Roman" w:cs="Times New Roman"/>
          <w:b/>
          <w:bCs/>
          <w:sz w:val="24"/>
          <w:szCs w:val="24"/>
        </w:rPr>
      </w:pPr>
      <w:r w:rsidRPr="00021BAE">
        <w:rPr>
          <w:rFonts w:ascii="Times New Roman" w:eastAsia="楷体" w:hAnsi="Times New Roman" w:cs="Times New Roman"/>
          <w:b/>
          <w:bCs/>
          <w:sz w:val="24"/>
          <w:szCs w:val="24"/>
        </w:rPr>
        <w:t xml:space="preserve">        </w:t>
      </w:r>
      <w:r w:rsidR="00527696" w:rsidRPr="00EA50D3">
        <w:rPr>
          <w:rFonts w:ascii="Times New Roman" w:eastAsia="楷体" w:hAnsi="Times New Roman" w:cs="Times New Roman" w:hint="eastAsia"/>
          <w:b/>
          <w:bCs/>
          <w:sz w:val="24"/>
          <w:szCs w:val="24"/>
        </w:rPr>
        <w:t>通过该研究，申请人刻画了城市内海风降温能力的定量特征，加强了对三维形态特征与城市气候关系的深入理解，为本项目中河</w:t>
      </w:r>
      <w:proofErr w:type="gramStart"/>
      <w:r w:rsidR="00527696" w:rsidRPr="00EA50D3">
        <w:rPr>
          <w:rFonts w:ascii="Times New Roman" w:eastAsia="楷体" w:hAnsi="Times New Roman" w:cs="Times New Roman" w:hint="eastAsia"/>
          <w:b/>
          <w:bCs/>
          <w:sz w:val="24"/>
          <w:szCs w:val="24"/>
        </w:rPr>
        <w:t>流冠</w:t>
      </w:r>
      <w:proofErr w:type="gramEnd"/>
      <w:r w:rsidR="00527696" w:rsidRPr="00EA50D3">
        <w:rPr>
          <w:rFonts w:ascii="Times New Roman" w:eastAsia="楷体" w:hAnsi="Times New Roman" w:cs="Times New Roman" w:hint="eastAsia"/>
          <w:b/>
          <w:bCs/>
          <w:sz w:val="24"/>
          <w:szCs w:val="24"/>
        </w:rPr>
        <w:t>层热效应指标体系的建立和河</w:t>
      </w:r>
      <w:proofErr w:type="gramStart"/>
      <w:r w:rsidR="00527696" w:rsidRPr="00EA50D3">
        <w:rPr>
          <w:rFonts w:ascii="Times New Roman" w:eastAsia="楷体" w:hAnsi="Times New Roman" w:cs="Times New Roman" w:hint="eastAsia"/>
          <w:b/>
          <w:bCs/>
          <w:sz w:val="24"/>
          <w:szCs w:val="24"/>
        </w:rPr>
        <w:t>流冠</w:t>
      </w:r>
      <w:proofErr w:type="gramEnd"/>
      <w:r w:rsidR="00527696" w:rsidRPr="00EA50D3">
        <w:rPr>
          <w:rFonts w:ascii="Times New Roman" w:eastAsia="楷体" w:hAnsi="Times New Roman" w:cs="Times New Roman" w:hint="eastAsia"/>
          <w:b/>
          <w:bCs/>
          <w:sz w:val="24"/>
          <w:szCs w:val="24"/>
        </w:rPr>
        <w:t>层热效应对环境因素的响应分析提供了重要参考。</w:t>
      </w:r>
    </w:p>
    <w:p w14:paraId="1A0FFE50" w14:textId="77777777" w:rsidR="004C1B86" w:rsidRPr="00021BAE" w:rsidRDefault="00000000" w:rsidP="004E41B3">
      <w:pPr>
        <w:spacing w:line="360" w:lineRule="auto"/>
        <w:rPr>
          <w:rFonts w:ascii="Times New Roman" w:eastAsia="楷体" w:hAnsi="Times New Roman" w:cs="Times New Roman"/>
        </w:rPr>
      </w:pPr>
      <w:r w:rsidRPr="00021BAE">
        <w:rPr>
          <w:rFonts w:ascii="Times New Roman" w:eastAsia="楷体" w:hAnsi="Times New Roman" w:cs="Times New Roman"/>
        </w:rPr>
        <w:t xml:space="preserve"> </w:t>
      </w:r>
      <w:r w:rsidRPr="00021BAE">
        <w:rPr>
          <w:rFonts w:ascii="Times New Roman" w:eastAsia="楷体" w:hAnsi="Times New Roman" w:cs="Times New Roman"/>
          <w:noProof/>
        </w:rPr>
        <w:drawing>
          <wp:inline distT="0" distB="0" distL="0" distR="0" wp14:anchorId="4FBE140D" wp14:editId="4A14210C">
            <wp:extent cx="4947285" cy="3172460"/>
            <wp:effectExtent l="0" t="0" r="5715" b="8890"/>
            <wp:docPr id="11" name="图片 1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10;&#10;描述已自动生成"/>
                    <pic:cNvPicPr>
                      <a:picLocks noChangeAspect="1"/>
                    </pic:cNvPicPr>
                  </pic:nvPicPr>
                  <pic:blipFill>
                    <a:blip r:embed="rId13"/>
                    <a:stretch>
                      <a:fillRect/>
                    </a:stretch>
                  </pic:blipFill>
                  <pic:spPr>
                    <a:xfrm>
                      <a:off x="0" y="0"/>
                      <a:ext cx="4952236" cy="3175392"/>
                    </a:xfrm>
                    <a:prstGeom prst="rect">
                      <a:avLst/>
                    </a:prstGeom>
                  </pic:spPr>
                </pic:pic>
              </a:graphicData>
            </a:graphic>
          </wp:inline>
        </w:drawing>
      </w:r>
    </w:p>
    <w:p w14:paraId="729C10D6" w14:textId="392E4516" w:rsidR="004C1B86" w:rsidRPr="00410C83" w:rsidRDefault="00000000" w:rsidP="004E41B3">
      <w:pPr>
        <w:spacing w:line="360" w:lineRule="auto"/>
        <w:jc w:val="center"/>
        <w:rPr>
          <w:rFonts w:ascii="Times New Roman" w:eastAsia="楷体" w:hAnsi="Times New Roman" w:cs="Times New Roman"/>
          <w:sz w:val="21"/>
          <w:szCs w:val="21"/>
          <w:rPrChange w:id="560" w:author="Yifei Zhou" w:date="2023-03-10T10:29:00Z">
            <w:rPr>
              <w:rFonts w:ascii="Times New Roman" w:eastAsia="楷体" w:hAnsi="Times New Roman" w:cs="Times New Roman"/>
              <w:sz w:val="20"/>
              <w:szCs w:val="20"/>
            </w:rPr>
          </w:rPrChange>
        </w:rPr>
      </w:pPr>
      <w:r w:rsidRPr="00410C83">
        <w:rPr>
          <w:rFonts w:ascii="Times New Roman" w:eastAsia="楷体" w:hAnsi="Times New Roman" w:cs="Times New Roman" w:hint="eastAsia"/>
          <w:sz w:val="21"/>
          <w:szCs w:val="21"/>
          <w:rPrChange w:id="561" w:author="Yifei Zhou" w:date="2023-03-10T10:29:00Z">
            <w:rPr>
              <w:rFonts w:ascii="Times New Roman" w:eastAsia="楷体" w:hAnsi="Times New Roman" w:cs="Times New Roman" w:hint="eastAsia"/>
              <w:sz w:val="20"/>
              <w:szCs w:val="20"/>
            </w:rPr>
          </w:rPrChange>
        </w:rPr>
        <w:t>图</w:t>
      </w:r>
      <w:r w:rsidRPr="00410C83">
        <w:rPr>
          <w:rFonts w:ascii="Times New Roman" w:eastAsia="楷体" w:hAnsi="Times New Roman" w:cs="Times New Roman"/>
          <w:sz w:val="21"/>
          <w:szCs w:val="21"/>
          <w:rPrChange w:id="562" w:author="Yifei Zhou" w:date="2023-03-10T10:29:00Z">
            <w:rPr>
              <w:rFonts w:ascii="Times New Roman" w:eastAsia="楷体" w:hAnsi="Times New Roman" w:cs="Times New Roman"/>
              <w:sz w:val="20"/>
              <w:szCs w:val="20"/>
            </w:rPr>
          </w:rPrChange>
        </w:rPr>
        <w:t xml:space="preserve">6  </w:t>
      </w:r>
      <w:r w:rsidRPr="00410C83">
        <w:rPr>
          <w:rFonts w:ascii="Times New Roman" w:eastAsia="楷体" w:hAnsi="Times New Roman" w:cs="Times New Roman" w:hint="eastAsia"/>
          <w:sz w:val="21"/>
          <w:szCs w:val="21"/>
          <w:rPrChange w:id="563" w:author="Yifei Zhou" w:date="2023-03-10T10:29:00Z">
            <w:rPr>
              <w:rFonts w:ascii="Times New Roman" w:eastAsia="楷体" w:hAnsi="Times New Roman" w:cs="Times New Roman" w:hint="eastAsia"/>
              <w:sz w:val="20"/>
              <w:szCs w:val="20"/>
            </w:rPr>
          </w:rPrChange>
        </w:rPr>
        <w:t>相关研究工作（</w:t>
      </w:r>
      <w:r w:rsidRPr="00410C83">
        <w:rPr>
          <w:rFonts w:ascii="Times New Roman" w:eastAsia="楷体" w:hAnsi="Times New Roman" w:cs="Times New Roman"/>
          <w:sz w:val="21"/>
          <w:szCs w:val="21"/>
          <w:rPrChange w:id="564" w:author="Yifei Zhou" w:date="2023-03-10T10:29:00Z">
            <w:rPr>
              <w:rFonts w:ascii="Times New Roman" w:eastAsia="楷体" w:hAnsi="Times New Roman" w:cs="Times New Roman"/>
              <w:sz w:val="20"/>
              <w:szCs w:val="20"/>
            </w:rPr>
          </w:rPrChange>
        </w:rPr>
        <w:t>1</w:t>
      </w:r>
      <w:r w:rsidRPr="00410C83">
        <w:rPr>
          <w:rFonts w:ascii="Times New Roman" w:eastAsia="楷体" w:hAnsi="Times New Roman" w:cs="Times New Roman"/>
          <w:sz w:val="21"/>
          <w:szCs w:val="21"/>
          <w:rPrChange w:id="565" w:author="Yifei Zhou" w:date="2023-03-10T10:29:00Z">
            <w:rPr>
              <w:rFonts w:ascii="Times New Roman" w:eastAsia="楷体" w:hAnsi="Times New Roman" w:cs="Times New Roman"/>
              <w:sz w:val="20"/>
              <w:szCs w:val="20"/>
            </w:rPr>
          </w:rPrChange>
        </w:rPr>
        <w:t>）的</w:t>
      </w:r>
      <w:r w:rsidRPr="00410C83">
        <w:rPr>
          <w:rFonts w:ascii="Times New Roman" w:eastAsia="楷体" w:hAnsi="Times New Roman" w:cs="Times New Roman" w:hint="eastAsia"/>
          <w:sz w:val="21"/>
          <w:szCs w:val="21"/>
          <w:rPrChange w:id="566" w:author="Yifei Zhou" w:date="2023-03-10T10:29:00Z">
            <w:rPr>
              <w:rFonts w:ascii="Times New Roman" w:eastAsia="楷体" w:hAnsi="Times New Roman" w:cs="Times New Roman" w:hint="eastAsia"/>
              <w:sz w:val="20"/>
              <w:szCs w:val="20"/>
            </w:rPr>
          </w:rPrChange>
        </w:rPr>
        <w:t>部分结果：（</w:t>
      </w:r>
      <w:r w:rsidRPr="00410C83">
        <w:rPr>
          <w:rFonts w:ascii="Times New Roman" w:eastAsia="楷体" w:hAnsi="Times New Roman" w:cs="Times New Roman"/>
          <w:sz w:val="21"/>
          <w:szCs w:val="21"/>
          <w:rPrChange w:id="567" w:author="Yifei Zhou" w:date="2023-03-10T10:29:00Z">
            <w:rPr>
              <w:rFonts w:ascii="Times New Roman" w:eastAsia="楷体" w:hAnsi="Times New Roman" w:cs="Times New Roman"/>
              <w:sz w:val="20"/>
              <w:szCs w:val="20"/>
            </w:rPr>
          </w:rPrChange>
        </w:rPr>
        <w:t>a</w:t>
      </w:r>
      <w:r w:rsidRPr="00410C83">
        <w:rPr>
          <w:rFonts w:ascii="Times New Roman" w:eastAsia="楷体" w:hAnsi="Times New Roman" w:cs="Times New Roman"/>
          <w:sz w:val="21"/>
          <w:szCs w:val="21"/>
          <w:rPrChange w:id="568" w:author="Yifei Zhou" w:date="2023-03-10T10:29:00Z">
            <w:rPr>
              <w:rFonts w:ascii="Times New Roman" w:eastAsia="楷体" w:hAnsi="Times New Roman" w:cs="Times New Roman"/>
              <w:sz w:val="20"/>
              <w:szCs w:val="20"/>
            </w:rPr>
          </w:rPrChange>
        </w:rPr>
        <w:t>）</w:t>
      </w:r>
      <w:r w:rsidRPr="00410C83">
        <w:rPr>
          <w:rFonts w:ascii="Times New Roman" w:eastAsia="楷体" w:hAnsi="Times New Roman" w:cs="Times New Roman" w:hint="eastAsia"/>
          <w:b/>
          <w:bCs/>
          <w:sz w:val="21"/>
          <w:szCs w:val="21"/>
          <w:rPrChange w:id="569" w:author="Yifei Zhou" w:date="2023-03-10T10:29:00Z">
            <w:rPr>
              <w:rFonts w:ascii="Times New Roman" w:eastAsia="楷体" w:hAnsi="Times New Roman" w:cs="Times New Roman" w:hint="eastAsia"/>
              <w:b/>
              <w:bCs/>
              <w:sz w:val="20"/>
              <w:szCs w:val="20"/>
            </w:rPr>
          </w:rPrChange>
        </w:rPr>
        <w:t>海风降温能力的定义。</w:t>
      </w:r>
      <w:r w:rsidRPr="00410C83">
        <w:rPr>
          <w:rFonts w:ascii="Times New Roman" w:eastAsia="楷体" w:hAnsi="Times New Roman" w:cs="Times New Roman" w:hint="eastAsia"/>
          <w:sz w:val="21"/>
          <w:szCs w:val="21"/>
          <w:rPrChange w:id="570" w:author="Yifei Zhou" w:date="2023-03-10T10:29:00Z">
            <w:rPr>
              <w:rFonts w:ascii="Times New Roman" w:eastAsia="楷体" w:hAnsi="Times New Roman" w:cs="Times New Roman" w:hint="eastAsia"/>
              <w:sz w:val="20"/>
              <w:szCs w:val="20"/>
            </w:rPr>
          </w:rPrChange>
        </w:rPr>
        <w:t>参考温度曲线为符合条件的非海风日的平均温度曲线，该曲线根据海风起始时的实际温度进行调整以得到调整后的参考温度曲线。在海风影响时段内，调整后的参考温度曲线与该海风日实际温度曲线之差被定义为</w:t>
      </w:r>
      <w:r w:rsidRPr="00410C83">
        <w:rPr>
          <w:rFonts w:ascii="Times New Roman" w:eastAsia="楷体" w:hAnsi="Times New Roman" w:cs="Times New Roman" w:hint="eastAsia"/>
          <w:sz w:val="21"/>
          <w:szCs w:val="21"/>
          <w:rPrChange w:id="571" w:author="Yifei Zhou" w:date="2023-03-10T10:29:00Z">
            <w:rPr>
              <w:rFonts w:ascii="Times New Roman" w:eastAsia="楷体" w:hAnsi="Times New Roman" w:cs="Times New Roman" w:hint="eastAsia"/>
              <w:sz w:val="20"/>
              <w:szCs w:val="20"/>
            </w:rPr>
          </w:rPrChange>
        </w:rPr>
        <w:lastRenderedPageBreak/>
        <w:t>海风降温能力（</w:t>
      </w:r>
      <w:r w:rsidRPr="00410C83">
        <w:rPr>
          <w:rFonts w:ascii="Times New Roman" w:eastAsia="楷体" w:hAnsi="Times New Roman" w:cs="Times New Roman"/>
          <w:sz w:val="21"/>
          <w:szCs w:val="21"/>
          <w:rPrChange w:id="572" w:author="Yifei Zhou" w:date="2023-03-10T10:29:00Z">
            <w:rPr>
              <w:rFonts w:ascii="Times New Roman" w:eastAsia="楷体" w:hAnsi="Times New Roman" w:cs="Times New Roman"/>
              <w:sz w:val="20"/>
              <w:szCs w:val="20"/>
            </w:rPr>
          </w:rPrChange>
        </w:rPr>
        <w:t>SBCC</w:t>
      </w:r>
      <w:r w:rsidRPr="00410C83">
        <w:rPr>
          <w:rFonts w:ascii="Times New Roman" w:eastAsia="楷体" w:hAnsi="Times New Roman" w:cs="Times New Roman"/>
          <w:sz w:val="21"/>
          <w:szCs w:val="21"/>
          <w:rPrChange w:id="573" w:author="Yifei Zhou" w:date="2023-03-10T10:29:00Z">
            <w:rPr>
              <w:rFonts w:ascii="Times New Roman" w:eastAsia="楷体" w:hAnsi="Times New Roman" w:cs="Times New Roman"/>
              <w:sz w:val="20"/>
              <w:szCs w:val="20"/>
            </w:rPr>
          </w:rPrChange>
        </w:rPr>
        <w:t>）。（</w:t>
      </w:r>
      <w:r w:rsidRPr="00410C83">
        <w:rPr>
          <w:rFonts w:ascii="Times New Roman" w:eastAsia="楷体" w:hAnsi="Times New Roman" w:cs="Times New Roman"/>
          <w:sz w:val="21"/>
          <w:szCs w:val="21"/>
          <w:rPrChange w:id="574" w:author="Yifei Zhou" w:date="2023-03-10T10:29:00Z">
            <w:rPr>
              <w:rFonts w:ascii="Times New Roman" w:eastAsia="楷体" w:hAnsi="Times New Roman" w:cs="Times New Roman"/>
              <w:sz w:val="20"/>
              <w:szCs w:val="20"/>
            </w:rPr>
          </w:rPrChange>
        </w:rPr>
        <w:t>b</w:t>
      </w:r>
      <w:r w:rsidRPr="00410C83">
        <w:rPr>
          <w:rFonts w:ascii="Times New Roman" w:eastAsia="楷体" w:hAnsi="Times New Roman" w:cs="Times New Roman"/>
          <w:sz w:val="21"/>
          <w:szCs w:val="21"/>
          <w:rPrChange w:id="575" w:author="Yifei Zhou" w:date="2023-03-10T10:29:00Z">
            <w:rPr>
              <w:rFonts w:ascii="Times New Roman" w:eastAsia="楷体" w:hAnsi="Times New Roman" w:cs="Times New Roman"/>
              <w:sz w:val="20"/>
              <w:szCs w:val="20"/>
            </w:rPr>
          </w:rPrChange>
        </w:rPr>
        <w:t>）</w:t>
      </w:r>
      <w:r w:rsidRPr="00410C83">
        <w:rPr>
          <w:rFonts w:ascii="Times New Roman" w:eastAsia="楷体" w:hAnsi="Times New Roman" w:cs="Times New Roman" w:hint="eastAsia"/>
          <w:b/>
          <w:bCs/>
          <w:sz w:val="21"/>
          <w:szCs w:val="21"/>
          <w:rPrChange w:id="576" w:author="Yifei Zhou" w:date="2023-03-10T10:29:00Z">
            <w:rPr>
              <w:rFonts w:ascii="Times New Roman" w:eastAsia="楷体" w:hAnsi="Times New Roman" w:cs="Times New Roman" w:hint="eastAsia"/>
              <w:b/>
              <w:bCs/>
              <w:sz w:val="20"/>
              <w:szCs w:val="20"/>
            </w:rPr>
          </w:rPrChange>
        </w:rPr>
        <w:t>平均海风降温能力在阿德莱德中央商务区的空间分布。</w:t>
      </w:r>
      <w:r w:rsidRPr="00410C83">
        <w:rPr>
          <w:rFonts w:ascii="Times New Roman" w:eastAsia="楷体" w:hAnsi="Times New Roman" w:cs="Times New Roman" w:hint="eastAsia"/>
          <w:sz w:val="21"/>
          <w:szCs w:val="21"/>
          <w:rPrChange w:id="577" w:author="Yifei Zhou" w:date="2023-03-10T10:29:00Z">
            <w:rPr>
              <w:rFonts w:ascii="Times New Roman" w:eastAsia="楷体" w:hAnsi="Times New Roman" w:cs="Times New Roman" w:hint="eastAsia"/>
              <w:sz w:val="20"/>
              <w:szCs w:val="20"/>
            </w:rPr>
          </w:rPrChange>
        </w:rPr>
        <w:t>（</w:t>
      </w:r>
      <w:r w:rsidRPr="00410C83">
        <w:rPr>
          <w:rFonts w:ascii="Times New Roman" w:eastAsia="楷体" w:hAnsi="Times New Roman" w:cs="Times New Roman"/>
          <w:sz w:val="21"/>
          <w:szCs w:val="21"/>
          <w:rPrChange w:id="578" w:author="Yifei Zhou" w:date="2023-03-10T10:29:00Z">
            <w:rPr>
              <w:rFonts w:ascii="Times New Roman" w:eastAsia="楷体" w:hAnsi="Times New Roman" w:cs="Times New Roman"/>
              <w:sz w:val="20"/>
              <w:szCs w:val="20"/>
            </w:rPr>
          </w:rPrChange>
        </w:rPr>
        <w:t>c</w:t>
      </w:r>
      <w:r w:rsidRPr="00410C83">
        <w:rPr>
          <w:rFonts w:ascii="Times New Roman" w:eastAsia="楷体" w:hAnsi="Times New Roman" w:cs="Times New Roman"/>
          <w:sz w:val="21"/>
          <w:szCs w:val="21"/>
          <w:rPrChange w:id="579" w:author="Yifei Zhou" w:date="2023-03-10T10:29:00Z">
            <w:rPr>
              <w:rFonts w:ascii="Times New Roman" w:eastAsia="楷体" w:hAnsi="Times New Roman" w:cs="Times New Roman"/>
              <w:sz w:val="20"/>
              <w:szCs w:val="20"/>
            </w:rPr>
          </w:rPrChange>
        </w:rPr>
        <w:t>）</w:t>
      </w:r>
      <w:r w:rsidRPr="00410C83">
        <w:rPr>
          <w:rFonts w:ascii="Times New Roman" w:eastAsia="楷体" w:hAnsi="Times New Roman" w:cs="Times New Roman" w:hint="eastAsia"/>
          <w:b/>
          <w:bCs/>
          <w:sz w:val="21"/>
          <w:szCs w:val="21"/>
          <w:rPrChange w:id="580" w:author="Yifei Zhou" w:date="2023-03-10T10:29:00Z">
            <w:rPr>
              <w:rFonts w:ascii="Times New Roman" w:eastAsia="楷体" w:hAnsi="Times New Roman" w:cs="Times New Roman" w:hint="eastAsia"/>
              <w:b/>
              <w:bCs/>
              <w:sz w:val="20"/>
              <w:szCs w:val="20"/>
            </w:rPr>
          </w:rPrChange>
        </w:rPr>
        <w:t>海风降温能力与环境因素的回归分析结果。</w:t>
      </w:r>
      <w:r w:rsidRPr="00410C83">
        <w:rPr>
          <w:rFonts w:ascii="Times New Roman" w:eastAsia="楷体" w:hAnsi="Times New Roman" w:cs="Times New Roman" w:hint="eastAsia"/>
          <w:sz w:val="21"/>
          <w:szCs w:val="21"/>
          <w:rPrChange w:id="581" w:author="Yifei Zhou" w:date="2023-03-10T10:29:00Z">
            <w:rPr>
              <w:rFonts w:ascii="Times New Roman" w:eastAsia="楷体" w:hAnsi="Times New Roman" w:cs="Times New Roman" w:hint="eastAsia"/>
              <w:sz w:val="20"/>
              <w:szCs w:val="20"/>
            </w:rPr>
          </w:rPrChange>
        </w:rPr>
        <w:t>（</w:t>
      </w:r>
      <w:r w:rsidRPr="00410C83">
        <w:rPr>
          <w:rFonts w:ascii="Times New Roman" w:eastAsia="楷体" w:hAnsi="Times New Roman" w:cs="Times New Roman"/>
          <w:sz w:val="21"/>
          <w:szCs w:val="21"/>
          <w:rPrChange w:id="582" w:author="Yifei Zhou" w:date="2023-03-10T10:29:00Z">
            <w:rPr>
              <w:rFonts w:ascii="Times New Roman" w:eastAsia="楷体" w:hAnsi="Times New Roman" w:cs="Times New Roman"/>
              <w:sz w:val="20"/>
              <w:szCs w:val="20"/>
            </w:rPr>
          </w:rPrChange>
        </w:rPr>
        <w:t>b</w:t>
      </w:r>
      <w:r w:rsidRPr="00410C83">
        <w:rPr>
          <w:rFonts w:ascii="Times New Roman" w:eastAsia="楷体" w:hAnsi="Times New Roman" w:cs="Times New Roman"/>
          <w:sz w:val="21"/>
          <w:szCs w:val="21"/>
          <w:rPrChange w:id="583" w:author="Yifei Zhou" w:date="2023-03-10T10:29:00Z">
            <w:rPr>
              <w:rFonts w:ascii="Times New Roman" w:eastAsia="楷体" w:hAnsi="Times New Roman" w:cs="Times New Roman"/>
              <w:sz w:val="20"/>
              <w:szCs w:val="20"/>
            </w:rPr>
          </w:rPrChange>
        </w:rPr>
        <w:t>）和（</w:t>
      </w:r>
      <w:r w:rsidRPr="00410C83">
        <w:rPr>
          <w:rFonts w:ascii="Times New Roman" w:eastAsia="楷体" w:hAnsi="Times New Roman" w:cs="Times New Roman"/>
          <w:sz w:val="21"/>
          <w:szCs w:val="21"/>
          <w:rPrChange w:id="584" w:author="Yifei Zhou" w:date="2023-03-10T10:29:00Z">
            <w:rPr>
              <w:rFonts w:ascii="Times New Roman" w:eastAsia="楷体" w:hAnsi="Times New Roman" w:cs="Times New Roman"/>
              <w:sz w:val="20"/>
              <w:szCs w:val="20"/>
            </w:rPr>
          </w:rPrChange>
        </w:rPr>
        <w:t>c</w:t>
      </w:r>
      <w:r w:rsidRPr="00410C83">
        <w:rPr>
          <w:rFonts w:ascii="Times New Roman" w:eastAsia="楷体" w:hAnsi="Times New Roman" w:cs="Times New Roman"/>
          <w:sz w:val="21"/>
          <w:szCs w:val="21"/>
          <w:rPrChange w:id="585" w:author="Yifei Zhou" w:date="2023-03-10T10:29:00Z">
            <w:rPr>
              <w:rFonts w:ascii="Times New Roman" w:eastAsia="楷体" w:hAnsi="Times New Roman" w:cs="Times New Roman"/>
              <w:sz w:val="20"/>
              <w:szCs w:val="20"/>
            </w:rPr>
          </w:rPrChange>
        </w:rPr>
        <w:t>）中相应值与</w:t>
      </w:r>
      <w:r w:rsidRPr="00410C83">
        <w:rPr>
          <w:rFonts w:ascii="Times New Roman" w:eastAsia="楷体" w:hAnsi="Times New Roman" w:cs="Times New Roman" w:hint="eastAsia"/>
          <w:sz w:val="21"/>
          <w:szCs w:val="21"/>
          <w:rPrChange w:id="586" w:author="Yifei Zhou" w:date="2023-03-10T10:29:00Z">
            <w:rPr>
              <w:rFonts w:ascii="Times New Roman" w:eastAsia="楷体" w:hAnsi="Times New Roman" w:cs="Times New Roman" w:hint="eastAsia"/>
              <w:sz w:val="20"/>
              <w:szCs w:val="20"/>
            </w:rPr>
          </w:rPrChange>
        </w:rPr>
        <w:t>已发表文献的</w:t>
      </w:r>
      <w:proofErr w:type="gramStart"/>
      <w:r w:rsidRPr="00410C83">
        <w:rPr>
          <w:rFonts w:ascii="Times New Roman" w:eastAsia="楷体" w:hAnsi="Times New Roman" w:cs="Times New Roman" w:hint="eastAsia"/>
          <w:sz w:val="21"/>
          <w:szCs w:val="21"/>
          <w:rPrChange w:id="587" w:author="Yifei Zhou" w:date="2023-03-10T10:29:00Z">
            <w:rPr>
              <w:rFonts w:ascii="Times New Roman" w:eastAsia="楷体" w:hAnsi="Times New Roman" w:cs="Times New Roman" w:hint="eastAsia"/>
              <w:sz w:val="20"/>
              <w:szCs w:val="20"/>
            </w:rPr>
          </w:rPrChange>
        </w:rPr>
        <w:t>对应值</w:t>
      </w:r>
      <w:proofErr w:type="gramEnd"/>
      <w:r w:rsidRPr="00410C83">
        <w:rPr>
          <w:rFonts w:ascii="Times New Roman" w:eastAsia="楷体" w:hAnsi="Times New Roman" w:cs="Times New Roman" w:hint="eastAsia"/>
          <w:sz w:val="21"/>
          <w:szCs w:val="21"/>
          <w:rPrChange w:id="588" w:author="Yifei Zhou" w:date="2023-03-10T10:29:00Z">
            <w:rPr>
              <w:rFonts w:ascii="Times New Roman" w:eastAsia="楷体" w:hAnsi="Times New Roman" w:cs="Times New Roman" w:hint="eastAsia"/>
              <w:sz w:val="20"/>
              <w:szCs w:val="20"/>
            </w:rPr>
          </w:rPrChange>
        </w:rPr>
        <w:t>有所不同。这是因为此处仅显示单日累计值，而文献中对应的是季节累积值。</w:t>
      </w:r>
    </w:p>
    <w:p w14:paraId="683ED069" w14:textId="77777777" w:rsidR="004C1B86" w:rsidRPr="00021BAE" w:rsidRDefault="004C1B86" w:rsidP="004E41B3">
      <w:pPr>
        <w:spacing w:line="360" w:lineRule="auto"/>
        <w:rPr>
          <w:rFonts w:ascii="Times New Roman" w:eastAsia="楷体" w:hAnsi="Times New Roman" w:cs="Times New Roman"/>
          <w:sz w:val="24"/>
          <w:szCs w:val="24"/>
        </w:rPr>
      </w:pPr>
    </w:p>
    <w:p w14:paraId="4CCE30EC" w14:textId="53DA52C5" w:rsidR="004C1B86" w:rsidRPr="00021BAE" w:rsidRDefault="008C0296" w:rsidP="00C629F0">
      <w:pPr>
        <w:snapToGrid w:val="0"/>
        <w:spacing w:line="360" w:lineRule="auto"/>
        <w:rPr>
          <w:rFonts w:ascii="Times New Roman" w:eastAsia="楷体" w:hAnsi="Times New Roman" w:cs="Times New Roman"/>
          <w:b/>
          <w:bCs/>
          <w:sz w:val="24"/>
          <w:szCs w:val="24"/>
        </w:rPr>
      </w:pPr>
      <w:ins w:id="589" w:author="Yifei Zhou" w:date="2023-03-10T10:06:00Z">
        <w:r>
          <w:rPr>
            <w:rFonts w:ascii="Times New Roman" w:eastAsia="楷体" w:hAnsi="Times New Roman" w:cs="Times New Roman" w:hint="eastAsia"/>
            <w:b/>
            <w:bCs/>
            <w:sz w:val="24"/>
            <w:szCs w:val="24"/>
          </w:rPr>
          <w:t xml:space="preserve"> </w:t>
        </w:r>
        <w:r>
          <w:rPr>
            <w:rFonts w:ascii="Times New Roman" w:eastAsia="楷体" w:hAnsi="Times New Roman" w:cs="Times New Roman"/>
            <w:b/>
            <w:bCs/>
            <w:sz w:val="24"/>
            <w:szCs w:val="24"/>
          </w:rPr>
          <w:t xml:space="preserve">     </w:t>
        </w:r>
      </w:ins>
      <w:r w:rsidR="00000000" w:rsidRPr="00021BAE">
        <w:rPr>
          <w:rFonts w:ascii="Times New Roman" w:eastAsia="楷体" w:hAnsi="Times New Roman" w:cs="Times New Roman" w:hint="eastAsia"/>
          <w:b/>
          <w:bCs/>
          <w:sz w:val="24"/>
          <w:szCs w:val="24"/>
        </w:rPr>
        <w:t>（</w:t>
      </w:r>
      <w:r w:rsidR="00000000" w:rsidRPr="00021BAE">
        <w:rPr>
          <w:rFonts w:ascii="Times New Roman" w:eastAsia="楷体" w:hAnsi="Times New Roman" w:cs="Times New Roman"/>
          <w:b/>
          <w:bCs/>
          <w:sz w:val="24"/>
          <w:szCs w:val="24"/>
        </w:rPr>
        <w:t>2</w:t>
      </w:r>
      <w:r w:rsidR="00000000" w:rsidRPr="00021BAE">
        <w:rPr>
          <w:rFonts w:ascii="Times New Roman" w:eastAsia="楷体" w:hAnsi="Times New Roman" w:cs="Times New Roman"/>
          <w:b/>
          <w:bCs/>
          <w:sz w:val="24"/>
          <w:szCs w:val="24"/>
        </w:rPr>
        <w:t>）在</w:t>
      </w:r>
      <w:r w:rsidR="00000000" w:rsidRPr="00EA50D3">
        <w:rPr>
          <w:rFonts w:ascii="Times New Roman" w:eastAsia="楷体" w:hAnsi="Times New Roman" w:cs="Times New Roman" w:hint="eastAsia"/>
          <w:b/>
          <w:bCs/>
          <w:sz w:val="24"/>
          <w:szCs w:val="24"/>
        </w:rPr>
        <w:t>大都市区尺度</w:t>
      </w:r>
      <w:r w:rsidR="00000000" w:rsidRPr="00021BAE">
        <w:rPr>
          <w:rFonts w:ascii="Times New Roman" w:eastAsia="楷体" w:hAnsi="Times New Roman" w:cs="Times New Roman" w:hint="eastAsia"/>
          <w:b/>
          <w:bCs/>
          <w:sz w:val="24"/>
          <w:szCs w:val="24"/>
        </w:rPr>
        <w:t>进一步分析了</w:t>
      </w:r>
      <w:r w:rsidR="00000000" w:rsidRPr="00EA50D3">
        <w:rPr>
          <w:rFonts w:ascii="Times New Roman" w:eastAsia="楷体" w:hAnsi="Times New Roman" w:cs="Times New Roman" w:hint="eastAsia"/>
          <w:b/>
          <w:bCs/>
          <w:sz w:val="24"/>
          <w:szCs w:val="24"/>
        </w:rPr>
        <w:t>海风降温能力</w:t>
      </w:r>
      <w:r w:rsidR="00000000" w:rsidRPr="00021BAE">
        <w:rPr>
          <w:rFonts w:ascii="Times New Roman" w:eastAsia="楷体" w:hAnsi="Times New Roman" w:cs="Times New Roman" w:hint="eastAsia"/>
          <w:b/>
          <w:bCs/>
          <w:sz w:val="24"/>
          <w:szCs w:val="24"/>
        </w:rPr>
        <w:t>的空间格局，并计算了其</w:t>
      </w:r>
      <w:r w:rsidR="00000000" w:rsidRPr="00EA50D3">
        <w:rPr>
          <w:rFonts w:ascii="Times New Roman" w:eastAsia="楷体" w:hAnsi="Times New Roman" w:cs="Times New Roman" w:hint="eastAsia"/>
          <w:b/>
          <w:bCs/>
          <w:sz w:val="24"/>
          <w:szCs w:val="24"/>
        </w:rPr>
        <w:t>渗透距离</w:t>
      </w:r>
      <w:r w:rsidR="00000000" w:rsidRPr="00021BAE">
        <w:rPr>
          <w:rFonts w:ascii="Times New Roman" w:eastAsia="楷体" w:hAnsi="Times New Roman" w:cs="Times New Roman" w:hint="eastAsia"/>
          <w:b/>
          <w:bCs/>
          <w:sz w:val="24"/>
          <w:szCs w:val="24"/>
        </w:rPr>
        <w:t>：</w:t>
      </w:r>
    </w:p>
    <w:p w14:paraId="1D37B357" w14:textId="74EC2F24" w:rsidR="004C1B86" w:rsidRPr="00021BAE" w:rsidRDefault="00527696" w:rsidP="00C629F0">
      <w:pPr>
        <w:snapToGrid w:val="0"/>
        <w:spacing w:line="360" w:lineRule="auto"/>
        <w:rPr>
          <w:rFonts w:ascii="Times New Roman" w:eastAsia="楷体" w:hAnsi="Times New Roman" w:cs="Times New Roman"/>
          <w:sz w:val="24"/>
          <w:szCs w:val="24"/>
        </w:rPr>
      </w:pPr>
      <w:r w:rsidRPr="00021BAE">
        <w:rPr>
          <w:rFonts w:ascii="Times New Roman" w:eastAsia="楷体" w:hAnsi="Times New Roman" w:cs="Times New Roman"/>
          <w:sz w:val="24"/>
          <w:szCs w:val="24"/>
        </w:rPr>
        <w:t xml:space="preserve">        </w:t>
      </w:r>
      <w:r w:rsidRPr="00021BAE">
        <w:rPr>
          <w:rFonts w:ascii="Times New Roman" w:eastAsia="楷体" w:hAnsi="Times New Roman" w:cs="Times New Roman" w:hint="eastAsia"/>
          <w:sz w:val="24"/>
          <w:szCs w:val="24"/>
        </w:rPr>
        <w:t>上述关于</w:t>
      </w:r>
      <w:r w:rsidRPr="00EA50D3">
        <w:rPr>
          <w:rFonts w:ascii="Times New Roman" w:eastAsia="楷体" w:hAnsi="Times New Roman" w:cs="Times New Roman" w:hint="eastAsia"/>
          <w:sz w:val="24"/>
          <w:szCs w:val="24"/>
        </w:rPr>
        <w:t>海风降温能力</w:t>
      </w:r>
      <w:r w:rsidRPr="00021BAE">
        <w:rPr>
          <w:rFonts w:ascii="Times New Roman" w:eastAsia="楷体" w:hAnsi="Times New Roman" w:cs="Times New Roman" w:hint="eastAsia"/>
          <w:sz w:val="24"/>
          <w:szCs w:val="24"/>
        </w:rPr>
        <w:t>的研究局限在</w:t>
      </w:r>
      <w:r w:rsidRPr="00EA50D3">
        <w:rPr>
          <w:rFonts w:ascii="Times New Roman" w:eastAsia="楷体" w:hAnsi="Times New Roman" w:cs="Times New Roman" w:hint="eastAsia"/>
          <w:sz w:val="24"/>
          <w:szCs w:val="24"/>
        </w:rPr>
        <w:t>阿德莱德中央商务区</w:t>
      </w:r>
      <w:r w:rsidRPr="00021BAE">
        <w:rPr>
          <w:rFonts w:ascii="Times New Roman" w:eastAsia="楷体" w:hAnsi="Times New Roman" w:cs="Times New Roman" w:hint="eastAsia"/>
          <w:sz w:val="24"/>
          <w:szCs w:val="24"/>
        </w:rPr>
        <w:t>。由于不同尺度之间</w:t>
      </w:r>
      <w:r w:rsidRPr="00EA50D3">
        <w:rPr>
          <w:rFonts w:ascii="Times New Roman" w:eastAsia="楷体" w:hAnsi="Times New Roman" w:cs="Times New Roman" w:hint="eastAsia"/>
          <w:sz w:val="24"/>
          <w:szCs w:val="24"/>
        </w:rPr>
        <w:t>三维形态特征</w:t>
      </w:r>
      <w:r w:rsidRPr="00021BAE">
        <w:rPr>
          <w:rFonts w:ascii="Times New Roman" w:eastAsia="楷体" w:hAnsi="Times New Roman" w:cs="Times New Roman" w:hint="eastAsia"/>
          <w:sz w:val="24"/>
          <w:szCs w:val="24"/>
        </w:rPr>
        <w:t>的差异性</w:t>
      </w:r>
      <w:r w:rsidRPr="00EA50D3">
        <w:rPr>
          <w:rFonts w:ascii="Times New Roman" w:eastAsia="楷体" w:hAnsi="Times New Roman" w:cs="Times New Roman" w:hint="eastAsia"/>
          <w:sz w:val="24"/>
          <w:szCs w:val="24"/>
        </w:rPr>
        <w:t>等原因</w:t>
      </w:r>
      <w:r w:rsidRPr="00021BAE">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海风降温能力</w:t>
      </w:r>
      <w:r w:rsidRPr="00021BAE">
        <w:rPr>
          <w:rFonts w:ascii="Times New Roman" w:eastAsia="楷体" w:hAnsi="Times New Roman" w:cs="Times New Roman" w:hint="eastAsia"/>
          <w:sz w:val="24"/>
          <w:szCs w:val="24"/>
        </w:rPr>
        <w:t>的</w:t>
      </w:r>
      <w:r w:rsidRPr="00EA50D3">
        <w:rPr>
          <w:rFonts w:ascii="Times New Roman" w:eastAsia="楷体" w:hAnsi="Times New Roman" w:cs="Times New Roman" w:hint="eastAsia"/>
          <w:sz w:val="24"/>
          <w:szCs w:val="24"/>
        </w:rPr>
        <w:t>影响因素</w:t>
      </w:r>
      <w:r w:rsidRPr="00021BAE">
        <w:rPr>
          <w:rFonts w:ascii="Times New Roman" w:eastAsia="楷体" w:hAnsi="Times New Roman" w:cs="Times New Roman" w:hint="eastAsia"/>
          <w:sz w:val="24"/>
          <w:szCs w:val="24"/>
        </w:rPr>
        <w:t>以及各因素的</w:t>
      </w:r>
      <w:r w:rsidRPr="00EA50D3">
        <w:rPr>
          <w:rFonts w:ascii="Times New Roman" w:eastAsia="楷体" w:hAnsi="Times New Roman" w:cs="Times New Roman" w:hint="eastAsia"/>
          <w:sz w:val="24"/>
          <w:szCs w:val="24"/>
        </w:rPr>
        <w:t>相对贡献</w:t>
      </w:r>
      <w:r w:rsidRPr="00021BAE">
        <w:rPr>
          <w:rFonts w:ascii="Times New Roman" w:eastAsia="楷体" w:hAnsi="Times New Roman" w:cs="Times New Roman" w:hint="eastAsia"/>
          <w:sz w:val="24"/>
          <w:szCs w:val="24"/>
        </w:rPr>
        <w:t>在更大尺度可能存在不同，目前的认识</w:t>
      </w:r>
      <w:r w:rsidRPr="00EA50D3">
        <w:rPr>
          <w:rFonts w:ascii="Times New Roman" w:eastAsia="楷体" w:hAnsi="Times New Roman" w:cs="Times New Roman" w:hint="eastAsia"/>
          <w:sz w:val="24"/>
          <w:szCs w:val="24"/>
        </w:rPr>
        <w:t>还不足</w:t>
      </w:r>
      <w:r w:rsidRPr="00021BAE">
        <w:rPr>
          <w:rFonts w:ascii="Times New Roman" w:eastAsia="楷体" w:hAnsi="Times New Roman" w:cs="Times New Roman" w:hint="eastAsia"/>
          <w:sz w:val="24"/>
          <w:szCs w:val="24"/>
        </w:rPr>
        <w:t>。因此，申请人基于</w:t>
      </w:r>
      <w:r w:rsidRPr="00EA50D3">
        <w:rPr>
          <w:rFonts w:ascii="Times New Roman" w:eastAsia="楷体" w:hAnsi="Times New Roman" w:cs="Times New Roman" w:hint="eastAsia"/>
          <w:sz w:val="24"/>
          <w:szCs w:val="24"/>
        </w:rPr>
        <w:t>气温测量数据</w:t>
      </w:r>
      <w:r w:rsidRPr="00021BAE">
        <w:rPr>
          <w:rFonts w:ascii="Times New Roman" w:eastAsia="楷体" w:hAnsi="Times New Roman" w:cs="Times New Roman" w:hint="eastAsia"/>
          <w:sz w:val="24"/>
          <w:szCs w:val="24"/>
        </w:rPr>
        <w:t>估算了阿德莱德大都市区</w:t>
      </w:r>
      <w:r w:rsidRPr="00EA50D3">
        <w:rPr>
          <w:rFonts w:ascii="Times New Roman" w:eastAsia="楷体" w:hAnsi="Times New Roman" w:cs="Times New Roman" w:hint="eastAsia"/>
          <w:sz w:val="24"/>
          <w:szCs w:val="24"/>
        </w:rPr>
        <w:t>海风降温能力</w:t>
      </w:r>
      <w:r w:rsidRPr="00021BAE">
        <w:rPr>
          <w:rFonts w:ascii="Times New Roman" w:eastAsia="楷体" w:hAnsi="Times New Roman" w:cs="Times New Roman" w:hint="eastAsia"/>
          <w:sz w:val="24"/>
          <w:szCs w:val="24"/>
        </w:rPr>
        <w:t>的空间格局。研究发现</w:t>
      </w:r>
      <w:r w:rsidRPr="00EA50D3">
        <w:rPr>
          <w:rFonts w:ascii="Times New Roman" w:eastAsia="楷体" w:hAnsi="Times New Roman" w:cs="Times New Roman" w:hint="eastAsia"/>
          <w:sz w:val="24"/>
          <w:szCs w:val="24"/>
        </w:rPr>
        <w:t>海风降温能力</w:t>
      </w:r>
      <w:r w:rsidRPr="00021BAE">
        <w:rPr>
          <w:rFonts w:ascii="Times New Roman" w:eastAsia="楷体" w:hAnsi="Times New Roman" w:cs="Times New Roman" w:hint="eastAsia"/>
          <w:sz w:val="24"/>
          <w:szCs w:val="24"/>
        </w:rPr>
        <w:t>有明显的向内陆衰减的趋势，其主要由</w:t>
      </w:r>
      <w:r w:rsidRPr="00EA50D3">
        <w:rPr>
          <w:rFonts w:ascii="Times New Roman" w:eastAsia="楷体" w:hAnsi="Times New Roman" w:cs="Times New Roman" w:hint="eastAsia"/>
          <w:sz w:val="24"/>
          <w:szCs w:val="24"/>
        </w:rPr>
        <w:t>地理位置</w:t>
      </w:r>
      <w:r w:rsidRPr="00021BAE">
        <w:rPr>
          <w:rFonts w:ascii="Times New Roman" w:eastAsia="楷体" w:hAnsi="Times New Roman" w:cs="Times New Roman" w:hint="eastAsia"/>
          <w:sz w:val="24"/>
          <w:szCs w:val="24"/>
        </w:rPr>
        <w:t>和地形来解释。基于此空间格局，申请人计算了</w:t>
      </w:r>
      <w:r w:rsidRPr="00EA50D3">
        <w:rPr>
          <w:rFonts w:ascii="Times New Roman" w:eastAsia="楷体" w:hAnsi="Times New Roman" w:cs="Times New Roman" w:hint="eastAsia"/>
          <w:sz w:val="24"/>
          <w:szCs w:val="24"/>
        </w:rPr>
        <w:t>海风降温能力</w:t>
      </w:r>
      <w:r w:rsidRPr="00021BAE">
        <w:rPr>
          <w:rFonts w:ascii="Times New Roman" w:eastAsia="楷体" w:hAnsi="Times New Roman" w:cs="Times New Roman" w:hint="eastAsia"/>
          <w:sz w:val="24"/>
          <w:szCs w:val="24"/>
        </w:rPr>
        <w:t>的渗透距离，并比较了其在</w:t>
      </w:r>
      <w:r w:rsidRPr="00EA50D3">
        <w:rPr>
          <w:rFonts w:ascii="Times New Roman" w:eastAsia="楷体" w:hAnsi="Times New Roman" w:cs="Times New Roman" w:hint="eastAsia"/>
          <w:sz w:val="24"/>
          <w:szCs w:val="24"/>
        </w:rPr>
        <w:t>热浪日与非热浪日</w:t>
      </w:r>
      <w:r w:rsidRPr="00021BAE">
        <w:rPr>
          <w:rFonts w:ascii="Times New Roman" w:eastAsia="楷体" w:hAnsi="Times New Roman" w:cs="Times New Roman" w:hint="eastAsia"/>
          <w:sz w:val="24"/>
          <w:szCs w:val="24"/>
        </w:rPr>
        <w:t>之间的差异性（图</w:t>
      </w:r>
      <w:r w:rsidRPr="00021BAE">
        <w:rPr>
          <w:rFonts w:ascii="Times New Roman" w:eastAsia="楷体" w:hAnsi="Times New Roman" w:cs="Times New Roman"/>
          <w:sz w:val="24"/>
          <w:szCs w:val="24"/>
        </w:rPr>
        <w:t>7</w:t>
      </w:r>
      <w:r w:rsidRPr="00021BAE">
        <w:rPr>
          <w:rFonts w:ascii="Times New Roman" w:eastAsia="楷体" w:hAnsi="Times New Roman" w:cs="Times New Roman" w:hint="eastAsia"/>
          <w:sz w:val="24"/>
          <w:szCs w:val="24"/>
        </w:rPr>
        <w:t>）。</w:t>
      </w:r>
      <w:r w:rsidR="00160075" w:rsidRPr="00021BAE">
        <w:rPr>
          <w:rFonts w:ascii="Times New Roman" w:eastAsia="楷体" w:hAnsi="Times New Roman" w:cs="Times New Roman" w:hint="eastAsia"/>
          <w:sz w:val="24"/>
          <w:szCs w:val="24"/>
        </w:rPr>
        <w:t>相关研究成果已发表在《</w:t>
      </w:r>
      <w:r w:rsidR="00160075" w:rsidRPr="00021BAE">
        <w:rPr>
          <w:rFonts w:ascii="Times New Roman" w:eastAsia="楷体" w:hAnsi="Times New Roman" w:cs="Times New Roman"/>
          <w:sz w:val="24"/>
          <w:szCs w:val="24"/>
        </w:rPr>
        <w:t>Sustainable Cities and Society</w:t>
      </w:r>
      <w:r w:rsidR="00160075" w:rsidRPr="00021BAE">
        <w:rPr>
          <w:rFonts w:ascii="Times New Roman" w:eastAsia="楷体" w:hAnsi="Times New Roman" w:cs="Times New Roman"/>
          <w:sz w:val="24"/>
          <w:szCs w:val="24"/>
        </w:rPr>
        <w:t>》。</w:t>
      </w:r>
    </w:p>
    <w:p w14:paraId="641A9720" w14:textId="051AEC69" w:rsidR="004C1B86" w:rsidRPr="00EA50D3" w:rsidRDefault="00527696" w:rsidP="00C629F0">
      <w:pPr>
        <w:snapToGrid w:val="0"/>
        <w:spacing w:line="360" w:lineRule="auto"/>
        <w:rPr>
          <w:rFonts w:ascii="Times New Roman" w:eastAsia="楷体" w:hAnsi="Times New Roman" w:cs="Times New Roman"/>
          <w:b/>
          <w:bCs/>
          <w:sz w:val="24"/>
          <w:szCs w:val="24"/>
        </w:rPr>
      </w:pPr>
      <w:r w:rsidRPr="00EA50D3">
        <w:rPr>
          <w:rFonts w:ascii="Times New Roman" w:eastAsia="楷体" w:hAnsi="Times New Roman" w:cs="Times New Roman"/>
          <w:b/>
          <w:bCs/>
          <w:sz w:val="24"/>
          <w:szCs w:val="24"/>
        </w:rPr>
        <w:t xml:space="preserve">        </w:t>
      </w:r>
      <w:r w:rsidRPr="00EA50D3">
        <w:rPr>
          <w:rFonts w:ascii="Times New Roman" w:eastAsia="楷体" w:hAnsi="Times New Roman" w:cs="Times New Roman" w:hint="eastAsia"/>
          <w:b/>
          <w:bCs/>
          <w:sz w:val="24"/>
          <w:szCs w:val="24"/>
        </w:rPr>
        <w:t>通过该研究及其与前一研究的比较，申请人深入理解了不同尺度下海风降温</w:t>
      </w:r>
      <w:bookmarkStart w:id="590" w:name="OLE_LINK38"/>
      <w:r w:rsidRPr="00EA50D3">
        <w:rPr>
          <w:rFonts w:ascii="Times New Roman" w:eastAsia="楷体" w:hAnsi="Times New Roman" w:cs="Times New Roman" w:hint="eastAsia"/>
          <w:b/>
          <w:bCs/>
          <w:sz w:val="24"/>
          <w:szCs w:val="24"/>
        </w:rPr>
        <w:t>能力</w:t>
      </w:r>
      <w:bookmarkEnd w:id="590"/>
      <w:r w:rsidRPr="00EA50D3">
        <w:rPr>
          <w:rFonts w:ascii="Times New Roman" w:eastAsia="楷体" w:hAnsi="Times New Roman" w:cs="Times New Roman" w:hint="eastAsia"/>
          <w:b/>
          <w:bCs/>
          <w:sz w:val="24"/>
          <w:szCs w:val="24"/>
        </w:rPr>
        <w:t>的空间格局和形成机制的差异性，对环境因素影响城市气候的尺度效应有了更深入的认识。对于本项目，该研究结果为不同尺度下河</w:t>
      </w:r>
      <w:proofErr w:type="gramStart"/>
      <w:r w:rsidRPr="00EA50D3">
        <w:rPr>
          <w:rFonts w:ascii="Times New Roman" w:eastAsia="楷体" w:hAnsi="Times New Roman" w:cs="Times New Roman" w:hint="eastAsia"/>
          <w:b/>
          <w:bCs/>
          <w:sz w:val="24"/>
          <w:szCs w:val="24"/>
        </w:rPr>
        <w:t>流冠</w:t>
      </w:r>
      <w:proofErr w:type="gramEnd"/>
      <w:r w:rsidRPr="00EA50D3">
        <w:rPr>
          <w:rFonts w:ascii="Times New Roman" w:eastAsia="楷体" w:hAnsi="Times New Roman" w:cs="Times New Roman" w:hint="eastAsia"/>
          <w:b/>
          <w:bCs/>
          <w:sz w:val="24"/>
          <w:szCs w:val="24"/>
        </w:rPr>
        <w:t>层热效应的分析和比较提供了参考。同时，相应的数据分析方法也为本项目提供了基础。</w:t>
      </w:r>
    </w:p>
    <w:p w14:paraId="6B248974" w14:textId="77777777" w:rsidR="004C1B86" w:rsidRPr="00021BAE" w:rsidRDefault="00000000" w:rsidP="004E41B3">
      <w:pPr>
        <w:spacing w:line="360" w:lineRule="auto"/>
        <w:rPr>
          <w:rFonts w:ascii="Times New Roman" w:eastAsia="楷体" w:hAnsi="Times New Roman" w:cs="Times New Roman"/>
        </w:rPr>
      </w:pPr>
      <w:r w:rsidRPr="00021BAE">
        <w:rPr>
          <w:rFonts w:ascii="Times New Roman" w:eastAsia="楷体" w:hAnsi="Times New Roman" w:cs="Times New Roman"/>
          <w:noProof/>
        </w:rPr>
        <w:drawing>
          <wp:inline distT="0" distB="0" distL="0" distR="0" wp14:anchorId="01449989" wp14:editId="3FC2DDE2">
            <wp:extent cx="5486400" cy="2000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486400" cy="2000250"/>
                    </a:xfrm>
                    <a:prstGeom prst="rect">
                      <a:avLst/>
                    </a:prstGeom>
                  </pic:spPr>
                </pic:pic>
              </a:graphicData>
            </a:graphic>
          </wp:inline>
        </w:drawing>
      </w:r>
    </w:p>
    <w:p w14:paraId="73BA1761" w14:textId="37709B33" w:rsidR="004C1B86" w:rsidRPr="00410C83" w:rsidRDefault="00000000" w:rsidP="004E41B3">
      <w:pPr>
        <w:spacing w:line="360" w:lineRule="auto"/>
        <w:jc w:val="center"/>
        <w:rPr>
          <w:rFonts w:ascii="Times New Roman" w:eastAsia="楷体" w:hAnsi="Times New Roman" w:cs="Times New Roman"/>
          <w:sz w:val="21"/>
          <w:szCs w:val="21"/>
          <w:rPrChange w:id="591" w:author="Yifei Zhou" w:date="2023-03-10T10:29:00Z">
            <w:rPr>
              <w:rFonts w:ascii="Times New Roman" w:eastAsia="楷体" w:hAnsi="Times New Roman" w:cs="Times New Roman"/>
              <w:sz w:val="20"/>
              <w:szCs w:val="20"/>
            </w:rPr>
          </w:rPrChange>
        </w:rPr>
      </w:pPr>
      <w:r w:rsidRPr="00410C83">
        <w:rPr>
          <w:rFonts w:ascii="Times New Roman" w:eastAsia="楷体" w:hAnsi="Times New Roman" w:cs="Times New Roman" w:hint="eastAsia"/>
          <w:sz w:val="21"/>
          <w:szCs w:val="21"/>
          <w:rPrChange w:id="592" w:author="Yifei Zhou" w:date="2023-03-10T10:29:00Z">
            <w:rPr>
              <w:rFonts w:ascii="Times New Roman" w:eastAsia="楷体" w:hAnsi="Times New Roman" w:cs="Times New Roman" w:hint="eastAsia"/>
              <w:sz w:val="20"/>
              <w:szCs w:val="20"/>
            </w:rPr>
          </w:rPrChange>
        </w:rPr>
        <w:lastRenderedPageBreak/>
        <w:t>图</w:t>
      </w:r>
      <w:r w:rsidRPr="00410C83">
        <w:rPr>
          <w:rFonts w:ascii="Times New Roman" w:eastAsia="楷体" w:hAnsi="Times New Roman" w:cs="Times New Roman"/>
          <w:sz w:val="21"/>
          <w:szCs w:val="21"/>
          <w:rPrChange w:id="593" w:author="Yifei Zhou" w:date="2023-03-10T10:29:00Z">
            <w:rPr>
              <w:rFonts w:ascii="Times New Roman" w:eastAsia="楷体" w:hAnsi="Times New Roman" w:cs="Times New Roman"/>
              <w:sz w:val="20"/>
              <w:szCs w:val="20"/>
            </w:rPr>
          </w:rPrChange>
        </w:rPr>
        <w:t xml:space="preserve">7  </w:t>
      </w:r>
      <w:r w:rsidRPr="00410C83">
        <w:rPr>
          <w:rFonts w:ascii="Times New Roman" w:eastAsia="楷体" w:hAnsi="Times New Roman" w:cs="Times New Roman" w:hint="eastAsia"/>
          <w:sz w:val="21"/>
          <w:szCs w:val="21"/>
          <w:rPrChange w:id="594" w:author="Yifei Zhou" w:date="2023-03-10T10:29:00Z">
            <w:rPr>
              <w:rFonts w:ascii="Times New Roman" w:eastAsia="楷体" w:hAnsi="Times New Roman" w:cs="Times New Roman" w:hint="eastAsia"/>
              <w:sz w:val="20"/>
              <w:szCs w:val="20"/>
            </w:rPr>
          </w:rPrChange>
        </w:rPr>
        <w:t>相关研究工作（</w:t>
      </w:r>
      <w:r w:rsidRPr="00410C83">
        <w:rPr>
          <w:rFonts w:ascii="Times New Roman" w:eastAsia="楷体" w:hAnsi="Times New Roman" w:cs="Times New Roman"/>
          <w:sz w:val="21"/>
          <w:szCs w:val="21"/>
          <w:rPrChange w:id="595" w:author="Yifei Zhou" w:date="2023-03-10T10:29:00Z">
            <w:rPr>
              <w:rFonts w:ascii="Times New Roman" w:eastAsia="楷体" w:hAnsi="Times New Roman" w:cs="Times New Roman"/>
              <w:sz w:val="20"/>
              <w:szCs w:val="20"/>
            </w:rPr>
          </w:rPrChange>
        </w:rPr>
        <w:t>2</w:t>
      </w:r>
      <w:r w:rsidRPr="00410C83">
        <w:rPr>
          <w:rFonts w:ascii="Times New Roman" w:eastAsia="楷体" w:hAnsi="Times New Roman" w:cs="Times New Roman"/>
          <w:sz w:val="21"/>
          <w:szCs w:val="21"/>
          <w:rPrChange w:id="596" w:author="Yifei Zhou" w:date="2023-03-10T10:29:00Z">
            <w:rPr>
              <w:rFonts w:ascii="Times New Roman" w:eastAsia="楷体" w:hAnsi="Times New Roman" w:cs="Times New Roman"/>
              <w:sz w:val="20"/>
              <w:szCs w:val="20"/>
            </w:rPr>
          </w:rPrChange>
        </w:rPr>
        <w:t>）的部分结果：（</w:t>
      </w:r>
      <w:r w:rsidRPr="00410C83">
        <w:rPr>
          <w:rFonts w:ascii="Times New Roman" w:eastAsia="楷体" w:hAnsi="Times New Roman" w:cs="Times New Roman"/>
          <w:sz w:val="21"/>
          <w:szCs w:val="21"/>
          <w:rPrChange w:id="597" w:author="Yifei Zhou" w:date="2023-03-10T10:29:00Z">
            <w:rPr>
              <w:rFonts w:ascii="Times New Roman" w:eastAsia="楷体" w:hAnsi="Times New Roman" w:cs="Times New Roman"/>
              <w:sz w:val="20"/>
              <w:szCs w:val="20"/>
            </w:rPr>
          </w:rPrChange>
        </w:rPr>
        <w:t>a</w:t>
      </w:r>
      <w:r w:rsidRPr="00410C83">
        <w:rPr>
          <w:rFonts w:ascii="Times New Roman" w:eastAsia="楷体" w:hAnsi="Times New Roman" w:cs="Times New Roman"/>
          <w:sz w:val="21"/>
          <w:szCs w:val="21"/>
          <w:rPrChange w:id="598" w:author="Yifei Zhou" w:date="2023-03-10T10:29:00Z">
            <w:rPr>
              <w:rFonts w:ascii="Times New Roman" w:eastAsia="楷体" w:hAnsi="Times New Roman" w:cs="Times New Roman"/>
              <w:sz w:val="20"/>
              <w:szCs w:val="20"/>
            </w:rPr>
          </w:rPrChange>
        </w:rPr>
        <w:t>）不同位置</w:t>
      </w:r>
      <w:r w:rsidRPr="00410C83">
        <w:rPr>
          <w:rFonts w:ascii="Times New Roman" w:eastAsia="楷体" w:hAnsi="Times New Roman" w:cs="Times New Roman" w:hint="eastAsia"/>
          <w:sz w:val="21"/>
          <w:szCs w:val="21"/>
          <w:rPrChange w:id="599" w:author="Yifei Zhou" w:date="2023-03-10T10:29:00Z">
            <w:rPr>
              <w:rFonts w:ascii="Times New Roman" w:eastAsia="楷体" w:hAnsi="Times New Roman" w:cs="Times New Roman" w:hint="eastAsia"/>
              <w:sz w:val="20"/>
              <w:szCs w:val="20"/>
            </w:rPr>
          </w:rPrChange>
        </w:rPr>
        <w:t>气温日变化的差异。（</w:t>
      </w:r>
      <w:r w:rsidRPr="00410C83">
        <w:rPr>
          <w:rFonts w:ascii="Times New Roman" w:eastAsia="楷体" w:hAnsi="Times New Roman" w:cs="Times New Roman"/>
          <w:sz w:val="21"/>
          <w:szCs w:val="21"/>
          <w:rPrChange w:id="600" w:author="Yifei Zhou" w:date="2023-03-10T10:29:00Z">
            <w:rPr>
              <w:rFonts w:ascii="Times New Roman" w:eastAsia="楷体" w:hAnsi="Times New Roman" w:cs="Times New Roman"/>
              <w:sz w:val="20"/>
              <w:szCs w:val="20"/>
            </w:rPr>
          </w:rPrChange>
        </w:rPr>
        <w:t>b</w:t>
      </w:r>
      <w:r w:rsidRPr="00410C83">
        <w:rPr>
          <w:rFonts w:ascii="Times New Roman" w:eastAsia="楷体" w:hAnsi="Times New Roman" w:cs="Times New Roman"/>
          <w:sz w:val="21"/>
          <w:szCs w:val="21"/>
          <w:rPrChange w:id="601" w:author="Yifei Zhou" w:date="2023-03-10T10:29:00Z">
            <w:rPr>
              <w:rFonts w:ascii="Times New Roman" w:eastAsia="楷体" w:hAnsi="Times New Roman" w:cs="Times New Roman"/>
              <w:sz w:val="20"/>
              <w:szCs w:val="20"/>
            </w:rPr>
          </w:rPrChange>
        </w:rPr>
        <w:t>）阿德莱德大都市区</w:t>
      </w:r>
      <w:r w:rsidRPr="00410C83">
        <w:rPr>
          <w:rFonts w:ascii="Times New Roman" w:eastAsia="楷体" w:hAnsi="Times New Roman" w:cs="Times New Roman" w:hint="eastAsia"/>
          <w:sz w:val="21"/>
          <w:szCs w:val="21"/>
          <w:rPrChange w:id="602" w:author="Yifei Zhou" w:date="2023-03-10T10:29:00Z">
            <w:rPr>
              <w:rFonts w:ascii="Times New Roman" w:eastAsia="楷体" w:hAnsi="Times New Roman" w:cs="Times New Roman" w:hint="eastAsia"/>
              <w:sz w:val="20"/>
              <w:szCs w:val="20"/>
            </w:rPr>
          </w:rPrChange>
        </w:rPr>
        <w:t>海风降温能力的空间分布。（</w:t>
      </w:r>
      <w:r w:rsidRPr="00410C83">
        <w:rPr>
          <w:rFonts w:ascii="Times New Roman" w:eastAsia="楷体" w:hAnsi="Times New Roman" w:cs="Times New Roman"/>
          <w:sz w:val="21"/>
          <w:szCs w:val="21"/>
          <w:rPrChange w:id="603" w:author="Yifei Zhou" w:date="2023-03-10T10:29:00Z">
            <w:rPr>
              <w:rFonts w:ascii="Times New Roman" w:eastAsia="楷体" w:hAnsi="Times New Roman" w:cs="Times New Roman"/>
              <w:sz w:val="20"/>
              <w:szCs w:val="20"/>
            </w:rPr>
          </w:rPrChange>
        </w:rPr>
        <w:t>c</w:t>
      </w:r>
      <w:r w:rsidRPr="00410C83">
        <w:rPr>
          <w:rFonts w:ascii="Times New Roman" w:eastAsia="楷体" w:hAnsi="Times New Roman" w:cs="Times New Roman"/>
          <w:sz w:val="21"/>
          <w:szCs w:val="21"/>
          <w:rPrChange w:id="604" w:author="Yifei Zhou" w:date="2023-03-10T10:29:00Z">
            <w:rPr>
              <w:rFonts w:ascii="Times New Roman" w:eastAsia="楷体" w:hAnsi="Times New Roman" w:cs="Times New Roman"/>
              <w:sz w:val="20"/>
              <w:szCs w:val="20"/>
            </w:rPr>
          </w:rPrChange>
        </w:rPr>
        <w:t>）</w:t>
      </w:r>
      <w:r w:rsidRPr="00410C83">
        <w:rPr>
          <w:rFonts w:ascii="Times New Roman" w:eastAsia="楷体" w:hAnsi="Times New Roman" w:cs="Times New Roman" w:hint="eastAsia"/>
          <w:sz w:val="21"/>
          <w:szCs w:val="21"/>
          <w:rPrChange w:id="605" w:author="Yifei Zhou" w:date="2023-03-10T10:29:00Z">
            <w:rPr>
              <w:rFonts w:ascii="Times New Roman" w:eastAsia="楷体" w:hAnsi="Times New Roman" w:cs="Times New Roman" w:hint="eastAsia"/>
              <w:sz w:val="20"/>
              <w:szCs w:val="20"/>
            </w:rPr>
          </w:rPrChange>
        </w:rPr>
        <w:t>阿德莱德大都市区在所有海风日和高温海风日的海风降温</w:t>
      </w:r>
      <w:proofErr w:type="gramStart"/>
      <w:r w:rsidRPr="00410C83">
        <w:rPr>
          <w:rFonts w:ascii="Times New Roman" w:eastAsia="楷体" w:hAnsi="Times New Roman" w:cs="Times New Roman" w:hint="eastAsia"/>
          <w:sz w:val="21"/>
          <w:szCs w:val="21"/>
          <w:rPrChange w:id="606" w:author="Yifei Zhou" w:date="2023-03-10T10:29:00Z">
            <w:rPr>
              <w:rFonts w:ascii="Times New Roman" w:eastAsia="楷体" w:hAnsi="Times New Roman" w:cs="Times New Roman" w:hint="eastAsia"/>
              <w:sz w:val="20"/>
              <w:szCs w:val="20"/>
            </w:rPr>
          </w:rPrChange>
        </w:rPr>
        <w:t>能力随沿盛行风</w:t>
      </w:r>
      <w:proofErr w:type="gramEnd"/>
      <w:r w:rsidRPr="00410C83">
        <w:rPr>
          <w:rFonts w:ascii="Times New Roman" w:eastAsia="楷体" w:hAnsi="Times New Roman" w:cs="Times New Roman" w:hint="eastAsia"/>
          <w:sz w:val="21"/>
          <w:szCs w:val="21"/>
          <w:rPrChange w:id="607" w:author="Yifei Zhou" w:date="2023-03-10T10:29:00Z">
            <w:rPr>
              <w:rFonts w:ascii="Times New Roman" w:eastAsia="楷体" w:hAnsi="Times New Roman" w:cs="Times New Roman" w:hint="eastAsia"/>
              <w:sz w:val="20"/>
              <w:szCs w:val="20"/>
            </w:rPr>
          </w:rPrChange>
        </w:rPr>
        <w:t>路径的与海岸距离的变化。</w:t>
      </w:r>
    </w:p>
    <w:p w14:paraId="451FE856" w14:textId="77777777" w:rsidR="004C1B86" w:rsidRPr="00021BAE" w:rsidRDefault="004C1B86" w:rsidP="004E41B3">
      <w:pPr>
        <w:spacing w:line="360" w:lineRule="auto"/>
        <w:rPr>
          <w:rFonts w:ascii="Times New Roman" w:eastAsia="楷体" w:hAnsi="Times New Roman" w:cs="Times New Roman"/>
          <w:sz w:val="24"/>
          <w:szCs w:val="24"/>
        </w:rPr>
      </w:pPr>
    </w:p>
    <w:p w14:paraId="74210E12" w14:textId="601F3FFA" w:rsidR="004C1B86" w:rsidRPr="00021BAE" w:rsidRDefault="008C0296" w:rsidP="004E41B3">
      <w:pPr>
        <w:spacing w:line="360" w:lineRule="auto"/>
        <w:rPr>
          <w:rFonts w:ascii="Times New Roman" w:eastAsia="楷体" w:hAnsi="Times New Roman" w:cs="Times New Roman"/>
          <w:b/>
          <w:bCs/>
          <w:sz w:val="24"/>
          <w:szCs w:val="24"/>
        </w:rPr>
      </w:pPr>
      <w:ins w:id="608" w:author="Yifei Zhou" w:date="2023-03-10T10:06:00Z">
        <w:r>
          <w:rPr>
            <w:rFonts w:ascii="Times New Roman" w:eastAsia="楷体" w:hAnsi="Times New Roman" w:cs="Times New Roman" w:hint="eastAsia"/>
            <w:b/>
            <w:bCs/>
            <w:sz w:val="24"/>
            <w:szCs w:val="24"/>
          </w:rPr>
          <w:t xml:space="preserve"> </w:t>
        </w:r>
        <w:r>
          <w:rPr>
            <w:rFonts w:ascii="Times New Roman" w:eastAsia="楷体" w:hAnsi="Times New Roman" w:cs="Times New Roman"/>
            <w:b/>
            <w:bCs/>
            <w:sz w:val="24"/>
            <w:szCs w:val="24"/>
          </w:rPr>
          <w:t xml:space="preserve">     </w:t>
        </w:r>
      </w:ins>
      <w:r w:rsidR="00000000" w:rsidRPr="00021BAE">
        <w:rPr>
          <w:rFonts w:ascii="Times New Roman" w:eastAsia="楷体" w:hAnsi="Times New Roman" w:cs="Times New Roman" w:hint="eastAsia"/>
          <w:b/>
          <w:bCs/>
          <w:sz w:val="24"/>
          <w:szCs w:val="24"/>
        </w:rPr>
        <w:t>（</w:t>
      </w:r>
      <w:r w:rsidR="00000000" w:rsidRPr="00021BAE">
        <w:rPr>
          <w:rFonts w:ascii="Times New Roman" w:eastAsia="楷体" w:hAnsi="Times New Roman" w:cs="Times New Roman"/>
          <w:b/>
          <w:bCs/>
          <w:sz w:val="24"/>
          <w:szCs w:val="24"/>
        </w:rPr>
        <w:t>3</w:t>
      </w:r>
      <w:r w:rsidR="00000000" w:rsidRPr="00021BAE">
        <w:rPr>
          <w:rFonts w:ascii="Times New Roman" w:eastAsia="楷体" w:hAnsi="Times New Roman" w:cs="Times New Roman"/>
          <w:b/>
          <w:bCs/>
          <w:sz w:val="24"/>
          <w:szCs w:val="24"/>
        </w:rPr>
        <w:t>）</w:t>
      </w:r>
      <w:r w:rsidR="00000000" w:rsidRPr="00021BAE">
        <w:rPr>
          <w:rFonts w:ascii="Times New Roman" w:eastAsia="楷体" w:hAnsi="Times New Roman" w:cs="Times New Roman" w:hint="eastAsia"/>
          <w:b/>
          <w:bCs/>
          <w:sz w:val="24"/>
          <w:szCs w:val="24"/>
        </w:rPr>
        <w:t>通过</w:t>
      </w:r>
      <w:r w:rsidR="00000000" w:rsidRPr="00EA50D3">
        <w:rPr>
          <w:rFonts w:ascii="Times New Roman" w:eastAsia="楷体" w:hAnsi="Times New Roman" w:cs="Times New Roman" w:hint="eastAsia"/>
          <w:b/>
          <w:bCs/>
          <w:sz w:val="24"/>
          <w:szCs w:val="24"/>
        </w:rPr>
        <w:t>模型模拟</w:t>
      </w:r>
      <w:r w:rsidR="00000000" w:rsidRPr="00021BAE">
        <w:rPr>
          <w:rFonts w:ascii="Times New Roman" w:eastAsia="楷体" w:hAnsi="Times New Roman" w:cs="Times New Roman" w:hint="eastAsia"/>
          <w:b/>
          <w:bCs/>
          <w:sz w:val="24"/>
          <w:szCs w:val="24"/>
        </w:rPr>
        <w:t>分析了不同</w:t>
      </w:r>
      <w:r w:rsidR="00000000" w:rsidRPr="00EA50D3">
        <w:rPr>
          <w:rFonts w:ascii="Times New Roman" w:eastAsia="楷体" w:hAnsi="Times New Roman" w:cs="Times New Roman" w:hint="eastAsia"/>
          <w:b/>
          <w:bCs/>
          <w:sz w:val="24"/>
          <w:szCs w:val="24"/>
        </w:rPr>
        <w:t>城市形态和背景风速</w:t>
      </w:r>
      <w:r w:rsidR="00000000" w:rsidRPr="00021BAE">
        <w:rPr>
          <w:rFonts w:ascii="Times New Roman" w:eastAsia="楷体" w:hAnsi="Times New Roman" w:cs="Times New Roman" w:hint="eastAsia"/>
          <w:b/>
          <w:bCs/>
          <w:sz w:val="24"/>
          <w:szCs w:val="24"/>
        </w:rPr>
        <w:t>下</w:t>
      </w:r>
      <w:r w:rsidR="00000000" w:rsidRPr="00EA50D3">
        <w:rPr>
          <w:rFonts w:ascii="Times New Roman" w:eastAsia="楷体" w:hAnsi="Times New Roman" w:cs="Times New Roman" w:hint="eastAsia"/>
          <w:b/>
          <w:bCs/>
          <w:sz w:val="24"/>
          <w:szCs w:val="24"/>
        </w:rPr>
        <w:t>沿海城市</w:t>
      </w:r>
      <w:r w:rsidR="00000000" w:rsidRPr="00021BAE">
        <w:rPr>
          <w:rFonts w:ascii="Times New Roman" w:eastAsia="楷体" w:hAnsi="Times New Roman" w:cs="Times New Roman" w:hint="eastAsia"/>
          <w:b/>
          <w:bCs/>
          <w:sz w:val="24"/>
          <w:szCs w:val="24"/>
        </w:rPr>
        <w:t>的气候特征：</w:t>
      </w:r>
    </w:p>
    <w:p w14:paraId="68F1EE9F" w14:textId="78CA4199" w:rsidR="00160075" w:rsidRPr="00021BAE" w:rsidRDefault="00527696" w:rsidP="00C629F0">
      <w:pPr>
        <w:spacing w:line="360" w:lineRule="auto"/>
        <w:rPr>
          <w:rFonts w:ascii="Times New Roman" w:eastAsia="楷体" w:hAnsi="Times New Roman" w:cs="Times New Roman"/>
          <w:sz w:val="24"/>
          <w:szCs w:val="24"/>
        </w:rPr>
      </w:pPr>
      <w:r w:rsidRPr="00021BAE">
        <w:rPr>
          <w:rFonts w:ascii="Times New Roman" w:eastAsia="楷体" w:hAnsi="Times New Roman" w:cs="Times New Roman"/>
          <w:sz w:val="24"/>
          <w:szCs w:val="24"/>
        </w:rPr>
        <w:t xml:space="preserve">        </w:t>
      </w:r>
      <w:r w:rsidRPr="00021BAE">
        <w:rPr>
          <w:rFonts w:ascii="Times New Roman" w:eastAsia="楷体" w:hAnsi="Times New Roman" w:cs="Times New Roman" w:hint="eastAsia"/>
          <w:sz w:val="24"/>
          <w:szCs w:val="24"/>
        </w:rPr>
        <w:t>目前，对不同</w:t>
      </w:r>
      <w:r w:rsidRPr="00EA50D3">
        <w:rPr>
          <w:rFonts w:ascii="Times New Roman" w:eastAsia="楷体" w:hAnsi="Times New Roman" w:cs="Times New Roman" w:hint="eastAsia"/>
          <w:sz w:val="24"/>
          <w:szCs w:val="24"/>
        </w:rPr>
        <w:t>城市形态和背景风速</w:t>
      </w:r>
      <w:r w:rsidRPr="00021BAE">
        <w:rPr>
          <w:rFonts w:ascii="Times New Roman" w:eastAsia="楷体" w:hAnsi="Times New Roman" w:cs="Times New Roman" w:hint="eastAsia"/>
          <w:sz w:val="24"/>
          <w:szCs w:val="24"/>
        </w:rPr>
        <w:t>下</w:t>
      </w:r>
      <w:r w:rsidRPr="00EA50D3">
        <w:rPr>
          <w:rFonts w:ascii="Times New Roman" w:eastAsia="楷体" w:hAnsi="Times New Roman" w:cs="Times New Roman" w:hint="eastAsia"/>
          <w:sz w:val="24"/>
          <w:szCs w:val="24"/>
        </w:rPr>
        <w:t>沿海城市气候特征</w:t>
      </w:r>
      <w:r w:rsidRPr="00021BAE">
        <w:rPr>
          <w:rFonts w:ascii="Times New Roman" w:eastAsia="楷体" w:hAnsi="Times New Roman" w:cs="Times New Roman" w:hint="eastAsia"/>
          <w:sz w:val="24"/>
          <w:szCs w:val="24"/>
        </w:rPr>
        <w:t>之间的差异性</w:t>
      </w:r>
      <w:r w:rsidRPr="00EA50D3">
        <w:rPr>
          <w:rFonts w:ascii="Times New Roman" w:eastAsia="楷体" w:hAnsi="Times New Roman" w:cs="Times New Roman" w:hint="eastAsia"/>
          <w:sz w:val="24"/>
          <w:szCs w:val="24"/>
        </w:rPr>
        <w:t>认识不足</w:t>
      </w:r>
      <w:r w:rsidRPr="00021BAE">
        <w:rPr>
          <w:rFonts w:ascii="Times New Roman" w:eastAsia="楷体" w:hAnsi="Times New Roman" w:cs="Times New Roman" w:hint="eastAsia"/>
          <w:sz w:val="24"/>
          <w:szCs w:val="24"/>
        </w:rPr>
        <w:t>。因此在该研究中，申请人开展了</w:t>
      </w:r>
      <w:r w:rsidRPr="00EA50D3">
        <w:rPr>
          <w:rFonts w:ascii="Times New Roman" w:eastAsia="楷体" w:hAnsi="Times New Roman" w:cs="Times New Roman" w:hint="eastAsia"/>
          <w:sz w:val="24"/>
          <w:szCs w:val="24"/>
        </w:rPr>
        <w:t>海风对城市气候影响</w:t>
      </w:r>
      <w:r w:rsidRPr="00021BAE">
        <w:rPr>
          <w:rFonts w:ascii="Times New Roman" w:eastAsia="楷体" w:hAnsi="Times New Roman" w:cs="Times New Roman" w:hint="eastAsia"/>
          <w:sz w:val="24"/>
          <w:szCs w:val="24"/>
        </w:rPr>
        <w:t>的情景模拟分析。在阿德莱德的</w:t>
      </w:r>
      <w:r w:rsidRPr="00EA50D3">
        <w:rPr>
          <w:rFonts w:ascii="Times New Roman" w:eastAsia="楷体" w:hAnsi="Times New Roman" w:cs="Times New Roman" w:hint="eastAsia"/>
          <w:sz w:val="24"/>
          <w:szCs w:val="24"/>
        </w:rPr>
        <w:t>一个高温海风日</w:t>
      </w:r>
      <w:r w:rsidRPr="00021BAE">
        <w:rPr>
          <w:rFonts w:ascii="Times New Roman" w:eastAsia="楷体" w:hAnsi="Times New Roman" w:cs="Times New Roman" w:hint="eastAsia"/>
          <w:sz w:val="24"/>
          <w:szCs w:val="24"/>
        </w:rPr>
        <w:t>，根据</w:t>
      </w:r>
      <w:r w:rsidRPr="00EA50D3">
        <w:rPr>
          <w:rFonts w:ascii="Times New Roman" w:eastAsia="楷体" w:hAnsi="Times New Roman" w:cs="Times New Roman" w:hint="eastAsia"/>
          <w:sz w:val="24"/>
          <w:szCs w:val="24"/>
        </w:rPr>
        <w:t>建筑高度、街道朝向和风速</w:t>
      </w:r>
      <w:r w:rsidRPr="00021BAE">
        <w:rPr>
          <w:rFonts w:ascii="Times New Roman" w:eastAsia="楷体" w:hAnsi="Times New Roman" w:cs="Times New Roman" w:hint="eastAsia"/>
          <w:sz w:val="24"/>
          <w:szCs w:val="24"/>
        </w:rPr>
        <w:t>的变化</w:t>
      </w:r>
      <w:r w:rsidRPr="00EA50D3">
        <w:rPr>
          <w:rFonts w:ascii="Times New Roman" w:eastAsia="楷体" w:hAnsi="Times New Roman" w:cs="Times New Roman" w:hint="eastAsia"/>
          <w:sz w:val="24"/>
          <w:szCs w:val="24"/>
        </w:rPr>
        <w:t>设置了</w:t>
      </w:r>
      <w:r w:rsidRPr="00EA50D3">
        <w:rPr>
          <w:rFonts w:ascii="Times New Roman" w:eastAsia="楷体" w:hAnsi="Times New Roman" w:cs="Times New Roman"/>
          <w:sz w:val="24"/>
          <w:szCs w:val="24"/>
        </w:rPr>
        <w:t>24</w:t>
      </w:r>
      <w:r w:rsidRPr="00EA50D3">
        <w:rPr>
          <w:rFonts w:ascii="Times New Roman" w:eastAsia="楷体" w:hAnsi="Times New Roman" w:cs="Times New Roman" w:hint="eastAsia"/>
          <w:sz w:val="24"/>
          <w:szCs w:val="24"/>
        </w:rPr>
        <w:t>个情景</w:t>
      </w:r>
      <w:r w:rsidRPr="00021BAE">
        <w:rPr>
          <w:rFonts w:ascii="Times New Roman" w:eastAsia="楷体" w:hAnsi="Times New Roman" w:cs="Times New Roman" w:hint="eastAsia"/>
          <w:sz w:val="24"/>
          <w:szCs w:val="24"/>
        </w:rPr>
        <w:t>，并对</w:t>
      </w:r>
      <w:r w:rsidRPr="00EA50D3">
        <w:rPr>
          <w:rFonts w:ascii="Times New Roman" w:eastAsia="楷体" w:hAnsi="Times New Roman" w:cs="Times New Roman" w:hint="eastAsia"/>
          <w:sz w:val="24"/>
          <w:szCs w:val="24"/>
        </w:rPr>
        <w:t>各情景</w:t>
      </w:r>
      <w:r w:rsidRPr="00021BAE">
        <w:rPr>
          <w:rFonts w:ascii="Times New Roman" w:eastAsia="楷体" w:hAnsi="Times New Roman" w:cs="Times New Roman" w:hint="eastAsia"/>
          <w:sz w:val="24"/>
          <w:szCs w:val="24"/>
        </w:rPr>
        <w:t>进行了</w:t>
      </w:r>
      <w:r w:rsidRPr="00EA50D3">
        <w:rPr>
          <w:rFonts w:ascii="Times New Roman" w:eastAsia="楷体" w:hAnsi="Times New Roman" w:cs="Times New Roman"/>
          <w:sz w:val="24"/>
          <w:szCs w:val="24"/>
        </w:rPr>
        <w:t>ENVI-met</w:t>
      </w:r>
      <w:r w:rsidRPr="00EA50D3">
        <w:rPr>
          <w:rFonts w:ascii="Times New Roman" w:eastAsia="楷体" w:hAnsi="Times New Roman" w:cs="Times New Roman" w:hint="eastAsia"/>
          <w:sz w:val="24"/>
          <w:szCs w:val="24"/>
        </w:rPr>
        <w:t>城市气候模拟</w:t>
      </w:r>
      <w:r w:rsidRPr="00021BAE">
        <w:rPr>
          <w:rFonts w:ascii="Times New Roman" w:eastAsia="楷体" w:hAnsi="Times New Roman" w:cs="Times New Roman" w:hint="eastAsia"/>
          <w:sz w:val="24"/>
          <w:szCs w:val="24"/>
        </w:rPr>
        <w:t>。一个关键的</w:t>
      </w:r>
      <w:r w:rsidRPr="00EA50D3">
        <w:rPr>
          <w:rFonts w:ascii="Times New Roman" w:eastAsia="楷体" w:hAnsi="Times New Roman" w:cs="Times New Roman" w:hint="eastAsia"/>
          <w:sz w:val="24"/>
          <w:szCs w:val="24"/>
        </w:rPr>
        <w:t>研究结果</w:t>
      </w:r>
      <w:r w:rsidRPr="00021BAE">
        <w:rPr>
          <w:rFonts w:ascii="Times New Roman" w:eastAsia="楷体" w:hAnsi="Times New Roman" w:cs="Times New Roman" w:hint="eastAsia"/>
          <w:sz w:val="24"/>
          <w:szCs w:val="24"/>
        </w:rPr>
        <w:t>是，在</w:t>
      </w:r>
      <w:r w:rsidRPr="00021BAE">
        <w:rPr>
          <w:rFonts w:ascii="Times New Roman" w:eastAsia="楷体" w:hAnsi="Times New Roman" w:cs="Times New Roman"/>
          <w:sz w:val="24"/>
          <w:szCs w:val="24"/>
        </w:rPr>
        <w:t>14:00</w:t>
      </w:r>
      <w:r w:rsidRPr="00021BAE">
        <w:rPr>
          <w:rFonts w:ascii="Times New Roman" w:eastAsia="楷体" w:hAnsi="Times New Roman" w:cs="Times New Roman" w:hint="eastAsia"/>
          <w:sz w:val="24"/>
          <w:szCs w:val="24"/>
        </w:rPr>
        <w:t>，随着建筑高度从</w:t>
      </w:r>
      <w:r w:rsidRPr="00021BAE">
        <w:rPr>
          <w:rFonts w:ascii="Times New Roman" w:eastAsia="楷体" w:hAnsi="Times New Roman" w:cs="Times New Roman"/>
          <w:sz w:val="24"/>
          <w:szCs w:val="24"/>
        </w:rPr>
        <w:t>4</w:t>
      </w:r>
      <w:r w:rsidRPr="00021BAE">
        <w:rPr>
          <w:rFonts w:ascii="Times New Roman" w:eastAsia="楷体" w:hAnsi="Times New Roman" w:cs="Times New Roman" w:hint="eastAsia"/>
          <w:sz w:val="24"/>
          <w:szCs w:val="24"/>
        </w:rPr>
        <w:t>米增加至</w:t>
      </w:r>
      <w:r w:rsidRPr="00021BAE">
        <w:rPr>
          <w:rFonts w:ascii="Times New Roman" w:eastAsia="楷体" w:hAnsi="Times New Roman" w:cs="Times New Roman"/>
          <w:sz w:val="24"/>
          <w:szCs w:val="24"/>
        </w:rPr>
        <w:t>12</w:t>
      </w:r>
      <w:r w:rsidRPr="00021BAE">
        <w:rPr>
          <w:rFonts w:ascii="Times New Roman" w:eastAsia="楷体" w:hAnsi="Times New Roman" w:cs="Times New Roman" w:hint="eastAsia"/>
          <w:sz w:val="24"/>
          <w:szCs w:val="24"/>
        </w:rPr>
        <w:t>米，研究区域内平均气温显著下降，但风速增加（从</w:t>
      </w:r>
      <w:r w:rsidRPr="00021BAE">
        <w:rPr>
          <w:rFonts w:ascii="Times New Roman" w:eastAsia="楷体" w:hAnsi="Times New Roman" w:cs="Times New Roman"/>
          <w:sz w:val="24"/>
          <w:szCs w:val="24"/>
        </w:rPr>
        <w:t>2 m/s</w:t>
      </w:r>
      <w:r w:rsidRPr="00021BAE">
        <w:rPr>
          <w:rFonts w:ascii="Times New Roman" w:eastAsia="楷体" w:hAnsi="Times New Roman" w:cs="Times New Roman" w:hint="eastAsia"/>
          <w:sz w:val="24"/>
          <w:szCs w:val="24"/>
        </w:rPr>
        <w:t>到</w:t>
      </w:r>
      <w:r w:rsidRPr="00021BAE">
        <w:rPr>
          <w:rFonts w:ascii="Times New Roman" w:eastAsia="楷体" w:hAnsi="Times New Roman" w:cs="Times New Roman"/>
          <w:sz w:val="24"/>
          <w:szCs w:val="24"/>
        </w:rPr>
        <w:t>4 m/s</w:t>
      </w:r>
      <w:r w:rsidRPr="00021BAE">
        <w:rPr>
          <w:rFonts w:ascii="Times New Roman" w:eastAsia="楷体" w:hAnsi="Times New Roman" w:cs="Times New Roman" w:hint="eastAsia"/>
          <w:sz w:val="24"/>
          <w:szCs w:val="24"/>
        </w:rPr>
        <w:t>）引起的平均降温幅度从</w:t>
      </w:r>
      <w:r w:rsidRPr="00021BAE">
        <w:rPr>
          <w:rFonts w:ascii="Times New Roman" w:eastAsia="楷体" w:hAnsi="Times New Roman" w:cs="Times New Roman"/>
          <w:sz w:val="24"/>
          <w:szCs w:val="24"/>
        </w:rPr>
        <w:t xml:space="preserve">0.28 </w:t>
      </w:r>
      <w:r w:rsidRPr="00021BAE">
        <w:rPr>
          <w:rFonts w:ascii="Times New Roman" w:eastAsia="楷体" w:hAnsi="Times New Roman" w:cs="Times New Roman" w:hint="eastAsia"/>
          <w:sz w:val="24"/>
          <w:szCs w:val="24"/>
        </w:rPr>
        <w:t>°</w:t>
      </w:r>
      <w:r w:rsidRPr="00021BAE">
        <w:rPr>
          <w:rFonts w:ascii="Times New Roman" w:eastAsia="楷体" w:hAnsi="Times New Roman" w:cs="Times New Roman"/>
          <w:sz w:val="24"/>
          <w:szCs w:val="24"/>
        </w:rPr>
        <w:t>C</w:t>
      </w:r>
      <w:r w:rsidRPr="00021BAE">
        <w:rPr>
          <w:rFonts w:ascii="Times New Roman" w:eastAsia="楷体" w:hAnsi="Times New Roman" w:cs="Times New Roman" w:hint="eastAsia"/>
          <w:sz w:val="24"/>
          <w:szCs w:val="24"/>
        </w:rPr>
        <w:t>下降到</w:t>
      </w:r>
      <w:r w:rsidRPr="00021BAE">
        <w:rPr>
          <w:rFonts w:ascii="Times New Roman" w:eastAsia="楷体" w:hAnsi="Times New Roman" w:cs="Times New Roman"/>
          <w:sz w:val="24"/>
          <w:szCs w:val="24"/>
        </w:rPr>
        <w:t xml:space="preserve">0.17 </w:t>
      </w:r>
      <w:r w:rsidRPr="00021BAE">
        <w:rPr>
          <w:rFonts w:ascii="Times New Roman" w:eastAsia="楷体" w:hAnsi="Times New Roman" w:cs="Times New Roman" w:hint="eastAsia"/>
          <w:sz w:val="24"/>
          <w:szCs w:val="24"/>
        </w:rPr>
        <w:t>°</w:t>
      </w:r>
      <w:r w:rsidRPr="00021BAE">
        <w:rPr>
          <w:rFonts w:ascii="Times New Roman" w:eastAsia="楷体" w:hAnsi="Times New Roman" w:cs="Times New Roman"/>
          <w:sz w:val="24"/>
          <w:szCs w:val="24"/>
        </w:rPr>
        <w:t>C</w:t>
      </w:r>
      <w:r w:rsidRPr="00021BAE">
        <w:rPr>
          <w:rFonts w:ascii="Times New Roman" w:eastAsia="楷体" w:hAnsi="Times New Roman" w:cs="Times New Roman" w:hint="eastAsia"/>
          <w:sz w:val="24"/>
          <w:szCs w:val="24"/>
        </w:rPr>
        <w:t>。这表明</w:t>
      </w:r>
      <w:r w:rsidRPr="00EA50D3">
        <w:rPr>
          <w:rFonts w:ascii="Times New Roman" w:eastAsia="楷体" w:hAnsi="Times New Roman" w:cs="Times New Roman" w:hint="eastAsia"/>
          <w:sz w:val="24"/>
          <w:szCs w:val="24"/>
        </w:rPr>
        <w:t>增加建筑物高度的降温效果随风速增加</w:t>
      </w:r>
      <w:r w:rsidRPr="00021BAE">
        <w:rPr>
          <w:rFonts w:ascii="Times New Roman" w:eastAsia="楷体" w:hAnsi="Times New Roman" w:cs="Times New Roman" w:hint="eastAsia"/>
          <w:sz w:val="24"/>
          <w:szCs w:val="24"/>
        </w:rPr>
        <w:t>而显著减弱（图</w:t>
      </w:r>
      <w:r w:rsidRPr="00021BAE">
        <w:rPr>
          <w:rFonts w:ascii="Times New Roman" w:eastAsia="楷体" w:hAnsi="Times New Roman" w:cs="Times New Roman"/>
          <w:sz w:val="24"/>
          <w:szCs w:val="24"/>
        </w:rPr>
        <w:t>8</w:t>
      </w:r>
      <w:r w:rsidRPr="00021BAE">
        <w:rPr>
          <w:rFonts w:ascii="Times New Roman" w:eastAsia="楷体" w:hAnsi="Times New Roman" w:cs="Times New Roman" w:hint="eastAsia"/>
          <w:sz w:val="24"/>
          <w:szCs w:val="24"/>
        </w:rPr>
        <w:t>）。相关研究成果已投稿至</w:t>
      </w:r>
      <w:r w:rsidRPr="00EA50D3">
        <w:rPr>
          <w:rFonts w:ascii="Times New Roman" w:eastAsia="楷体" w:hAnsi="Times New Roman" w:cs="Times New Roman" w:hint="eastAsia"/>
          <w:sz w:val="24"/>
          <w:szCs w:val="24"/>
        </w:rPr>
        <w:t>《</w:t>
      </w:r>
      <w:r w:rsidRPr="00EA50D3">
        <w:rPr>
          <w:rFonts w:ascii="Times New Roman" w:eastAsia="楷体" w:hAnsi="Times New Roman" w:cs="Times New Roman"/>
          <w:sz w:val="24"/>
          <w:szCs w:val="24"/>
        </w:rPr>
        <w:t>Sustainable Cities and Society</w:t>
      </w:r>
      <w:r w:rsidRPr="00EA50D3">
        <w:rPr>
          <w:rFonts w:ascii="Times New Roman" w:eastAsia="楷体" w:hAnsi="Times New Roman" w:cs="Times New Roman" w:hint="eastAsia"/>
          <w:sz w:val="24"/>
          <w:szCs w:val="24"/>
        </w:rPr>
        <w:t>》</w:t>
      </w:r>
      <w:r w:rsidRPr="00021BAE">
        <w:rPr>
          <w:rFonts w:ascii="Times New Roman" w:eastAsia="楷体" w:hAnsi="Times New Roman" w:cs="Times New Roman" w:hint="eastAsia"/>
          <w:sz w:val="24"/>
          <w:szCs w:val="24"/>
        </w:rPr>
        <w:t>，正在审稿中</w:t>
      </w:r>
      <w:r w:rsidR="00147249" w:rsidRPr="00021BAE">
        <w:rPr>
          <w:rFonts w:ascii="Times New Roman" w:eastAsia="楷体" w:hAnsi="Times New Roman" w:cs="Times New Roman" w:hint="eastAsia"/>
          <w:sz w:val="24"/>
          <w:szCs w:val="24"/>
        </w:rPr>
        <w:t>（期刊社回复邮件见图</w:t>
      </w:r>
      <w:r w:rsidR="00147249" w:rsidRPr="00021BAE">
        <w:rPr>
          <w:rFonts w:ascii="Times New Roman" w:eastAsia="楷体" w:hAnsi="Times New Roman" w:cs="Times New Roman" w:hint="eastAsia"/>
          <w:sz w:val="24"/>
          <w:szCs w:val="24"/>
        </w:rPr>
        <w:t>9</w:t>
      </w:r>
      <w:r w:rsidR="00147249" w:rsidRPr="00021BAE">
        <w:rPr>
          <w:rFonts w:ascii="Times New Roman" w:eastAsia="楷体" w:hAnsi="Times New Roman" w:cs="Times New Roman" w:hint="eastAsia"/>
          <w:sz w:val="24"/>
          <w:szCs w:val="24"/>
        </w:rPr>
        <w:t>）</w:t>
      </w:r>
      <w:r w:rsidRPr="00021BAE">
        <w:rPr>
          <w:rFonts w:ascii="Times New Roman" w:eastAsia="楷体" w:hAnsi="Times New Roman" w:cs="Times New Roman" w:hint="eastAsia"/>
          <w:sz w:val="24"/>
          <w:szCs w:val="24"/>
        </w:rPr>
        <w:t>。</w:t>
      </w:r>
    </w:p>
    <w:p w14:paraId="3325B8C8" w14:textId="6330FD77" w:rsidR="004C1B86" w:rsidRPr="00EA50D3" w:rsidRDefault="00160075" w:rsidP="00C629F0">
      <w:pPr>
        <w:spacing w:line="360" w:lineRule="auto"/>
        <w:rPr>
          <w:rFonts w:ascii="Times New Roman" w:eastAsia="楷体" w:hAnsi="Times New Roman" w:cs="Times New Roman"/>
          <w:b/>
          <w:bCs/>
          <w:sz w:val="24"/>
          <w:szCs w:val="24"/>
        </w:rPr>
      </w:pPr>
      <w:r w:rsidRPr="00021BAE">
        <w:rPr>
          <w:rFonts w:ascii="Times New Roman" w:eastAsia="楷体" w:hAnsi="Times New Roman" w:cs="Times New Roman"/>
          <w:sz w:val="24"/>
          <w:szCs w:val="24"/>
        </w:rPr>
        <w:t xml:space="preserve">        </w:t>
      </w:r>
      <w:r w:rsidR="00527696" w:rsidRPr="00EA50D3">
        <w:rPr>
          <w:rFonts w:ascii="Times New Roman" w:eastAsia="楷体" w:hAnsi="Times New Roman" w:cs="Times New Roman" w:hint="eastAsia"/>
          <w:b/>
          <w:bCs/>
          <w:sz w:val="24"/>
          <w:szCs w:val="24"/>
        </w:rPr>
        <w:t>通过该研究，申请人熟悉了基于</w:t>
      </w:r>
      <w:r w:rsidR="00527696" w:rsidRPr="00EA50D3">
        <w:rPr>
          <w:rFonts w:ascii="Times New Roman" w:eastAsia="楷体" w:hAnsi="Times New Roman" w:cs="Times New Roman"/>
          <w:b/>
          <w:bCs/>
          <w:sz w:val="24"/>
          <w:szCs w:val="24"/>
        </w:rPr>
        <w:t>ENVI-met</w:t>
      </w:r>
      <w:r w:rsidR="00527696" w:rsidRPr="00EA50D3">
        <w:rPr>
          <w:rFonts w:ascii="Times New Roman" w:eastAsia="楷体" w:hAnsi="Times New Roman" w:cs="Times New Roman" w:hint="eastAsia"/>
          <w:b/>
          <w:bCs/>
          <w:sz w:val="24"/>
          <w:szCs w:val="24"/>
        </w:rPr>
        <w:t>的城市气候模拟，对建筑三维形态特征与城市气候的关系有了更深入的认识。这有助于本项目中河</w:t>
      </w:r>
      <w:proofErr w:type="gramStart"/>
      <w:r w:rsidR="00527696" w:rsidRPr="00EA50D3">
        <w:rPr>
          <w:rFonts w:ascii="Times New Roman" w:eastAsia="楷体" w:hAnsi="Times New Roman" w:cs="Times New Roman" w:hint="eastAsia"/>
          <w:b/>
          <w:bCs/>
          <w:sz w:val="24"/>
          <w:szCs w:val="24"/>
        </w:rPr>
        <w:t>流冠</w:t>
      </w:r>
      <w:proofErr w:type="gramEnd"/>
      <w:r w:rsidR="00527696" w:rsidRPr="00EA50D3">
        <w:rPr>
          <w:rFonts w:ascii="Times New Roman" w:eastAsia="楷体" w:hAnsi="Times New Roman" w:cs="Times New Roman" w:hint="eastAsia"/>
          <w:b/>
          <w:bCs/>
          <w:sz w:val="24"/>
          <w:szCs w:val="24"/>
        </w:rPr>
        <w:t>层热效应的情景模拟分析工作的快速开展。</w:t>
      </w:r>
    </w:p>
    <w:p w14:paraId="492EAE64" w14:textId="5F54E06D" w:rsidR="004C1B86" w:rsidRPr="00021BAE" w:rsidDel="00410C83" w:rsidRDefault="00000000" w:rsidP="00410C83">
      <w:pPr>
        <w:spacing w:line="360" w:lineRule="auto"/>
        <w:jc w:val="center"/>
        <w:rPr>
          <w:del w:id="609" w:author="Yifei Zhou" w:date="2023-03-10T10:29:00Z"/>
          <w:rFonts w:ascii="Times New Roman" w:eastAsia="楷体" w:hAnsi="Times New Roman" w:cs="Times New Roman"/>
          <w:sz w:val="24"/>
          <w:szCs w:val="24"/>
        </w:rPr>
        <w:pPrChange w:id="610" w:author="Yifei Zhou" w:date="2023-03-10T10:29:00Z">
          <w:pPr>
            <w:spacing w:line="360" w:lineRule="auto"/>
          </w:pPr>
        </w:pPrChange>
      </w:pPr>
      <w:r w:rsidRPr="00021BAE">
        <w:rPr>
          <w:rFonts w:ascii="Times New Roman" w:eastAsia="楷体" w:hAnsi="Times New Roman" w:cs="Times New Roman"/>
          <w:noProof/>
        </w:rPr>
        <w:drawing>
          <wp:inline distT="0" distB="0" distL="0" distR="0" wp14:anchorId="31C6FB06" wp14:editId="52A0E600">
            <wp:extent cx="4552757" cy="1752600"/>
            <wp:effectExtent l="0" t="0" r="635" b="0"/>
            <wp:docPr id="3" name="图片 3" descr="图表, 图示, 示意图,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图示, 示意图, 箱线图&#10;&#10;描述已自动生成"/>
                    <pic:cNvPicPr>
                      <a:picLocks noChangeAspect="1"/>
                    </pic:cNvPicPr>
                  </pic:nvPicPr>
                  <pic:blipFill>
                    <a:blip r:embed="rId15"/>
                    <a:stretch>
                      <a:fillRect/>
                    </a:stretch>
                  </pic:blipFill>
                  <pic:spPr>
                    <a:xfrm>
                      <a:off x="0" y="0"/>
                      <a:ext cx="4560824" cy="1755705"/>
                    </a:xfrm>
                    <a:prstGeom prst="rect">
                      <a:avLst/>
                    </a:prstGeom>
                  </pic:spPr>
                </pic:pic>
              </a:graphicData>
            </a:graphic>
          </wp:inline>
        </w:drawing>
      </w:r>
    </w:p>
    <w:p w14:paraId="1EE51516" w14:textId="77777777" w:rsidR="004C1B86" w:rsidRPr="00021BAE" w:rsidRDefault="004C1B86" w:rsidP="00410C83">
      <w:pPr>
        <w:spacing w:line="360" w:lineRule="auto"/>
        <w:jc w:val="center"/>
        <w:rPr>
          <w:rFonts w:ascii="Times New Roman" w:eastAsia="楷体" w:hAnsi="Times New Roman" w:cs="Times New Roman"/>
          <w:sz w:val="24"/>
          <w:szCs w:val="24"/>
        </w:rPr>
        <w:pPrChange w:id="611" w:author="Yifei Zhou" w:date="2023-03-10T10:29:00Z">
          <w:pPr>
            <w:spacing w:line="360" w:lineRule="auto"/>
          </w:pPr>
        </w:pPrChange>
      </w:pPr>
    </w:p>
    <w:p w14:paraId="5566AFE7" w14:textId="47EE7520" w:rsidR="004C1B86" w:rsidRDefault="00000000" w:rsidP="004E41B3">
      <w:pPr>
        <w:spacing w:line="360" w:lineRule="auto"/>
        <w:jc w:val="center"/>
        <w:rPr>
          <w:ins w:id="612" w:author="Yifei Zhou" w:date="2023-03-10T10:30:00Z"/>
          <w:rFonts w:ascii="Times New Roman" w:eastAsia="楷体" w:hAnsi="Times New Roman" w:cs="Times New Roman"/>
          <w:sz w:val="21"/>
          <w:szCs w:val="21"/>
        </w:rPr>
      </w:pPr>
      <w:r w:rsidRPr="00410C83">
        <w:rPr>
          <w:rFonts w:ascii="Times New Roman" w:eastAsia="楷体" w:hAnsi="Times New Roman" w:cs="Times New Roman" w:hint="eastAsia"/>
          <w:sz w:val="21"/>
          <w:szCs w:val="21"/>
          <w:rPrChange w:id="613" w:author="Yifei Zhou" w:date="2023-03-10T10:29:00Z">
            <w:rPr>
              <w:rFonts w:ascii="Times New Roman" w:eastAsia="楷体" w:hAnsi="Times New Roman" w:cs="Times New Roman" w:hint="eastAsia"/>
              <w:sz w:val="20"/>
              <w:szCs w:val="20"/>
            </w:rPr>
          </w:rPrChange>
        </w:rPr>
        <w:t>图</w:t>
      </w:r>
      <w:r w:rsidRPr="00410C83">
        <w:rPr>
          <w:rFonts w:ascii="Times New Roman" w:eastAsia="楷体" w:hAnsi="Times New Roman" w:cs="Times New Roman"/>
          <w:sz w:val="21"/>
          <w:szCs w:val="21"/>
          <w:rPrChange w:id="614" w:author="Yifei Zhou" w:date="2023-03-10T10:29:00Z">
            <w:rPr>
              <w:rFonts w:ascii="Times New Roman" w:eastAsia="楷体" w:hAnsi="Times New Roman" w:cs="Times New Roman"/>
              <w:sz w:val="20"/>
              <w:szCs w:val="20"/>
            </w:rPr>
          </w:rPrChange>
        </w:rPr>
        <w:t xml:space="preserve">8  </w:t>
      </w:r>
      <w:r w:rsidRPr="00410C83">
        <w:rPr>
          <w:rFonts w:ascii="Times New Roman" w:eastAsia="楷体" w:hAnsi="Times New Roman" w:cs="Times New Roman" w:hint="eastAsia"/>
          <w:sz w:val="21"/>
          <w:szCs w:val="21"/>
          <w:rPrChange w:id="615" w:author="Yifei Zhou" w:date="2023-03-10T10:29:00Z">
            <w:rPr>
              <w:rFonts w:ascii="Times New Roman" w:eastAsia="楷体" w:hAnsi="Times New Roman" w:cs="Times New Roman" w:hint="eastAsia"/>
              <w:sz w:val="20"/>
              <w:szCs w:val="20"/>
            </w:rPr>
          </w:rPrChange>
        </w:rPr>
        <w:t>相关研究工作（</w:t>
      </w:r>
      <w:r w:rsidRPr="00410C83">
        <w:rPr>
          <w:rFonts w:ascii="Times New Roman" w:eastAsia="楷体" w:hAnsi="Times New Roman" w:cs="Times New Roman"/>
          <w:sz w:val="21"/>
          <w:szCs w:val="21"/>
          <w:rPrChange w:id="616" w:author="Yifei Zhou" w:date="2023-03-10T10:29:00Z">
            <w:rPr>
              <w:rFonts w:ascii="Times New Roman" w:eastAsia="楷体" w:hAnsi="Times New Roman" w:cs="Times New Roman"/>
              <w:sz w:val="20"/>
              <w:szCs w:val="20"/>
            </w:rPr>
          </w:rPrChange>
        </w:rPr>
        <w:t>3</w:t>
      </w:r>
      <w:r w:rsidRPr="00410C83">
        <w:rPr>
          <w:rFonts w:ascii="Times New Roman" w:eastAsia="楷体" w:hAnsi="Times New Roman" w:cs="Times New Roman"/>
          <w:sz w:val="21"/>
          <w:szCs w:val="21"/>
          <w:rPrChange w:id="617" w:author="Yifei Zhou" w:date="2023-03-10T10:29:00Z">
            <w:rPr>
              <w:rFonts w:ascii="Times New Roman" w:eastAsia="楷体" w:hAnsi="Times New Roman" w:cs="Times New Roman"/>
              <w:sz w:val="20"/>
              <w:szCs w:val="20"/>
            </w:rPr>
          </w:rPrChange>
        </w:rPr>
        <w:t>）的部分结果：（</w:t>
      </w:r>
      <w:r w:rsidRPr="00410C83">
        <w:rPr>
          <w:rFonts w:ascii="Times New Roman" w:eastAsia="楷体" w:hAnsi="Times New Roman" w:cs="Times New Roman"/>
          <w:sz w:val="21"/>
          <w:szCs w:val="21"/>
          <w:rPrChange w:id="618" w:author="Yifei Zhou" w:date="2023-03-10T10:29:00Z">
            <w:rPr>
              <w:rFonts w:ascii="Times New Roman" w:eastAsia="楷体" w:hAnsi="Times New Roman" w:cs="Times New Roman"/>
              <w:sz w:val="20"/>
              <w:szCs w:val="20"/>
            </w:rPr>
          </w:rPrChange>
        </w:rPr>
        <w:t>a</w:t>
      </w:r>
      <w:r w:rsidRPr="00410C83">
        <w:rPr>
          <w:rFonts w:ascii="Times New Roman" w:eastAsia="楷体" w:hAnsi="Times New Roman" w:cs="Times New Roman"/>
          <w:sz w:val="21"/>
          <w:szCs w:val="21"/>
          <w:rPrChange w:id="619" w:author="Yifei Zhou" w:date="2023-03-10T10:29:00Z">
            <w:rPr>
              <w:rFonts w:ascii="Times New Roman" w:eastAsia="楷体" w:hAnsi="Times New Roman" w:cs="Times New Roman"/>
              <w:sz w:val="20"/>
              <w:szCs w:val="20"/>
            </w:rPr>
          </w:rPrChange>
        </w:rPr>
        <w:t>）不同</w:t>
      </w:r>
      <w:r w:rsidRPr="00410C83">
        <w:rPr>
          <w:rFonts w:ascii="Times New Roman" w:eastAsia="楷体" w:hAnsi="Times New Roman" w:cs="Times New Roman" w:hint="eastAsia"/>
          <w:sz w:val="21"/>
          <w:szCs w:val="21"/>
          <w:rPrChange w:id="620" w:author="Yifei Zhou" w:date="2023-03-10T10:29:00Z">
            <w:rPr>
              <w:rFonts w:ascii="Times New Roman" w:eastAsia="楷体" w:hAnsi="Times New Roman" w:cs="Times New Roman" w:hint="eastAsia"/>
              <w:sz w:val="20"/>
              <w:szCs w:val="20"/>
            </w:rPr>
          </w:rPrChange>
        </w:rPr>
        <w:t>建筑高度情景下</w:t>
      </w:r>
      <w:r w:rsidRPr="00410C83">
        <w:rPr>
          <w:rFonts w:ascii="Times New Roman" w:eastAsia="楷体" w:hAnsi="Times New Roman" w:cs="Times New Roman"/>
          <w:sz w:val="21"/>
          <w:szCs w:val="21"/>
          <w:rPrChange w:id="621" w:author="Yifei Zhou" w:date="2023-03-10T10:29:00Z">
            <w:rPr>
              <w:rFonts w:ascii="Times New Roman" w:eastAsia="楷体" w:hAnsi="Times New Roman" w:cs="Times New Roman"/>
              <w:sz w:val="20"/>
              <w:szCs w:val="20"/>
            </w:rPr>
          </w:rPrChange>
        </w:rPr>
        <w:t>的温度分布箱型图</w:t>
      </w:r>
      <w:r w:rsidRPr="00410C83">
        <w:rPr>
          <w:rFonts w:ascii="Times New Roman" w:eastAsia="楷体" w:hAnsi="Times New Roman" w:cs="Times New Roman" w:hint="eastAsia"/>
          <w:sz w:val="21"/>
          <w:szCs w:val="21"/>
          <w:rPrChange w:id="622" w:author="Yifei Zhou" w:date="2023-03-10T10:29:00Z">
            <w:rPr>
              <w:rFonts w:ascii="Times New Roman" w:eastAsia="楷体" w:hAnsi="Times New Roman" w:cs="Times New Roman" w:hint="eastAsia"/>
              <w:sz w:val="20"/>
              <w:szCs w:val="20"/>
            </w:rPr>
          </w:rPrChange>
        </w:rPr>
        <w:t>；（</w:t>
      </w:r>
      <w:r w:rsidRPr="00410C83">
        <w:rPr>
          <w:rFonts w:ascii="Times New Roman" w:eastAsia="楷体" w:hAnsi="Times New Roman" w:cs="Times New Roman"/>
          <w:sz w:val="21"/>
          <w:szCs w:val="21"/>
          <w:rPrChange w:id="623" w:author="Yifei Zhou" w:date="2023-03-10T10:29:00Z">
            <w:rPr>
              <w:rFonts w:ascii="Times New Roman" w:eastAsia="楷体" w:hAnsi="Times New Roman" w:cs="Times New Roman"/>
              <w:sz w:val="20"/>
              <w:szCs w:val="20"/>
            </w:rPr>
          </w:rPrChange>
        </w:rPr>
        <w:t>b</w:t>
      </w:r>
      <w:r w:rsidRPr="00410C83">
        <w:rPr>
          <w:rFonts w:ascii="Times New Roman" w:eastAsia="楷体" w:hAnsi="Times New Roman" w:cs="Times New Roman"/>
          <w:sz w:val="21"/>
          <w:szCs w:val="21"/>
          <w:rPrChange w:id="624" w:author="Yifei Zhou" w:date="2023-03-10T10:29:00Z">
            <w:rPr>
              <w:rFonts w:ascii="Times New Roman" w:eastAsia="楷体" w:hAnsi="Times New Roman" w:cs="Times New Roman"/>
              <w:sz w:val="20"/>
              <w:szCs w:val="20"/>
            </w:rPr>
          </w:rPrChange>
        </w:rPr>
        <w:t>）不同</w:t>
      </w:r>
      <w:r w:rsidRPr="00410C83">
        <w:rPr>
          <w:rFonts w:ascii="Times New Roman" w:eastAsia="楷体" w:hAnsi="Times New Roman" w:cs="Times New Roman" w:hint="eastAsia"/>
          <w:sz w:val="21"/>
          <w:szCs w:val="21"/>
          <w:rPrChange w:id="625" w:author="Yifei Zhou" w:date="2023-03-10T10:29:00Z">
            <w:rPr>
              <w:rFonts w:ascii="Times New Roman" w:eastAsia="楷体" w:hAnsi="Times New Roman" w:cs="Times New Roman" w:hint="eastAsia"/>
              <w:sz w:val="20"/>
              <w:szCs w:val="20"/>
            </w:rPr>
          </w:rPrChange>
        </w:rPr>
        <w:t>建筑高度情景下由风速增加（从</w:t>
      </w:r>
      <w:r w:rsidRPr="00410C83">
        <w:rPr>
          <w:rFonts w:ascii="Times New Roman" w:eastAsia="楷体" w:hAnsi="Times New Roman" w:cs="Times New Roman"/>
          <w:sz w:val="21"/>
          <w:szCs w:val="21"/>
          <w:rPrChange w:id="626" w:author="Yifei Zhou" w:date="2023-03-10T10:29:00Z">
            <w:rPr>
              <w:rFonts w:ascii="Times New Roman" w:eastAsia="楷体" w:hAnsi="Times New Roman" w:cs="Times New Roman"/>
              <w:sz w:val="20"/>
              <w:szCs w:val="20"/>
            </w:rPr>
          </w:rPrChange>
        </w:rPr>
        <w:t xml:space="preserve">2 m/s </w:t>
      </w:r>
      <w:r w:rsidRPr="00410C83">
        <w:rPr>
          <w:rFonts w:ascii="Times New Roman" w:eastAsia="楷体" w:hAnsi="Times New Roman" w:cs="Times New Roman" w:hint="eastAsia"/>
          <w:sz w:val="21"/>
          <w:szCs w:val="21"/>
          <w:rPrChange w:id="627" w:author="Yifei Zhou" w:date="2023-03-10T10:29:00Z">
            <w:rPr>
              <w:rFonts w:ascii="Times New Roman" w:eastAsia="楷体" w:hAnsi="Times New Roman" w:cs="Times New Roman" w:hint="eastAsia"/>
              <w:sz w:val="20"/>
              <w:szCs w:val="20"/>
            </w:rPr>
          </w:rPrChange>
        </w:rPr>
        <w:t>到</w:t>
      </w:r>
      <w:r w:rsidRPr="00410C83">
        <w:rPr>
          <w:rFonts w:ascii="Times New Roman" w:eastAsia="楷体" w:hAnsi="Times New Roman" w:cs="Times New Roman"/>
          <w:sz w:val="21"/>
          <w:szCs w:val="21"/>
          <w:rPrChange w:id="628" w:author="Yifei Zhou" w:date="2023-03-10T10:29:00Z">
            <w:rPr>
              <w:rFonts w:ascii="Times New Roman" w:eastAsia="楷体" w:hAnsi="Times New Roman" w:cs="Times New Roman"/>
              <w:sz w:val="20"/>
              <w:szCs w:val="20"/>
            </w:rPr>
          </w:rPrChange>
        </w:rPr>
        <w:t xml:space="preserve"> 4 m/s</w:t>
      </w:r>
      <w:r w:rsidRPr="00410C83">
        <w:rPr>
          <w:rFonts w:ascii="Times New Roman" w:eastAsia="楷体" w:hAnsi="Times New Roman" w:cs="Times New Roman" w:hint="eastAsia"/>
          <w:sz w:val="21"/>
          <w:szCs w:val="21"/>
          <w:rPrChange w:id="629" w:author="Yifei Zhou" w:date="2023-03-10T10:29:00Z">
            <w:rPr>
              <w:rFonts w:ascii="Times New Roman" w:eastAsia="楷体" w:hAnsi="Times New Roman" w:cs="Times New Roman" w:hint="eastAsia"/>
              <w:sz w:val="20"/>
              <w:szCs w:val="20"/>
            </w:rPr>
          </w:rPrChange>
        </w:rPr>
        <w:t>）导致的温度降幅</w:t>
      </w:r>
      <w:r w:rsidRPr="00410C83">
        <w:rPr>
          <w:rFonts w:ascii="Times New Roman" w:eastAsia="楷体" w:hAnsi="Times New Roman" w:cs="Times New Roman"/>
          <w:sz w:val="21"/>
          <w:szCs w:val="21"/>
          <w:rPrChange w:id="630" w:author="Yifei Zhou" w:date="2023-03-10T10:29:00Z">
            <w:rPr>
              <w:rFonts w:ascii="Times New Roman" w:eastAsia="楷体" w:hAnsi="Times New Roman" w:cs="Times New Roman"/>
              <w:sz w:val="20"/>
              <w:szCs w:val="20"/>
            </w:rPr>
          </w:rPrChange>
        </w:rPr>
        <w:t>。</w:t>
      </w:r>
    </w:p>
    <w:p w14:paraId="22102BDC" w14:textId="77777777" w:rsidR="00A3789C" w:rsidRPr="00410C83" w:rsidRDefault="00A3789C" w:rsidP="004E41B3">
      <w:pPr>
        <w:spacing w:line="360" w:lineRule="auto"/>
        <w:jc w:val="center"/>
        <w:rPr>
          <w:rFonts w:ascii="Times New Roman" w:eastAsia="楷体" w:hAnsi="Times New Roman" w:cs="Times New Roman" w:hint="eastAsia"/>
          <w:sz w:val="21"/>
          <w:szCs w:val="21"/>
          <w:rPrChange w:id="631" w:author="Yifei Zhou" w:date="2023-03-10T10:29:00Z">
            <w:rPr>
              <w:rFonts w:ascii="Times New Roman" w:eastAsia="楷体" w:hAnsi="Times New Roman" w:cs="Times New Roman"/>
              <w:sz w:val="20"/>
              <w:szCs w:val="20"/>
            </w:rPr>
          </w:rPrChange>
        </w:rPr>
      </w:pPr>
    </w:p>
    <w:p w14:paraId="7BEDC644" w14:textId="5D1F8CB2" w:rsidR="00147249" w:rsidRPr="00021BAE" w:rsidRDefault="00147249" w:rsidP="004E41B3">
      <w:pPr>
        <w:spacing w:line="360" w:lineRule="auto"/>
        <w:jc w:val="center"/>
        <w:rPr>
          <w:rFonts w:ascii="Times New Roman" w:eastAsia="楷体" w:hAnsi="Times New Roman" w:cs="Times New Roman"/>
          <w:sz w:val="20"/>
          <w:szCs w:val="20"/>
        </w:rPr>
      </w:pPr>
      <w:r w:rsidRPr="00021BAE">
        <w:rPr>
          <w:rFonts w:ascii="Times New Roman" w:eastAsia="楷体" w:hAnsi="Times New Roman" w:cs="Times New Roman"/>
          <w:noProof/>
          <w:sz w:val="20"/>
          <w:szCs w:val="20"/>
        </w:rPr>
        <w:lastRenderedPageBreak/>
        <w:drawing>
          <wp:inline distT="0" distB="0" distL="0" distR="0" wp14:anchorId="37EB3D3E" wp14:editId="570485F4">
            <wp:extent cx="5486400" cy="19831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983105"/>
                    </a:xfrm>
                    <a:prstGeom prst="rect">
                      <a:avLst/>
                    </a:prstGeom>
                  </pic:spPr>
                </pic:pic>
              </a:graphicData>
            </a:graphic>
          </wp:inline>
        </w:drawing>
      </w:r>
    </w:p>
    <w:p w14:paraId="1E6579BC" w14:textId="17CF773D" w:rsidR="00147249" w:rsidRPr="00410C83" w:rsidRDefault="00147249" w:rsidP="004E41B3">
      <w:pPr>
        <w:spacing w:line="360" w:lineRule="auto"/>
        <w:jc w:val="center"/>
        <w:rPr>
          <w:rFonts w:ascii="Times New Roman" w:eastAsia="楷体" w:hAnsi="Times New Roman" w:cs="Times New Roman"/>
          <w:sz w:val="21"/>
          <w:szCs w:val="21"/>
          <w:rPrChange w:id="632" w:author="Yifei Zhou" w:date="2023-03-10T10:29:00Z">
            <w:rPr>
              <w:rFonts w:ascii="Times New Roman" w:eastAsia="楷体" w:hAnsi="Times New Roman" w:cs="Times New Roman"/>
              <w:sz w:val="20"/>
              <w:szCs w:val="20"/>
            </w:rPr>
          </w:rPrChange>
        </w:rPr>
      </w:pPr>
      <w:r w:rsidRPr="00410C83">
        <w:rPr>
          <w:rFonts w:ascii="Times New Roman" w:eastAsia="楷体" w:hAnsi="Times New Roman" w:cs="Times New Roman" w:hint="eastAsia"/>
          <w:sz w:val="21"/>
          <w:szCs w:val="21"/>
          <w:rPrChange w:id="633" w:author="Yifei Zhou" w:date="2023-03-10T10:29:00Z">
            <w:rPr>
              <w:rFonts w:ascii="Times New Roman" w:eastAsia="楷体" w:hAnsi="Times New Roman" w:cs="Times New Roman" w:hint="eastAsia"/>
              <w:sz w:val="20"/>
              <w:szCs w:val="20"/>
            </w:rPr>
          </w:rPrChange>
        </w:rPr>
        <w:t>图</w:t>
      </w:r>
      <w:r w:rsidRPr="00410C83">
        <w:rPr>
          <w:rFonts w:ascii="Times New Roman" w:eastAsia="楷体" w:hAnsi="Times New Roman" w:cs="Times New Roman" w:hint="eastAsia"/>
          <w:sz w:val="21"/>
          <w:szCs w:val="21"/>
          <w:rPrChange w:id="634" w:author="Yifei Zhou" w:date="2023-03-10T10:29:00Z">
            <w:rPr>
              <w:rFonts w:ascii="Times New Roman" w:eastAsia="楷体" w:hAnsi="Times New Roman" w:cs="Times New Roman" w:hint="eastAsia"/>
              <w:sz w:val="20"/>
              <w:szCs w:val="20"/>
            </w:rPr>
          </w:rPrChange>
        </w:rPr>
        <w:t>9</w:t>
      </w:r>
      <w:r w:rsidRPr="00410C83">
        <w:rPr>
          <w:rFonts w:ascii="Times New Roman" w:eastAsia="楷体" w:hAnsi="Times New Roman" w:cs="Times New Roman"/>
          <w:sz w:val="21"/>
          <w:szCs w:val="21"/>
          <w:rPrChange w:id="635" w:author="Yifei Zhou" w:date="2023-03-10T10:29:00Z">
            <w:rPr>
              <w:rFonts w:ascii="Times New Roman" w:eastAsia="楷体" w:hAnsi="Times New Roman" w:cs="Times New Roman"/>
              <w:sz w:val="20"/>
              <w:szCs w:val="20"/>
            </w:rPr>
          </w:rPrChange>
        </w:rPr>
        <w:t xml:space="preserve">  </w:t>
      </w:r>
      <w:r w:rsidR="00827632" w:rsidRPr="00410C83">
        <w:rPr>
          <w:rFonts w:ascii="Times New Roman" w:eastAsia="楷体" w:hAnsi="Times New Roman" w:cs="Times New Roman"/>
          <w:sz w:val="21"/>
          <w:szCs w:val="21"/>
          <w:rPrChange w:id="636" w:author="Yifei Zhou" w:date="2023-03-10T10:29:00Z">
            <w:rPr>
              <w:rFonts w:ascii="Times New Roman" w:eastAsia="楷体" w:hAnsi="Times New Roman" w:cs="Times New Roman"/>
              <w:sz w:val="20"/>
              <w:szCs w:val="20"/>
            </w:rPr>
          </w:rPrChange>
        </w:rPr>
        <w:t>Sustainable Cities and Society</w:t>
      </w:r>
      <w:r w:rsidR="00827632" w:rsidRPr="00410C83">
        <w:rPr>
          <w:rFonts w:ascii="Times New Roman" w:eastAsia="楷体" w:hAnsi="Times New Roman" w:cs="Times New Roman" w:hint="eastAsia"/>
          <w:sz w:val="21"/>
          <w:szCs w:val="21"/>
          <w:rPrChange w:id="637" w:author="Yifei Zhou" w:date="2023-03-10T10:29:00Z">
            <w:rPr>
              <w:rFonts w:ascii="Times New Roman" w:eastAsia="楷体" w:hAnsi="Times New Roman" w:cs="Times New Roman" w:hint="eastAsia"/>
              <w:sz w:val="20"/>
              <w:szCs w:val="20"/>
            </w:rPr>
          </w:rPrChange>
        </w:rPr>
        <w:t>期刊社回复邮件截图（</w:t>
      </w:r>
      <w:r w:rsidRPr="00410C83">
        <w:rPr>
          <w:rFonts w:ascii="Times New Roman" w:eastAsia="楷体" w:hAnsi="Times New Roman" w:cs="Times New Roman" w:hint="eastAsia"/>
          <w:sz w:val="21"/>
          <w:szCs w:val="21"/>
          <w:rPrChange w:id="638" w:author="Yifei Zhou" w:date="2023-03-10T10:29:00Z">
            <w:rPr>
              <w:rFonts w:ascii="Times New Roman" w:eastAsia="楷体" w:hAnsi="Times New Roman" w:cs="Times New Roman" w:hint="eastAsia"/>
              <w:sz w:val="20"/>
              <w:szCs w:val="20"/>
            </w:rPr>
          </w:rPrChange>
        </w:rPr>
        <w:t>论文正在审稿状态的证明</w:t>
      </w:r>
      <w:r w:rsidR="00827632" w:rsidRPr="00410C83">
        <w:rPr>
          <w:rFonts w:ascii="Times New Roman" w:eastAsia="楷体" w:hAnsi="Times New Roman" w:cs="Times New Roman" w:hint="eastAsia"/>
          <w:sz w:val="21"/>
          <w:szCs w:val="21"/>
          <w:rPrChange w:id="639" w:author="Yifei Zhou" w:date="2023-03-10T10:29:00Z">
            <w:rPr>
              <w:rFonts w:ascii="Times New Roman" w:eastAsia="楷体" w:hAnsi="Times New Roman" w:cs="Times New Roman" w:hint="eastAsia"/>
              <w:sz w:val="20"/>
              <w:szCs w:val="20"/>
            </w:rPr>
          </w:rPrChange>
        </w:rPr>
        <w:t>）</w:t>
      </w:r>
    </w:p>
    <w:p w14:paraId="5F77129F" w14:textId="79F4E335" w:rsidR="004C1B86" w:rsidRPr="00021BAE" w:rsidRDefault="004C1B86" w:rsidP="004E41B3">
      <w:pPr>
        <w:spacing w:line="360" w:lineRule="auto"/>
        <w:rPr>
          <w:rFonts w:ascii="楷体" w:eastAsia="楷体" w:hAnsi="楷体"/>
          <w:sz w:val="20"/>
          <w:szCs w:val="20"/>
        </w:rPr>
      </w:pPr>
    </w:p>
    <w:p w14:paraId="76125891" w14:textId="77777777" w:rsidR="004C1B86" w:rsidRPr="00021BAE" w:rsidRDefault="00000000" w:rsidP="004E41B3">
      <w:pPr>
        <w:snapToGrid w:val="0"/>
        <w:spacing w:line="360" w:lineRule="auto"/>
        <w:ind w:firstLine="570"/>
        <w:rPr>
          <w:rFonts w:ascii="楷体" w:eastAsia="楷体" w:hAnsi="楷体" w:cs="楷体_GB2312"/>
          <w:color w:val="0070C0"/>
          <w:sz w:val="28"/>
          <w:szCs w:val="28"/>
        </w:rPr>
      </w:pPr>
      <w:r w:rsidRPr="00021BAE">
        <w:rPr>
          <w:rFonts w:ascii="楷体" w:eastAsia="楷体" w:hAnsi="楷体" w:hint="eastAsia"/>
          <w:bCs/>
          <w:color w:val="0070C0"/>
          <w:sz w:val="28"/>
          <w:szCs w:val="28"/>
        </w:rPr>
        <w:t>2</w:t>
      </w:r>
      <w:r w:rsidRPr="00021BAE">
        <w:rPr>
          <w:rFonts w:ascii="楷体" w:eastAsia="楷体" w:hAnsi="楷体"/>
          <w:bCs/>
          <w:color w:val="0070C0"/>
          <w:sz w:val="28"/>
          <w:szCs w:val="28"/>
        </w:rPr>
        <w:t xml:space="preserve">. </w:t>
      </w:r>
      <w:r w:rsidRPr="00021BAE">
        <w:rPr>
          <w:rFonts w:ascii="楷体" w:eastAsia="楷体" w:hAnsi="楷体" w:cs="楷体_GB2312" w:hint="eastAsia"/>
          <w:b/>
          <w:bCs/>
          <w:color w:val="0070C0"/>
          <w:sz w:val="28"/>
          <w:szCs w:val="28"/>
        </w:rPr>
        <w:t>工作条件</w:t>
      </w:r>
      <w:r w:rsidRPr="00021BAE">
        <w:rPr>
          <w:rFonts w:ascii="楷体" w:eastAsia="楷体" w:hAnsi="楷体" w:cs="楷体_GB2312" w:hint="eastAsia"/>
          <w:color w:val="0070C0"/>
          <w:sz w:val="28"/>
          <w:szCs w:val="28"/>
        </w:rPr>
        <w:t>（包括已具备的实验条件，尚缺少的实验条件和拟解决的途径，包括利用国家实验室、国家重点实验室和部门重点实验室等研究基地的计划与落实情况</w:t>
      </w:r>
      <w:proofErr w:type="gramStart"/>
      <w:r w:rsidRPr="00021BAE">
        <w:rPr>
          <w:rFonts w:ascii="楷体" w:eastAsia="楷体" w:hAnsi="楷体" w:cs="楷体_GB2312" w:hint="eastAsia"/>
          <w:color w:val="0070C0"/>
          <w:sz w:val="28"/>
          <w:szCs w:val="28"/>
        </w:rPr>
        <w:t>）；</w:t>
      </w:r>
      <w:proofErr w:type="gramEnd"/>
    </w:p>
    <w:p w14:paraId="4AD1A790" w14:textId="29EB7344" w:rsidR="004C1B86" w:rsidRPr="00021BAE" w:rsidRDefault="00527696" w:rsidP="00C629F0">
      <w:pPr>
        <w:spacing w:line="360" w:lineRule="auto"/>
        <w:rPr>
          <w:rFonts w:ascii="Times New Roman" w:eastAsia="楷体" w:hAnsi="Times New Roman" w:cs="Times New Roman"/>
          <w:sz w:val="24"/>
          <w:szCs w:val="24"/>
        </w:rPr>
      </w:pPr>
      <w:r w:rsidRPr="00021BAE">
        <w:rPr>
          <w:rFonts w:ascii="微软雅黑 Light" w:eastAsia="微软雅黑 Light" w:hAnsi="微软雅黑 Light"/>
          <w:color w:val="0070C1"/>
          <w:sz w:val="28"/>
          <w:szCs w:val="24"/>
        </w:rPr>
        <w:t xml:space="preserve">      </w:t>
      </w:r>
      <w:r w:rsidRPr="00EA50D3">
        <w:rPr>
          <w:rFonts w:ascii="Times New Roman" w:eastAsia="楷体" w:hAnsi="Times New Roman" w:cs="Times New Roman" w:hint="eastAsia"/>
          <w:b/>
          <w:bCs/>
          <w:sz w:val="24"/>
          <w:szCs w:val="24"/>
        </w:rPr>
        <w:t>本项目依托单位重庆大学为“双一流”</w:t>
      </w:r>
      <w:r w:rsidRPr="00EA50D3">
        <w:rPr>
          <w:rFonts w:ascii="Times New Roman" w:eastAsia="楷体" w:hAnsi="Times New Roman" w:cs="Times New Roman"/>
          <w:b/>
          <w:bCs/>
          <w:sz w:val="24"/>
          <w:szCs w:val="24"/>
        </w:rPr>
        <w:t xml:space="preserve">A </w:t>
      </w:r>
      <w:r w:rsidRPr="00EA50D3">
        <w:rPr>
          <w:rFonts w:ascii="Times New Roman" w:eastAsia="楷体" w:hAnsi="Times New Roman" w:cs="Times New Roman" w:hint="eastAsia"/>
          <w:b/>
          <w:bCs/>
          <w:sz w:val="24"/>
          <w:szCs w:val="24"/>
        </w:rPr>
        <w:t>类建设高校，拥有三峡库区生态环境教育部重点实验室和山地城镇建设与新技术教育部重点实验室。</w:t>
      </w:r>
      <w:r w:rsidRPr="00021BAE">
        <w:rPr>
          <w:rFonts w:ascii="Times New Roman" w:eastAsia="楷体" w:hAnsi="Times New Roman" w:cs="Times New Roman" w:hint="eastAsia"/>
          <w:sz w:val="24"/>
          <w:szCs w:val="24"/>
        </w:rPr>
        <w:t>其中，</w:t>
      </w:r>
      <w:r w:rsidRPr="00EA50D3">
        <w:rPr>
          <w:rFonts w:ascii="Times New Roman" w:eastAsia="楷体" w:hAnsi="Times New Roman" w:cs="Times New Roman" w:hint="eastAsia"/>
          <w:sz w:val="24"/>
          <w:szCs w:val="24"/>
        </w:rPr>
        <w:t>三峡库区生态环境教育部重点实验室</w:t>
      </w:r>
      <w:r w:rsidRPr="00021BAE">
        <w:rPr>
          <w:rFonts w:ascii="Times New Roman" w:eastAsia="楷体" w:hAnsi="Times New Roman" w:cs="Times New Roman" w:hint="eastAsia"/>
          <w:sz w:val="24"/>
          <w:szCs w:val="24"/>
        </w:rPr>
        <w:t>以三峡库区</w:t>
      </w:r>
      <w:r w:rsidRPr="00EA50D3">
        <w:rPr>
          <w:rFonts w:ascii="Times New Roman" w:eastAsia="楷体" w:hAnsi="Times New Roman" w:cs="Times New Roman" w:hint="eastAsia"/>
          <w:sz w:val="24"/>
          <w:szCs w:val="24"/>
        </w:rPr>
        <w:t>自然生态系统</w:t>
      </w:r>
      <w:r w:rsidRPr="00021BAE">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城镇生态系统</w:t>
      </w:r>
      <w:r w:rsidRPr="00021BAE">
        <w:rPr>
          <w:rFonts w:ascii="Times New Roman" w:eastAsia="楷体" w:hAnsi="Times New Roman" w:cs="Times New Roman" w:hint="eastAsia"/>
          <w:sz w:val="24"/>
          <w:szCs w:val="24"/>
        </w:rPr>
        <w:t>为主要研究对象。在城市生态系统方面，主要围绕</w:t>
      </w:r>
      <w:r w:rsidRPr="00EA50D3">
        <w:rPr>
          <w:rFonts w:ascii="Times New Roman" w:eastAsia="楷体" w:hAnsi="Times New Roman" w:cs="Times New Roman" w:hint="eastAsia"/>
          <w:sz w:val="24"/>
          <w:szCs w:val="24"/>
        </w:rPr>
        <w:t>城镇人居环境保障</w:t>
      </w:r>
      <w:r w:rsidRPr="00021BAE">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城市气候调节等</w:t>
      </w:r>
      <w:r w:rsidRPr="00021BAE">
        <w:rPr>
          <w:rFonts w:ascii="Times New Roman" w:eastAsia="楷体" w:hAnsi="Times New Roman" w:cs="Times New Roman" w:hint="eastAsia"/>
          <w:sz w:val="24"/>
          <w:szCs w:val="24"/>
        </w:rPr>
        <w:t>问题开展研究。</w:t>
      </w:r>
      <w:r w:rsidRPr="00EA50D3">
        <w:rPr>
          <w:rFonts w:ascii="Times New Roman" w:eastAsia="楷体" w:hAnsi="Times New Roman" w:cs="Times New Roman" w:hint="eastAsia"/>
          <w:sz w:val="24"/>
          <w:szCs w:val="24"/>
        </w:rPr>
        <w:t>山地城镇建设与新技术教育部重点实验室</w:t>
      </w:r>
      <w:r w:rsidRPr="00021BAE">
        <w:rPr>
          <w:rFonts w:ascii="Times New Roman" w:eastAsia="楷体" w:hAnsi="Times New Roman" w:cs="Times New Roman" w:hint="eastAsia"/>
          <w:sz w:val="24"/>
          <w:szCs w:val="24"/>
        </w:rPr>
        <w:t>的主要研究方向包括</w:t>
      </w:r>
      <w:r w:rsidRPr="00EA50D3">
        <w:rPr>
          <w:rFonts w:ascii="Times New Roman" w:eastAsia="楷体" w:hAnsi="Times New Roman" w:cs="Times New Roman" w:hint="eastAsia"/>
          <w:sz w:val="24"/>
          <w:szCs w:val="24"/>
        </w:rPr>
        <w:t>山地建筑空间环境优化技术</w:t>
      </w:r>
      <w:r w:rsidRPr="00021BAE">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城镇生态规划综合理论与方法</w:t>
      </w:r>
      <w:r w:rsidRPr="00021BAE">
        <w:rPr>
          <w:rFonts w:ascii="Times New Roman" w:eastAsia="楷体" w:hAnsi="Times New Roman" w:cs="Times New Roman" w:hint="eastAsia"/>
          <w:sz w:val="24"/>
          <w:szCs w:val="24"/>
        </w:rPr>
        <w:t>等。</w:t>
      </w:r>
      <w:r w:rsidRPr="00EA50D3">
        <w:rPr>
          <w:rFonts w:ascii="Times New Roman" w:eastAsia="楷体" w:hAnsi="Times New Roman" w:cs="Times New Roman" w:hint="eastAsia"/>
          <w:b/>
          <w:bCs/>
          <w:sz w:val="24"/>
          <w:szCs w:val="24"/>
        </w:rPr>
        <w:t>以上研究方向与本项目契合。</w:t>
      </w:r>
      <w:r w:rsidRPr="00021BAE">
        <w:rPr>
          <w:rFonts w:ascii="Times New Roman" w:eastAsia="楷体" w:hAnsi="Times New Roman" w:cs="Times New Roman" w:hint="eastAsia"/>
          <w:sz w:val="24"/>
          <w:szCs w:val="24"/>
        </w:rPr>
        <w:t>上述实验室</w:t>
      </w:r>
      <w:r w:rsidRPr="00EA50D3">
        <w:rPr>
          <w:rFonts w:ascii="Times New Roman" w:eastAsia="楷体" w:hAnsi="Times New Roman" w:cs="Times New Roman" w:hint="eastAsia"/>
          <w:sz w:val="24"/>
          <w:szCs w:val="24"/>
        </w:rPr>
        <w:t>还配备有</w:t>
      </w:r>
      <w:r w:rsidRPr="00021BAE">
        <w:rPr>
          <w:rFonts w:ascii="Times New Roman" w:eastAsia="楷体" w:hAnsi="Times New Roman" w:cs="Times New Roman" w:hint="eastAsia"/>
          <w:sz w:val="24"/>
          <w:szCs w:val="24"/>
        </w:rPr>
        <w:t>城市环境相关数据的</w:t>
      </w:r>
      <w:r w:rsidRPr="00EA50D3">
        <w:rPr>
          <w:rFonts w:ascii="Times New Roman" w:eastAsia="楷体" w:hAnsi="Times New Roman" w:cs="Times New Roman" w:hint="eastAsia"/>
          <w:sz w:val="24"/>
          <w:szCs w:val="24"/>
        </w:rPr>
        <w:t>测量设备</w:t>
      </w:r>
      <w:r w:rsidRPr="00021BAE">
        <w:rPr>
          <w:rFonts w:ascii="Times New Roman" w:eastAsia="楷体" w:hAnsi="Times New Roman" w:cs="Times New Roman" w:hint="eastAsia"/>
          <w:sz w:val="24"/>
          <w:szCs w:val="24"/>
        </w:rPr>
        <w:t>，包括</w:t>
      </w:r>
      <w:r w:rsidRPr="00EA50D3">
        <w:rPr>
          <w:rFonts w:ascii="Times New Roman" w:eastAsia="楷体" w:hAnsi="Times New Roman" w:cs="Times New Roman"/>
          <w:sz w:val="24"/>
          <w:szCs w:val="24"/>
        </w:rPr>
        <w:t>AM 200</w:t>
      </w:r>
      <w:r w:rsidRPr="00EA50D3">
        <w:rPr>
          <w:rFonts w:ascii="Times New Roman" w:eastAsia="楷体" w:hAnsi="Times New Roman" w:cs="Times New Roman" w:hint="eastAsia"/>
          <w:sz w:val="24"/>
          <w:szCs w:val="24"/>
        </w:rPr>
        <w:t>便携式叶面积仪、数字摄影测量系统、三维激光扫描仪、数字地图扫描仪</w:t>
      </w:r>
      <w:r w:rsidRPr="00021BAE">
        <w:rPr>
          <w:rFonts w:ascii="Times New Roman" w:eastAsia="楷体" w:hAnsi="Times New Roman" w:cs="Times New Roman" w:hint="eastAsia"/>
          <w:sz w:val="24"/>
          <w:szCs w:val="24"/>
        </w:rPr>
        <w:t>等，可用于帮助获取本项目中土地覆盖、地表特征、三维形态等方面的相关指标。</w:t>
      </w:r>
    </w:p>
    <w:p w14:paraId="681625D0" w14:textId="5A111BD4" w:rsidR="004C1B86" w:rsidRPr="00021BAE" w:rsidRDefault="00527696" w:rsidP="00C629F0">
      <w:pPr>
        <w:spacing w:line="360" w:lineRule="auto"/>
        <w:rPr>
          <w:rFonts w:ascii="Times New Roman" w:eastAsia="楷体" w:hAnsi="Times New Roman" w:cs="Times New Roman"/>
          <w:sz w:val="24"/>
          <w:szCs w:val="24"/>
        </w:rPr>
      </w:pPr>
      <w:r w:rsidRPr="00021BAE">
        <w:rPr>
          <w:rFonts w:ascii="Times New Roman" w:eastAsia="楷体" w:hAnsi="Times New Roman" w:cs="Times New Roman"/>
          <w:sz w:val="24"/>
          <w:szCs w:val="24"/>
        </w:rPr>
        <w:t xml:space="preserve">        </w:t>
      </w:r>
      <w:r w:rsidRPr="00EA50D3">
        <w:rPr>
          <w:rFonts w:ascii="Times New Roman" w:eastAsia="楷体" w:hAnsi="Times New Roman" w:cs="Times New Roman" w:hint="eastAsia"/>
          <w:b/>
          <w:bCs/>
          <w:sz w:val="24"/>
          <w:szCs w:val="24"/>
        </w:rPr>
        <w:t>申请人所在团队在城市气候、高温缓解技术策略、局地通风等领域有较强的研究基础。</w:t>
      </w:r>
      <w:r w:rsidRPr="00021BAE">
        <w:rPr>
          <w:rFonts w:ascii="Times New Roman" w:eastAsia="楷体" w:hAnsi="Times New Roman" w:cs="Times New Roman" w:hint="eastAsia"/>
          <w:sz w:val="24"/>
          <w:szCs w:val="24"/>
        </w:rPr>
        <w:t>团队配备有</w:t>
      </w:r>
      <w:r w:rsidRPr="00EA50D3">
        <w:rPr>
          <w:rFonts w:ascii="Times New Roman" w:eastAsia="楷体" w:hAnsi="Times New Roman" w:cs="Times New Roman" w:hint="eastAsia"/>
          <w:sz w:val="24"/>
          <w:szCs w:val="24"/>
        </w:rPr>
        <w:t>一台鱼眼镜头相机</w:t>
      </w:r>
      <w:r w:rsidRPr="00021BAE">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一套</w:t>
      </w:r>
      <w:r w:rsidRPr="00EA50D3">
        <w:rPr>
          <w:rFonts w:ascii="Times New Roman" w:eastAsia="楷体" w:hAnsi="Times New Roman" w:cs="Times New Roman"/>
          <w:sz w:val="24"/>
          <w:szCs w:val="24"/>
        </w:rPr>
        <w:t>HOBO</w:t>
      </w:r>
      <w:r w:rsidRPr="00EA50D3">
        <w:rPr>
          <w:rFonts w:ascii="Times New Roman" w:eastAsia="楷体" w:hAnsi="Times New Roman" w:cs="Times New Roman" w:hint="eastAsia"/>
          <w:sz w:val="24"/>
          <w:szCs w:val="24"/>
        </w:rPr>
        <w:t>气象站</w:t>
      </w:r>
      <w:r w:rsidRPr="00021BAE">
        <w:rPr>
          <w:rFonts w:ascii="Times New Roman" w:eastAsia="楷体" w:hAnsi="Times New Roman" w:cs="Times New Roman" w:hint="eastAsia"/>
          <w:sz w:val="24"/>
          <w:szCs w:val="24"/>
        </w:rPr>
        <w:t>，在以往的研究过程中积累了重庆市的</w:t>
      </w:r>
      <w:r w:rsidRPr="00EA50D3">
        <w:rPr>
          <w:rFonts w:ascii="Times New Roman" w:eastAsia="楷体" w:hAnsi="Times New Roman" w:cs="Times New Roman" w:hint="eastAsia"/>
          <w:color w:val="000000"/>
          <w:sz w:val="24"/>
          <w:szCs w:val="24"/>
        </w:rPr>
        <w:t>土地覆盖、气象环境、人口密度</w:t>
      </w:r>
      <w:r w:rsidRPr="00021BAE">
        <w:rPr>
          <w:rFonts w:ascii="Times New Roman" w:eastAsia="楷体" w:hAnsi="Times New Roman" w:cs="Times New Roman" w:hint="eastAsia"/>
          <w:sz w:val="24"/>
          <w:szCs w:val="24"/>
        </w:rPr>
        <w:t>数据集，为本项目的顺利开展</w:t>
      </w:r>
      <w:r w:rsidRPr="00EA50D3">
        <w:rPr>
          <w:rFonts w:ascii="Times New Roman" w:eastAsia="楷体" w:hAnsi="Times New Roman" w:cs="Times New Roman" w:hint="eastAsia"/>
          <w:sz w:val="24"/>
          <w:szCs w:val="24"/>
        </w:rPr>
        <w:t>提供了基础数据</w:t>
      </w:r>
      <w:r w:rsidRPr="00021BAE">
        <w:rPr>
          <w:rFonts w:ascii="Times New Roman" w:eastAsia="楷体" w:hAnsi="Times New Roman" w:cs="Times New Roman" w:hint="eastAsia"/>
          <w:sz w:val="24"/>
          <w:szCs w:val="24"/>
        </w:rPr>
        <w:t>。团队成员具备丰富的</w:t>
      </w:r>
      <w:r w:rsidRPr="00EA50D3">
        <w:rPr>
          <w:rFonts w:ascii="Times New Roman" w:eastAsia="楷体" w:hAnsi="Times New Roman" w:cs="Times New Roman" w:hint="eastAsia"/>
          <w:sz w:val="24"/>
          <w:szCs w:val="24"/>
        </w:rPr>
        <w:t>城市气候实地测量经验</w:t>
      </w:r>
      <w:r w:rsidRPr="00021BAE">
        <w:rPr>
          <w:rFonts w:ascii="Times New Roman" w:eastAsia="楷体" w:hAnsi="Times New Roman" w:cs="Times New Roman" w:hint="eastAsia"/>
          <w:sz w:val="24"/>
          <w:szCs w:val="24"/>
        </w:rPr>
        <w:t>和</w:t>
      </w:r>
      <w:r w:rsidRPr="00EA50D3">
        <w:rPr>
          <w:rFonts w:ascii="Times New Roman" w:eastAsia="楷体" w:hAnsi="Times New Roman" w:cs="Times New Roman" w:hint="eastAsia"/>
          <w:sz w:val="24"/>
          <w:szCs w:val="24"/>
        </w:rPr>
        <w:t>扎实的城市气候学理论基础</w:t>
      </w:r>
      <w:r w:rsidRPr="00EA50D3">
        <w:rPr>
          <w:rFonts w:ascii="Times New Roman" w:eastAsia="楷体" w:hAnsi="Times New Roman" w:cs="Times New Roman" w:hint="eastAsia"/>
          <w:b/>
          <w:bCs/>
          <w:sz w:val="24"/>
          <w:szCs w:val="24"/>
        </w:rPr>
        <w:t>，对重庆的城市建筑形态、地形状况和气候特征较为熟悉。</w:t>
      </w:r>
    </w:p>
    <w:p w14:paraId="34B588FC" w14:textId="0EBFF419" w:rsidR="004C1B86" w:rsidRPr="00021BAE" w:rsidRDefault="00527696" w:rsidP="00C629F0">
      <w:pPr>
        <w:spacing w:line="360" w:lineRule="auto"/>
        <w:rPr>
          <w:rFonts w:ascii="Times New Roman" w:eastAsia="楷体" w:hAnsi="Times New Roman" w:cs="Times New Roman"/>
          <w:sz w:val="24"/>
          <w:szCs w:val="24"/>
        </w:rPr>
      </w:pPr>
      <w:r w:rsidRPr="00021BAE">
        <w:rPr>
          <w:rFonts w:ascii="Times New Roman" w:eastAsia="楷体" w:hAnsi="Times New Roman" w:cs="Times New Roman"/>
          <w:sz w:val="24"/>
          <w:szCs w:val="24"/>
        </w:rPr>
        <w:lastRenderedPageBreak/>
        <w:t xml:space="preserve">        </w:t>
      </w:r>
      <w:r w:rsidRPr="00021BAE">
        <w:rPr>
          <w:rFonts w:ascii="Times New Roman" w:eastAsia="楷体" w:hAnsi="Times New Roman" w:cs="Times New Roman" w:hint="eastAsia"/>
          <w:sz w:val="24"/>
          <w:szCs w:val="24"/>
        </w:rPr>
        <w:t>申请人及其所在团队还与</w:t>
      </w:r>
      <w:r w:rsidRPr="00EA50D3">
        <w:rPr>
          <w:rFonts w:ascii="Times New Roman" w:eastAsia="楷体" w:hAnsi="Times New Roman" w:cs="Times New Roman" w:hint="eastAsia"/>
          <w:sz w:val="24"/>
          <w:szCs w:val="24"/>
        </w:rPr>
        <w:t>北京师范大学、中国科学院地理科学与资源研究所</w:t>
      </w:r>
      <w:r w:rsidRPr="00021BAE">
        <w:rPr>
          <w:rFonts w:ascii="Times New Roman" w:eastAsia="楷体" w:hAnsi="Times New Roman" w:cs="Times New Roman" w:hint="eastAsia"/>
          <w:sz w:val="24"/>
          <w:szCs w:val="24"/>
        </w:rPr>
        <w:t>、</w:t>
      </w:r>
      <w:r w:rsidRPr="00EA50D3">
        <w:rPr>
          <w:rFonts w:ascii="Times New Roman" w:eastAsia="楷体" w:hAnsi="Times New Roman" w:cs="Times New Roman" w:hint="eastAsia"/>
          <w:sz w:val="24"/>
          <w:szCs w:val="24"/>
        </w:rPr>
        <w:t>澳大利亚弗林德斯大学、阿德莱德大学、新南威尔士大学等</w:t>
      </w:r>
      <w:r w:rsidRPr="00021BAE">
        <w:rPr>
          <w:rFonts w:ascii="Times New Roman" w:eastAsia="楷体" w:hAnsi="Times New Roman" w:cs="Times New Roman" w:hint="eastAsia"/>
          <w:sz w:val="24"/>
          <w:szCs w:val="24"/>
        </w:rPr>
        <w:t>国内外高校和科研院所的</w:t>
      </w:r>
      <w:r w:rsidRPr="00EA50D3">
        <w:rPr>
          <w:rFonts w:ascii="Times New Roman" w:eastAsia="楷体" w:hAnsi="Times New Roman" w:cs="Times New Roman" w:hint="eastAsia"/>
          <w:sz w:val="24"/>
          <w:szCs w:val="24"/>
        </w:rPr>
        <w:t>相关团队</w:t>
      </w:r>
      <w:r w:rsidRPr="00021BAE">
        <w:rPr>
          <w:rFonts w:ascii="Times New Roman" w:eastAsia="楷体" w:hAnsi="Times New Roman" w:cs="Times New Roman" w:hint="eastAsia"/>
          <w:sz w:val="24"/>
          <w:szCs w:val="24"/>
        </w:rPr>
        <w:t>有合作交流的关系，可以获得不同区域的</w:t>
      </w:r>
      <w:r w:rsidRPr="00EA50D3">
        <w:rPr>
          <w:rFonts w:ascii="Times New Roman" w:eastAsia="楷体" w:hAnsi="Times New Roman" w:cs="Times New Roman" w:hint="eastAsia"/>
          <w:sz w:val="24"/>
          <w:szCs w:val="24"/>
        </w:rPr>
        <w:t>城市地表数据</w:t>
      </w:r>
      <w:r w:rsidRPr="00021BAE">
        <w:rPr>
          <w:rFonts w:ascii="Times New Roman" w:eastAsia="楷体" w:hAnsi="Times New Roman" w:cs="Times New Roman" w:hint="eastAsia"/>
          <w:sz w:val="24"/>
          <w:szCs w:val="24"/>
        </w:rPr>
        <w:t>，开展项目的深入交流合作。</w:t>
      </w:r>
    </w:p>
    <w:p w14:paraId="3354FF05" w14:textId="5DAD8923" w:rsidR="004C1B86" w:rsidRPr="00EA50D3" w:rsidRDefault="00527696" w:rsidP="004E41B3">
      <w:pPr>
        <w:spacing w:line="360" w:lineRule="auto"/>
        <w:rPr>
          <w:rFonts w:ascii="Times New Roman" w:eastAsia="楷体" w:hAnsi="Times New Roman" w:cs="Times New Roman"/>
          <w:sz w:val="24"/>
          <w:szCs w:val="24"/>
        </w:rPr>
      </w:pPr>
      <w:r w:rsidRPr="00021BAE">
        <w:rPr>
          <w:rFonts w:ascii="Times New Roman" w:eastAsia="楷体" w:hAnsi="Times New Roman" w:cs="Times New Roman"/>
          <w:sz w:val="24"/>
          <w:szCs w:val="24"/>
        </w:rPr>
        <w:t xml:space="preserve">        </w:t>
      </w:r>
      <w:r w:rsidRPr="00021BAE">
        <w:rPr>
          <w:rFonts w:ascii="Times New Roman" w:eastAsia="楷体" w:hAnsi="Times New Roman" w:cs="Times New Roman" w:hint="eastAsia"/>
          <w:sz w:val="24"/>
          <w:szCs w:val="24"/>
        </w:rPr>
        <w:t>综上所述，</w:t>
      </w:r>
      <w:r w:rsidRPr="00EA50D3">
        <w:rPr>
          <w:rFonts w:ascii="Times New Roman" w:eastAsia="楷体" w:hAnsi="Times New Roman" w:cs="Times New Roman" w:hint="eastAsia"/>
          <w:sz w:val="24"/>
          <w:szCs w:val="24"/>
        </w:rPr>
        <w:t>硬件配备、团队成员和外部合作等</w:t>
      </w:r>
      <w:r w:rsidRPr="00021BAE">
        <w:rPr>
          <w:rFonts w:ascii="Times New Roman" w:eastAsia="楷体" w:hAnsi="Times New Roman" w:cs="Times New Roman" w:hint="eastAsia"/>
          <w:sz w:val="24"/>
          <w:szCs w:val="24"/>
        </w:rPr>
        <w:t>方面的工作条件为课题的实施提供了有力支持。</w:t>
      </w:r>
    </w:p>
    <w:p w14:paraId="5EC823A1" w14:textId="743A53DD" w:rsidR="004C1B86" w:rsidRPr="00021BAE" w:rsidRDefault="004C1B86">
      <w:pPr>
        <w:spacing w:line="360" w:lineRule="auto"/>
        <w:ind w:firstLine="480"/>
        <w:rPr>
          <w:rFonts w:ascii="楷体" w:eastAsia="楷体" w:hAnsi="楷体" w:cs="黑体"/>
          <w:color w:val="000000"/>
          <w:sz w:val="24"/>
          <w:szCs w:val="24"/>
        </w:rPr>
      </w:pPr>
    </w:p>
    <w:p w14:paraId="3F0BB5E6" w14:textId="77777777" w:rsidR="004C1B86" w:rsidRPr="00021BAE" w:rsidRDefault="00000000">
      <w:pPr>
        <w:snapToGrid w:val="0"/>
        <w:spacing w:line="440" w:lineRule="exact"/>
        <w:ind w:firstLine="570"/>
        <w:rPr>
          <w:rFonts w:ascii="楷体" w:eastAsia="楷体" w:hAnsi="楷体" w:cs="楷体_GB2312"/>
          <w:color w:val="0070C0"/>
          <w:sz w:val="28"/>
          <w:szCs w:val="28"/>
        </w:rPr>
      </w:pPr>
      <w:r w:rsidRPr="00021BAE">
        <w:rPr>
          <w:rFonts w:ascii="楷体" w:eastAsia="楷体" w:hAnsi="楷体" w:hint="eastAsia"/>
          <w:bCs/>
          <w:color w:val="0070C0"/>
          <w:sz w:val="28"/>
          <w:szCs w:val="28"/>
        </w:rPr>
        <w:t>3</w:t>
      </w:r>
      <w:r w:rsidRPr="00021BAE">
        <w:rPr>
          <w:rFonts w:ascii="楷体" w:eastAsia="楷体" w:hAnsi="楷体"/>
          <w:bCs/>
          <w:color w:val="0070C0"/>
          <w:sz w:val="28"/>
          <w:szCs w:val="28"/>
        </w:rPr>
        <w:t xml:space="preserve">. </w:t>
      </w:r>
      <w:r w:rsidRPr="00021BAE">
        <w:rPr>
          <w:rFonts w:ascii="楷体" w:eastAsia="楷体" w:hAnsi="楷体" w:cs="楷体_GB2312" w:hint="eastAsia"/>
          <w:b/>
          <w:bCs/>
          <w:color w:val="0070C0"/>
          <w:sz w:val="28"/>
          <w:szCs w:val="28"/>
        </w:rPr>
        <w:t>正在承担的与本项目相关的科研项目情况</w:t>
      </w:r>
      <w:r w:rsidRPr="00021BAE">
        <w:rPr>
          <w:rFonts w:ascii="楷体" w:eastAsia="楷体" w:hAnsi="楷体" w:cs="楷体_GB2312" w:hint="eastAsia"/>
          <w:color w:val="0070C0"/>
          <w:sz w:val="28"/>
          <w:szCs w:val="28"/>
        </w:rPr>
        <w:t>（申请人正在承担的与本项目相关的科研项目情况，包括国家自然科学基金的项目和国家其他科技计划项目，要注明项目的资助机构、项目类别、批准号、项目名称、获资助金额、起止年月、与本项目的关系及负责的内容等</w:t>
      </w:r>
      <w:proofErr w:type="gramStart"/>
      <w:r w:rsidRPr="00021BAE">
        <w:rPr>
          <w:rFonts w:ascii="楷体" w:eastAsia="楷体" w:hAnsi="楷体" w:cs="楷体_GB2312" w:hint="eastAsia"/>
          <w:color w:val="0070C0"/>
          <w:sz w:val="28"/>
          <w:szCs w:val="28"/>
        </w:rPr>
        <w:t>）；</w:t>
      </w:r>
      <w:proofErr w:type="gramEnd"/>
    </w:p>
    <w:p w14:paraId="3F4E0D4D" w14:textId="77777777" w:rsidR="004C1B86" w:rsidRPr="00021BAE" w:rsidRDefault="00000000">
      <w:pPr>
        <w:snapToGrid w:val="0"/>
        <w:spacing w:line="440" w:lineRule="exact"/>
        <w:ind w:firstLineChars="196" w:firstLine="470"/>
        <w:rPr>
          <w:rFonts w:ascii="楷体" w:eastAsia="楷体" w:hAnsi="楷体" w:cs="楷体"/>
          <w:sz w:val="24"/>
          <w:szCs w:val="24"/>
        </w:rPr>
      </w:pPr>
      <w:r w:rsidRPr="00021BAE">
        <w:rPr>
          <w:rFonts w:ascii="楷体" w:eastAsia="楷体" w:hAnsi="楷体" w:cs="楷体" w:hint="eastAsia"/>
          <w:sz w:val="24"/>
          <w:szCs w:val="24"/>
        </w:rPr>
        <w:t>无</w:t>
      </w:r>
    </w:p>
    <w:p w14:paraId="30610729" w14:textId="77777777" w:rsidR="004C1B86" w:rsidRPr="00021BAE" w:rsidRDefault="00000000" w:rsidP="004E41B3">
      <w:pPr>
        <w:numPr>
          <w:ilvl w:val="0"/>
          <w:numId w:val="5"/>
        </w:numPr>
        <w:snapToGrid w:val="0"/>
        <w:spacing w:afterLines="50" w:after="120" w:line="440" w:lineRule="exact"/>
        <w:ind w:firstLine="573"/>
        <w:rPr>
          <w:rFonts w:ascii="楷体" w:eastAsia="楷体" w:hAnsi="楷体" w:cs="楷体_GB2312"/>
          <w:color w:val="0070C0"/>
          <w:sz w:val="28"/>
          <w:szCs w:val="28"/>
        </w:rPr>
      </w:pPr>
      <w:r w:rsidRPr="00021BAE">
        <w:rPr>
          <w:rFonts w:ascii="楷体" w:eastAsia="楷体" w:hAnsi="楷体" w:cs="楷体_GB2312" w:hint="eastAsia"/>
          <w:b/>
          <w:bCs/>
          <w:color w:val="0070C0"/>
          <w:sz w:val="28"/>
          <w:szCs w:val="28"/>
        </w:rPr>
        <w:t>完成国家自然科学基金项目情况</w:t>
      </w:r>
      <w:r w:rsidRPr="00021BAE">
        <w:rPr>
          <w:rFonts w:ascii="楷体" w:eastAsia="楷体" w:hAnsi="楷体" w:cs="楷体_GB2312" w:hint="eastAsia"/>
          <w:color w:val="0070C0"/>
          <w:sz w:val="28"/>
          <w:szCs w:val="28"/>
        </w:rPr>
        <w:t>（对申请人负责的前一个已资助期满的科学基金项目（项目名称及批准号）完成情况、后续研究进展及与本申请项目的关系加以详细说明。另附该项目的研究工作总结摘要（限</w:t>
      </w:r>
      <w:r w:rsidRPr="00021BAE">
        <w:rPr>
          <w:rFonts w:ascii="楷体" w:eastAsia="楷体" w:hAnsi="楷体"/>
          <w:color w:val="0070C0"/>
          <w:sz w:val="28"/>
          <w:szCs w:val="28"/>
        </w:rPr>
        <w:t>500</w:t>
      </w:r>
      <w:r w:rsidRPr="00021BAE">
        <w:rPr>
          <w:rFonts w:ascii="楷体" w:eastAsia="楷体" w:hAnsi="楷体" w:cs="楷体_GB2312" w:hint="eastAsia"/>
          <w:color w:val="0070C0"/>
          <w:sz w:val="28"/>
          <w:szCs w:val="28"/>
        </w:rPr>
        <w:t>字）和相关成果详细目录）。</w:t>
      </w:r>
    </w:p>
    <w:p w14:paraId="155C6E9D" w14:textId="77777777" w:rsidR="004C1B86" w:rsidRPr="00021BAE" w:rsidRDefault="00000000" w:rsidP="004E41B3">
      <w:pPr>
        <w:snapToGrid w:val="0"/>
        <w:spacing w:after="0" w:line="440" w:lineRule="exact"/>
        <w:ind w:firstLineChars="196" w:firstLine="470"/>
        <w:rPr>
          <w:rFonts w:ascii="楷体" w:eastAsia="楷体" w:hAnsi="楷体" w:cs="楷体"/>
          <w:sz w:val="24"/>
          <w:szCs w:val="24"/>
        </w:rPr>
      </w:pPr>
      <w:r w:rsidRPr="00021BAE">
        <w:rPr>
          <w:rFonts w:ascii="楷体" w:eastAsia="楷体" w:hAnsi="楷体" w:cs="楷体" w:hint="eastAsia"/>
          <w:sz w:val="24"/>
          <w:szCs w:val="24"/>
        </w:rPr>
        <w:t>无</w:t>
      </w:r>
    </w:p>
    <w:p w14:paraId="160C31CA" w14:textId="77777777" w:rsidR="004C1B86" w:rsidRPr="00021BAE" w:rsidRDefault="004C1B86">
      <w:pPr>
        <w:snapToGrid w:val="0"/>
        <w:spacing w:line="440" w:lineRule="exact"/>
        <w:ind w:firstLineChars="196" w:firstLine="470"/>
        <w:rPr>
          <w:rFonts w:ascii="宋体" w:hAnsi="宋体"/>
          <w:sz w:val="24"/>
        </w:rPr>
      </w:pPr>
    </w:p>
    <w:p w14:paraId="6CDEC110" w14:textId="77777777" w:rsidR="004C1B86" w:rsidRPr="00021BAE" w:rsidRDefault="00000000">
      <w:pPr>
        <w:snapToGrid w:val="0"/>
        <w:spacing w:before="120" w:line="440" w:lineRule="exact"/>
        <w:ind w:firstLineChars="200" w:firstLine="562"/>
        <w:rPr>
          <w:rFonts w:ascii="楷体" w:eastAsia="楷体" w:hAnsi="楷体" w:cs="楷体_GB2312"/>
          <w:b/>
          <w:bCs/>
          <w:color w:val="0070C0"/>
          <w:sz w:val="28"/>
          <w:szCs w:val="28"/>
        </w:rPr>
      </w:pPr>
      <w:r w:rsidRPr="00021BAE">
        <w:rPr>
          <w:rFonts w:ascii="楷体" w:eastAsia="楷体" w:hAnsi="楷体" w:cs="楷体_GB2312" w:hint="eastAsia"/>
          <w:b/>
          <w:bCs/>
          <w:color w:val="0070C0"/>
          <w:sz w:val="28"/>
          <w:szCs w:val="28"/>
        </w:rPr>
        <w:t>（三）其他需要说明的情况</w:t>
      </w:r>
    </w:p>
    <w:p w14:paraId="38A162DF" w14:textId="77777777" w:rsidR="004C1B86" w:rsidRPr="00021BAE" w:rsidRDefault="00000000">
      <w:pPr>
        <w:snapToGrid w:val="0"/>
        <w:spacing w:afterLines="50" w:after="120" w:line="440" w:lineRule="exact"/>
        <w:ind w:firstLine="573"/>
        <w:rPr>
          <w:rFonts w:ascii="楷体" w:eastAsia="楷体" w:hAnsi="楷体"/>
          <w:bCs/>
          <w:color w:val="0070C0"/>
          <w:sz w:val="28"/>
          <w:szCs w:val="28"/>
        </w:rPr>
      </w:pPr>
      <w:r w:rsidRPr="00021BAE">
        <w:rPr>
          <w:rFonts w:ascii="楷体" w:eastAsia="楷体" w:hAnsi="楷体"/>
          <w:bCs/>
          <w:color w:val="0070C0"/>
          <w:sz w:val="28"/>
          <w:szCs w:val="28"/>
        </w:rPr>
        <w:t xml:space="preserve">1. </w:t>
      </w:r>
      <w:r w:rsidRPr="00021BAE">
        <w:rPr>
          <w:rFonts w:ascii="楷体" w:eastAsia="楷体" w:hAnsi="楷体" w:hint="eastAsia"/>
          <w:bCs/>
          <w:color w:val="0070C0"/>
          <w:sz w:val="28"/>
          <w:szCs w:val="28"/>
        </w:rPr>
        <w:t>申请人同年申请不同类型的国家自然科学基金项目情况（列明同年申请的其他项目的项目类型、项目名称信息，并说明与本项目之间的区别与联系</w:t>
      </w:r>
      <w:r w:rsidRPr="00021BAE">
        <w:rPr>
          <w:rFonts w:ascii="楷体" w:eastAsia="楷体" w:hAnsi="楷体"/>
          <w:bCs/>
          <w:color w:val="0070C0"/>
          <w:sz w:val="28"/>
          <w:szCs w:val="28"/>
        </w:rPr>
        <w:t>）</w:t>
      </w:r>
      <w:r w:rsidRPr="00021BAE">
        <w:rPr>
          <w:rFonts w:ascii="楷体" w:eastAsia="楷体" w:hAnsi="楷体" w:hint="eastAsia"/>
          <w:bCs/>
          <w:color w:val="0070C0"/>
          <w:sz w:val="28"/>
          <w:szCs w:val="28"/>
        </w:rPr>
        <w:t>。</w:t>
      </w:r>
    </w:p>
    <w:p w14:paraId="225AD9C2" w14:textId="77777777" w:rsidR="004C1B86" w:rsidRPr="00021BAE" w:rsidRDefault="00000000" w:rsidP="004E41B3">
      <w:pPr>
        <w:snapToGrid w:val="0"/>
        <w:spacing w:after="0" w:line="440" w:lineRule="exact"/>
        <w:ind w:firstLineChars="196" w:firstLine="470"/>
        <w:rPr>
          <w:rFonts w:ascii="楷体" w:eastAsia="楷体" w:hAnsi="楷体" w:cs="楷体"/>
          <w:sz w:val="24"/>
          <w:szCs w:val="24"/>
        </w:rPr>
      </w:pPr>
      <w:r w:rsidRPr="00021BAE">
        <w:rPr>
          <w:rFonts w:ascii="楷体" w:eastAsia="楷体" w:hAnsi="楷体" w:cs="楷体" w:hint="eastAsia"/>
          <w:sz w:val="24"/>
          <w:szCs w:val="24"/>
        </w:rPr>
        <w:t>无</w:t>
      </w:r>
    </w:p>
    <w:p w14:paraId="1260ABAA" w14:textId="77777777" w:rsidR="004C1B86" w:rsidRPr="00021BAE" w:rsidRDefault="00000000">
      <w:pPr>
        <w:snapToGrid w:val="0"/>
        <w:spacing w:afterLines="50" w:after="120" w:line="440" w:lineRule="exact"/>
        <w:ind w:firstLine="573"/>
        <w:rPr>
          <w:rFonts w:ascii="楷体" w:eastAsia="楷体" w:hAnsi="楷体"/>
          <w:bCs/>
          <w:color w:val="0070C0"/>
          <w:sz w:val="28"/>
          <w:szCs w:val="28"/>
        </w:rPr>
      </w:pPr>
      <w:r w:rsidRPr="00021BAE">
        <w:rPr>
          <w:rFonts w:ascii="楷体" w:eastAsia="楷体" w:hAnsi="楷体"/>
          <w:bCs/>
          <w:color w:val="0070C0"/>
          <w:sz w:val="28"/>
          <w:szCs w:val="28"/>
        </w:rPr>
        <w:t xml:space="preserve">2. </w:t>
      </w:r>
      <w:r w:rsidRPr="00021BAE">
        <w:rPr>
          <w:rFonts w:ascii="楷体" w:eastAsia="楷体" w:hAnsi="楷体" w:hint="eastAsia"/>
          <w:bCs/>
          <w:color w:val="0070C0"/>
          <w:sz w:val="28"/>
          <w:szCs w:val="28"/>
        </w:rPr>
        <w:t>具有高级专业技术职务（职称）的申请人是否存在同年申请或者参与申请国家自然科学基金项目的单位不一致的情况；如存在上述</w:t>
      </w:r>
      <w:r w:rsidRPr="00021BAE">
        <w:rPr>
          <w:rFonts w:ascii="楷体" w:eastAsia="楷体" w:hAnsi="楷体" w:hint="eastAsia"/>
          <w:bCs/>
          <w:color w:val="0070C0"/>
          <w:sz w:val="28"/>
          <w:szCs w:val="28"/>
        </w:rPr>
        <w:lastRenderedPageBreak/>
        <w:t>情况，列明所涉及人员的姓名，申请或参与申请的其他项目的项目类型、项目名称、单位名称、上述人员在该项目中是申请人还是参与者，并说明单位不一致原因。</w:t>
      </w:r>
    </w:p>
    <w:p w14:paraId="21A6577A" w14:textId="77777777" w:rsidR="004C1B86" w:rsidRPr="00021BAE" w:rsidRDefault="00000000" w:rsidP="004E41B3">
      <w:pPr>
        <w:snapToGrid w:val="0"/>
        <w:spacing w:after="0" w:line="440" w:lineRule="exact"/>
        <w:ind w:firstLineChars="196" w:firstLine="470"/>
        <w:rPr>
          <w:rFonts w:ascii="宋体" w:hAnsi="宋体"/>
          <w:sz w:val="24"/>
        </w:rPr>
      </w:pPr>
      <w:r w:rsidRPr="00021BAE">
        <w:rPr>
          <w:rFonts w:ascii="楷体" w:eastAsia="楷体" w:hAnsi="楷体" w:cs="楷体" w:hint="eastAsia"/>
          <w:sz w:val="24"/>
          <w:szCs w:val="24"/>
        </w:rPr>
        <w:t>无</w:t>
      </w:r>
    </w:p>
    <w:p w14:paraId="05769813" w14:textId="77777777" w:rsidR="004C1B86" w:rsidRPr="00021BAE" w:rsidRDefault="00000000">
      <w:pPr>
        <w:snapToGrid w:val="0"/>
        <w:spacing w:afterLines="50" w:after="120" w:line="440" w:lineRule="exact"/>
        <w:ind w:firstLine="573"/>
        <w:rPr>
          <w:rFonts w:ascii="楷体" w:eastAsia="楷体" w:hAnsi="楷体"/>
          <w:bCs/>
          <w:color w:val="0070C0"/>
          <w:sz w:val="28"/>
          <w:szCs w:val="28"/>
        </w:rPr>
      </w:pPr>
      <w:r w:rsidRPr="00021BAE">
        <w:rPr>
          <w:rFonts w:ascii="楷体" w:eastAsia="楷体" w:hAnsi="楷体"/>
          <w:bCs/>
          <w:color w:val="0070C0"/>
          <w:sz w:val="28"/>
          <w:szCs w:val="28"/>
        </w:rPr>
        <w:t xml:space="preserve">3. </w:t>
      </w:r>
      <w:r w:rsidRPr="00021BAE">
        <w:rPr>
          <w:rFonts w:ascii="楷体" w:eastAsia="楷体" w:hAnsi="楷体" w:hint="eastAsia"/>
          <w:bCs/>
          <w:color w:val="0070C0"/>
          <w:sz w:val="28"/>
          <w:szCs w:val="28"/>
        </w:rPr>
        <w:t>具有高级专业技术职务（职称）的申请人是否存在与正在承担的国家自然科学基金项目的单位不一致的情况；如存在上述情况，列明所涉及人员的姓名，正在承担项目的批准号、项目类型、项目名称、单位名称、起止年月，并说明单位不一致原因。</w:t>
      </w:r>
    </w:p>
    <w:p w14:paraId="31B4BF95" w14:textId="77777777" w:rsidR="004C1B86" w:rsidRPr="00021BAE" w:rsidRDefault="00000000" w:rsidP="004E41B3">
      <w:pPr>
        <w:snapToGrid w:val="0"/>
        <w:spacing w:after="0" w:line="440" w:lineRule="exact"/>
        <w:ind w:firstLineChars="196" w:firstLine="470"/>
        <w:rPr>
          <w:rFonts w:ascii="宋体" w:hAnsi="宋体"/>
          <w:sz w:val="24"/>
        </w:rPr>
      </w:pPr>
      <w:r w:rsidRPr="00021BAE">
        <w:rPr>
          <w:rFonts w:ascii="楷体" w:eastAsia="楷体" w:hAnsi="楷体" w:cs="楷体" w:hint="eastAsia"/>
          <w:sz w:val="24"/>
          <w:szCs w:val="24"/>
        </w:rPr>
        <w:t>无</w:t>
      </w:r>
    </w:p>
    <w:p w14:paraId="7E26972F" w14:textId="77777777" w:rsidR="004C1B86" w:rsidRPr="00021BAE" w:rsidRDefault="00000000">
      <w:pPr>
        <w:snapToGrid w:val="0"/>
        <w:spacing w:afterLines="50" w:after="120" w:line="440" w:lineRule="exact"/>
        <w:ind w:firstLine="573"/>
        <w:rPr>
          <w:rFonts w:ascii="楷体" w:eastAsia="楷体" w:hAnsi="楷体"/>
          <w:bCs/>
          <w:color w:val="0070C0"/>
          <w:sz w:val="28"/>
          <w:szCs w:val="28"/>
        </w:rPr>
      </w:pPr>
      <w:r w:rsidRPr="00021BAE">
        <w:rPr>
          <w:rFonts w:ascii="楷体" w:eastAsia="楷体" w:hAnsi="楷体"/>
          <w:bCs/>
          <w:color w:val="0070C0"/>
          <w:sz w:val="28"/>
          <w:szCs w:val="28"/>
        </w:rPr>
        <w:t xml:space="preserve">4. </w:t>
      </w:r>
      <w:r w:rsidRPr="00021BAE">
        <w:rPr>
          <w:rFonts w:ascii="楷体" w:eastAsia="楷体" w:hAnsi="楷体" w:hint="eastAsia"/>
          <w:bCs/>
          <w:color w:val="0070C0"/>
          <w:sz w:val="28"/>
          <w:szCs w:val="28"/>
        </w:rPr>
        <w:t>其他。</w:t>
      </w:r>
    </w:p>
    <w:p w14:paraId="2982E109" w14:textId="77777777" w:rsidR="004C1B86" w:rsidRDefault="00000000">
      <w:pPr>
        <w:snapToGrid w:val="0"/>
        <w:spacing w:after="0" w:line="440" w:lineRule="exact"/>
        <w:ind w:firstLineChars="196" w:firstLine="470"/>
        <w:rPr>
          <w:rFonts w:ascii="楷体" w:eastAsia="楷体" w:hAnsi="楷体" w:cs="楷体"/>
          <w:sz w:val="24"/>
          <w:szCs w:val="24"/>
        </w:rPr>
      </w:pPr>
      <w:r w:rsidRPr="00021BAE">
        <w:rPr>
          <w:rFonts w:ascii="楷体" w:eastAsia="楷体" w:hAnsi="楷体" w:cs="楷体" w:hint="eastAsia"/>
          <w:sz w:val="24"/>
          <w:szCs w:val="24"/>
        </w:rPr>
        <w:t>无</w:t>
      </w:r>
    </w:p>
    <w:p w14:paraId="1CFFCC98" w14:textId="77777777" w:rsidR="004C1B86" w:rsidRDefault="004C1B86">
      <w:pPr>
        <w:snapToGrid w:val="0"/>
        <w:spacing w:afterLines="50" w:after="120" w:line="440" w:lineRule="exact"/>
        <w:ind w:firstLine="573"/>
        <w:rPr>
          <w:rFonts w:ascii="楷体" w:eastAsia="楷体" w:hAnsi="楷体"/>
          <w:bCs/>
          <w:color w:val="0070C0"/>
          <w:sz w:val="28"/>
          <w:szCs w:val="28"/>
        </w:rPr>
      </w:pPr>
    </w:p>
    <w:p w14:paraId="1C58B126" w14:textId="78023925" w:rsidR="004C1B86" w:rsidRDefault="004C1B86">
      <w:pPr>
        <w:spacing w:line="360" w:lineRule="auto"/>
        <w:ind w:firstLine="480"/>
        <w:rPr>
          <w:rFonts w:ascii="微软雅黑 Light" w:eastAsia="微软雅黑 Light" w:hAnsi="微软雅黑 Light" w:cs="黑体"/>
          <w:sz w:val="24"/>
          <w:szCs w:val="24"/>
        </w:rPr>
      </w:pPr>
    </w:p>
    <w:sectPr w:rsidR="004C1B8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C27CE" w14:textId="77777777" w:rsidR="00084D4B" w:rsidRDefault="00084D4B">
      <w:pPr>
        <w:spacing w:line="240" w:lineRule="auto"/>
      </w:pPr>
      <w:r>
        <w:separator/>
      </w:r>
    </w:p>
  </w:endnote>
  <w:endnote w:type="continuationSeparator" w:id="0">
    <w:p w14:paraId="26D38530" w14:textId="77777777" w:rsidR="00084D4B" w:rsidRDefault="00084D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Light">
    <w:panose1 w:val="020B0502040204020203"/>
    <w:charset w:val="86"/>
    <w:family w:val="swiss"/>
    <w:pitch w:val="variable"/>
    <w:sig w:usb0="80000287" w:usb1="2ACF001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8CE53" w14:textId="77777777" w:rsidR="00084D4B" w:rsidRDefault="00084D4B">
      <w:pPr>
        <w:spacing w:after="0"/>
      </w:pPr>
      <w:r>
        <w:separator/>
      </w:r>
    </w:p>
  </w:footnote>
  <w:footnote w:type="continuationSeparator" w:id="0">
    <w:p w14:paraId="4811E493" w14:textId="77777777" w:rsidR="00084D4B" w:rsidRDefault="00084D4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CF8432"/>
    <w:multiLevelType w:val="singleLevel"/>
    <w:tmpl w:val="B5CF8432"/>
    <w:lvl w:ilvl="0">
      <w:start w:val="1"/>
      <w:numFmt w:val="decimal"/>
      <w:suff w:val="nothing"/>
      <w:lvlText w:val="（%1）"/>
      <w:lvlJc w:val="left"/>
    </w:lvl>
  </w:abstractNum>
  <w:abstractNum w:abstractNumId="1" w15:restartNumberingAfterBreak="0">
    <w:nsid w:val="C0FC431D"/>
    <w:multiLevelType w:val="singleLevel"/>
    <w:tmpl w:val="C0FC431D"/>
    <w:lvl w:ilvl="0">
      <w:start w:val="1"/>
      <w:numFmt w:val="decimal"/>
      <w:suff w:val="nothing"/>
      <w:lvlText w:val="（%1）"/>
      <w:lvlJc w:val="left"/>
    </w:lvl>
  </w:abstractNum>
  <w:abstractNum w:abstractNumId="2" w15:restartNumberingAfterBreak="0">
    <w:nsid w:val="E2B6C691"/>
    <w:multiLevelType w:val="singleLevel"/>
    <w:tmpl w:val="E2B6C691"/>
    <w:lvl w:ilvl="0">
      <w:start w:val="4"/>
      <w:numFmt w:val="decimal"/>
      <w:suff w:val="space"/>
      <w:lvlText w:val="%1."/>
      <w:lvlJc w:val="left"/>
    </w:lvl>
  </w:abstractNum>
  <w:abstractNum w:abstractNumId="3" w15:restartNumberingAfterBreak="0">
    <w:nsid w:val="55377951"/>
    <w:multiLevelType w:val="multilevel"/>
    <w:tmpl w:val="55377951"/>
    <w:lvl w:ilvl="0">
      <w:start w:val="1"/>
      <w:numFmt w:val="bullet"/>
      <w:lvlText w:val=""/>
      <w:lvlJc w:val="left"/>
      <w:pPr>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57CD64D3"/>
    <w:multiLevelType w:val="singleLevel"/>
    <w:tmpl w:val="57CD64D3"/>
    <w:lvl w:ilvl="0">
      <w:start w:val="1"/>
      <w:numFmt w:val="decimal"/>
      <w:suff w:val="nothing"/>
      <w:lvlText w:val="（%1）"/>
      <w:lvlJc w:val="left"/>
    </w:lvl>
  </w:abstractNum>
  <w:num w:numId="1" w16cid:durableId="681860449">
    <w:abstractNumId w:val="1"/>
  </w:num>
  <w:num w:numId="2" w16cid:durableId="870387330">
    <w:abstractNumId w:val="0"/>
  </w:num>
  <w:num w:numId="3" w16cid:durableId="15272182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4" w16cid:durableId="612514461">
    <w:abstractNumId w:val="4"/>
  </w:num>
  <w:num w:numId="5" w16cid:durableId="1523209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fei Zhou">
    <w15:presenceInfo w15:providerId="AD" w15:userId="S::zhou0495@flinders.edu.au::d5b15cd3-4cbd-443b-be83-5e2e0ab6d5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BjZmExYTA5MDk3ZGM4ZDE4NTI2NjU5NGNkOTU1ODQifQ=="/>
  </w:docVars>
  <w:rsids>
    <w:rsidRoot w:val="00172A27"/>
    <w:rsid w:val="00004315"/>
    <w:rsid w:val="00004C4C"/>
    <w:rsid w:val="00007B8B"/>
    <w:rsid w:val="00013038"/>
    <w:rsid w:val="00014AD9"/>
    <w:rsid w:val="000159A1"/>
    <w:rsid w:val="00015A86"/>
    <w:rsid w:val="000168F6"/>
    <w:rsid w:val="00021BAE"/>
    <w:rsid w:val="00024415"/>
    <w:rsid w:val="00024D2C"/>
    <w:rsid w:val="00024EB0"/>
    <w:rsid w:val="0002779C"/>
    <w:rsid w:val="00030DA0"/>
    <w:rsid w:val="00031111"/>
    <w:rsid w:val="00033130"/>
    <w:rsid w:val="00033589"/>
    <w:rsid w:val="000348A4"/>
    <w:rsid w:val="000355CE"/>
    <w:rsid w:val="00035EB2"/>
    <w:rsid w:val="00040849"/>
    <w:rsid w:val="00041E1E"/>
    <w:rsid w:val="00043D24"/>
    <w:rsid w:val="00046841"/>
    <w:rsid w:val="00047786"/>
    <w:rsid w:val="00047B98"/>
    <w:rsid w:val="00047CBF"/>
    <w:rsid w:val="00051C80"/>
    <w:rsid w:val="0005294A"/>
    <w:rsid w:val="000550A6"/>
    <w:rsid w:val="00056751"/>
    <w:rsid w:val="00062223"/>
    <w:rsid w:val="00064121"/>
    <w:rsid w:val="0006534E"/>
    <w:rsid w:val="0006725F"/>
    <w:rsid w:val="00067C56"/>
    <w:rsid w:val="00067E00"/>
    <w:rsid w:val="000725AE"/>
    <w:rsid w:val="0007489F"/>
    <w:rsid w:val="00074FEF"/>
    <w:rsid w:val="00077957"/>
    <w:rsid w:val="00080BF9"/>
    <w:rsid w:val="000824AA"/>
    <w:rsid w:val="0008327D"/>
    <w:rsid w:val="00084D4B"/>
    <w:rsid w:val="000873EC"/>
    <w:rsid w:val="00092942"/>
    <w:rsid w:val="0009318A"/>
    <w:rsid w:val="0009781B"/>
    <w:rsid w:val="000A167B"/>
    <w:rsid w:val="000A2E22"/>
    <w:rsid w:val="000A4465"/>
    <w:rsid w:val="000A64CC"/>
    <w:rsid w:val="000A7FFC"/>
    <w:rsid w:val="000B6572"/>
    <w:rsid w:val="000C0C60"/>
    <w:rsid w:val="000C56AF"/>
    <w:rsid w:val="000C6D47"/>
    <w:rsid w:val="000D0B58"/>
    <w:rsid w:val="000D1B4A"/>
    <w:rsid w:val="000D1EE9"/>
    <w:rsid w:val="000D3F11"/>
    <w:rsid w:val="000D49E6"/>
    <w:rsid w:val="000D53BB"/>
    <w:rsid w:val="000D704F"/>
    <w:rsid w:val="000E0F98"/>
    <w:rsid w:val="000E175B"/>
    <w:rsid w:val="000E594A"/>
    <w:rsid w:val="000E7322"/>
    <w:rsid w:val="000F1CBA"/>
    <w:rsid w:val="000F57B0"/>
    <w:rsid w:val="000F5DF8"/>
    <w:rsid w:val="00100515"/>
    <w:rsid w:val="001043B4"/>
    <w:rsid w:val="00104B69"/>
    <w:rsid w:val="00105722"/>
    <w:rsid w:val="0011244B"/>
    <w:rsid w:val="001125E0"/>
    <w:rsid w:val="00117103"/>
    <w:rsid w:val="0011760F"/>
    <w:rsid w:val="001205D9"/>
    <w:rsid w:val="00121DB9"/>
    <w:rsid w:val="00124E9F"/>
    <w:rsid w:val="00125234"/>
    <w:rsid w:val="00125D80"/>
    <w:rsid w:val="00125DB0"/>
    <w:rsid w:val="00126332"/>
    <w:rsid w:val="0012731B"/>
    <w:rsid w:val="00127E9F"/>
    <w:rsid w:val="0013063A"/>
    <w:rsid w:val="00131A52"/>
    <w:rsid w:val="00132CFA"/>
    <w:rsid w:val="00133622"/>
    <w:rsid w:val="00134232"/>
    <w:rsid w:val="001342D3"/>
    <w:rsid w:val="00134CAB"/>
    <w:rsid w:val="00134D2A"/>
    <w:rsid w:val="001359B8"/>
    <w:rsid w:val="00137C6D"/>
    <w:rsid w:val="00137E10"/>
    <w:rsid w:val="00140D20"/>
    <w:rsid w:val="00140DAE"/>
    <w:rsid w:val="00141330"/>
    <w:rsid w:val="00141BDA"/>
    <w:rsid w:val="0014246C"/>
    <w:rsid w:val="00142C1D"/>
    <w:rsid w:val="0014522F"/>
    <w:rsid w:val="00147249"/>
    <w:rsid w:val="001477B5"/>
    <w:rsid w:val="00150DB0"/>
    <w:rsid w:val="00151ABB"/>
    <w:rsid w:val="00152CE5"/>
    <w:rsid w:val="001578C9"/>
    <w:rsid w:val="00160075"/>
    <w:rsid w:val="00161A48"/>
    <w:rsid w:val="00162276"/>
    <w:rsid w:val="00165AF6"/>
    <w:rsid w:val="00165C90"/>
    <w:rsid w:val="00165CF4"/>
    <w:rsid w:val="00167564"/>
    <w:rsid w:val="001677CB"/>
    <w:rsid w:val="0017293A"/>
    <w:rsid w:val="00172A27"/>
    <w:rsid w:val="001734B2"/>
    <w:rsid w:val="00176AE8"/>
    <w:rsid w:val="00176D24"/>
    <w:rsid w:val="0018025B"/>
    <w:rsid w:val="00182825"/>
    <w:rsid w:val="001856B8"/>
    <w:rsid w:val="001868E4"/>
    <w:rsid w:val="0019042A"/>
    <w:rsid w:val="00192FE4"/>
    <w:rsid w:val="00194B59"/>
    <w:rsid w:val="00194EF3"/>
    <w:rsid w:val="0019564E"/>
    <w:rsid w:val="001A06A9"/>
    <w:rsid w:val="001A0AC2"/>
    <w:rsid w:val="001A32BF"/>
    <w:rsid w:val="001B06F7"/>
    <w:rsid w:val="001B378E"/>
    <w:rsid w:val="001B4EC5"/>
    <w:rsid w:val="001B5F88"/>
    <w:rsid w:val="001B7402"/>
    <w:rsid w:val="001C2D0A"/>
    <w:rsid w:val="001C5AA7"/>
    <w:rsid w:val="001C6AF8"/>
    <w:rsid w:val="001D2753"/>
    <w:rsid w:val="001D5C35"/>
    <w:rsid w:val="001D661F"/>
    <w:rsid w:val="001E1ED4"/>
    <w:rsid w:val="001E3F0C"/>
    <w:rsid w:val="001E6DCE"/>
    <w:rsid w:val="001F12AC"/>
    <w:rsid w:val="001F2837"/>
    <w:rsid w:val="001F7E52"/>
    <w:rsid w:val="00206D74"/>
    <w:rsid w:val="00220AC1"/>
    <w:rsid w:val="00220C5C"/>
    <w:rsid w:val="00221D5A"/>
    <w:rsid w:val="00222449"/>
    <w:rsid w:val="002258BD"/>
    <w:rsid w:val="00225BB6"/>
    <w:rsid w:val="00227A1C"/>
    <w:rsid w:val="002436EE"/>
    <w:rsid w:val="002448E4"/>
    <w:rsid w:val="00244F47"/>
    <w:rsid w:val="002471F4"/>
    <w:rsid w:val="00250D20"/>
    <w:rsid w:val="00251AAA"/>
    <w:rsid w:val="0025242F"/>
    <w:rsid w:val="00253A88"/>
    <w:rsid w:val="00253E48"/>
    <w:rsid w:val="00260A22"/>
    <w:rsid w:val="00261E03"/>
    <w:rsid w:val="002643CA"/>
    <w:rsid w:val="00264ED8"/>
    <w:rsid w:val="00265B2C"/>
    <w:rsid w:val="0027032D"/>
    <w:rsid w:val="00270794"/>
    <w:rsid w:val="002714C8"/>
    <w:rsid w:val="00273F27"/>
    <w:rsid w:val="002741F5"/>
    <w:rsid w:val="002830A7"/>
    <w:rsid w:val="00284A5E"/>
    <w:rsid w:val="00290438"/>
    <w:rsid w:val="00290EF0"/>
    <w:rsid w:val="00291ECE"/>
    <w:rsid w:val="00292598"/>
    <w:rsid w:val="00292BAB"/>
    <w:rsid w:val="002943B6"/>
    <w:rsid w:val="002A0EF7"/>
    <w:rsid w:val="002A2AF1"/>
    <w:rsid w:val="002A360C"/>
    <w:rsid w:val="002A56AD"/>
    <w:rsid w:val="002A73BC"/>
    <w:rsid w:val="002A7E07"/>
    <w:rsid w:val="002B59FE"/>
    <w:rsid w:val="002B65D3"/>
    <w:rsid w:val="002C34A3"/>
    <w:rsid w:val="002C402B"/>
    <w:rsid w:val="002C4E90"/>
    <w:rsid w:val="002C74B5"/>
    <w:rsid w:val="002C75DB"/>
    <w:rsid w:val="002D3D52"/>
    <w:rsid w:val="002D49DB"/>
    <w:rsid w:val="002D5213"/>
    <w:rsid w:val="002D5512"/>
    <w:rsid w:val="002D6531"/>
    <w:rsid w:val="002D6CA2"/>
    <w:rsid w:val="002E0F30"/>
    <w:rsid w:val="002E3D32"/>
    <w:rsid w:val="002E4437"/>
    <w:rsid w:val="002E4F3C"/>
    <w:rsid w:val="002E5F4A"/>
    <w:rsid w:val="002E6004"/>
    <w:rsid w:val="002F0583"/>
    <w:rsid w:val="002F2050"/>
    <w:rsid w:val="002F221F"/>
    <w:rsid w:val="002F2381"/>
    <w:rsid w:val="002F31BD"/>
    <w:rsid w:val="002F46F9"/>
    <w:rsid w:val="002F5291"/>
    <w:rsid w:val="002F6E49"/>
    <w:rsid w:val="00302C97"/>
    <w:rsid w:val="003055D3"/>
    <w:rsid w:val="00307213"/>
    <w:rsid w:val="003107D4"/>
    <w:rsid w:val="00310BC5"/>
    <w:rsid w:val="00311CE5"/>
    <w:rsid w:val="0031294F"/>
    <w:rsid w:val="0031456F"/>
    <w:rsid w:val="00315DD3"/>
    <w:rsid w:val="00317858"/>
    <w:rsid w:val="0032144E"/>
    <w:rsid w:val="003221D0"/>
    <w:rsid w:val="003232ED"/>
    <w:rsid w:val="00324862"/>
    <w:rsid w:val="00324E1B"/>
    <w:rsid w:val="00325D3E"/>
    <w:rsid w:val="00325E31"/>
    <w:rsid w:val="003263CF"/>
    <w:rsid w:val="00326A4E"/>
    <w:rsid w:val="003309D8"/>
    <w:rsid w:val="00332035"/>
    <w:rsid w:val="00336A37"/>
    <w:rsid w:val="00336AC1"/>
    <w:rsid w:val="003400BB"/>
    <w:rsid w:val="0034075A"/>
    <w:rsid w:val="00340883"/>
    <w:rsid w:val="00341A9C"/>
    <w:rsid w:val="00341FE1"/>
    <w:rsid w:val="00342D46"/>
    <w:rsid w:val="003526AE"/>
    <w:rsid w:val="0035542F"/>
    <w:rsid w:val="00355707"/>
    <w:rsid w:val="003558E6"/>
    <w:rsid w:val="003563EC"/>
    <w:rsid w:val="00357E89"/>
    <w:rsid w:val="0036071A"/>
    <w:rsid w:val="00360801"/>
    <w:rsid w:val="0036342A"/>
    <w:rsid w:val="00364948"/>
    <w:rsid w:val="0036682B"/>
    <w:rsid w:val="00366FC7"/>
    <w:rsid w:val="00367114"/>
    <w:rsid w:val="00371781"/>
    <w:rsid w:val="00371EF9"/>
    <w:rsid w:val="003724E9"/>
    <w:rsid w:val="00374B86"/>
    <w:rsid w:val="00375B2E"/>
    <w:rsid w:val="00380E99"/>
    <w:rsid w:val="0038134C"/>
    <w:rsid w:val="0038244F"/>
    <w:rsid w:val="00382EA3"/>
    <w:rsid w:val="00390A94"/>
    <w:rsid w:val="0039176A"/>
    <w:rsid w:val="00391D81"/>
    <w:rsid w:val="003A03D7"/>
    <w:rsid w:val="003A14BA"/>
    <w:rsid w:val="003A1943"/>
    <w:rsid w:val="003A1C27"/>
    <w:rsid w:val="003A2030"/>
    <w:rsid w:val="003A27E6"/>
    <w:rsid w:val="003A34C7"/>
    <w:rsid w:val="003A5083"/>
    <w:rsid w:val="003A7055"/>
    <w:rsid w:val="003A711B"/>
    <w:rsid w:val="003B0FB8"/>
    <w:rsid w:val="003B189D"/>
    <w:rsid w:val="003B2024"/>
    <w:rsid w:val="003B2446"/>
    <w:rsid w:val="003B5911"/>
    <w:rsid w:val="003C2848"/>
    <w:rsid w:val="003C4020"/>
    <w:rsid w:val="003C654D"/>
    <w:rsid w:val="003C774F"/>
    <w:rsid w:val="003D0E59"/>
    <w:rsid w:val="003D0E64"/>
    <w:rsid w:val="003D1D37"/>
    <w:rsid w:val="003D2B37"/>
    <w:rsid w:val="003D4CDE"/>
    <w:rsid w:val="003D4E95"/>
    <w:rsid w:val="003D7951"/>
    <w:rsid w:val="003E3523"/>
    <w:rsid w:val="003E4312"/>
    <w:rsid w:val="003E4F0F"/>
    <w:rsid w:val="003E5766"/>
    <w:rsid w:val="003F361A"/>
    <w:rsid w:val="003F3E84"/>
    <w:rsid w:val="00400945"/>
    <w:rsid w:val="00400DD9"/>
    <w:rsid w:val="004013BE"/>
    <w:rsid w:val="00401AE9"/>
    <w:rsid w:val="00402C8D"/>
    <w:rsid w:val="00403483"/>
    <w:rsid w:val="00410C83"/>
    <w:rsid w:val="004138DA"/>
    <w:rsid w:val="004148A6"/>
    <w:rsid w:val="004168E4"/>
    <w:rsid w:val="00422CE1"/>
    <w:rsid w:val="004239AA"/>
    <w:rsid w:val="0043021C"/>
    <w:rsid w:val="00431945"/>
    <w:rsid w:val="00431BAE"/>
    <w:rsid w:val="004336CD"/>
    <w:rsid w:val="0043395A"/>
    <w:rsid w:val="00436697"/>
    <w:rsid w:val="00441EED"/>
    <w:rsid w:val="00441F28"/>
    <w:rsid w:val="004428C3"/>
    <w:rsid w:val="004429C3"/>
    <w:rsid w:val="00452293"/>
    <w:rsid w:val="0045678B"/>
    <w:rsid w:val="00460544"/>
    <w:rsid w:val="0046287B"/>
    <w:rsid w:val="00463118"/>
    <w:rsid w:val="00463D90"/>
    <w:rsid w:val="004670DD"/>
    <w:rsid w:val="00471913"/>
    <w:rsid w:val="004727EF"/>
    <w:rsid w:val="00473454"/>
    <w:rsid w:val="00474E53"/>
    <w:rsid w:val="004755F3"/>
    <w:rsid w:val="00475EC5"/>
    <w:rsid w:val="004761D3"/>
    <w:rsid w:val="00476DE2"/>
    <w:rsid w:val="004773DF"/>
    <w:rsid w:val="004809F1"/>
    <w:rsid w:val="00486F8A"/>
    <w:rsid w:val="004930B6"/>
    <w:rsid w:val="004935C8"/>
    <w:rsid w:val="004A4CF2"/>
    <w:rsid w:val="004A5536"/>
    <w:rsid w:val="004A79A9"/>
    <w:rsid w:val="004B6240"/>
    <w:rsid w:val="004B78CD"/>
    <w:rsid w:val="004C0803"/>
    <w:rsid w:val="004C1B86"/>
    <w:rsid w:val="004C22AE"/>
    <w:rsid w:val="004C5068"/>
    <w:rsid w:val="004C5C53"/>
    <w:rsid w:val="004D51E9"/>
    <w:rsid w:val="004D57FB"/>
    <w:rsid w:val="004D6949"/>
    <w:rsid w:val="004E0613"/>
    <w:rsid w:val="004E1C90"/>
    <w:rsid w:val="004E228E"/>
    <w:rsid w:val="004E41B3"/>
    <w:rsid w:val="004E4CDF"/>
    <w:rsid w:val="004F0F2E"/>
    <w:rsid w:val="004F47CD"/>
    <w:rsid w:val="005056D2"/>
    <w:rsid w:val="00506459"/>
    <w:rsid w:val="00507C0D"/>
    <w:rsid w:val="00510F02"/>
    <w:rsid w:val="00511A21"/>
    <w:rsid w:val="00512AAF"/>
    <w:rsid w:val="0051381D"/>
    <w:rsid w:val="0051426A"/>
    <w:rsid w:val="005167E5"/>
    <w:rsid w:val="005228BC"/>
    <w:rsid w:val="00523D56"/>
    <w:rsid w:val="00524128"/>
    <w:rsid w:val="00525349"/>
    <w:rsid w:val="00525E12"/>
    <w:rsid w:val="00526A92"/>
    <w:rsid w:val="00527696"/>
    <w:rsid w:val="00530A92"/>
    <w:rsid w:val="00531271"/>
    <w:rsid w:val="00534C64"/>
    <w:rsid w:val="0053550C"/>
    <w:rsid w:val="00536124"/>
    <w:rsid w:val="0053654E"/>
    <w:rsid w:val="00537DF0"/>
    <w:rsid w:val="00542DF8"/>
    <w:rsid w:val="005504BE"/>
    <w:rsid w:val="005527D2"/>
    <w:rsid w:val="005537BB"/>
    <w:rsid w:val="005573FF"/>
    <w:rsid w:val="00560757"/>
    <w:rsid w:val="005669D1"/>
    <w:rsid w:val="00566C06"/>
    <w:rsid w:val="00567EFC"/>
    <w:rsid w:val="0057062B"/>
    <w:rsid w:val="005734AD"/>
    <w:rsid w:val="00575D35"/>
    <w:rsid w:val="00580975"/>
    <w:rsid w:val="0058177F"/>
    <w:rsid w:val="005822C3"/>
    <w:rsid w:val="005905A7"/>
    <w:rsid w:val="00593FEA"/>
    <w:rsid w:val="0059509D"/>
    <w:rsid w:val="00595C8D"/>
    <w:rsid w:val="00597A03"/>
    <w:rsid w:val="005A31F5"/>
    <w:rsid w:val="005B3B55"/>
    <w:rsid w:val="005B45CD"/>
    <w:rsid w:val="005B6497"/>
    <w:rsid w:val="005B67EE"/>
    <w:rsid w:val="005C0C4F"/>
    <w:rsid w:val="005C1D9C"/>
    <w:rsid w:val="005C2F58"/>
    <w:rsid w:val="005C34C8"/>
    <w:rsid w:val="005C4438"/>
    <w:rsid w:val="005C5A3E"/>
    <w:rsid w:val="005D0563"/>
    <w:rsid w:val="005D350D"/>
    <w:rsid w:val="005D3E70"/>
    <w:rsid w:val="005D4006"/>
    <w:rsid w:val="005E0039"/>
    <w:rsid w:val="005E79F1"/>
    <w:rsid w:val="005F166F"/>
    <w:rsid w:val="005F4948"/>
    <w:rsid w:val="005F57A9"/>
    <w:rsid w:val="005F64FA"/>
    <w:rsid w:val="005F6F78"/>
    <w:rsid w:val="005F7D8B"/>
    <w:rsid w:val="00601DC5"/>
    <w:rsid w:val="00602A5C"/>
    <w:rsid w:val="00602AD5"/>
    <w:rsid w:val="00607287"/>
    <w:rsid w:val="00607702"/>
    <w:rsid w:val="006128F8"/>
    <w:rsid w:val="0061312A"/>
    <w:rsid w:val="006206C8"/>
    <w:rsid w:val="006222FF"/>
    <w:rsid w:val="006233E5"/>
    <w:rsid w:val="00624929"/>
    <w:rsid w:val="00631DC2"/>
    <w:rsid w:val="00631DD2"/>
    <w:rsid w:val="00632163"/>
    <w:rsid w:val="00633063"/>
    <w:rsid w:val="00633106"/>
    <w:rsid w:val="006338ED"/>
    <w:rsid w:val="00634A9F"/>
    <w:rsid w:val="006401BB"/>
    <w:rsid w:val="006473CC"/>
    <w:rsid w:val="00654810"/>
    <w:rsid w:val="00655438"/>
    <w:rsid w:val="00657C54"/>
    <w:rsid w:val="00661616"/>
    <w:rsid w:val="0066534D"/>
    <w:rsid w:val="00666439"/>
    <w:rsid w:val="006702DD"/>
    <w:rsid w:val="00670694"/>
    <w:rsid w:val="00670D0F"/>
    <w:rsid w:val="00671301"/>
    <w:rsid w:val="0067288F"/>
    <w:rsid w:val="00673FD1"/>
    <w:rsid w:val="00675CCF"/>
    <w:rsid w:val="00675EF7"/>
    <w:rsid w:val="00676EE9"/>
    <w:rsid w:val="00677C30"/>
    <w:rsid w:val="00680ABF"/>
    <w:rsid w:val="00683190"/>
    <w:rsid w:val="00684C0D"/>
    <w:rsid w:val="006868FD"/>
    <w:rsid w:val="006900C7"/>
    <w:rsid w:val="0069081A"/>
    <w:rsid w:val="00692CE5"/>
    <w:rsid w:val="00694722"/>
    <w:rsid w:val="006947F1"/>
    <w:rsid w:val="00696D6D"/>
    <w:rsid w:val="006A0A91"/>
    <w:rsid w:val="006A23E8"/>
    <w:rsid w:val="006A46D8"/>
    <w:rsid w:val="006B022F"/>
    <w:rsid w:val="006B1B10"/>
    <w:rsid w:val="006B2A1E"/>
    <w:rsid w:val="006B61A1"/>
    <w:rsid w:val="006C2D05"/>
    <w:rsid w:val="006C3656"/>
    <w:rsid w:val="006C4E89"/>
    <w:rsid w:val="006C7046"/>
    <w:rsid w:val="006D12D6"/>
    <w:rsid w:val="006D2336"/>
    <w:rsid w:val="006D24AB"/>
    <w:rsid w:val="006D35AD"/>
    <w:rsid w:val="006D4B72"/>
    <w:rsid w:val="006D5C76"/>
    <w:rsid w:val="006D658F"/>
    <w:rsid w:val="006E0757"/>
    <w:rsid w:val="006E4A88"/>
    <w:rsid w:val="006E70C4"/>
    <w:rsid w:val="006F16E9"/>
    <w:rsid w:val="006F272D"/>
    <w:rsid w:val="006F6863"/>
    <w:rsid w:val="006F6EF7"/>
    <w:rsid w:val="006F7A7E"/>
    <w:rsid w:val="00702485"/>
    <w:rsid w:val="0070268F"/>
    <w:rsid w:val="0070375C"/>
    <w:rsid w:val="00703F28"/>
    <w:rsid w:val="007074B3"/>
    <w:rsid w:val="0071027D"/>
    <w:rsid w:val="00712709"/>
    <w:rsid w:val="00713DB5"/>
    <w:rsid w:val="00715D5A"/>
    <w:rsid w:val="00716EC4"/>
    <w:rsid w:val="00720AEF"/>
    <w:rsid w:val="00723E78"/>
    <w:rsid w:val="00724875"/>
    <w:rsid w:val="00732F50"/>
    <w:rsid w:val="0073374C"/>
    <w:rsid w:val="00734E08"/>
    <w:rsid w:val="007355A7"/>
    <w:rsid w:val="00735602"/>
    <w:rsid w:val="00735C9E"/>
    <w:rsid w:val="0073695F"/>
    <w:rsid w:val="0073702C"/>
    <w:rsid w:val="0074089B"/>
    <w:rsid w:val="00743EA4"/>
    <w:rsid w:val="007548A4"/>
    <w:rsid w:val="00755AE8"/>
    <w:rsid w:val="007578DC"/>
    <w:rsid w:val="00757AC0"/>
    <w:rsid w:val="00765A68"/>
    <w:rsid w:val="00770366"/>
    <w:rsid w:val="007744EC"/>
    <w:rsid w:val="00774E9A"/>
    <w:rsid w:val="00775FF1"/>
    <w:rsid w:val="00776D62"/>
    <w:rsid w:val="00776DDF"/>
    <w:rsid w:val="00776F8A"/>
    <w:rsid w:val="00777B33"/>
    <w:rsid w:val="007817CA"/>
    <w:rsid w:val="00781D23"/>
    <w:rsid w:val="00784875"/>
    <w:rsid w:val="007854F6"/>
    <w:rsid w:val="00785FEA"/>
    <w:rsid w:val="0079037D"/>
    <w:rsid w:val="00791AB5"/>
    <w:rsid w:val="0079409E"/>
    <w:rsid w:val="0079566B"/>
    <w:rsid w:val="00796CD8"/>
    <w:rsid w:val="007A6A4D"/>
    <w:rsid w:val="007A7EFB"/>
    <w:rsid w:val="007B32DA"/>
    <w:rsid w:val="007B36D8"/>
    <w:rsid w:val="007B4261"/>
    <w:rsid w:val="007B72AC"/>
    <w:rsid w:val="007C4FB5"/>
    <w:rsid w:val="007C7370"/>
    <w:rsid w:val="007D0769"/>
    <w:rsid w:val="007D13C6"/>
    <w:rsid w:val="007D7FB0"/>
    <w:rsid w:val="007E069A"/>
    <w:rsid w:val="007E17F5"/>
    <w:rsid w:val="007E1D4B"/>
    <w:rsid w:val="007E367E"/>
    <w:rsid w:val="007E4BEF"/>
    <w:rsid w:val="007F098D"/>
    <w:rsid w:val="007F1265"/>
    <w:rsid w:val="007F2F20"/>
    <w:rsid w:val="007F3F57"/>
    <w:rsid w:val="007F6B1B"/>
    <w:rsid w:val="007F78DA"/>
    <w:rsid w:val="007F7BBD"/>
    <w:rsid w:val="0080447D"/>
    <w:rsid w:val="00804755"/>
    <w:rsid w:val="00804E3C"/>
    <w:rsid w:val="00805361"/>
    <w:rsid w:val="00807D76"/>
    <w:rsid w:val="008112CC"/>
    <w:rsid w:val="008128AF"/>
    <w:rsid w:val="0081326C"/>
    <w:rsid w:val="00814E74"/>
    <w:rsid w:val="0081540D"/>
    <w:rsid w:val="0081714C"/>
    <w:rsid w:val="00820E0F"/>
    <w:rsid w:val="00821D85"/>
    <w:rsid w:val="008235E8"/>
    <w:rsid w:val="00824E3A"/>
    <w:rsid w:val="00827632"/>
    <w:rsid w:val="0083136F"/>
    <w:rsid w:val="008340FC"/>
    <w:rsid w:val="00835DD8"/>
    <w:rsid w:val="0083699B"/>
    <w:rsid w:val="00837A82"/>
    <w:rsid w:val="008434AC"/>
    <w:rsid w:val="00843849"/>
    <w:rsid w:val="00844C9A"/>
    <w:rsid w:val="008450EA"/>
    <w:rsid w:val="00851340"/>
    <w:rsid w:val="00851BB7"/>
    <w:rsid w:val="00852C5E"/>
    <w:rsid w:val="00856FE5"/>
    <w:rsid w:val="00857657"/>
    <w:rsid w:val="008645F9"/>
    <w:rsid w:val="00867404"/>
    <w:rsid w:val="008703CF"/>
    <w:rsid w:val="00874329"/>
    <w:rsid w:val="00874667"/>
    <w:rsid w:val="0087672B"/>
    <w:rsid w:val="00880234"/>
    <w:rsid w:val="00886BFD"/>
    <w:rsid w:val="00886F8C"/>
    <w:rsid w:val="008901B6"/>
    <w:rsid w:val="00891593"/>
    <w:rsid w:val="00895EED"/>
    <w:rsid w:val="00896D0C"/>
    <w:rsid w:val="008A3421"/>
    <w:rsid w:val="008A516D"/>
    <w:rsid w:val="008A53B0"/>
    <w:rsid w:val="008B0675"/>
    <w:rsid w:val="008B7C24"/>
    <w:rsid w:val="008C0296"/>
    <w:rsid w:val="008C2477"/>
    <w:rsid w:val="008C368F"/>
    <w:rsid w:val="008C572F"/>
    <w:rsid w:val="008C792E"/>
    <w:rsid w:val="008D1523"/>
    <w:rsid w:val="008D1E3F"/>
    <w:rsid w:val="008D23EF"/>
    <w:rsid w:val="008D6892"/>
    <w:rsid w:val="008E29C4"/>
    <w:rsid w:val="008E5E2D"/>
    <w:rsid w:val="008E70A9"/>
    <w:rsid w:val="008F021D"/>
    <w:rsid w:val="008F3944"/>
    <w:rsid w:val="008F49EE"/>
    <w:rsid w:val="008F4D72"/>
    <w:rsid w:val="008F51C8"/>
    <w:rsid w:val="008F63D9"/>
    <w:rsid w:val="00901B92"/>
    <w:rsid w:val="00901DE3"/>
    <w:rsid w:val="00903208"/>
    <w:rsid w:val="0090636E"/>
    <w:rsid w:val="009150E1"/>
    <w:rsid w:val="009157BC"/>
    <w:rsid w:val="009172CD"/>
    <w:rsid w:val="00920070"/>
    <w:rsid w:val="0092009C"/>
    <w:rsid w:val="00921347"/>
    <w:rsid w:val="00921B9C"/>
    <w:rsid w:val="009230A2"/>
    <w:rsid w:val="00924704"/>
    <w:rsid w:val="00924F86"/>
    <w:rsid w:val="00925A28"/>
    <w:rsid w:val="0093022B"/>
    <w:rsid w:val="00930388"/>
    <w:rsid w:val="0093249D"/>
    <w:rsid w:val="009346F8"/>
    <w:rsid w:val="00935A14"/>
    <w:rsid w:val="00937819"/>
    <w:rsid w:val="009409A4"/>
    <w:rsid w:val="00940BB5"/>
    <w:rsid w:val="00940C26"/>
    <w:rsid w:val="00942D5C"/>
    <w:rsid w:val="00952580"/>
    <w:rsid w:val="00952F0E"/>
    <w:rsid w:val="0095410D"/>
    <w:rsid w:val="009574B6"/>
    <w:rsid w:val="00957909"/>
    <w:rsid w:val="00960B4D"/>
    <w:rsid w:val="00961EF3"/>
    <w:rsid w:val="009628E0"/>
    <w:rsid w:val="0096420A"/>
    <w:rsid w:val="00966230"/>
    <w:rsid w:val="00967E14"/>
    <w:rsid w:val="009709B8"/>
    <w:rsid w:val="00972C4D"/>
    <w:rsid w:val="00972DF7"/>
    <w:rsid w:val="009746FB"/>
    <w:rsid w:val="00975E76"/>
    <w:rsid w:val="00980109"/>
    <w:rsid w:val="00981E55"/>
    <w:rsid w:val="00982ECF"/>
    <w:rsid w:val="009849E9"/>
    <w:rsid w:val="00986E24"/>
    <w:rsid w:val="009913AB"/>
    <w:rsid w:val="009934A1"/>
    <w:rsid w:val="0099556E"/>
    <w:rsid w:val="009959D1"/>
    <w:rsid w:val="009974F8"/>
    <w:rsid w:val="00997BBE"/>
    <w:rsid w:val="009A2281"/>
    <w:rsid w:val="009A291F"/>
    <w:rsid w:val="009A6BB0"/>
    <w:rsid w:val="009A7525"/>
    <w:rsid w:val="009B1044"/>
    <w:rsid w:val="009B1CF4"/>
    <w:rsid w:val="009B1DA6"/>
    <w:rsid w:val="009B36E9"/>
    <w:rsid w:val="009C0556"/>
    <w:rsid w:val="009C1200"/>
    <w:rsid w:val="009C1667"/>
    <w:rsid w:val="009C3C2A"/>
    <w:rsid w:val="009C4AD0"/>
    <w:rsid w:val="009C5465"/>
    <w:rsid w:val="009C5E3A"/>
    <w:rsid w:val="009C64CE"/>
    <w:rsid w:val="009D0D6F"/>
    <w:rsid w:val="009D1A3C"/>
    <w:rsid w:val="009D1B7E"/>
    <w:rsid w:val="009D264B"/>
    <w:rsid w:val="009D345B"/>
    <w:rsid w:val="009D516C"/>
    <w:rsid w:val="009E16E8"/>
    <w:rsid w:val="009E2499"/>
    <w:rsid w:val="009E2A2A"/>
    <w:rsid w:val="009E30E3"/>
    <w:rsid w:val="009E5399"/>
    <w:rsid w:val="009E7FF0"/>
    <w:rsid w:val="009F271F"/>
    <w:rsid w:val="009F3ACA"/>
    <w:rsid w:val="009F7CD2"/>
    <w:rsid w:val="00A03C4A"/>
    <w:rsid w:val="00A1194B"/>
    <w:rsid w:val="00A14FA3"/>
    <w:rsid w:val="00A150F6"/>
    <w:rsid w:val="00A16B34"/>
    <w:rsid w:val="00A178B2"/>
    <w:rsid w:val="00A17ABE"/>
    <w:rsid w:val="00A236CE"/>
    <w:rsid w:val="00A256E3"/>
    <w:rsid w:val="00A27856"/>
    <w:rsid w:val="00A30172"/>
    <w:rsid w:val="00A328DF"/>
    <w:rsid w:val="00A33805"/>
    <w:rsid w:val="00A3489E"/>
    <w:rsid w:val="00A36912"/>
    <w:rsid w:val="00A36E43"/>
    <w:rsid w:val="00A3789C"/>
    <w:rsid w:val="00A37C1D"/>
    <w:rsid w:val="00A40D99"/>
    <w:rsid w:val="00A42012"/>
    <w:rsid w:val="00A4249D"/>
    <w:rsid w:val="00A4282C"/>
    <w:rsid w:val="00A45A8B"/>
    <w:rsid w:val="00A50FA7"/>
    <w:rsid w:val="00A528F5"/>
    <w:rsid w:val="00A55EE8"/>
    <w:rsid w:val="00A56ABD"/>
    <w:rsid w:val="00A57B0B"/>
    <w:rsid w:val="00A60890"/>
    <w:rsid w:val="00A636B6"/>
    <w:rsid w:val="00A63C23"/>
    <w:rsid w:val="00A65738"/>
    <w:rsid w:val="00A705D3"/>
    <w:rsid w:val="00A7677D"/>
    <w:rsid w:val="00A81789"/>
    <w:rsid w:val="00A83611"/>
    <w:rsid w:val="00A84873"/>
    <w:rsid w:val="00A84BB6"/>
    <w:rsid w:val="00A86139"/>
    <w:rsid w:val="00A87FD5"/>
    <w:rsid w:val="00A90A0A"/>
    <w:rsid w:val="00A90BFE"/>
    <w:rsid w:val="00A91337"/>
    <w:rsid w:val="00A923D2"/>
    <w:rsid w:val="00A95215"/>
    <w:rsid w:val="00A976CF"/>
    <w:rsid w:val="00AA11D4"/>
    <w:rsid w:val="00AA16F5"/>
    <w:rsid w:val="00AA36A6"/>
    <w:rsid w:val="00AA7133"/>
    <w:rsid w:val="00AA79BC"/>
    <w:rsid w:val="00AB08A8"/>
    <w:rsid w:val="00AB361F"/>
    <w:rsid w:val="00AB7AD3"/>
    <w:rsid w:val="00AC0091"/>
    <w:rsid w:val="00AC03C2"/>
    <w:rsid w:val="00AC03FC"/>
    <w:rsid w:val="00AC0CE3"/>
    <w:rsid w:val="00AC1D68"/>
    <w:rsid w:val="00AC41DB"/>
    <w:rsid w:val="00AC5C0B"/>
    <w:rsid w:val="00AC5C41"/>
    <w:rsid w:val="00AC6FDA"/>
    <w:rsid w:val="00AD239B"/>
    <w:rsid w:val="00AD5DA6"/>
    <w:rsid w:val="00AD606A"/>
    <w:rsid w:val="00AE0AD9"/>
    <w:rsid w:val="00AE22FD"/>
    <w:rsid w:val="00AF22C4"/>
    <w:rsid w:val="00AF5F46"/>
    <w:rsid w:val="00AF6BF2"/>
    <w:rsid w:val="00B01920"/>
    <w:rsid w:val="00B023A9"/>
    <w:rsid w:val="00B06223"/>
    <w:rsid w:val="00B109AD"/>
    <w:rsid w:val="00B13625"/>
    <w:rsid w:val="00B13C1B"/>
    <w:rsid w:val="00B17800"/>
    <w:rsid w:val="00B20257"/>
    <w:rsid w:val="00B20D40"/>
    <w:rsid w:val="00B218D6"/>
    <w:rsid w:val="00B21B37"/>
    <w:rsid w:val="00B21D25"/>
    <w:rsid w:val="00B235CF"/>
    <w:rsid w:val="00B331C3"/>
    <w:rsid w:val="00B33C14"/>
    <w:rsid w:val="00B3445C"/>
    <w:rsid w:val="00B35C5F"/>
    <w:rsid w:val="00B366CF"/>
    <w:rsid w:val="00B36A59"/>
    <w:rsid w:val="00B431A2"/>
    <w:rsid w:val="00B4405E"/>
    <w:rsid w:val="00B4678A"/>
    <w:rsid w:val="00B4723C"/>
    <w:rsid w:val="00B47996"/>
    <w:rsid w:val="00B5375E"/>
    <w:rsid w:val="00B53961"/>
    <w:rsid w:val="00B54946"/>
    <w:rsid w:val="00B56C79"/>
    <w:rsid w:val="00B57F3E"/>
    <w:rsid w:val="00B6248B"/>
    <w:rsid w:val="00B634EE"/>
    <w:rsid w:val="00B643D5"/>
    <w:rsid w:val="00B651B0"/>
    <w:rsid w:val="00B706C9"/>
    <w:rsid w:val="00B710FA"/>
    <w:rsid w:val="00B734B1"/>
    <w:rsid w:val="00B73AF8"/>
    <w:rsid w:val="00B75139"/>
    <w:rsid w:val="00B75A30"/>
    <w:rsid w:val="00B7655E"/>
    <w:rsid w:val="00B770B3"/>
    <w:rsid w:val="00B80D5C"/>
    <w:rsid w:val="00B82549"/>
    <w:rsid w:val="00B84014"/>
    <w:rsid w:val="00B85166"/>
    <w:rsid w:val="00B87C27"/>
    <w:rsid w:val="00B87EFC"/>
    <w:rsid w:val="00B92216"/>
    <w:rsid w:val="00B956B3"/>
    <w:rsid w:val="00B97657"/>
    <w:rsid w:val="00B9768B"/>
    <w:rsid w:val="00BA00A6"/>
    <w:rsid w:val="00BA0F84"/>
    <w:rsid w:val="00BA15B9"/>
    <w:rsid w:val="00BA35C3"/>
    <w:rsid w:val="00BA5A61"/>
    <w:rsid w:val="00BA66C2"/>
    <w:rsid w:val="00BA6788"/>
    <w:rsid w:val="00BA785F"/>
    <w:rsid w:val="00BB0CB5"/>
    <w:rsid w:val="00BB1A2A"/>
    <w:rsid w:val="00BB2FFC"/>
    <w:rsid w:val="00BB3D9C"/>
    <w:rsid w:val="00BC1BC3"/>
    <w:rsid w:val="00BC4539"/>
    <w:rsid w:val="00BC5DA3"/>
    <w:rsid w:val="00BC6182"/>
    <w:rsid w:val="00BC6696"/>
    <w:rsid w:val="00BD04F3"/>
    <w:rsid w:val="00BD14D1"/>
    <w:rsid w:val="00BD3483"/>
    <w:rsid w:val="00BD3A07"/>
    <w:rsid w:val="00BD3ADD"/>
    <w:rsid w:val="00BD4C61"/>
    <w:rsid w:val="00BD66E6"/>
    <w:rsid w:val="00BE102C"/>
    <w:rsid w:val="00BE5184"/>
    <w:rsid w:val="00BE6560"/>
    <w:rsid w:val="00BF175A"/>
    <w:rsid w:val="00BF7A1D"/>
    <w:rsid w:val="00C0118E"/>
    <w:rsid w:val="00C02E0F"/>
    <w:rsid w:val="00C033DD"/>
    <w:rsid w:val="00C04A89"/>
    <w:rsid w:val="00C055B7"/>
    <w:rsid w:val="00C064B2"/>
    <w:rsid w:val="00C166ED"/>
    <w:rsid w:val="00C167BF"/>
    <w:rsid w:val="00C233B4"/>
    <w:rsid w:val="00C2425F"/>
    <w:rsid w:val="00C266B7"/>
    <w:rsid w:val="00C27C39"/>
    <w:rsid w:val="00C32103"/>
    <w:rsid w:val="00C358E3"/>
    <w:rsid w:val="00C366D7"/>
    <w:rsid w:val="00C37548"/>
    <w:rsid w:val="00C42996"/>
    <w:rsid w:val="00C45F87"/>
    <w:rsid w:val="00C5385F"/>
    <w:rsid w:val="00C5623A"/>
    <w:rsid w:val="00C62782"/>
    <w:rsid w:val="00C629F0"/>
    <w:rsid w:val="00C66CAC"/>
    <w:rsid w:val="00C715EB"/>
    <w:rsid w:val="00C758DA"/>
    <w:rsid w:val="00C75E49"/>
    <w:rsid w:val="00C77B12"/>
    <w:rsid w:val="00C85B01"/>
    <w:rsid w:val="00C87C5F"/>
    <w:rsid w:val="00C92160"/>
    <w:rsid w:val="00C9246F"/>
    <w:rsid w:val="00C925D1"/>
    <w:rsid w:val="00C92C11"/>
    <w:rsid w:val="00C93A2D"/>
    <w:rsid w:val="00CA187D"/>
    <w:rsid w:val="00CA4D18"/>
    <w:rsid w:val="00CA6D70"/>
    <w:rsid w:val="00CB0409"/>
    <w:rsid w:val="00CB1A9E"/>
    <w:rsid w:val="00CB6658"/>
    <w:rsid w:val="00CB66FD"/>
    <w:rsid w:val="00CC18A9"/>
    <w:rsid w:val="00CC2D8D"/>
    <w:rsid w:val="00CC53F9"/>
    <w:rsid w:val="00CC719C"/>
    <w:rsid w:val="00CC789C"/>
    <w:rsid w:val="00CD2810"/>
    <w:rsid w:val="00CD3219"/>
    <w:rsid w:val="00CE180D"/>
    <w:rsid w:val="00CE5897"/>
    <w:rsid w:val="00CE79B8"/>
    <w:rsid w:val="00CF1D0A"/>
    <w:rsid w:val="00D01EA9"/>
    <w:rsid w:val="00D02381"/>
    <w:rsid w:val="00D0547E"/>
    <w:rsid w:val="00D06029"/>
    <w:rsid w:val="00D06C23"/>
    <w:rsid w:val="00D114EC"/>
    <w:rsid w:val="00D11D7E"/>
    <w:rsid w:val="00D13BDE"/>
    <w:rsid w:val="00D13E6C"/>
    <w:rsid w:val="00D15403"/>
    <w:rsid w:val="00D16EAF"/>
    <w:rsid w:val="00D176FB"/>
    <w:rsid w:val="00D206A5"/>
    <w:rsid w:val="00D219EA"/>
    <w:rsid w:val="00D21A37"/>
    <w:rsid w:val="00D21E7F"/>
    <w:rsid w:val="00D2426D"/>
    <w:rsid w:val="00D2427F"/>
    <w:rsid w:val="00D27D39"/>
    <w:rsid w:val="00D33ABD"/>
    <w:rsid w:val="00D35294"/>
    <w:rsid w:val="00D3637B"/>
    <w:rsid w:val="00D36558"/>
    <w:rsid w:val="00D37434"/>
    <w:rsid w:val="00D440F7"/>
    <w:rsid w:val="00D441FC"/>
    <w:rsid w:val="00D4430C"/>
    <w:rsid w:val="00D472DE"/>
    <w:rsid w:val="00D5033B"/>
    <w:rsid w:val="00D5221D"/>
    <w:rsid w:val="00D53E1E"/>
    <w:rsid w:val="00D56395"/>
    <w:rsid w:val="00D57090"/>
    <w:rsid w:val="00D6237E"/>
    <w:rsid w:val="00D710D5"/>
    <w:rsid w:val="00D711FE"/>
    <w:rsid w:val="00D71EC8"/>
    <w:rsid w:val="00D731B1"/>
    <w:rsid w:val="00D813AE"/>
    <w:rsid w:val="00D84734"/>
    <w:rsid w:val="00D86D46"/>
    <w:rsid w:val="00D87FAD"/>
    <w:rsid w:val="00D92392"/>
    <w:rsid w:val="00D94B1B"/>
    <w:rsid w:val="00DA010B"/>
    <w:rsid w:val="00DA170C"/>
    <w:rsid w:val="00DA1C1F"/>
    <w:rsid w:val="00DA3E20"/>
    <w:rsid w:val="00DA3F0D"/>
    <w:rsid w:val="00DA42B5"/>
    <w:rsid w:val="00DA54CB"/>
    <w:rsid w:val="00DA6A83"/>
    <w:rsid w:val="00DB03E3"/>
    <w:rsid w:val="00DB0751"/>
    <w:rsid w:val="00DB2F53"/>
    <w:rsid w:val="00DC4547"/>
    <w:rsid w:val="00DC6737"/>
    <w:rsid w:val="00DD0AAE"/>
    <w:rsid w:val="00DD0AB5"/>
    <w:rsid w:val="00DD2D13"/>
    <w:rsid w:val="00DE1784"/>
    <w:rsid w:val="00DE3D70"/>
    <w:rsid w:val="00DE4B27"/>
    <w:rsid w:val="00DE6132"/>
    <w:rsid w:val="00DF52F1"/>
    <w:rsid w:val="00DF55D0"/>
    <w:rsid w:val="00DF5FEA"/>
    <w:rsid w:val="00DF72B7"/>
    <w:rsid w:val="00DF7742"/>
    <w:rsid w:val="00E0346F"/>
    <w:rsid w:val="00E05987"/>
    <w:rsid w:val="00E11443"/>
    <w:rsid w:val="00E13414"/>
    <w:rsid w:val="00E14D1A"/>
    <w:rsid w:val="00E16316"/>
    <w:rsid w:val="00E21105"/>
    <w:rsid w:val="00E213EE"/>
    <w:rsid w:val="00E23BA4"/>
    <w:rsid w:val="00E2568F"/>
    <w:rsid w:val="00E270B0"/>
    <w:rsid w:val="00E2722A"/>
    <w:rsid w:val="00E2755C"/>
    <w:rsid w:val="00E31E8E"/>
    <w:rsid w:val="00E3702E"/>
    <w:rsid w:val="00E3791B"/>
    <w:rsid w:val="00E431AE"/>
    <w:rsid w:val="00E46260"/>
    <w:rsid w:val="00E46E0F"/>
    <w:rsid w:val="00E50AA7"/>
    <w:rsid w:val="00E53C5E"/>
    <w:rsid w:val="00E53E8C"/>
    <w:rsid w:val="00E555DA"/>
    <w:rsid w:val="00E57DCD"/>
    <w:rsid w:val="00E60074"/>
    <w:rsid w:val="00E61F31"/>
    <w:rsid w:val="00E6279E"/>
    <w:rsid w:val="00E63FDC"/>
    <w:rsid w:val="00E700A5"/>
    <w:rsid w:val="00E73D31"/>
    <w:rsid w:val="00E74A90"/>
    <w:rsid w:val="00E757E3"/>
    <w:rsid w:val="00E80C13"/>
    <w:rsid w:val="00E823F4"/>
    <w:rsid w:val="00E84666"/>
    <w:rsid w:val="00E908CF"/>
    <w:rsid w:val="00E9251A"/>
    <w:rsid w:val="00E934CC"/>
    <w:rsid w:val="00E95E13"/>
    <w:rsid w:val="00E95EE4"/>
    <w:rsid w:val="00EA281F"/>
    <w:rsid w:val="00EA3220"/>
    <w:rsid w:val="00EA4008"/>
    <w:rsid w:val="00EA44CC"/>
    <w:rsid w:val="00EA50D3"/>
    <w:rsid w:val="00EA5B19"/>
    <w:rsid w:val="00EA6550"/>
    <w:rsid w:val="00EB18CF"/>
    <w:rsid w:val="00EC13D6"/>
    <w:rsid w:val="00EC1A2B"/>
    <w:rsid w:val="00EC2E78"/>
    <w:rsid w:val="00EC3252"/>
    <w:rsid w:val="00EC61A0"/>
    <w:rsid w:val="00EC6572"/>
    <w:rsid w:val="00EC71E5"/>
    <w:rsid w:val="00EC72A9"/>
    <w:rsid w:val="00EC7C34"/>
    <w:rsid w:val="00ED086E"/>
    <w:rsid w:val="00ED1E10"/>
    <w:rsid w:val="00ED2B7B"/>
    <w:rsid w:val="00ED377C"/>
    <w:rsid w:val="00ED5AAF"/>
    <w:rsid w:val="00ED6082"/>
    <w:rsid w:val="00ED695A"/>
    <w:rsid w:val="00EE0FB9"/>
    <w:rsid w:val="00EE1A51"/>
    <w:rsid w:val="00EE3345"/>
    <w:rsid w:val="00EE7786"/>
    <w:rsid w:val="00EF2F61"/>
    <w:rsid w:val="00EF3044"/>
    <w:rsid w:val="00EF3F3F"/>
    <w:rsid w:val="00EF4C14"/>
    <w:rsid w:val="00EF5FFC"/>
    <w:rsid w:val="00F100F8"/>
    <w:rsid w:val="00F106FC"/>
    <w:rsid w:val="00F10E5A"/>
    <w:rsid w:val="00F1610F"/>
    <w:rsid w:val="00F17B97"/>
    <w:rsid w:val="00F213B1"/>
    <w:rsid w:val="00F23405"/>
    <w:rsid w:val="00F3102D"/>
    <w:rsid w:val="00F328DB"/>
    <w:rsid w:val="00F32F19"/>
    <w:rsid w:val="00F33753"/>
    <w:rsid w:val="00F33D91"/>
    <w:rsid w:val="00F3445D"/>
    <w:rsid w:val="00F354F6"/>
    <w:rsid w:val="00F36C5B"/>
    <w:rsid w:val="00F37480"/>
    <w:rsid w:val="00F40093"/>
    <w:rsid w:val="00F410D3"/>
    <w:rsid w:val="00F41AAF"/>
    <w:rsid w:val="00F41DC8"/>
    <w:rsid w:val="00F4301A"/>
    <w:rsid w:val="00F474F0"/>
    <w:rsid w:val="00F47FBA"/>
    <w:rsid w:val="00F521D1"/>
    <w:rsid w:val="00F524D7"/>
    <w:rsid w:val="00F54F52"/>
    <w:rsid w:val="00F55C74"/>
    <w:rsid w:val="00F563C0"/>
    <w:rsid w:val="00F62F59"/>
    <w:rsid w:val="00F67894"/>
    <w:rsid w:val="00F7061E"/>
    <w:rsid w:val="00F76CD1"/>
    <w:rsid w:val="00F81AAE"/>
    <w:rsid w:val="00F829AB"/>
    <w:rsid w:val="00F9274B"/>
    <w:rsid w:val="00F94FF1"/>
    <w:rsid w:val="00F960F5"/>
    <w:rsid w:val="00F96603"/>
    <w:rsid w:val="00FA2F6D"/>
    <w:rsid w:val="00FA501B"/>
    <w:rsid w:val="00FB0FDE"/>
    <w:rsid w:val="00FB1F2E"/>
    <w:rsid w:val="00FB5210"/>
    <w:rsid w:val="00FC67BD"/>
    <w:rsid w:val="00FC6837"/>
    <w:rsid w:val="00FC6AED"/>
    <w:rsid w:val="00FC6B85"/>
    <w:rsid w:val="00FC6C56"/>
    <w:rsid w:val="00FC7D66"/>
    <w:rsid w:val="00FD0EE5"/>
    <w:rsid w:val="00FD15C0"/>
    <w:rsid w:val="00FD25DA"/>
    <w:rsid w:val="00FD324B"/>
    <w:rsid w:val="00FD6390"/>
    <w:rsid w:val="00FD75E3"/>
    <w:rsid w:val="00FE038C"/>
    <w:rsid w:val="00FE2537"/>
    <w:rsid w:val="00FE28A1"/>
    <w:rsid w:val="00FE33CF"/>
    <w:rsid w:val="00FE472C"/>
    <w:rsid w:val="00FF3F30"/>
    <w:rsid w:val="00FF4028"/>
    <w:rsid w:val="01121891"/>
    <w:rsid w:val="011253ED"/>
    <w:rsid w:val="011E3D92"/>
    <w:rsid w:val="012A2619"/>
    <w:rsid w:val="02003DDA"/>
    <w:rsid w:val="02101892"/>
    <w:rsid w:val="022071A1"/>
    <w:rsid w:val="023B4A81"/>
    <w:rsid w:val="02571C51"/>
    <w:rsid w:val="025A34EF"/>
    <w:rsid w:val="025A67AA"/>
    <w:rsid w:val="027B5673"/>
    <w:rsid w:val="028E4F47"/>
    <w:rsid w:val="02D01AC8"/>
    <w:rsid w:val="02DE573B"/>
    <w:rsid w:val="02E01C7A"/>
    <w:rsid w:val="030841E5"/>
    <w:rsid w:val="035D5E7C"/>
    <w:rsid w:val="038509C9"/>
    <w:rsid w:val="039B4242"/>
    <w:rsid w:val="03A34B2A"/>
    <w:rsid w:val="04936845"/>
    <w:rsid w:val="05107E95"/>
    <w:rsid w:val="052B1173"/>
    <w:rsid w:val="05432019"/>
    <w:rsid w:val="055817B1"/>
    <w:rsid w:val="0564174F"/>
    <w:rsid w:val="0573412F"/>
    <w:rsid w:val="060C7EB6"/>
    <w:rsid w:val="060E7CE1"/>
    <w:rsid w:val="06416BB8"/>
    <w:rsid w:val="06427C05"/>
    <w:rsid w:val="06875229"/>
    <w:rsid w:val="068C7EA3"/>
    <w:rsid w:val="069B14FB"/>
    <w:rsid w:val="06A13572"/>
    <w:rsid w:val="070E2AFA"/>
    <w:rsid w:val="07101B05"/>
    <w:rsid w:val="07397B77"/>
    <w:rsid w:val="076411A0"/>
    <w:rsid w:val="077566D6"/>
    <w:rsid w:val="07793F95"/>
    <w:rsid w:val="07944DAE"/>
    <w:rsid w:val="07C13764"/>
    <w:rsid w:val="07E07D81"/>
    <w:rsid w:val="07ED0962"/>
    <w:rsid w:val="084D495D"/>
    <w:rsid w:val="08712E62"/>
    <w:rsid w:val="087D1CE6"/>
    <w:rsid w:val="088C017B"/>
    <w:rsid w:val="089D5EE4"/>
    <w:rsid w:val="08A97E88"/>
    <w:rsid w:val="08B825DD"/>
    <w:rsid w:val="08DB1BF4"/>
    <w:rsid w:val="090C1F60"/>
    <w:rsid w:val="09290881"/>
    <w:rsid w:val="09366E15"/>
    <w:rsid w:val="094615B4"/>
    <w:rsid w:val="09515CA9"/>
    <w:rsid w:val="095742E5"/>
    <w:rsid w:val="098F195C"/>
    <w:rsid w:val="09AE5463"/>
    <w:rsid w:val="09B47989"/>
    <w:rsid w:val="09E900F9"/>
    <w:rsid w:val="0A2C5771"/>
    <w:rsid w:val="0A825E20"/>
    <w:rsid w:val="0A8E01DA"/>
    <w:rsid w:val="0A8F3FD6"/>
    <w:rsid w:val="0AA3355A"/>
    <w:rsid w:val="0AB9221A"/>
    <w:rsid w:val="0AEB021D"/>
    <w:rsid w:val="0B001AA9"/>
    <w:rsid w:val="0B3348DE"/>
    <w:rsid w:val="0B48482D"/>
    <w:rsid w:val="0B584344"/>
    <w:rsid w:val="0B6256DA"/>
    <w:rsid w:val="0B6C372D"/>
    <w:rsid w:val="0B9B354F"/>
    <w:rsid w:val="0BBC2B25"/>
    <w:rsid w:val="0BFB189F"/>
    <w:rsid w:val="0C063DA0"/>
    <w:rsid w:val="0C2A3F33"/>
    <w:rsid w:val="0C482D03"/>
    <w:rsid w:val="0CCC61A2"/>
    <w:rsid w:val="0CE32CEF"/>
    <w:rsid w:val="0CF021E0"/>
    <w:rsid w:val="0D0A10FA"/>
    <w:rsid w:val="0D101598"/>
    <w:rsid w:val="0D166E01"/>
    <w:rsid w:val="0D1A4DCB"/>
    <w:rsid w:val="0D682B26"/>
    <w:rsid w:val="0D757F40"/>
    <w:rsid w:val="0D84748A"/>
    <w:rsid w:val="0DD20D93"/>
    <w:rsid w:val="0E0D7668"/>
    <w:rsid w:val="0E387C9A"/>
    <w:rsid w:val="0E693AAC"/>
    <w:rsid w:val="0E8F4A99"/>
    <w:rsid w:val="0E9D659E"/>
    <w:rsid w:val="0EA25C48"/>
    <w:rsid w:val="0EC34361"/>
    <w:rsid w:val="0F10028D"/>
    <w:rsid w:val="0F16561C"/>
    <w:rsid w:val="0F397F2A"/>
    <w:rsid w:val="0F427144"/>
    <w:rsid w:val="0F975D58"/>
    <w:rsid w:val="0F9A317D"/>
    <w:rsid w:val="0FA1450C"/>
    <w:rsid w:val="0FA74A80"/>
    <w:rsid w:val="0FB23496"/>
    <w:rsid w:val="0FBE6863"/>
    <w:rsid w:val="0FC06D2F"/>
    <w:rsid w:val="0FED48E1"/>
    <w:rsid w:val="0FF647E2"/>
    <w:rsid w:val="10116031"/>
    <w:rsid w:val="1025513D"/>
    <w:rsid w:val="107604C9"/>
    <w:rsid w:val="108D4734"/>
    <w:rsid w:val="10966272"/>
    <w:rsid w:val="10D4256B"/>
    <w:rsid w:val="11072A94"/>
    <w:rsid w:val="11186A50"/>
    <w:rsid w:val="114B682E"/>
    <w:rsid w:val="114F7F97"/>
    <w:rsid w:val="11670431"/>
    <w:rsid w:val="116E48C1"/>
    <w:rsid w:val="11800151"/>
    <w:rsid w:val="11B54C60"/>
    <w:rsid w:val="11C245D6"/>
    <w:rsid w:val="11D92708"/>
    <w:rsid w:val="11E3705D"/>
    <w:rsid w:val="122D3058"/>
    <w:rsid w:val="1235718D"/>
    <w:rsid w:val="12443CB0"/>
    <w:rsid w:val="12463148"/>
    <w:rsid w:val="127C42C6"/>
    <w:rsid w:val="1280578A"/>
    <w:rsid w:val="128E22ED"/>
    <w:rsid w:val="12B32E3E"/>
    <w:rsid w:val="130B5189"/>
    <w:rsid w:val="130F5C30"/>
    <w:rsid w:val="1332191F"/>
    <w:rsid w:val="13345697"/>
    <w:rsid w:val="133726DD"/>
    <w:rsid w:val="13415C47"/>
    <w:rsid w:val="139A6783"/>
    <w:rsid w:val="13F015BE"/>
    <w:rsid w:val="140C1966"/>
    <w:rsid w:val="14324873"/>
    <w:rsid w:val="144068BA"/>
    <w:rsid w:val="14496934"/>
    <w:rsid w:val="14645D93"/>
    <w:rsid w:val="14661880"/>
    <w:rsid w:val="148443FC"/>
    <w:rsid w:val="14857505"/>
    <w:rsid w:val="148D1830"/>
    <w:rsid w:val="148F6A4E"/>
    <w:rsid w:val="14943739"/>
    <w:rsid w:val="14D233B9"/>
    <w:rsid w:val="14EC447B"/>
    <w:rsid w:val="153E5197"/>
    <w:rsid w:val="154A1752"/>
    <w:rsid w:val="158D151C"/>
    <w:rsid w:val="15A94DAF"/>
    <w:rsid w:val="15E74187"/>
    <w:rsid w:val="15EE26CB"/>
    <w:rsid w:val="164717FA"/>
    <w:rsid w:val="164E34D5"/>
    <w:rsid w:val="165D6CB3"/>
    <w:rsid w:val="16832BBD"/>
    <w:rsid w:val="16C00026"/>
    <w:rsid w:val="175E4DAB"/>
    <w:rsid w:val="176C18A3"/>
    <w:rsid w:val="179A627A"/>
    <w:rsid w:val="17A70B2D"/>
    <w:rsid w:val="17D15BAA"/>
    <w:rsid w:val="17E63553"/>
    <w:rsid w:val="181276B9"/>
    <w:rsid w:val="181F2A20"/>
    <w:rsid w:val="18365A0D"/>
    <w:rsid w:val="184053F5"/>
    <w:rsid w:val="184C63F2"/>
    <w:rsid w:val="18732562"/>
    <w:rsid w:val="18754787"/>
    <w:rsid w:val="189F7A56"/>
    <w:rsid w:val="18BC4164"/>
    <w:rsid w:val="18BD1C8B"/>
    <w:rsid w:val="192A1602"/>
    <w:rsid w:val="192B3098"/>
    <w:rsid w:val="1931657F"/>
    <w:rsid w:val="19362169"/>
    <w:rsid w:val="19AA07B9"/>
    <w:rsid w:val="19C21C4E"/>
    <w:rsid w:val="19F85670"/>
    <w:rsid w:val="1A17678E"/>
    <w:rsid w:val="1A703911"/>
    <w:rsid w:val="1A8C7B66"/>
    <w:rsid w:val="1ACA018D"/>
    <w:rsid w:val="1AD75285"/>
    <w:rsid w:val="1AE460B7"/>
    <w:rsid w:val="1B065B6B"/>
    <w:rsid w:val="1B4346C9"/>
    <w:rsid w:val="1B4D5548"/>
    <w:rsid w:val="1B5A1A13"/>
    <w:rsid w:val="1B707488"/>
    <w:rsid w:val="1C340BFD"/>
    <w:rsid w:val="1C694603"/>
    <w:rsid w:val="1C6964E9"/>
    <w:rsid w:val="1C735482"/>
    <w:rsid w:val="1CCB0E1A"/>
    <w:rsid w:val="1CEB4B27"/>
    <w:rsid w:val="1CFB0048"/>
    <w:rsid w:val="1D65301C"/>
    <w:rsid w:val="1D703D1D"/>
    <w:rsid w:val="1D886D0B"/>
    <w:rsid w:val="1DD7559C"/>
    <w:rsid w:val="1DE2466D"/>
    <w:rsid w:val="1E01086B"/>
    <w:rsid w:val="1E401394"/>
    <w:rsid w:val="1E454BFC"/>
    <w:rsid w:val="1E7770DE"/>
    <w:rsid w:val="1E8376BA"/>
    <w:rsid w:val="1ED84278"/>
    <w:rsid w:val="1EE53CE9"/>
    <w:rsid w:val="1EE846BE"/>
    <w:rsid w:val="1EFB350D"/>
    <w:rsid w:val="1F0552F0"/>
    <w:rsid w:val="1F176598"/>
    <w:rsid w:val="1F2111C5"/>
    <w:rsid w:val="1F833C2E"/>
    <w:rsid w:val="1F877427"/>
    <w:rsid w:val="1F8F60E9"/>
    <w:rsid w:val="1FA00F50"/>
    <w:rsid w:val="1FA871F0"/>
    <w:rsid w:val="1FBE0986"/>
    <w:rsid w:val="1FD04999"/>
    <w:rsid w:val="200A44E7"/>
    <w:rsid w:val="201900EE"/>
    <w:rsid w:val="20391415"/>
    <w:rsid w:val="20472B90"/>
    <w:rsid w:val="204A02A8"/>
    <w:rsid w:val="20571C5D"/>
    <w:rsid w:val="20675D7C"/>
    <w:rsid w:val="20806EE9"/>
    <w:rsid w:val="20895274"/>
    <w:rsid w:val="20CF69FF"/>
    <w:rsid w:val="20DC7CCA"/>
    <w:rsid w:val="211F34E2"/>
    <w:rsid w:val="21361844"/>
    <w:rsid w:val="21393C43"/>
    <w:rsid w:val="21414FA7"/>
    <w:rsid w:val="214E34B8"/>
    <w:rsid w:val="215E4B7D"/>
    <w:rsid w:val="21645399"/>
    <w:rsid w:val="21C02F32"/>
    <w:rsid w:val="21D012F2"/>
    <w:rsid w:val="21EE07BA"/>
    <w:rsid w:val="221A1EFC"/>
    <w:rsid w:val="221A4CD6"/>
    <w:rsid w:val="227132E9"/>
    <w:rsid w:val="22902419"/>
    <w:rsid w:val="22A55B3A"/>
    <w:rsid w:val="22BC4191"/>
    <w:rsid w:val="22CF35EC"/>
    <w:rsid w:val="22DB168B"/>
    <w:rsid w:val="22DC2D06"/>
    <w:rsid w:val="22EE7610"/>
    <w:rsid w:val="22F8223D"/>
    <w:rsid w:val="23071654"/>
    <w:rsid w:val="231177A3"/>
    <w:rsid w:val="23272FC5"/>
    <w:rsid w:val="233E1BC0"/>
    <w:rsid w:val="23767606"/>
    <w:rsid w:val="23B4085A"/>
    <w:rsid w:val="23D762F6"/>
    <w:rsid w:val="23DB6C68"/>
    <w:rsid w:val="23E80E96"/>
    <w:rsid w:val="23EB1921"/>
    <w:rsid w:val="23F41E93"/>
    <w:rsid w:val="242B2EF0"/>
    <w:rsid w:val="244903E2"/>
    <w:rsid w:val="249D666B"/>
    <w:rsid w:val="249F40FA"/>
    <w:rsid w:val="24AD02DB"/>
    <w:rsid w:val="24CC0484"/>
    <w:rsid w:val="24D0170A"/>
    <w:rsid w:val="25132F85"/>
    <w:rsid w:val="25783B09"/>
    <w:rsid w:val="257F4A89"/>
    <w:rsid w:val="259B7D8E"/>
    <w:rsid w:val="25B326F3"/>
    <w:rsid w:val="25BA5ED0"/>
    <w:rsid w:val="25FC09DE"/>
    <w:rsid w:val="260D5EB5"/>
    <w:rsid w:val="2664376E"/>
    <w:rsid w:val="2666570F"/>
    <w:rsid w:val="268564DD"/>
    <w:rsid w:val="26864E66"/>
    <w:rsid w:val="26A0344B"/>
    <w:rsid w:val="26B74F7E"/>
    <w:rsid w:val="276A3393"/>
    <w:rsid w:val="279664C8"/>
    <w:rsid w:val="27A07554"/>
    <w:rsid w:val="27A209C9"/>
    <w:rsid w:val="27A801EB"/>
    <w:rsid w:val="27B45173"/>
    <w:rsid w:val="27B85EE1"/>
    <w:rsid w:val="27BC3FA6"/>
    <w:rsid w:val="280E2503"/>
    <w:rsid w:val="280E605F"/>
    <w:rsid w:val="281318C7"/>
    <w:rsid w:val="283A50A6"/>
    <w:rsid w:val="28480D9A"/>
    <w:rsid w:val="284919A9"/>
    <w:rsid w:val="28575C58"/>
    <w:rsid w:val="286C5EC7"/>
    <w:rsid w:val="287F0D0A"/>
    <w:rsid w:val="288F1699"/>
    <w:rsid w:val="289022FA"/>
    <w:rsid w:val="28C0374E"/>
    <w:rsid w:val="28EF5E90"/>
    <w:rsid w:val="2909272D"/>
    <w:rsid w:val="29121C3D"/>
    <w:rsid w:val="291B6E92"/>
    <w:rsid w:val="292E4C0A"/>
    <w:rsid w:val="293466D4"/>
    <w:rsid w:val="295039D0"/>
    <w:rsid w:val="29581178"/>
    <w:rsid w:val="29785E86"/>
    <w:rsid w:val="297C1214"/>
    <w:rsid w:val="29C64ABB"/>
    <w:rsid w:val="29C80553"/>
    <w:rsid w:val="29C81F34"/>
    <w:rsid w:val="29DD040A"/>
    <w:rsid w:val="2A077209"/>
    <w:rsid w:val="2A46703A"/>
    <w:rsid w:val="2A7538D0"/>
    <w:rsid w:val="2ABD3B87"/>
    <w:rsid w:val="2AC0755D"/>
    <w:rsid w:val="2AD47C82"/>
    <w:rsid w:val="2B805BD5"/>
    <w:rsid w:val="2B894C74"/>
    <w:rsid w:val="2BA578DD"/>
    <w:rsid w:val="2BB05DAB"/>
    <w:rsid w:val="2C253164"/>
    <w:rsid w:val="2C3F18CA"/>
    <w:rsid w:val="2C5B55EB"/>
    <w:rsid w:val="2C5E177F"/>
    <w:rsid w:val="2CB82A3D"/>
    <w:rsid w:val="2CE37ABA"/>
    <w:rsid w:val="2CF773A8"/>
    <w:rsid w:val="2D366F55"/>
    <w:rsid w:val="2D48136A"/>
    <w:rsid w:val="2D4E6DFB"/>
    <w:rsid w:val="2D510FEC"/>
    <w:rsid w:val="2DDB7114"/>
    <w:rsid w:val="2E066294"/>
    <w:rsid w:val="2E073308"/>
    <w:rsid w:val="2E0F515D"/>
    <w:rsid w:val="2E3B2451"/>
    <w:rsid w:val="2E565510"/>
    <w:rsid w:val="2E6C3ADF"/>
    <w:rsid w:val="2E6E7857"/>
    <w:rsid w:val="2E9266F5"/>
    <w:rsid w:val="2EAA4DDB"/>
    <w:rsid w:val="2EAD4823"/>
    <w:rsid w:val="2ED226A6"/>
    <w:rsid w:val="2EF04710"/>
    <w:rsid w:val="2EFB3CE5"/>
    <w:rsid w:val="2F256067"/>
    <w:rsid w:val="2F397E65"/>
    <w:rsid w:val="2F47799C"/>
    <w:rsid w:val="2F526CA4"/>
    <w:rsid w:val="2F90494F"/>
    <w:rsid w:val="2F9B0B20"/>
    <w:rsid w:val="2FFE5741"/>
    <w:rsid w:val="30017B36"/>
    <w:rsid w:val="300F1442"/>
    <w:rsid w:val="3013573C"/>
    <w:rsid w:val="30570810"/>
    <w:rsid w:val="307A0735"/>
    <w:rsid w:val="30EE2ED1"/>
    <w:rsid w:val="310E70CF"/>
    <w:rsid w:val="31215055"/>
    <w:rsid w:val="314B26DB"/>
    <w:rsid w:val="31723B14"/>
    <w:rsid w:val="318002C1"/>
    <w:rsid w:val="31BB1005"/>
    <w:rsid w:val="31C9380E"/>
    <w:rsid w:val="31CA5AFA"/>
    <w:rsid w:val="322C193C"/>
    <w:rsid w:val="325466F0"/>
    <w:rsid w:val="326E437F"/>
    <w:rsid w:val="327B2543"/>
    <w:rsid w:val="32814191"/>
    <w:rsid w:val="32A777DC"/>
    <w:rsid w:val="32BC3287"/>
    <w:rsid w:val="32BF68D3"/>
    <w:rsid w:val="33134E71"/>
    <w:rsid w:val="331754E6"/>
    <w:rsid w:val="332E5AD3"/>
    <w:rsid w:val="335E6981"/>
    <w:rsid w:val="337E644B"/>
    <w:rsid w:val="33C4118F"/>
    <w:rsid w:val="33DA14EB"/>
    <w:rsid w:val="33E46123"/>
    <w:rsid w:val="343D7564"/>
    <w:rsid w:val="347C7BF2"/>
    <w:rsid w:val="349E1249"/>
    <w:rsid w:val="34BD6E42"/>
    <w:rsid w:val="34CF320B"/>
    <w:rsid w:val="34D332FE"/>
    <w:rsid w:val="34D96C06"/>
    <w:rsid w:val="34DB376C"/>
    <w:rsid w:val="35092088"/>
    <w:rsid w:val="354E0968"/>
    <w:rsid w:val="35752A16"/>
    <w:rsid w:val="357E2A76"/>
    <w:rsid w:val="35C23EB3"/>
    <w:rsid w:val="360B2F4A"/>
    <w:rsid w:val="3644131B"/>
    <w:rsid w:val="367216BE"/>
    <w:rsid w:val="371511B8"/>
    <w:rsid w:val="3718765B"/>
    <w:rsid w:val="37355187"/>
    <w:rsid w:val="37974803"/>
    <w:rsid w:val="37B20750"/>
    <w:rsid w:val="37DC3A83"/>
    <w:rsid w:val="37E90C3B"/>
    <w:rsid w:val="37F92887"/>
    <w:rsid w:val="38384374"/>
    <w:rsid w:val="387665E3"/>
    <w:rsid w:val="38934A8A"/>
    <w:rsid w:val="389736C7"/>
    <w:rsid w:val="389B526A"/>
    <w:rsid w:val="38B27966"/>
    <w:rsid w:val="38F10EAC"/>
    <w:rsid w:val="38F82D14"/>
    <w:rsid w:val="3929719C"/>
    <w:rsid w:val="392C4597"/>
    <w:rsid w:val="399A3BF6"/>
    <w:rsid w:val="399F2FBB"/>
    <w:rsid w:val="39D52E80"/>
    <w:rsid w:val="39F72DF7"/>
    <w:rsid w:val="3A0C6125"/>
    <w:rsid w:val="3A2C1470"/>
    <w:rsid w:val="3A3E6C77"/>
    <w:rsid w:val="3A53248B"/>
    <w:rsid w:val="3AE50EA1"/>
    <w:rsid w:val="3B0A6BAB"/>
    <w:rsid w:val="3B1D229A"/>
    <w:rsid w:val="3B331C0C"/>
    <w:rsid w:val="3B3F4A55"/>
    <w:rsid w:val="3B5053F1"/>
    <w:rsid w:val="3B7C05FA"/>
    <w:rsid w:val="3BB625FF"/>
    <w:rsid w:val="3BC90386"/>
    <w:rsid w:val="3BCD5B67"/>
    <w:rsid w:val="3BD135FD"/>
    <w:rsid w:val="3BF16211"/>
    <w:rsid w:val="3C3A46F8"/>
    <w:rsid w:val="3C3E56A4"/>
    <w:rsid w:val="3C3F6133"/>
    <w:rsid w:val="3C463BC1"/>
    <w:rsid w:val="3C4D6CFE"/>
    <w:rsid w:val="3C7F4265"/>
    <w:rsid w:val="3D1B78C7"/>
    <w:rsid w:val="3D2F5878"/>
    <w:rsid w:val="3D31661F"/>
    <w:rsid w:val="3D5341F4"/>
    <w:rsid w:val="3D644C0E"/>
    <w:rsid w:val="3D6469F5"/>
    <w:rsid w:val="3D8E5820"/>
    <w:rsid w:val="3DE746CF"/>
    <w:rsid w:val="3E2E7003"/>
    <w:rsid w:val="3E5663C6"/>
    <w:rsid w:val="3E745FA0"/>
    <w:rsid w:val="3E883383"/>
    <w:rsid w:val="3E9926CE"/>
    <w:rsid w:val="3EDE6333"/>
    <w:rsid w:val="3EFD7EC7"/>
    <w:rsid w:val="3EFE69D5"/>
    <w:rsid w:val="3F2C525E"/>
    <w:rsid w:val="3F636838"/>
    <w:rsid w:val="3F75419A"/>
    <w:rsid w:val="3F9904AC"/>
    <w:rsid w:val="3FAA6A45"/>
    <w:rsid w:val="3FC306F2"/>
    <w:rsid w:val="3FC91B19"/>
    <w:rsid w:val="3FF65321"/>
    <w:rsid w:val="3FF676AC"/>
    <w:rsid w:val="402A1ADA"/>
    <w:rsid w:val="404946C2"/>
    <w:rsid w:val="40526FD9"/>
    <w:rsid w:val="405C5CB1"/>
    <w:rsid w:val="408E5B37"/>
    <w:rsid w:val="40AA0BC3"/>
    <w:rsid w:val="40B530C4"/>
    <w:rsid w:val="41097DCA"/>
    <w:rsid w:val="412A2779"/>
    <w:rsid w:val="415316D4"/>
    <w:rsid w:val="41923A59"/>
    <w:rsid w:val="42044303"/>
    <w:rsid w:val="42224F20"/>
    <w:rsid w:val="422624CB"/>
    <w:rsid w:val="42660B19"/>
    <w:rsid w:val="42673AA9"/>
    <w:rsid w:val="426923B8"/>
    <w:rsid w:val="428044C2"/>
    <w:rsid w:val="428B1739"/>
    <w:rsid w:val="42A10880"/>
    <w:rsid w:val="42CD2946"/>
    <w:rsid w:val="42EB54C2"/>
    <w:rsid w:val="42FB4AF3"/>
    <w:rsid w:val="43476B9D"/>
    <w:rsid w:val="43572B58"/>
    <w:rsid w:val="4397166E"/>
    <w:rsid w:val="43FE4D82"/>
    <w:rsid w:val="440305EA"/>
    <w:rsid w:val="44093499"/>
    <w:rsid w:val="443773EC"/>
    <w:rsid w:val="449000D0"/>
    <w:rsid w:val="4498778A"/>
    <w:rsid w:val="44AB6CB7"/>
    <w:rsid w:val="44B4325F"/>
    <w:rsid w:val="44C13F54"/>
    <w:rsid w:val="44DA5E0C"/>
    <w:rsid w:val="452B3DAC"/>
    <w:rsid w:val="45426570"/>
    <w:rsid w:val="4554734F"/>
    <w:rsid w:val="458E44FE"/>
    <w:rsid w:val="459E05CA"/>
    <w:rsid w:val="45AE2F45"/>
    <w:rsid w:val="45C97502"/>
    <w:rsid w:val="45E26E3F"/>
    <w:rsid w:val="46283F6B"/>
    <w:rsid w:val="4667014E"/>
    <w:rsid w:val="46B76D76"/>
    <w:rsid w:val="46E63C75"/>
    <w:rsid w:val="46FF153C"/>
    <w:rsid w:val="470521F0"/>
    <w:rsid w:val="4708700F"/>
    <w:rsid w:val="471076AF"/>
    <w:rsid w:val="4750317B"/>
    <w:rsid w:val="47906638"/>
    <w:rsid w:val="47A77E3B"/>
    <w:rsid w:val="48594B98"/>
    <w:rsid w:val="48666CDB"/>
    <w:rsid w:val="48BE2FC1"/>
    <w:rsid w:val="48C011BA"/>
    <w:rsid w:val="48D71855"/>
    <w:rsid w:val="492360B3"/>
    <w:rsid w:val="4989355F"/>
    <w:rsid w:val="499C5552"/>
    <w:rsid w:val="49CA4084"/>
    <w:rsid w:val="49CF51F6"/>
    <w:rsid w:val="4A0862AC"/>
    <w:rsid w:val="4A560724"/>
    <w:rsid w:val="4A8113B6"/>
    <w:rsid w:val="4A8B217E"/>
    <w:rsid w:val="4A8E20F7"/>
    <w:rsid w:val="4AA9529C"/>
    <w:rsid w:val="4AFA253B"/>
    <w:rsid w:val="4B1A4B97"/>
    <w:rsid w:val="4B2B29C4"/>
    <w:rsid w:val="4B366F25"/>
    <w:rsid w:val="4B42108B"/>
    <w:rsid w:val="4B62209A"/>
    <w:rsid w:val="4B6E6C91"/>
    <w:rsid w:val="4B9C03C6"/>
    <w:rsid w:val="4C211509"/>
    <w:rsid w:val="4C621D61"/>
    <w:rsid w:val="4C7D48E6"/>
    <w:rsid w:val="4C942727"/>
    <w:rsid w:val="4CC3505A"/>
    <w:rsid w:val="4CD11285"/>
    <w:rsid w:val="4CDA2BB1"/>
    <w:rsid w:val="4CE3798F"/>
    <w:rsid w:val="4D493F63"/>
    <w:rsid w:val="4D673998"/>
    <w:rsid w:val="4D7E765F"/>
    <w:rsid w:val="4D8C1650"/>
    <w:rsid w:val="4D9724CF"/>
    <w:rsid w:val="4D980295"/>
    <w:rsid w:val="4DA14831"/>
    <w:rsid w:val="4DA3384C"/>
    <w:rsid w:val="4DA4699A"/>
    <w:rsid w:val="4DC96CA8"/>
    <w:rsid w:val="4DFF1E22"/>
    <w:rsid w:val="4E235ED6"/>
    <w:rsid w:val="4E5C3732"/>
    <w:rsid w:val="4E6600F3"/>
    <w:rsid w:val="4E6A7BE3"/>
    <w:rsid w:val="4E7E71EB"/>
    <w:rsid w:val="4E867B13"/>
    <w:rsid w:val="4EA630D1"/>
    <w:rsid w:val="4ED33793"/>
    <w:rsid w:val="4ED96B17"/>
    <w:rsid w:val="4EDB63EB"/>
    <w:rsid w:val="4EE722C0"/>
    <w:rsid w:val="4EFD45B3"/>
    <w:rsid w:val="4F0443D8"/>
    <w:rsid w:val="4F2A2200"/>
    <w:rsid w:val="4F2E6E63"/>
    <w:rsid w:val="4F5368C9"/>
    <w:rsid w:val="4FA027CB"/>
    <w:rsid w:val="4FAB400F"/>
    <w:rsid w:val="4FC155E1"/>
    <w:rsid w:val="4FFF3F32"/>
    <w:rsid w:val="50025BF9"/>
    <w:rsid w:val="50127FBB"/>
    <w:rsid w:val="50220CA4"/>
    <w:rsid w:val="503B1BA2"/>
    <w:rsid w:val="505446A7"/>
    <w:rsid w:val="507D6E7C"/>
    <w:rsid w:val="508F3931"/>
    <w:rsid w:val="50DE368E"/>
    <w:rsid w:val="50F16DDD"/>
    <w:rsid w:val="51180D53"/>
    <w:rsid w:val="516A3A56"/>
    <w:rsid w:val="51B83F5C"/>
    <w:rsid w:val="51E71425"/>
    <w:rsid w:val="51E8779D"/>
    <w:rsid w:val="520914C1"/>
    <w:rsid w:val="52541382"/>
    <w:rsid w:val="526B06AE"/>
    <w:rsid w:val="528F1C9C"/>
    <w:rsid w:val="52B862F8"/>
    <w:rsid w:val="52D054FF"/>
    <w:rsid w:val="52EC1060"/>
    <w:rsid w:val="52F83A10"/>
    <w:rsid w:val="53002D6C"/>
    <w:rsid w:val="534F6994"/>
    <w:rsid w:val="53511372"/>
    <w:rsid w:val="5369498A"/>
    <w:rsid w:val="539E40EB"/>
    <w:rsid w:val="53C833FD"/>
    <w:rsid w:val="53E36977"/>
    <w:rsid w:val="54262BDE"/>
    <w:rsid w:val="54374886"/>
    <w:rsid w:val="54732FDB"/>
    <w:rsid w:val="54A21A2D"/>
    <w:rsid w:val="54B52D8E"/>
    <w:rsid w:val="54C618EB"/>
    <w:rsid w:val="54D51B2F"/>
    <w:rsid w:val="550E56F2"/>
    <w:rsid w:val="55191A1B"/>
    <w:rsid w:val="551A1E22"/>
    <w:rsid w:val="551D2366"/>
    <w:rsid w:val="551E7032"/>
    <w:rsid w:val="552E2FE9"/>
    <w:rsid w:val="553301C2"/>
    <w:rsid w:val="553A1D5F"/>
    <w:rsid w:val="553F399A"/>
    <w:rsid w:val="5588094F"/>
    <w:rsid w:val="559D4C79"/>
    <w:rsid w:val="55B46FDA"/>
    <w:rsid w:val="55E14D2E"/>
    <w:rsid w:val="55F17EA6"/>
    <w:rsid w:val="563A433F"/>
    <w:rsid w:val="564E6D8D"/>
    <w:rsid w:val="565D6F39"/>
    <w:rsid w:val="566E223B"/>
    <w:rsid w:val="56A63783"/>
    <w:rsid w:val="56B91708"/>
    <w:rsid w:val="56D402F0"/>
    <w:rsid w:val="56FC4DE8"/>
    <w:rsid w:val="577E025B"/>
    <w:rsid w:val="57A53A3A"/>
    <w:rsid w:val="57FB608A"/>
    <w:rsid w:val="58183D5E"/>
    <w:rsid w:val="583A6878"/>
    <w:rsid w:val="58B73A25"/>
    <w:rsid w:val="58CB74D0"/>
    <w:rsid w:val="58D33B85"/>
    <w:rsid w:val="58EE7372"/>
    <w:rsid w:val="590C6A1B"/>
    <w:rsid w:val="59205A6E"/>
    <w:rsid w:val="59272B82"/>
    <w:rsid w:val="59393137"/>
    <w:rsid w:val="593C0774"/>
    <w:rsid w:val="593C217C"/>
    <w:rsid w:val="595158B5"/>
    <w:rsid w:val="59763AF2"/>
    <w:rsid w:val="597B5BF3"/>
    <w:rsid w:val="59A26483"/>
    <w:rsid w:val="59AA02A5"/>
    <w:rsid w:val="59E036D4"/>
    <w:rsid w:val="5A156629"/>
    <w:rsid w:val="5A345F67"/>
    <w:rsid w:val="5A556EDF"/>
    <w:rsid w:val="5A8D6C47"/>
    <w:rsid w:val="5AAA3098"/>
    <w:rsid w:val="5ABB39FE"/>
    <w:rsid w:val="5AC46AFA"/>
    <w:rsid w:val="5AC70954"/>
    <w:rsid w:val="5AD16AA9"/>
    <w:rsid w:val="5AE150FC"/>
    <w:rsid w:val="5AF41CE3"/>
    <w:rsid w:val="5AFA6F68"/>
    <w:rsid w:val="5B57504B"/>
    <w:rsid w:val="5B5A4D0E"/>
    <w:rsid w:val="5B617438"/>
    <w:rsid w:val="5B6C23C2"/>
    <w:rsid w:val="5B6E4135"/>
    <w:rsid w:val="5B763BE8"/>
    <w:rsid w:val="5B7C0F56"/>
    <w:rsid w:val="5B8228C3"/>
    <w:rsid w:val="5B8D3163"/>
    <w:rsid w:val="5BCD17B1"/>
    <w:rsid w:val="5BE014E5"/>
    <w:rsid w:val="5C1F025F"/>
    <w:rsid w:val="5C2313D1"/>
    <w:rsid w:val="5C313755"/>
    <w:rsid w:val="5C427641"/>
    <w:rsid w:val="5C4A7174"/>
    <w:rsid w:val="5C552EE6"/>
    <w:rsid w:val="5C553C81"/>
    <w:rsid w:val="5C747582"/>
    <w:rsid w:val="5C816EBC"/>
    <w:rsid w:val="5C930305"/>
    <w:rsid w:val="5CE24E21"/>
    <w:rsid w:val="5CE3299D"/>
    <w:rsid w:val="5CE82B73"/>
    <w:rsid w:val="5D101956"/>
    <w:rsid w:val="5D68143B"/>
    <w:rsid w:val="5D7C523D"/>
    <w:rsid w:val="5D866F60"/>
    <w:rsid w:val="5DA30A1C"/>
    <w:rsid w:val="5DA327CA"/>
    <w:rsid w:val="5DB449D7"/>
    <w:rsid w:val="5DEC30C9"/>
    <w:rsid w:val="5DFE16F5"/>
    <w:rsid w:val="5E052FC6"/>
    <w:rsid w:val="5E0E2C43"/>
    <w:rsid w:val="5E2532E6"/>
    <w:rsid w:val="5E35548F"/>
    <w:rsid w:val="5E3574D4"/>
    <w:rsid w:val="5E3D70F6"/>
    <w:rsid w:val="5E9A5DEE"/>
    <w:rsid w:val="5EAF0BE5"/>
    <w:rsid w:val="5EC37CAF"/>
    <w:rsid w:val="5F356467"/>
    <w:rsid w:val="5F64491B"/>
    <w:rsid w:val="5F801F47"/>
    <w:rsid w:val="5F845D6D"/>
    <w:rsid w:val="5FC93D7A"/>
    <w:rsid w:val="5FEC6CA5"/>
    <w:rsid w:val="5FF4730D"/>
    <w:rsid w:val="5FF67529"/>
    <w:rsid w:val="5FF73EB9"/>
    <w:rsid w:val="60057CBB"/>
    <w:rsid w:val="603658A5"/>
    <w:rsid w:val="60697694"/>
    <w:rsid w:val="60697C8B"/>
    <w:rsid w:val="609A3489"/>
    <w:rsid w:val="60BB40A1"/>
    <w:rsid w:val="60ED7350"/>
    <w:rsid w:val="610572F8"/>
    <w:rsid w:val="61093C77"/>
    <w:rsid w:val="61137B21"/>
    <w:rsid w:val="612702A0"/>
    <w:rsid w:val="6128091C"/>
    <w:rsid w:val="6166062F"/>
    <w:rsid w:val="616B7C29"/>
    <w:rsid w:val="61D61932"/>
    <w:rsid w:val="622C1692"/>
    <w:rsid w:val="62633FC2"/>
    <w:rsid w:val="628250A4"/>
    <w:rsid w:val="62975F54"/>
    <w:rsid w:val="629A641D"/>
    <w:rsid w:val="62B33950"/>
    <w:rsid w:val="62E95D23"/>
    <w:rsid w:val="630F177B"/>
    <w:rsid w:val="6329551F"/>
    <w:rsid w:val="634745E6"/>
    <w:rsid w:val="638D5C5B"/>
    <w:rsid w:val="63A16619"/>
    <w:rsid w:val="64370110"/>
    <w:rsid w:val="643C58DE"/>
    <w:rsid w:val="645A795A"/>
    <w:rsid w:val="6461518D"/>
    <w:rsid w:val="64722EF6"/>
    <w:rsid w:val="647A3F6A"/>
    <w:rsid w:val="649B5200"/>
    <w:rsid w:val="64C01EB3"/>
    <w:rsid w:val="64C03C61"/>
    <w:rsid w:val="64E831B8"/>
    <w:rsid w:val="653F54CE"/>
    <w:rsid w:val="655E40F7"/>
    <w:rsid w:val="659B647C"/>
    <w:rsid w:val="661C5525"/>
    <w:rsid w:val="6635553A"/>
    <w:rsid w:val="66482160"/>
    <w:rsid w:val="664B2406"/>
    <w:rsid w:val="66882EA5"/>
    <w:rsid w:val="668B64F1"/>
    <w:rsid w:val="66AD6467"/>
    <w:rsid w:val="6714737F"/>
    <w:rsid w:val="67170922"/>
    <w:rsid w:val="672B706A"/>
    <w:rsid w:val="672D1D91"/>
    <w:rsid w:val="673D5A3D"/>
    <w:rsid w:val="674A68C4"/>
    <w:rsid w:val="67914E20"/>
    <w:rsid w:val="67B3300F"/>
    <w:rsid w:val="67E06487"/>
    <w:rsid w:val="67E91721"/>
    <w:rsid w:val="68012F0F"/>
    <w:rsid w:val="681A18DB"/>
    <w:rsid w:val="68436ED9"/>
    <w:rsid w:val="68441D23"/>
    <w:rsid w:val="687F152B"/>
    <w:rsid w:val="687F5BE1"/>
    <w:rsid w:val="68961F06"/>
    <w:rsid w:val="68CB3DA3"/>
    <w:rsid w:val="68D26659"/>
    <w:rsid w:val="6918360E"/>
    <w:rsid w:val="691C6622"/>
    <w:rsid w:val="695169A2"/>
    <w:rsid w:val="69553E31"/>
    <w:rsid w:val="69586875"/>
    <w:rsid w:val="695B4086"/>
    <w:rsid w:val="699A6627"/>
    <w:rsid w:val="69AA354B"/>
    <w:rsid w:val="69AC5625"/>
    <w:rsid w:val="69D340F2"/>
    <w:rsid w:val="69E25F61"/>
    <w:rsid w:val="6A050B73"/>
    <w:rsid w:val="6A0C54B9"/>
    <w:rsid w:val="6A19202D"/>
    <w:rsid w:val="6A1D43F7"/>
    <w:rsid w:val="6A222CC8"/>
    <w:rsid w:val="6A2829D5"/>
    <w:rsid w:val="6A303637"/>
    <w:rsid w:val="6A410628"/>
    <w:rsid w:val="6A5D38FD"/>
    <w:rsid w:val="6A615EE7"/>
    <w:rsid w:val="6A721990"/>
    <w:rsid w:val="6A7C7C19"/>
    <w:rsid w:val="6A845731"/>
    <w:rsid w:val="6AFA04F5"/>
    <w:rsid w:val="6B3271AE"/>
    <w:rsid w:val="6B52582F"/>
    <w:rsid w:val="6B5769F1"/>
    <w:rsid w:val="6B594E10"/>
    <w:rsid w:val="6B64759D"/>
    <w:rsid w:val="6B7E03D2"/>
    <w:rsid w:val="6B814E11"/>
    <w:rsid w:val="6BA20565"/>
    <w:rsid w:val="6BBB51FE"/>
    <w:rsid w:val="6BE741CA"/>
    <w:rsid w:val="6C04142F"/>
    <w:rsid w:val="6C0D75E2"/>
    <w:rsid w:val="6C254067"/>
    <w:rsid w:val="6C375151"/>
    <w:rsid w:val="6C382C77"/>
    <w:rsid w:val="6C5C5CC3"/>
    <w:rsid w:val="6C681E3D"/>
    <w:rsid w:val="6C873581"/>
    <w:rsid w:val="6C9A748E"/>
    <w:rsid w:val="6CD356B6"/>
    <w:rsid w:val="6CDC1854"/>
    <w:rsid w:val="6CDE55CC"/>
    <w:rsid w:val="6D095FAC"/>
    <w:rsid w:val="6D461970"/>
    <w:rsid w:val="6D513FF0"/>
    <w:rsid w:val="6D655CEE"/>
    <w:rsid w:val="6D7D2210"/>
    <w:rsid w:val="6DA07D03"/>
    <w:rsid w:val="6DAB3516"/>
    <w:rsid w:val="6DBB4AEC"/>
    <w:rsid w:val="6DD04B73"/>
    <w:rsid w:val="6DDB40D5"/>
    <w:rsid w:val="6DEA61F3"/>
    <w:rsid w:val="6E1A0886"/>
    <w:rsid w:val="6EB8009F"/>
    <w:rsid w:val="6EE25C77"/>
    <w:rsid w:val="6F046E40"/>
    <w:rsid w:val="6F170FAE"/>
    <w:rsid w:val="6F282B2F"/>
    <w:rsid w:val="6F7C731F"/>
    <w:rsid w:val="6FA63160"/>
    <w:rsid w:val="6FD827A7"/>
    <w:rsid w:val="70145CD5"/>
    <w:rsid w:val="701B76ED"/>
    <w:rsid w:val="704A5ECE"/>
    <w:rsid w:val="70587444"/>
    <w:rsid w:val="708446DD"/>
    <w:rsid w:val="70C376DF"/>
    <w:rsid w:val="70EB650A"/>
    <w:rsid w:val="70FA674D"/>
    <w:rsid w:val="70FF3D63"/>
    <w:rsid w:val="710A0B3A"/>
    <w:rsid w:val="714A3317"/>
    <w:rsid w:val="71AC2ECB"/>
    <w:rsid w:val="71FE28FF"/>
    <w:rsid w:val="721750DD"/>
    <w:rsid w:val="721D6B97"/>
    <w:rsid w:val="72C15778"/>
    <w:rsid w:val="72C967A9"/>
    <w:rsid w:val="72D434F7"/>
    <w:rsid w:val="72ED5B8D"/>
    <w:rsid w:val="73061D27"/>
    <w:rsid w:val="730B69EF"/>
    <w:rsid w:val="73A12E13"/>
    <w:rsid w:val="73A62BBC"/>
    <w:rsid w:val="74350450"/>
    <w:rsid w:val="74452C1B"/>
    <w:rsid w:val="74782ABE"/>
    <w:rsid w:val="74A302A1"/>
    <w:rsid w:val="74A536E0"/>
    <w:rsid w:val="74A91547"/>
    <w:rsid w:val="74B01C78"/>
    <w:rsid w:val="74CE23CA"/>
    <w:rsid w:val="74F811F5"/>
    <w:rsid w:val="7531117B"/>
    <w:rsid w:val="753136E7"/>
    <w:rsid w:val="75412E25"/>
    <w:rsid w:val="75825591"/>
    <w:rsid w:val="75A21FAA"/>
    <w:rsid w:val="75A448CA"/>
    <w:rsid w:val="75B24DA5"/>
    <w:rsid w:val="75C613A5"/>
    <w:rsid w:val="75C83E50"/>
    <w:rsid w:val="761B3938"/>
    <w:rsid w:val="7641097A"/>
    <w:rsid w:val="76553143"/>
    <w:rsid w:val="768D74DB"/>
    <w:rsid w:val="769431A0"/>
    <w:rsid w:val="76D0185E"/>
    <w:rsid w:val="76FF4961"/>
    <w:rsid w:val="77065E4C"/>
    <w:rsid w:val="7710011B"/>
    <w:rsid w:val="77562203"/>
    <w:rsid w:val="776E4B73"/>
    <w:rsid w:val="778D20C9"/>
    <w:rsid w:val="779D5709"/>
    <w:rsid w:val="77B63CFE"/>
    <w:rsid w:val="77C27899"/>
    <w:rsid w:val="77D5581E"/>
    <w:rsid w:val="785926BE"/>
    <w:rsid w:val="78604120"/>
    <w:rsid w:val="787E7C64"/>
    <w:rsid w:val="78864B48"/>
    <w:rsid w:val="788920E3"/>
    <w:rsid w:val="789143F5"/>
    <w:rsid w:val="78B74F24"/>
    <w:rsid w:val="78B90C9C"/>
    <w:rsid w:val="78E71D51"/>
    <w:rsid w:val="795F2CCD"/>
    <w:rsid w:val="7984574E"/>
    <w:rsid w:val="799A6D1F"/>
    <w:rsid w:val="79B41898"/>
    <w:rsid w:val="79B53B59"/>
    <w:rsid w:val="79BA54F1"/>
    <w:rsid w:val="79C02F7D"/>
    <w:rsid w:val="79E24222"/>
    <w:rsid w:val="7A0073CB"/>
    <w:rsid w:val="7A163D77"/>
    <w:rsid w:val="7A5E2B5E"/>
    <w:rsid w:val="7A8D0632"/>
    <w:rsid w:val="7A944986"/>
    <w:rsid w:val="7AC1208A"/>
    <w:rsid w:val="7ACE4ED2"/>
    <w:rsid w:val="7ACF0C4A"/>
    <w:rsid w:val="7B5D2016"/>
    <w:rsid w:val="7B690757"/>
    <w:rsid w:val="7B731C95"/>
    <w:rsid w:val="7B8051F7"/>
    <w:rsid w:val="7B8657AD"/>
    <w:rsid w:val="7B872DAB"/>
    <w:rsid w:val="7BA3043B"/>
    <w:rsid w:val="7BA7425B"/>
    <w:rsid w:val="7BC40083"/>
    <w:rsid w:val="7BD21935"/>
    <w:rsid w:val="7C0D56F7"/>
    <w:rsid w:val="7C52031C"/>
    <w:rsid w:val="7C605FFE"/>
    <w:rsid w:val="7C66113B"/>
    <w:rsid w:val="7C99506C"/>
    <w:rsid w:val="7CCA16C9"/>
    <w:rsid w:val="7CF13080"/>
    <w:rsid w:val="7D115EA6"/>
    <w:rsid w:val="7D790DF2"/>
    <w:rsid w:val="7D8C3855"/>
    <w:rsid w:val="7D94457C"/>
    <w:rsid w:val="7E024E93"/>
    <w:rsid w:val="7E250825"/>
    <w:rsid w:val="7E3C60AD"/>
    <w:rsid w:val="7E4159BB"/>
    <w:rsid w:val="7E4C3F17"/>
    <w:rsid w:val="7E574376"/>
    <w:rsid w:val="7E65594B"/>
    <w:rsid w:val="7EBA4E3B"/>
    <w:rsid w:val="7EF649F8"/>
    <w:rsid w:val="7F0B7D77"/>
    <w:rsid w:val="7F141322"/>
    <w:rsid w:val="7F19630F"/>
    <w:rsid w:val="7F2E23E3"/>
    <w:rsid w:val="7F610FB3"/>
    <w:rsid w:val="7F64761C"/>
    <w:rsid w:val="7FA44454"/>
    <w:rsid w:val="7FBF128D"/>
    <w:rsid w:val="7FD31A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15579D"/>
  <w15:docId w15:val="{04EA6A9E-9658-4540-90A6-B588CF7C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EastAsia" w:hAnsiTheme="minorHAnsi" w:cstheme="minorBidi"/>
      <w:sz w:val="22"/>
      <w:szCs w:val="22"/>
    </w:rPr>
  </w:style>
  <w:style w:type="paragraph" w:styleId="1">
    <w:name w:val="heading 1"/>
    <w:basedOn w:val="a"/>
    <w:next w:val="a"/>
    <w:link w:val="10"/>
    <w:uiPriority w:val="9"/>
    <w:qFormat/>
    <w:pPr>
      <w:spacing w:before="100" w:beforeAutospacing="1" w:after="100" w:afterAutospacing="1" w:line="240" w:lineRule="auto"/>
      <w:jc w:val="center"/>
      <w:outlineLvl w:val="0"/>
    </w:pPr>
    <w:rPr>
      <w:rFonts w:ascii="Times New Roman" w:eastAsia="华文细黑" w:hAnsi="Times New Roman" w:cs="Times New Roman"/>
      <w:b/>
      <w:bCs/>
      <w:kern w:val="36"/>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rFonts w:eastAsia="楷体"/>
      <w:b/>
      <w:sz w:val="30"/>
    </w:rPr>
  </w:style>
  <w:style w:type="paragraph" w:styleId="4">
    <w:name w:val="heading 4"/>
    <w:basedOn w:val="a"/>
    <w:next w:val="a"/>
    <w:uiPriority w:val="9"/>
    <w:unhideWhenUsed/>
    <w:qFormat/>
    <w:pPr>
      <w:keepNext/>
      <w:keepLines/>
      <w:spacing w:before="280" w:after="290" w:line="372" w:lineRule="auto"/>
      <w:outlineLvl w:val="3"/>
    </w:pPr>
    <w:rPr>
      <w:rFonts w:ascii="楷体" w:eastAsia="黑体" w:hAnsi="楷体"/>
      <w:b/>
      <w:sz w:val="26"/>
    </w:rPr>
  </w:style>
  <w:style w:type="paragraph" w:styleId="5">
    <w:name w:val="heading 5"/>
    <w:basedOn w:val="a"/>
    <w:next w:val="a"/>
    <w:uiPriority w:val="9"/>
    <w:unhideWhenUsed/>
    <w:qFormat/>
    <w:pPr>
      <w:keepNext/>
      <w:keepLines/>
      <w:spacing w:before="280" w:after="290" w:line="372" w:lineRule="auto"/>
      <w:outlineLvl w:val="4"/>
    </w:pPr>
    <w:rPr>
      <w:rFonts w:eastAsia="华文细黑"/>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style>
  <w:style w:type="paragraph" w:styleId="a5">
    <w:name w:val="footer"/>
    <w:basedOn w:val="a"/>
    <w:link w:val="a6"/>
    <w:uiPriority w:val="99"/>
    <w:unhideWhenUsed/>
    <w:qFormat/>
    <w:pPr>
      <w:tabs>
        <w:tab w:val="center" w:pos="4320"/>
        <w:tab w:val="right" w:pos="8640"/>
      </w:tabs>
      <w:spacing w:after="0" w:line="240" w:lineRule="auto"/>
    </w:pPr>
  </w:style>
  <w:style w:type="paragraph" w:styleId="a7">
    <w:name w:val="header"/>
    <w:basedOn w:val="a"/>
    <w:link w:val="a8"/>
    <w:uiPriority w:val="99"/>
    <w:unhideWhenUsed/>
    <w:qFormat/>
    <w:pPr>
      <w:tabs>
        <w:tab w:val="center" w:pos="4320"/>
        <w:tab w:val="right" w:pos="8640"/>
      </w:tabs>
      <w:spacing w:after="0" w:line="240" w:lineRule="auto"/>
    </w:pPr>
  </w:style>
  <w:style w:type="paragraph" w:styleId="a9">
    <w:name w:val="Normal (Web)"/>
    <w:basedOn w:val="a"/>
    <w:qFormat/>
    <w:pPr>
      <w:spacing w:beforeAutospacing="1" w:after="0" w:afterAutospacing="1"/>
    </w:pPr>
    <w:rPr>
      <w:rFonts w:cs="Times New Roman"/>
      <w:sz w:val="24"/>
    </w:rPr>
  </w:style>
  <w:style w:type="paragraph" w:styleId="aa">
    <w:name w:val="annotation subject"/>
    <w:basedOn w:val="a3"/>
    <w:next w:val="a3"/>
    <w:link w:val="ab"/>
    <w:uiPriority w:val="99"/>
    <w:semiHidden/>
    <w:unhideWhenUsed/>
    <w:qFormat/>
    <w:pPr>
      <w:spacing w:line="240" w:lineRule="auto"/>
    </w:pPr>
    <w:rPr>
      <w:b/>
      <w:bCs/>
      <w:sz w:val="20"/>
      <w:szCs w:val="20"/>
    </w:rPr>
  </w:style>
  <w:style w:type="table" w:styleId="ac">
    <w:name w:val="Table Grid"/>
    <w:basedOn w:val="a1"/>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basedOn w:val="a0"/>
    <w:uiPriority w:val="20"/>
    <w:qFormat/>
    <w:rPr>
      <w:i/>
    </w:rPr>
  </w:style>
  <w:style w:type="character" w:styleId="ae">
    <w:name w:val="Hyperlink"/>
    <w:basedOn w:val="a0"/>
    <w:uiPriority w:val="99"/>
    <w:unhideWhenUsed/>
    <w:qFormat/>
    <w:rPr>
      <w:color w:val="0000FF"/>
      <w:u w:val="single"/>
    </w:rPr>
  </w:style>
  <w:style w:type="character" w:styleId="af">
    <w:name w:val="annotation reference"/>
    <w:basedOn w:val="a0"/>
    <w:uiPriority w:val="99"/>
    <w:semiHidden/>
    <w:unhideWhenUsed/>
    <w:qFormat/>
    <w:rPr>
      <w:sz w:val="16"/>
      <w:szCs w:val="16"/>
    </w:rPr>
  </w:style>
  <w:style w:type="paragraph" w:styleId="af0">
    <w:name w:val="List Paragraph"/>
    <w:basedOn w:val="a"/>
    <w:uiPriority w:val="99"/>
    <w:qFormat/>
    <w:pPr>
      <w:widowControl w:val="0"/>
      <w:spacing w:after="0" w:line="240" w:lineRule="auto"/>
      <w:ind w:left="720"/>
      <w:contextualSpacing/>
      <w:jc w:val="both"/>
    </w:pPr>
    <w:rPr>
      <w:rFonts w:ascii="微软雅黑 Light" w:hAnsi="微软雅黑 Light"/>
      <w:kern w:val="2"/>
      <w:sz w:val="21"/>
      <w:szCs w:val="24"/>
    </w:rPr>
  </w:style>
  <w:style w:type="character" w:customStyle="1" w:styleId="10">
    <w:name w:val="标题 1 字符"/>
    <w:basedOn w:val="a0"/>
    <w:link w:val="1"/>
    <w:uiPriority w:val="9"/>
    <w:qFormat/>
    <w:rPr>
      <w:rFonts w:ascii="Times New Roman" w:eastAsia="华文细黑" w:hAnsi="Times New Roman" w:cs="Times New Roman"/>
      <w:b/>
      <w:bCs/>
      <w:kern w:val="36"/>
      <w:sz w:val="48"/>
      <w:szCs w:val="48"/>
    </w:rPr>
  </w:style>
  <w:style w:type="character" w:customStyle="1" w:styleId="title-text">
    <w:name w:val="title-text"/>
    <w:basedOn w:val="a0"/>
    <w:qFormat/>
  </w:style>
  <w:style w:type="character" w:customStyle="1" w:styleId="a8">
    <w:name w:val="页眉 字符"/>
    <w:basedOn w:val="a0"/>
    <w:link w:val="a7"/>
    <w:uiPriority w:val="99"/>
    <w:qFormat/>
  </w:style>
  <w:style w:type="character" w:customStyle="1" w:styleId="a6">
    <w:name w:val="页脚 字符"/>
    <w:basedOn w:val="a0"/>
    <w:link w:val="a5"/>
    <w:uiPriority w:val="99"/>
    <w:qFormat/>
  </w:style>
  <w:style w:type="paragraph" w:customStyle="1" w:styleId="Default">
    <w:name w:val="Default"/>
    <w:uiPriority w:val="99"/>
    <w:unhideWhenUsed/>
    <w:qFormat/>
    <w:pPr>
      <w:widowControl w:val="0"/>
      <w:autoSpaceDE w:val="0"/>
      <w:autoSpaceDN w:val="0"/>
      <w:adjustRightInd w:val="0"/>
    </w:pPr>
    <w:rPr>
      <w:rFonts w:ascii="宋体" w:hAnsi="宋体" w:hint="eastAsia"/>
      <w:color w:val="000000"/>
      <w:sz w:val="24"/>
      <w:szCs w:val="24"/>
    </w:rPr>
  </w:style>
  <w:style w:type="paragraph" w:customStyle="1" w:styleId="11">
    <w:name w:val="修订1"/>
    <w:hidden/>
    <w:uiPriority w:val="99"/>
    <w:semiHidden/>
    <w:qFormat/>
    <w:rPr>
      <w:rFonts w:asciiTheme="minorHAnsi" w:eastAsiaTheme="minorEastAsia" w:hAnsiTheme="minorHAnsi" w:cstheme="minorBidi"/>
      <w:sz w:val="22"/>
      <w:szCs w:val="22"/>
    </w:rPr>
  </w:style>
  <w:style w:type="character" w:customStyle="1" w:styleId="a4">
    <w:name w:val="批注文字 字符"/>
    <w:basedOn w:val="a0"/>
    <w:link w:val="a3"/>
    <w:uiPriority w:val="99"/>
    <w:qFormat/>
    <w:rPr>
      <w:rFonts w:asciiTheme="minorHAnsi" w:eastAsiaTheme="minorEastAsia" w:hAnsiTheme="minorHAnsi" w:cstheme="minorBidi"/>
      <w:sz w:val="22"/>
      <w:szCs w:val="22"/>
    </w:rPr>
  </w:style>
  <w:style w:type="character" w:customStyle="1" w:styleId="ab">
    <w:name w:val="批注主题 字符"/>
    <w:basedOn w:val="a4"/>
    <w:link w:val="aa"/>
    <w:uiPriority w:val="99"/>
    <w:semiHidden/>
    <w:qFormat/>
    <w:rPr>
      <w:rFonts w:asciiTheme="minorHAnsi" w:eastAsiaTheme="minorEastAsia" w:hAnsiTheme="minorHAnsi" w:cstheme="minorBidi"/>
      <w:b/>
      <w:bCs/>
      <w:sz w:val="22"/>
      <w:szCs w:val="22"/>
    </w:rPr>
  </w:style>
  <w:style w:type="paragraph" w:styleId="af1">
    <w:name w:val="Revision"/>
    <w:hidden/>
    <w:uiPriority w:val="99"/>
    <w:semiHidden/>
    <w:rsid w:val="000E175B"/>
    <w:rPr>
      <w:rFonts w:asciiTheme="minorHAnsi" w:eastAsiaTheme="minorEastAsia" w:hAnsiTheme="minorHAnsi" w:cstheme="minorBidi"/>
      <w:sz w:val="22"/>
      <w:szCs w:val="22"/>
    </w:rPr>
  </w:style>
  <w:style w:type="table" w:styleId="50">
    <w:name w:val="Plain Table 5"/>
    <w:basedOn w:val="a1"/>
    <w:uiPriority w:val="45"/>
    <w:rsid w:val="00743EA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3">
    <w:name w:val="Grid Table 5 Dark Accent 3"/>
    <w:basedOn w:val="a1"/>
    <w:uiPriority w:val="50"/>
    <w:rsid w:val="006F16E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6-5">
    <w:name w:val="Grid Table 6 Colorful Accent 5"/>
    <w:basedOn w:val="a1"/>
    <w:uiPriority w:val="51"/>
    <w:rsid w:val="005B6497"/>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af2">
    <w:name w:val="Placeholder Text"/>
    <w:basedOn w:val="a0"/>
    <w:uiPriority w:val="99"/>
    <w:semiHidden/>
    <w:rsid w:val="005B64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630871">
      <w:bodyDiv w:val="1"/>
      <w:marLeft w:val="0"/>
      <w:marRight w:val="0"/>
      <w:marTop w:val="0"/>
      <w:marBottom w:val="0"/>
      <w:divBdr>
        <w:top w:val="none" w:sz="0" w:space="0" w:color="auto"/>
        <w:left w:val="none" w:sz="0" w:space="0" w:color="auto"/>
        <w:bottom w:val="none" w:sz="0" w:space="0" w:color="auto"/>
        <w:right w:val="none" w:sz="0" w:space="0" w:color="auto"/>
      </w:divBdr>
    </w:div>
    <w:div w:id="451173804">
      <w:bodyDiv w:val="1"/>
      <w:marLeft w:val="0"/>
      <w:marRight w:val="0"/>
      <w:marTop w:val="0"/>
      <w:marBottom w:val="0"/>
      <w:divBdr>
        <w:top w:val="none" w:sz="0" w:space="0" w:color="auto"/>
        <w:left w:val="none" w:sz="0" w:space="0" w:color="auto"/>
        <w:bottom w:val="none" w:sz="0" w:space="0" w:color="auto"/>
        <w:right w:val="none" w:sz="0" w:space="0" w:color="auto"/>
      </w:divBdr>
    </w:div>
    <w:div w:id="707027531">
      <w:bodyDiv w:val="1"/>
      <w:marLeft w:val="0"/>
      <w:marRight w:val="0"/>
      <w:marTop w:val="0"/>
      <w:marBottom w:val="0"/>
      <w:divBdr>
        <w:top w:val="none" w:sz="0" w:space="0" w:color="auto"/>
        <w:left w:val="none" w:sz="0" w:space="0" w:color="auto"/>
        <w:bottom w:val="none" w:sz="0" w:space="0" w:color="auto"/>
        <w:right w:val="none" w:sz="0" w:space="0" w:color="auto"/>
      </w:divBdr>
    </w:div>
    <w:div w:id="952711605">
      <w:bodyDiv w:val="1"/>
      <w:marLeft w:val="0"/>
      <w:marRight w:val="0"/>
      <w:marTop w:val="0"/>
      <w:marBottom w:val="0"/>
      <w:divBdr>
        <w:top w:val="none" w:sz="0" w:space="0" w:color="auto"/>
        <w:left w:val="none" w:sz="0" w:space="0" w:color="auto"/>
        <w:bottom w:val="none" w:sz="0" w:space="0" w:color="auto"/>
        <w:right w:val="none" w:sz="0" w:space="0" w:color="auto"/>
      </w:divBdr>
    </w:div>
    <w:div w:id="1714495790">
      <w:bodyDiv w:val="1"/>
      <w:marLeft w:val="0"/>
      <w:marRight w:val="0"/>
      <w:marTop w:val="0"/>
      <w:marBottom w:val="0"/>
      <w:divBdr>
        <w:top w:val="none" w:sz="0" w:space="0" w:color="auto"/>
        <w:left w:val="none" w:sz="0" w:space="0" w:color="auto"/>
        <w:bottom w:val="none" w:sz="0" w:space="0" w:color="auto"/>
        <w:right w:val="none" w:sz="0" w:space="0" w:color="auto"/>
      </w:divBdr>
    </w:div>
    <w:div w:id="1833645041">
      <w:bodyDiv w:val="1"/>
      <w:marLeft w:val="0"/>
      <w:marRight w:val="0"/>
      <w:marTop w:val="0"/>
      <w:marBottom w:val="0"/>
      <w:divBdr>
        <w:top w:val="none" w:sz="0" w:space="0" w:color="auto"/>
        <w:left w:val="none" w:sz="0" w:space="0" w:color="auto"/>
        <w:bottom w:val="none" w:sz="0" w:space="0" w:color="auto"/>
        <w:right w:val="none" w:sz="0" w:space="0" w:color="auto"/>
      </w:divBdr>
    </w:div>
    <w:div w:id="1883126191">
      <w:bodyDiv w:val="1"/>
      <w:marLeft w:val="0"/>
      <w:marRight w:val="0"/>
      <w:marTop w:val="0"/>
      <w:marBottom w:val="0"/>
      <w:divBdr>
        <w:top w:val="none" w:sz="0" w:space="0" w:color="auto"/>
        <w:left w:val="none" w:sz="0" w:space="0" w:color="auto"/>
        <w:bottom w:val="none" w:sz="0" w:space="0" w:color="auto"/>
        <w:right w:val="none" w:sz="0" w:space="0" w:color="auto"/>
      </w:divBdr>
    </w:div>
    <w:div w:id="1893808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https://www.sciencedirect.com/topics/earth-and-planetary-sciences/thermal-environmen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29</Pages>
  <Words>4077</Words>
  <Characters>23242</Characters>
  <Application>Microsoft Office Word</Application>
  <DocSecurity>0</DocSecurity>
  <Lines>193</Lines>
  <Paragraphs>54</Paragraphs>
  <ScaleCrop>false</ScaleCrop>
  <Company/>
  <LinksUpToDate>false</LinksUpToDate>
  <CharactersWithSpaces>27265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Yifei Zhou</dc:creator>
  <cp:lastModifiedBy>Yifei Zhou</cp:lastModifiedBy>
  <cp:revision>34</cp:revision>
  <dcterms:created xsi:type="dcterms:W3CDTF">2023-03-09T17:44:00Z</dcterms:created>
  <dcterms:modified xsi:type="dcterms:W3CDTF">2023-03-10T02:40:00Z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AE2CB9ED57154FEDB0DCAD01A9AA14E0</vt:lpwstr>
  </property>
</Properties>
</file>