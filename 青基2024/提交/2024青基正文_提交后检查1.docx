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jc w:val="center"/>
        <w:rPr>
          <w:b/>
          <w:bCs/>
          <w:color w:val="auto"/>
          <w:sz w:val="36"/>
          <w:szCs w:val="36"/>
          <w:rPrChange w:id="3" w:author="野草 [2]" w:date="2024-03-13T14:03:46Z">
            <w:rPr/>
          </w:rPrChange>
        </w:rPr>
        <w:pPrChange w:id="2" w:author="野草 [2]" w:date="2024-03-13T13:57:20Z">
          <w:pPr>
            <w:widowControl/>
            <w:jc w:val="center"/>
          </w:pPr>
        </w:pPrChange>
      </w:pPr>
      <w:r>
        <w:rPr>
          <w:b/>
          <w:bCs/>
          <w:color w:val="auto"/>
          <w:sz w:val="36"/>
          <w:szCs w:val="36"/>
          <w:lang w:bidi="ar"/>
          <w:rPrChange w:id="4" w:author="野草 [2]" w:date="2024-03-13T14:03:46Z">
            <w:rPr>
              <w:lang w:bidi="ar"/>
            </w:rPr>
          </w:rPrChange>
        </w:rPr>
        <w:t>报告正文</w:t>
      </w:r>
    </w:p>
    <w:p>
      <w:pPr>
        <w:widowControl w:val="0"/>
        <w:ind w:firstLine="420"/>
        <w:jc w:val="both"/>
        <w:pPrChange w:id="5" w:author="Fred Zhou" w:date="2024-03-13T13:56:00Z">
          <w:pPr>
            <w:widowControl/>
            <w:ind w:firstLine="420"/>
            <w:jc w:val="left"/>
          </w:pPr>
        </w:pPrChange>
      </w:pPr>
      <w:ins w:id="6" w:author="野草 [2]" w:date="2024-03-13T14:03:37Z">
        <w:r>
          <w:rPr>
            <w:rFonts w:hint="eastAsia" w:ascii="楷体" w:hAnsi="楷体" w:eastAsia="楷体" w:cs="楷体_GB2312"/>
            <w:sz w:val="28"/>
            <w:szCs w:val="28"/>
          </w:rPr>
          <w:t>参照以下提纲撰写，要求内容翔实、清晰，层次分明，标题突出</w:t>
        </w:r>
      </w:ins>
      <w:ins w:id="7" w:author="野草 [2]" w:date="2024-03-13T14:03:37Z">
        <w:r>
          <w:rPr>
            <w:rFonts w:hint="eastAsia" w:ascii="楷体" w:hAnsi="楷体" w:eastAsia="楷体" w:cs="楷体_GB2312"/>
            <w:iCs/>
            <w:sz w:val="28"/>
            <w:szCs w:val="28"/>
          </w:rPr>
          <w:t>。</w:t>
        </w:r>
      </w:ins>
      <w:ins w:id="8" w:author="野草 [2]" w:date="2024-03-13T14:03:37Z">
        <w:r>
          <w:rPr>
            <w:rFonts w:hint="eastAsia" w:ascii="楷体" w:hAnsi="楷体" w:eastAsia="楷体" w:cs="楷体_GB2312"/>
            <w:b/>
            <w:iCs/>
            <w:color w:val="0070C0"/>
            <w:sz w:val="28"/>
            <w:szCs w:val="28"/>
          </w:rPr>
          <w:t>请勿删除或改动下述提纲标题及括号中的文字。</w:t>
        </w:r>
      </w:ins>
      <w:del w:id="9" w:author="野草 [2]" w:date="2024-03-13T14:03:37Z">
        <w:r>
          <w:rPr>
            <w:rFonts w:hint="eastAsia"/>
            <w:lang w:bidi="ar"/>
          </w:rPr>
          <w:delText>参照以下提纲撰写，要求内容翔实、清晰，层次分明，标题突出。</w:delText>
        </w:r>
      </w:del>
      <w:del w:id="10" w:author="野草 [2]" w:date="2024-03-13T14:03:37Z">
        <w:r>
          <w:rPr>
            <w:rFonts w:hint="eastAsia"/>
            <w:b/>
            <w:bCs/>
            <w:color w:val="0070C0"/>
            <w:lang w:bidi="ar"/>
          </w:rPr>
          <w:delText>请勿删除或改动下述提纲标题及括号中的文字</w:delText>
        </w:r>
      </w:del>
      <w:del w:id="11" w:author="野草 [2]" w:date="2024-03-13T14:03:39Z">
        <w:r>
          <w:rPr>
            <w:rFonts w:hint="eastAsia"/>
            <w:b/>
            <w:bCs/>
            <w:color w:val="0070C0"/>
            <w:lang w:bidi="ar"/>
          </w:rPr>
          <w:delText>。</w:delText>
        </w:r>
      </w:del>
    </w:p>
    <w:p>
      <w:pPr>
        <w:snapToGrid w:val="0"/>
        <w:spacing w:after="156" w:afterLines="50" w:line="440" w:lineRule="exact"/>
        <w:ind w:left="420"/>
        <w:rPr>
          <w:ins w:id="12" w:author="野草 [2]" w:date="2024-03-13T14:03:20Z"/>
          <w:rFonts w:ascii="楷体" w:hAnsi="楷体" w:eastAsia="楷体"/>
          <w:color w:val="0070C0"/>
          <w:sz w:val="28"/>
          <w:szCs w:val="28"/>
        </w:rPr>
      </w:pPr>
      <w:ins w:id="13" w:author="野草 [2]" w:date="2024-03-13T14:03:20Z">
        <w:r>
          <w:rPr>
            <w:rFonts w:hint="eastAsia" w:ascii="楷体" w:hAnsi="楷体" w:eastAsia="楷体" w:cs="楷体_GB2312"/>
            <w:b/>
            <w:bCs/>
            <w:color w:val="0070C0"/>
            <w:sz w:val="28"/>
            <w:szCs w:val="28"/>
          </w:rPr>
          <w:t>（一）立项依据与研究内容</w:t>
        </w:r>
      </w:ins>
      <w:ins w:id="14" w:author="野草 [2]" w:date="2024-03-13T14:03:20Z">
        <w:r>
          <w:rPr>
            <w:rFonts w:hint="eastAsia" w:ascii="楷体" w:hAnsi="楷体" w:eastAsia="楷体" w:cs="楷体_GB2312"/>
            <w:color w:val="0070C0"/>
            <w:sz w:val="28"/>
            <w:szCs w:val="28"/>
          </w:rPr>
          <w:t>（建议</w:t>
        </w:r>
      </w:ins>
      <w:ins w:id="15" w:author="野草 [2]" w:date="2024-03-13T14:03:20Z">
        <w:r>
          <w:rPr>
            <w:rFonts w:ascii="楷体" w:hAnsi="楷体" w:eastAsia="楷体"/>
            <w:color w:val="0070C0"/>
            <w:sz w:val="28"/>
            <w:szCs w:val="28"/>
          </w:rPr>
          <w:t>8000</w:t>
        </w:r>
      </w:ins>
      <w:ins w:id="16" w:author="野草 [2]" w:date="2024-03-13T14:03:20Z">
        <w:r>
          <w:rPr>
            <w:rFonts w:hint="eastAsia" w:ascii="楷体" w:hAnsi="楷体" w:eastAsia="楷体" w:cs="楷体_GB2312"/>
            <w:color w:val="0070C0"/>
            <w:sz w:val="28"/>
            <w:szCs w:val="28"/>
          </w:rPr>
          <w:t>字以内）：</w:t>
        </w:r>
      </w:ins>
    </w:p>
    <w:p>
      <w:pPr>
        <w:snapToGrid w:val="0"/>
        <w:spacing w:line="440" w:lineRule="exact"/>
        <w:ind w:firstLine="548" w:firstLineChars="196"/>
        <w:rPr>
          <w:ins w:id="17" w:author="野草 [2]" w:date="2024-03-13T14:03:20Z"/>
          <w:rFonts w:ascii="楷体" w:hAnsi="楷体" w:eastAsia="楷体" w:cs="楷体_GB2312"/>
          <w:color w:val="0070C0"/>
          <w:sz w:val="28"/>
          <w:szCs w:val="28"/>
        </w:rPr>
      </w:pPr>
      <w:ins w:id="18" w:author="野草 [2]" w:date="2024-03-13T14:03:20Z">
        <w:r>
          <w:rPr>
            <w:rFonts w:ascii="楷体" w:hAnsi="楷体" w:eastAsia="楷体"/>
            <w:bCs/>
            <w:color w:val="0070C0"/>
            <w:sz w:val="28"/>
            <w:szCs w:val="28"/>
          </w:rPr>
          <w:t xml:space="preserve">1. </w:t>
        </w:r>
      </w:ins>
      <w:ins w:id="19" w:author="野草 [2]" w:date="2024-03-13T14:03:20Z">
        <w:r>
          <w:rPr>
            <w:rFonts w:hint="eastAsia" w:ascii="楷体" w:hAnsi="楷体" w:eastAsia="楷体" w:cs="楷体_GB2312"/>
            <w:b/>
            <w:bCs/>
            <w:color w:val="0070C0"/>
            <w:sz w:val="28"/>
            <w:szCs w:val="28"/>
          </w:rPr>
          <w:t>项目的立项依据</w:t>
        </w:r>
      </w:ins>
      <w:ins w:id="20" w:author="野草 [2]" w:date="2024-03-13T14:03:20Z">
        <w:r>
          <w:rPr>
            <w:rFonts w:hint="eastAsia" w:ascii="楷体" w:hAnsi="楷体" w:eastAsia="楷体" w:cs="楷体_GB2312"/>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ins>
    </w:p>
    <w:p>
      <w:pPr>
        <w:rPr>
          <w:del w:id="21" w:author="野草 [2]" w:date="2024-03-13T14:03:20Z"/>
        </w:rPr>
      </w:pPr>
      <w:del w:id="22" w:author="野草 [2]" w:date="2024-03-13T14:03:20Z">
        <w:r>
          <w:rPr>
            <w:rFonts w:hint="eastAsia"/>
            <w:b/>
            <w:bCs/>
          </w:rPr>
          <w:delText>（一）立项依据与研究内容</w:delText>
        </w:r>
      </w:del>
      <w:del w:id="23" w:author="野草 [2]" w:date="2024-03-13T14:03:20Z">
        <w:r>
          <w:rPr>
            <w:rFonts w:hint="eastAsia"/>
          </w:rPr>
          <w:delText>（建议8000字以内）：</w:delText>
        </w:r>
      </w:del>
    </w:p>
    <w:p>
      <w:pPr>
        <w:snapToGrid/>
        <w:spacing w:line="360" w:lineRule="auto"/>
        <w:ind w:firstLine="420"/>
        <w:rPr>
          <w:del w:id="25" w:author="野草 [2]" w:date="2024-03-13T14:03:20Z"/>
        </w:rPr>
        <w:pPrChange w:id="24" w:author="Fred Zhou" w:date="2024-03-13T13:56:00Z">
          <w:pPr>
            <w:snapToGrid w:val="0"/>
            <w:spacing w:line="440" w:lineRule="exact"/>
            <w:ind w:firstLine="420"/>
          </w:pPr>
        </w:pPrChange>
      </w:pPr>
      <w:del w:id="26" w:author="野草 [2]" w:date="2024-03-13T14:03:20Z">
        <w:r>
          <w:rPr>
            <w:rFonts w:hint="eastAsia"/>
            <w:bCs/>
          </w:rPr>
          <w:delText xml:space="preserve">1. </w:delText>
        </w:r>
      </w:del>
      <w:del w:id="27" w:author="野草 [2]" w:date="2024-03-13T14:03:20Z">
        <w:r>
          <w:rPr>
            <w:rFonts w:hint="eastAsia"/>
            <w:b/>
            <w:bCs/>
          </w:rPr>
          <w:delText>项目的立项依据</w:delText>
        </w:r>
      </w:del>
      <w:del w:id="28" w:author="野草 [2]" w:date="2024-03-13T14:03:20Z">
        <w:r>
          <w:rPr>
            <w:rFonts w:hint="eastAsia"/>
          </w:rPr>
          <w:delText>（研究意义、国内外研究现状及发展动态分析，需结合科学研究发展趋势来论述科学意义；或结合国民经济和社会发展中迫切需要解决的关键科技问题来论述其应用前景。附主要参考文献目录）；</w:delText>
        </w:r>
      </w:del>
    </w:p>
    <w:p>
      <w:pPr>
        <w:pStyle w:val="4"/>
      </w:pPr>
      <w:r>
        <w:t>1.1. 研究意义</w:t>
      </w:r>
    </w:p>
    <w:p>
      <w:pPr>
        <w:ind w:firstLine="420"/>
      </w:pPr>
      <w:r>
        <w:rPr>
          <w:rFonts w:hint="eastAsia"/>
        </w:rPr>
        <w:t>【up2024 0313 11:39】</w:t>
      </w:r>
    </w:p>
    <w:p>
      <w:pPr>
        <w:ind w:firstLine="420"/>
        <w:rPr>
          <w:b/>
          <w:bCs/>
        </w:rPr>
      </w:pPr>
      <w:r>
        <w:t>随着</w:t>
      </w:r>
      <w:r>
        <w:rPr>
          <w:highlight w:val="cyan"/>
        </w:rPr>
        <w:t>气候变化</w:t>
      </w:r>
      <w:r>
        <w:t>和</w:t>
      </w:r>
      <w:r>
        <w:rPr>
          <w:highlight w:val="cyan"/>
        </w:rPr>
        <w:t>城市化</w:t>
      </w:r>
      <w:r>
        <w:t>的推进，我国</w:t>
      </w:r>
      <w:r>
        <w:rPr>
          <w:highlight w:val="cyan"/>
        </w:rPr>
        <w:t>正面临着</w:t>
      </w:r>
      <w:r>
        <w:t>极端天气</w:t>
      </w:r>
      <w:r>
        <w:rPr>
          <w:highlight w:val="cyan"/>
        </w:rPr>
        <w:t>气候事件</w:t>
      </w:r>
      <w:r>
        <w:t>增加的风险。受其影响，居民的</w:t>
      </w:r>
      <w:r>
        <w:rPr>
          <w:highlight w:val="cyan"/>
        </w:rPr>
        <w:t>热舒适度</w:t>
      </w:r>
      <w:r>
        <w:t>下降，老年人等</w:t>
      </w:r>
      <w:r>
        <w:rPr>
          <w:rFonts w:hint="eastAsia"/>
          <w:highlight w:val="cyan"/>
        </w:rPr>
        <w:t>脆弱群体</w:t>
      </w:r>
      <w:r>
        <w:t>的</w:t>
      </w:r>
      <w:r>
        <w:rPr>
          <w:rFonts w:hint="eastAsia"/>
          <w:highlight w:val="cyan"/>
        </w:rPr>
        <w:t>健康风险</w:t>
      </w:r>
      <w:r>
        <w:t>增加，</w:t>
      </w:r>
      <w:r>
        <w:rPr>
          <w:highlight w:val="cyan"/>
        </w:rPr>
        <w:t>城市人居环境</w:t>
      </w:r>
      <w:r>
        <w:t>面临</w:t>
      </w:r>
      <w:r>
        <w:rPr>
          <w:highlight w:val="cyan"/>
        </w:rPr>
        <w:t>严峻挑战</w:t>
      </w:r>
      <w:r>
        <w:t>（黄晓军等</w:t>
      </w:r>
      <w:r>
        <w:rPr>
          <w:rFonts w:cs="Calibri"/>
        </w:rPr>
        <w:t>，2020</w:t>
      </w:r>
      <w:r>
        <w:rPr>
          <w:rFonts w:hint="eastAsia" w:cs="Calibri"/>
        </w:rPr>
        <w:t>；</w:t>
      </w:r>
      <w:r>
        <w:rPr>
          <w:rFonts w:cs="Calibri"/>
        </w:rPr>
        <w:t>Tuholske et al., 2021</w:t>
      </w:r>
      <w:r>
        <w:t>；</w:t>
      </w:r>
      <w:r>
        <w:rPr>
          <w:rFonts w:cs="Calibri"/>
        </w:rPr>
        <w:t xml:space="preserve">García </w:t>
      </w:r>
      <w:r>
        <w:rPr>
          <w:rFonts w:hint="eastAsia" w:cs="Calibri"/>
        </w:rPr>
        <w:t>et</w:t>
      </w:r>
      <w:r>
        <w:rPr>
          <w:rFonts w:cs="Calibri"/>
        </w:rPr>
        <w:t xml:space="preserve"> al., 2023）。</w:t>
      </w:r>
      <w:r>
        <w:t>为应对</w:t>
      </w:r>
      <w:r>
        <w:rPr>
          <w:highlight w:val="cyan"/>
        </w:rPr>
        <w:t>相关风险</w:t>
      </w:r>
      <w:r>
        <w:t>，生态环境部</w:t>
      </w:r>
      <w:r>
        <w:rPr>
          <w:highlight w:val="cyan"/>
        </w:rPr>
        <w:t>等17部门</w:t>
      </w:r>
      <w:r>
        <w:t>联合印发的《国家适应</w:t>
      </w:r>
      <w:r>
        <w:rPr>
          <w:highlight w:val="cyan"/>
        </w:rPr>
        <w:t>气候变化战略</w:t>
      </w:r>
      <w:r>
        <w:t>2035》提出了建设</w:t>
      </w:r>
      <w:r>
        <w:rPr>
          <w:highlight w:val="cyan"/>
        </w:rPr>
        <w:t>气候适应型城市</w:t>
      </w:r>
      <w:r>
        <w:t>的</w:t>
      </w:r>
      <w:r>
        <w:rPr>
          <w:highlight w:val="cyan"/>
        </w:rPr>
        <w:t>迫切需求</w:t>
      </w:r>
      <w:r>
        <w:t>。</w:t>
      </w:r>
      <w:r>
        <w:rPr>
          <w:b/>
          <w:bCs/>
        </w:rPr>
        <w:t>在此背景下，深化对</w:t>
      </w:r>
      <w:r>
        <w:rPr>
          <w:b/>
          <w:bCs/>
          <w:highlight w:val="cyan"/>
        </w:rPr>
        <w:t>城市气候特征</w:t>
      </w:r>
      <w:r>
        <w:rPr>
          <w:b/>
          <w:bCs/>
        </w:rPr>
        <w:t>的认识，通过</w:t>
      </w:r>
      <w:r>
        <w:rPr>
          <w:b/>
          <w:bCs/>
          <w:highlight w:val="cyan"/>
        </w:rPr>
        <w:t>城市规划</w:t>
      </w:r>
      <w:r>
        <w:rPr>
          <w:b/>
          <w:bCs/>
        </w:rPr>
        <w:t>与</w:t>
      </w:r>
      <w:r>
        <w:rPr>
          <w:b/>
          <w:bCs/>
          <w:highlight w:val="cyan"/>
        </w:rPr>
        <w:t>管理</w:t>
      </w:r>
      <w:r>
        <w:rPr>
          <w:b/>
          <w:bCs/>
        </w:rPr>
        <w:t>手段来对</w:t>
      </w:r>
      <w:r>
        <w:rPr>
          <w:b/>
          <w:bCs/>
          <w:highlight w:val="cyan"/>
        </w:rPr>
        <w:t>城市气候</w:t>
      </w:r>
      <w:r>
        <w:rPr>
          <w:b/>
          <w:bCs/>
        </w:rPr>
        <w:t>进行调节</w:t>
      </w:r>
      <w:r>
        <w:rPr>
          <w:b/>
          <w:bCs/>
          <w:highlight w:val="cyan"/>
        </w:rPr>
        <w:t>具有重大意义</w:t>
      </w:r>
      <w:r>
        <w:rPr>
          <w:b/>
          <w:bCs/>
        </w:rPr>
        <w:t>。</w:t>
      </w:r>
    </w:p>
    <w:p>
      <w:pPr>
        <w:ind w:firstLine="420"/>
      </w:pPr>
      <w:r>
        <w:rPr>
          <w:rFonts w:hint="eastAsia"/>
        </w:rPr>
        <w:t>【up2024 0313 11:</w:t>
      </w:r>
      <w:del w:id="29" w:author="野草" w:date="2024-03-13T11:46:00Z">
        <w:r>
          <w:rPr/>
          <w:delText>39</w:delText>
        </w:r>
      </w:del>
      <w:ins w:id="30" w:author="野草" w:date="2024-03-13T11:57:00Z">
        <w:r>
          <w:rPr>
            <w:rFonts w:hint="eastAsia"/>
          </w:rPr>
          <w:t>57</w:t>
        </w:r>
      </w:ins>
      <w:r>
        <w:rPr>
          <w:rFonts w:hint="eastAsia"/>
        </w:rPr>
        <w:t>】</w:t>
      </w:r>
    </w:p>
    <w:p>
      <w:pPr>
        <w:ind w:firstLine="420"/>
        <w:rPr>
          <w:b/>
          <w:bCs/>
        </w:rPr>
      </w:pPr>
      <w:r>
        <w:rPr>
          <w:highlight w:val="cyan"/>
        </w:rPr>
        <w:t>城市</w:t>
      </w:r>
      <w:r>
        <w:rPr>
          <w:rFonts w:hint="eastAsia"/>
          <w:highlight w:val="cyan"/>
        </w:rPr>
        <w:t>公园</w:t>
      </w:r>
      <w:r>
        <w:t>的</w:t>
      </w:r>
      <w:r>
        <w:rPr>
          <w:highlight w:val="cyan"/>
        </w:rPr>
        <w:t>降温效应</w:t>
      </w:r>
      <w:r>
        <w:t>已得到</w:t>
      </w:r>
      <w:r>
        <w:rPr>
          <w:highlight w:val="cyan"/>
        </w:rPr>
        <w:t>广泛的</w:t>
      </w:r>
      <w:r>
        <w:t>研究，</w:t>
      </w:r>
      <w:r>
        <w:rPr>
          <w:highlight w:val="cyan"/>
        </w:rPr>
        <w:t>其不仅</w:t>
      </w:r>
      <w:r>
        <w:t>局限于</w:t>
      </w:r>
      <w:r>
        <w:rPr>
          <w:rFonts w:hint="eastAsia"/>
          <w:highlight w:val="cyan"/>
        </w:rPr>
        <w:t>公园</w:t>
      </w:r>
      <w:r>
        <w:rPr>
          <w:highlight w:val="cyan"/>
        </w:rPr>
        <w:t>自身的</w:t>
      </w:r>
      <w:r>
        <w:t>覆盖区域，更显示出</w:t>
      </w:r>
      <w:r>
        <w:rPr>
          <w:highlight w:val="cyan"/>
        </w:rPr>
        <w:t>溢出效应</w:t>
      </w:r>
      <w:r>
        <w:t>。具体而言，</w:t>
      </w:r>
      <w:r>
        <w:rPr>
          <w:rFonts w:hint="eastAsia"/>
          <w:highlight w:val="cyan"/>
        </w:rPr>
        <w:t>公园</w:t>
      </w:r>
      <w:r>
        <w:t>能够降低</w:t>
      </w:r>
      <w:r>
        <w:rPr>
          <w:highlight w:val="cyan"/>
        </w:rPr>
        <w:t>相邻区域</w:t>
      </w:r>
      <w:r>
        <w:t>的温度，对</w:t>
      </w:r>
      <w:r>
        <w:rPr>
          <w:highlight w:val="cyan"/>
        </w:rPr>
        <w:t>周边环境</w:t>
      </w:r>
      <w:r>
        <w:t>产生</w:t>
      </w:r>
      <w:r>
        <w:rPr>
          <w:highlight w:val="cyan"/>
        </w:rPr>
        <w:t>积极影响</w:t>
      </w:r>
      <w:r>
        <w:t>。然而，</w:t>
      </w:r>
      <w:r>
        <w:rPr>
          <w:highlight w:val="cyan"/>
        </w:rPr>
        <w:t>尽管</w:t>
      </w:r>
      <w:r>
        <w:rPr>
          <w:rFonts w:hint="eastAsia"/>
          <w:highlight w:val="cyan"/>
        </w:rPr>
        <w:t>公园</w:t>
      </w:r>
      <w:r>
        <w:t>广泛分布于</w:t>
      </w:r>
      <w:r>
        <w:rPr>
          <w:highlight w:val="cyan"/>
        </w:rPr>
        <w:t>各大城市</w:t>
      </w:r>
      <w:r>
        <w:t>，</w:t>
      </w:r>
      <w:r>
        <w:rPr>
          <w:highlight w:val="cyan"/>
        </w:rPr>
        <w:t>城市过热问题</w:t>
      </w:r>
      <w:r>
        <w:t>仍未得到</w:t>
      </w:r>
      <w:r>
        <w:rPr>
          <w:highlight w:val="cyan"/>
        </w:rPr>
        <w:t>有效解决</w:t>
      </w:r>
      <w:r>
        <w:t>。在部分</w:t>
      </w:r>
      <w:r>
        <w:rPr>
          <w:highlight w:val="cyan"/>
        </w:rPr>
        <w:t>植被覆盖</w:t>
      </w:r>
      <w:r>
        <w:t>比例较高的</w:t>
      </w:r>
      <w:r>
        <w:rPr>
          <w:highlight w:val="cyan"/>
        </w:rPr>
        <w:t>城市区域</w:t>
      </w:r>
      <w:r>
        <w:t>，</w:t>
      </w:r>
      <w:ins w:id="31" w:author="野草" w:date="2024-03-13T11:45:00Z">
        <w:r>
          <w:rPr>
            <w:rFonts w:hint="eastAsia"/>
          </w:rPr>
          <w:t>仍存在</w:t>
        </w:r>
      </w:ins>
      <w:ins w:id="32" w:author="野草" w:date="2024-03-13T11:45:00Z">
        <w:r>
          <w:rPr>
            <w:rFonts w:hint="eastAsia"/>
            <w:highlight w:val="cyan"/>
            <w:rPrChange w:id="33" w:author="野草" w:date="2024-03-13T11:46:00Z">
              <w:rPr>
                <w:rFonts w:hint="eastAsia"/>
              </w:rPr>
            </w:rPrChange>
          </w:rPr>
          <w:t>与高温相关</w:t>
        </w:r>
      </w:ins>
      <w:ins w:id="34" w:author="野草" w:date="2024-03-13T11:45:00Z">
        <w:r>
          <w:rPr>
            <w:rFonts w:hint="eastAsia"/>
          </w:rPr>
          <w:t>的</w:t>
        </w:r>
      </w:ins>
      <w:ins w:id="35" w:author="野草" w:date="2024-03-13T11:45:00Z">
        <w:r>
          <w:rPr>
            <w:rFonts w:hint="eastAsia"/>
            <w:highlight w:val="cyan"/>
            <w:rPrChange w:id="36" w:author="野草" w:date="2024-03-13T11:46:00Z">
              <w:rPr>
                <w:rFonts w:hint="eastAsia"/>
              </w:rPr>
            </w:rPrChange>
          </w:rPr>
          <w:t>较高死亡风险</w:t>
        </w:r>
      </w:ins>
      <w:del w:id="37" w:author="野草" w:date="2024-03-13T11:45:00Z">
        <w:r>
          <w:rPr/>
          <w:delText>仍可观察到</w:delText>
        </w:r>
      </w:del>
      <w:del w:id="38" w:author="野草" w:date="2024-03-13T11:45:00Z">
        <w:r>
          <w:rPr>
            <w:highlight w:val="cyan"/>
          </w:rPr>
          <w:delText>与高温相关</w:delText>
        </w:r>
      </w:del>
      <w:del w:id="39" w:author="野草" w:date="2024-03-13T11:45:00Z">
        <w:r>
          <w:rPr/>
          <w:delText>的较高</w:delText>
        </w:r>
      </w:del>
      <w:del w:id="40" w:author="野草" w:date="2024-03-13T11:45:00Z">
        <w:r>
          <w:rPr>
            <w:highlight w:val="cyan"/>
          </w:rPr>
          <w:delText>死亡风险</w:delText>
        </w:r>
      </w:del>
      <w:r>
        <w:t>（Pascal et al., 2021）。此外，</w:t>
      </w:r>
      <w:r>
        <w:rPr>
          <w:highlight w:val="cyan"/>
        </w:rPr>
        <w:t>部分城市区域</w:t>
      </w:r>
      <w:r>
        <w:rPr>
          <w:rFonts w:hint="eastAsia"/>
        </w:rPr>
        <w:t>（</w:t>
      </w:r>
      <w:r>
        <w:t>如滨水地带</w:t>
      </w:r>
      <w:r>
        <w:rPr>
          <w:rFonts w:hint="eastAsia"/>
        </w:rPr>
        <w:t>）在</w:t>
      </w:r>
      <w:r>
        <w:rPr>
          <w:rFonts w:hint="eastAsia"/>
          <w:highlight w:val="cyan"/>
        </w:rPr>
        <w:t>绿地公园</w:t>
      </w:r>
      <w:r>
        <w:t>影响</w:t>
      </w:r>
      <w:r>
        <w:rPr>
          <w:rFonts w:hint="eastAsia"/>
        </w:rPr>
        <w:t>下</w:t>
      </w:r>
      <w:r>
        <w:t>的</w:t>
      </w:r>
      <w:r>
        <w:rPr>
          <w:highlight w:val="cyan"/>
        </w:rPr>
        <w:t>降温强度</w:t>
      </w:r>
      <w:r>
        <w:t>相较于</w:t>
      </w:r>
      <w:r>
        <w:rPr>
          <w:highlight w:val="cyan"/>
        </w:rPr>
        <w:t>其他</w:t>
      </w:r>
      <w:r>
        <w:rPr>
          <w:rFonts w:hint="eastAsia"/>
          <w:highlight w:val="cyan"/>
        </w:rPr>
        <w:t>建成区</w:t>
      </w:r>
      <w:r>
        <w:rPr>
          <w:rFonts w:hint="eastAsia"/>
        </w:rPr>
        <w:t>而言偏低</w:t>
      </w:r>
      <w:r>
        <w:t>（Liu et al., 2023）。</w:t>
      </w:r>
      <w:r>
        <w:rPr>
          <w:b/>
          <w:bCs/>
        </w:rPr>
        <w:t>因此，在</w:t>
      </w:r>
      <w:r>
        <w:rPr>
          <w:b/>
          <w:bCs/>
          <w:highlight w:val="cyan"/>
        </w:rPr>
        <w:t>不同城市之间</w:t>
      </w:r>
      <w:r>
        <w:rPr>
          <w:b/>
          <w:bCs/>
        </w:rPr>
        <w:t>乃至</w:t>
      </w:r>
      <w:r>
        <w:rPr>
          <w:b/>
          <w:bCs/>
          <w:highlight w:val="cyan"/>
        </w:rPr>
        <w:t>同一城市内部</w:t>
      </w:r>
      <w:r>
        <w:rPr>
          <w:b/>
          <w:bCs/>
        </w:rPr>
        <w:t>的不同</w:t>
      </w:r>
      <w:r>
        <w:rPr>
          <w:b/>
          <w:bCs/>
          <w:highlight w:val="cyan"/>
        </w:rPr>
        <w:t>区域之间</w:t>
      </w:r>
      <w:r>
        <w:rPr>
          <w:b/>
          <w:bCs/>
        </w:rPr>
        <w:t>，</w:t>
      </w:r>
      <w:r>
        <w:rPr>
          <w:rFonts w:hint="eastAsia"/>
          <w:b/>
          <w:bCs/>
        </w:rPr>
        <w:t>公园</w:t>
      </w:r>
      <w:r>
        <w:rPr>
          <w:b/>
          <w:bCs/>
        </w:rPr>
        <w:t>在</w:t>
      </w:r>
      <w:r>
        <w:rPr>
          <w:b/>
          <w:bCs/>
          <w:highlight w:val="cyan"/>
        </w:rPr>
        <w:t>提供热缓解</w:t>
      </w:r>
      <w:r>
        <w:rPr>
          <w:b/>
          <w:bCs/>
        </w:rPr>
        <w:t>方面的能力</w:t>
      </w:r>
      <w:r>
        <w:rPr>
          <w:b/>
          <w:bCs/>
          <w:highlight w:val="cyan"/>
        </w:rPr>
        <w:t>存在显著差异</w:t>
      </w:r>
      <w:r>
        <w:rPr>
          <w:b/>
          <w:bCs/>
        </w:rPr>
        <w:t>。</w:t>
      </w:r>
    </w:p>
    <w:p>
      <w:pPr>
        <w:ind w:firstLine="420"/>
        <w:rPr>
          <w:ins w:id="41" w:author="野草" w:date="2024-03-13T11:57:00Z"/>
        </w:rPr>
      </w:pPr>
      <w:ins w:id="42" w:author="野草" w:date="2024-03-13T11:57:00Z">
        <w:r>
          <w:rPr>
            <w:rFonts w:hint="eastAsia"/>
          </w:rPr>
          <w:t>【</w:t>
        </w:r>
      </w:ins>
      <w:ins w:id="43" w:author="野草 [2]" w:date="2024-03-13T13:59:23Z">
        <w:r>
          <w:rPr>
            <w:rFonts w:hint="eastAsia"/>
            <w:lang w:val="en-US" w:eastAsia="zh-CN"/>
          </w:rPr>
          <w:t>up</w:t>
        </w:r>
      </w:ins>
      <w:ins w:id="44" w:author="野草" w:date="2024-03-13T11:57:00Z">
        <w:del w:id="45" w:author="野草 [2]" w:date="2024-03-13T13:59:21Z">
          <w:r>
            <w:rPr>
              <w:rFonts w:hint="eastAsia"/>
            </w:rPr>
            <w:delText>ing</w:delText>
          </w:r>
        </w:del>
      </w:ins>
      <w:ins w:id="46" w:author="野草" w:date="2024-03-13T11:57:00Z">
        <w:r>
          <w:rPr>
            <w:rFonts w:hint="eastAsia"/>
          </w:rPr>
          <w:t>2024 0313 1</w:t>
        </w:r>
      </w:ins>
      <w:ins w:id="47" w:author="野草" w:date="2024-03-13T11:57:00Z">
        <w:del w:id="48" w:author="Fred Zhou" w:date="2024-03-13T13:46:00Z">
          <w:r>
            <w:rPr>
              <w:rFonts w:hint="eastAsia"/>
            </w:rPr>
            <w:delText>1</w:delText>
          </w:r>
        </w:del>
      </w:ins>
      <w:ins w:id="49" w:author="Fred Zhou" w:date="2024-03-13T13:46:00Z">
        <w:r>
          <w:rPr>
            <w:rFonts w:hint="eastAsia"/>
          </w:rPr>
          <w:t>3</w:t>
        </w:r>
      </w:ins>
      <w:ins w:id="50" w:author="野草" w:date="2024-03-13T11:57:00Z">
        <w:r>
          <w:rPr>
            <w:rFonts w:hint="eastAsia"/>
          </w:rPr>
          <w:t>:</w:t>
        </w:r>
      </w:ins>
      <w:ins w:id="51" w:author="野草" w:date="2024-03-13T11:57:00Z">
        <w:del w:id="52" w:author="Fred Zhou" w:date="2024-03-13T13:46:00Z">
          <w:r>
            <w:rPr>
              <w:rFonts w:hint="eastAsia"/>
            </w:rPr>
            <w:delText>5</w:delText>
          </w:r>
        </w:del>
      </w:ins>
      <w:ins w:id="53" w:author="野草 [2]" w:date="2024-03-13T13:59:27Z">
        <w:r>
          <w:rPr>
            <w:rFonts w:hint="eastAsia"/>
            <w:lang w:val="en-US" w:eastAsia="zh-CN"/>
          </w:rPr>
          <w:t>59</w:t>
        </w:r>
      </w:ins>
      <w:ins w:id="54" w:author="Fred Zhou" w:date="2024-03-13T13:46:00Z">
        <w:del w:id="55" w:author="野草 [2]" w:date="2024-03-13T13:59:27Z">
          <w:r>
            <w:rPr>
              <w:rFonts w:hint="eastAsia"/>
            </w:rPr>
            <w:delText>4</w:delText>
          </w:r>
        </w:del>
      </w:ins>
      <w:ins w:id="56" w:author="野草" w:date="2024-03-13T11:57:00Z">
        <w:del w:id="57" w:author="野草 [2]" w:date="2024-03-13T13:59:26Z">
          <w:r>
            <w:rPr>
              <w:rFonts w:hint="eastAsia"/>
            </w:rPr>
            <w:delText>7</w:delText>
          </w:r>
        </w:del>
      </w:ins>
      <w:ins w:id="58" w:author="野草" w:date="2024-03-13T11:57:00Z">
        <w:r>
          <w:rPr>
            <w:rFonts w:hint="eastAsia"/>
          </w:rPr>
          <w:t>】</w:t>
        </w:r>
      </w:ins>
    </w:p>
    <w:p>
      <w:pPr>
        <w:ind w:firstLine="420"/>
      </w:pPr>
      <w:r>
        <w:t>此外，随着</w:t>
      </w:r>
      <w:r>
        <w:rPr>
          <w:highlight w:val="cyan"/>
          <w:rPrChange w:id="59" w:author="Fred Zhou" w:date="2024-03-13T13:55:00Z">
            <w:rPr/>
          </w:rPrChange>
        </w:rPr>
        <w:t>城市空间布局</w:t>
      </w:r>
      <w:r>
        <w:t>的多样化，城市内</w:t>
      </w:r>
      <w:r>
        <w:rPr>
          <w:highlight w:val="cyan"/>
          <w:rPrChange w:id="60" w:author="Fred Zhou" w:date="2024-03-13T13:56:00Z">
            <w:rPr/>
          </w:rPrChange>
        </w:rPr>
        <w:t>不同区域</w:t>
      </w:r>
      <w:r>
        <w:t>的</w:t>
      </w:r>
      <w:r>
        <w:rPr>
          <w:highlight w:val="cyan"/>
          <w:rPrChange w:id="61" w:author="Fred Zhou" w:date="2024-03-13T13:56:00Z">
            <w:rPr/>
          </w:rPrChange>
        </w:rPr>
        <w:t>人口密度</w:t>
      </w:r>
      <w:r>
        <w:t>以及居民的</w:t>
      </w:r>
      <w:r>
        <w:rPr>
          <w:highlight w:val="cyan"/>
          <w:rPrChange w:id="62" w:author="Fred Zhou" w:date="2024-03-13T13:56:00Z">
            <w:rPr/>
          </w:rPrChange>
        </w:rPr>
        <w:t>社会经济状况</w:t>
      </w:r>
      <w:r>
        <w:t>，如</w:t>
      </w:r>
      <w:r>
        <w:rPr>
          <w:highlight w:val="cyan"/>
          <w:rPrChange w:id="63" w:author="Fred Zhou" w:date="2024-03-13T13:56:00Z">
            <w:rPr/>
          </w:rPrChange>
        </w:rPr>
        <w:t>年龄结构</w:t>
      </w:r>
      <w:r>
        <w:t>和</w:t>
      </w:r>
      <w:r>
        <w:rPr>
          <w:highlight w:val="cyan"/>
          <w:rPrChange w:id="64" w:author="Fred Zhou" w:date="2024-03-13T13:56:00Z">
            <w:rPr/>
          </w:rPrChange>
        </w:rPr>
        <w:t>收入水平</w:t>
      </w:r>
      <w:r>
        <w:t>等，呈现出</w:t>
      </w:r>
      <w:r>
        <w:rPr>
          <w:highlight w:val="cyan"/>
          <w:rPrChange w:id="65" w:author="Fred Zhou" w:date="2024-03-13T13:56:00Z">
            <w:rPr/>
          </w:rPrChange>
        </w:rPr>
        <w:t>显著的</w:t>
      </w:r>
      <w:r>
        <w:t>差异性。</w:t>
      </w:r>
      <w:r>
        <w:rPr>
          <w:rFonts w:hint="eastAsia"/>
        </w:rPr>
        <w:t>一项在</w:t>
      </w:r>
      <w:r>
        <w:rPr>
          <w:rFonts w:hint="eastAsia"/>
          <w:highlight w:val="cyan"/>
          <w:rPrChange w:id="66" w:author="Fred Zhou" w:date="2024-03-13T13:56:00Z">
            <w:rPr>
              <w:rFonts w:hint="eastAsia"/>
            </w:rPr>
          </w:rPrChange>
        </w:rPr>
        <w:t>我国柳州</w:t>
      </w:r>
      <w:r>
        <w:rPr>
          <w:rFonts w:hint="eastAsia"/>
        </w:rPr>
        <w:t>的研究指出，</w:t>
      </w:r>
      <w:r>
        <w:rPr>
          <w:rFonts w:hint="eastAsia"/>
          <w:color w:val="auto"/>
          <w:highlight w:val="cyan"/>
          <w:rPrChange w:id="67" w:author="野草 [2]" w:date="2024-03-13T13:57:32Z">
            <w:rPr>
              <w:rFonts w:hint="eastAsia"/>
            </w:rPr>
          </w:rPrChange>
        </w:rPr>
        <w:t>城市公园</w:t>
      </w:r>
      <w:r>
        <w:rPr>
          <w:rFonts w:hint="eastAsia"/>
        </w:rPr>
        <w:t>作为重要的</w:t>
      </w:r>
      <w:r>
        <w:rPr>
          <w:rFonts w:hint="eastAsia"/>
          <w:highlight w:val="cyan"/>
          <w:rPrChange w:id="68" w:author="Fred Zhou" w:date="2024-03-13T13:56:00Z">
            <w:rPr>
              <w:rFonts w:hint="eastAsia"/>
            </w:rPr>
          </w:rPrChange>
        </w:rPr>
        <w:t>降温服务</w:t>
      </w:r>
      <w:r>
        <w:rPr>
          <w:rFonts w:hint="eastAsia"/>
        </w:rPr>
        <w:t>提供者，其</w:t>
      </w:r>
      <w:r>
        <w:rPr>
          <w:rFonts w:hint="eastAsia"/>
          <w:highlight w:val="cyan"/>
          <w:rPrChange w:id="69" w:author="Fred Zhou" w:date="2024-03-13T13:56:00Z">
            <w:rPr>
              <w:rFonts w:hint="eastAsia"/>
            </w:rPr>
          </w:rPrChange>
        </w:rPr>
        <w:t>影响范围</w:t>
      </w:r>
      <w:r>
        <w:rPr>
          <w:rFonts w:hint="eastAsia"/>
        </w:rPr>
        <w:t>内的</w:t>
      </w:r>
      <w:r>
        <w:rPr>
          <w:rFonts w:hint="eastAsia"/>
          <w:highlight w:val="cyan"/>
          <w:rPrChange w:id="70" w:author="Fred Zhou" w:date="2024-03-13T13:56:00Z">
            <w:rPr>
              <w:rFonts w:hint="eastAsia"/>
            </w:rPr>
          </w:rPrChange>
        </w:rPr>
        <w:t>房价水平</w:t>
      </w:r>
      <w:r>
        <w:rPr>
          <w:rFonts w:hint="eastAsia"/>
        </w:rPr>
        <w:t>显著偏高（Shi</w:t>
      </w:r>
      <w:r>
        <w:t xml:space="preserve"> et al., 2023</w:t>
      </w:r>
      <w:r>
        <w:rPr>
          <w:rFonts w:hint="eastAsia"/>
        </w:rPr>
        <w:t>）。这一现象表明，享受</w:t>
      </w:r>
      <w:r>
        <w:rPr>
          <w:rFonts w:hint="eastAsia"/>
          <w:highlight w:val="cyan"/>
          <w:rPrChange w:id="71" w:author="野草 [2]" w:date="2024-03-13T13:57:50Z">
            <w:rPr>
              <w:rFonts w:hint="eastAsia"/>
            </w:rPr>
          </w:rPrChange>
        </w:rPr>
        <w:t>公园降温服务</w:t>
      </w:r>
      <w:r>
        <w:rPr>
          <w:rFonts w:hint="eastAsia"/>
        </w:rPr>
        <w:t>的机会</w:t>
      </w:r>
      <w:r>
        <w:rPr>
          <w:rFonts w:hint="eastAsia"/>
          <w:highlight w:val="cyan"/>
          <w:rPrChange w:id="72" w:author="野草 [2]" w:date="2024-03-13T13:57:52Z">
            <w:rPr>
              <w:rFonts w:hint="eastAsia"/>
            </w:rPr>
          </w:rPrChange>
        </w:rPr>
        <w:t>并不均等</w:t>
      </w:r>
      <w:r>
        <w:rPr>
          <w:rFonts w:hint="eastAsia"/>
        </w:rPr>
        <w:t>，</w:t>
      </w:r>
      <w:r>
        <w:rPr>
          <w:rFonts w:hint="eastAsia"/>
          <w:highlight w:val="cyan"/>
          <w:rPrChange w:id="73" w:author="野草 [2]" w:date="2024-03-13T13:57:54Z">
            <w:rPr>
              <w:rFonts w:hint="eastAsia"/>
            </w:rPr>
          </w:rPrChange>
        </w:rPr>
        <w:t>低收入居民</w:t>
      </w:r>
      <w:r>
        <w:rPr>
          <w:rFonts w:hint="eastAsia"/>
        </w:rPr>
        <w:t>在获取</w:t>
      </w:r>
      <w:r>
        <w:rPr>
          <w:rFonts w:hint="eastAsia"/>
          <w:highlight w:val="cyan"/>
          <w:rPrChange w:id="74" w:author="野草 [2]" w:date="2024-03-13T13:57:57Z">
            <w:rPr>
              <w:rFonts w:hint="eastAsia"/>
            </w:rPr>
          </w:rPrChange>
        </w:rPr>
        <w:t>城市降温资源</w:t>
      </w:r>
      <w:r>
        <w:rPr>
          <w:rFonts w:hint="eastAsia"/>
        </w:rPr>
        <w:t>方面的</w:t>
      </w:r>
      <w:r>
        <w:rPr>
          <w:rFonts w:hint="eastAsia"/>
          <w:highlight w:val="cyan"/>
          <w:rPrChange w:id="75" w:author="野草 [2]" w:date="2024-03-13T13:58:00Z">
            <w:rPr>
              <w:rFonts w:hint="eastAsia"/>
            </w:rPr>
          </w:rPrChange>
        </w:rPr>
        <w:t>可达性</w:t>
      </w:r>
      <w:r>
        <w:rPr>
          <w:rFonts w:hint="eastAsia"/>
        </w:rPr>
        <w:t>较差，凸显了</w:t>
      </w:r>
      <w:r>
        <w:rPr>
          <w:rFonts w:hint="eastAsia"/>
          <w:highlight w:val="cyan"/>
          <w:rPrChange w:id="76" w:author="野草 [2]" w:date="2024-03-13T13:58:03Z">
            <w:rPr>
              <w:rFonts w:hint="eastAsia"/>
            </w:rPr>
          </w:rPrChange>
        </w:rPr>
        <w:t>城市气候资源</w:t>
      </w:r>
      <w:r>
        <w:rPr>
          <w:rFonts w:hint="eastAsia"/>
        </w:rPr>
        <w:t>分配的</w:t>
      </w:r>
      <w:r>
        <w:rPr>
          <w:rFonts w:hint="eastAsia"/>
          <w:highlight w:val="cyan"/>
          <w:rPrChange w:id="77" w:author="野草 [2]" w:date="2024-03-13T13:58:06Z">
            <w:rPr>
              <w:rFonts w:hint="eastAsia"/>
            </w:rPr>
          </w:rPrChange>
        </w:rPr>
        <w:t>不平等问题</w:t>
      </w:r>
      <w:r>
        <w:rPr>
          <w:rFonts w:hint="eastAsia"/>
        </w:rPr>
        <w:t>。可见，</w:t>
      </w:r>
      <w:r>
        <w:rPr>
          <w:highlight w:val="cyan"/>
          <w:rPrChange w:id="78" w:author="野草 [2]" w:date="2024-03-13T13:58:08Z">
            <w:rPr/>
          </w:rPrChange>
        </w:rPr>
        <w:t>城市热缓解</w:t>
      </w:r>
      <w:r>
        <w:t>的</w:t>
      </w:r>
      <w:r>
        <w:rPr>
          <w:highlight w:val="cyan"/>
          <w:rPrChange w:id="79" w:author="野草 [2]" w:date="2024-03-13T13:58:10Z">
            <w:rPr/>
          </w:rPrChange>
        </w:rPr>
        <w:t>实际需求</w:t>
      </w:r>
      <w:r>
        <w:t>存在较大的</w:t>
      </w:r>
      <w:r>
        <w:rPr>
          <w:highlight w:val="cyan"/>
          <w:rPrChange w:id="80" w:author="野草 [2]" w:date="2024-03-13T13:58:12Z">
            <w:rPr/>
          </w:rPrChange>
        </w:rPr>
        <w:t>空间分异</w:t>
      </w:r>
      <w:r>
        <w:t>。</w:t>
      </w:r>
      <w:r>
        <w:rPr>
          <w:rFonts w:hint="eastAsia"/>
          <w:b/>
          <w:bCs/>
        </w:rPr>
        <w:t>因此，有必要</w:t>
      </w:r>
      <w:r>
        <w:rPr>
          <w:b/>
          <w:bCs/>
        </w:rPr>
        <w:t>将</w:t>
      </w:r>
      <w:r>
        <w:rPr>
          <w:b/>
          <w:bCs/>
          <w:highlight w:val="cyan"/>
          <w:rPrChange w:id="81" w:author="野草 [2]" w:date="2024-03-13T13:58:15Z">
            <w:rPr>
              <w:b/>
              <w:bCs/>
            </w:rPr>
          </w:rPrChange>
        </w:rPr>
        <w:t>人口密度</w:t>
      </w:r>
      <w:r>
        <w:rPr>
          <w:b/>
          <w:bCs/>
        </w:rPr>
        <w:t>及其</w:t>
      </w:r>
      <w:r>
        <w:rPr>
          <w:b/>
          <w:bCs/>
          <w:highlight w:val="cyan"/>
          <w:rPrChange w:id="82" w:author="野草 [2]" w:date="2024-03-13T13:58:17Z">
            <w:rPr>
              <w:b/>
              <w:bCs/>
            </w:rPr>
          </w:rPrChange>
        </w:rPr>
        <w:t>结构特征</w:t>
      </w:r>
      <w:r>
        <w:rPr>
          <w:b/>
          <w:bCs/>
        </w:rPr>
        <w:t>纳入</w:t>
      </w:r>
      <w:r>
        <w:rPr>
          <w:b/>
          <w:bCs/>
          <w:highlight w:val="cyan"/>
          <w:rPrChange w:id="83" w:author="野草 [2]" w:date="2024-03-13T13:58:20Z">
            <w:rPr>
              <w:b/>
              <w:bCs/>
            </w:rPr>
          </w:rPrChange>
        </w:rPr>
        <w:t>考量范畴</w:t>
      </w:r>
      <w:r>
        <w:rPr>
          <w:b/>
          <w:bCs/>
        </w:rPr>
        <w:t>，构建新的</w:t>
      </w:r>
      <w:r>
        <w:rPr>
          <w:b/>
          <w:bCs/>
          <w:highlight w:val="cyan"/>
          <w:rPrChange w:id="84" w:author="野草 [2]" w:date="2024-03-13T13:58:22Z">
            <w:rPr>
              <w:b/>
              <w:bCs/>
            </w:rPr>
          </w:rPrChange>
        </w:rPr>
        <w:t>指标体系</w:t>
      </w:r>
      <w:r>
        <w:rPr>
          <w:b/>
          <w:bCs/>
        </w:rPr>
        <w:t>，以便对</w:t>
      </w:r>
      <w:r>
        <w:rPr>
          <w:rFonts w:hint="eastAsia"/>
          <w:b/>
          <w:bCs/>
          <w:highlight w:val="cyan"/>
          <w:rPrChange w:id="85" w:author="野草 [2]" w:date="2024-03-13T13:58:34Z">
            <w:rPr>
              <w:rFonts w:hint="eastAsia"/>
              <w:b/>
              <w:bCs/>
            </w:rPr>
          </w:rPrChange>
        </w:rPr>
        <w:t>公园</w:t>
      </w:r>
      <w:r>
        <w:rPr>
          <w:b/>
          <w:bCs/>
          <w:highlight w:val="cyan"/>
          <w:rPrChange w:id="86" w:author="野草 [2]" w:date="2024-03-13T13:58:34Z">
            <w:rPr>
              <w:b/>
              <w:bCs/>
            </w:rPr>
          </w:rPrChange>
        </w:rPr>
        <w:t>热缓解</w:t>
      </w:r>
      <w:r>
        <w:rPr>
          <w:rFonts w:hint="eastAsia"/>
          <w:b/>
          <w:bCs/>
          <w:highlight w:val="cyan"/>
          <w:rPrChange w:id="87" w:author="野草 [2]" w:date="2024-03-13T13:58:34Z">
            <w:rPr>
              <w:rFonts w:hint="eastAsia"/>
              <w:b/>
              <w:bCs/>
            </w:rPr>
          </w:rPrChange>
        </w:rPr>
        <w:t>溢出供给</w:t>
      </w:r>
      <w:r>
        <w:rPr>
          <w:b/>
          <w:bCs/>
        </w:rPr>
        <w:t>与</w:t>
      </w:r>
      <w:r>
        <w:rPr>
          <w:b/>
          <w:bCs/>
          <w:highlight w:val="cyan"/>
          <w:rPrChange w:id="88" w:author="野草 [2]" w:date="2024-03-13T13:58:38Z">
            <w:rPr>
              <w:b/>
              <w:bCs/>
            </w:rPr>
          </w:rPrChange>
        </w:rPr>
        <w:t>城市热缓解需求</w:t>
      </w:r>
      <w:r>
        <w:rPr>
          <w:b/>
          <w:bCs/>
        </w:rPr>
        <w:t>之间的关系</w:t>
      </w:r>
      <w:r>
        <w:rPr>
          <w:b/>
          <w:bCs/>
          <w:highlight w:val="cyan"/>
          <w:rPrChange w:id="89" w:author="野草 [2]" w:date="2024-03-13T13:58:42Z">
            <w:rPr>
              <w:b/>
              <w:bCs/>
            </w:rPr>
          </w:rPrChange>
        </w:rPr>
        <w:t>展开量化分析</w:t>
      </w:r>
      <w:r>
        <w:rPr>
          <w:b/>
          <w:bCs/>
        </w:rPr>
        <w:t>。</w:t>
      </w:r>
      <w:r>
        <w:rPr>
          <w:rFonts w:hint="eastAsia"/>
        </w:rPr>
        <w:t>这将</w:t>
      </w:r>
      <w:r>
        <w:t>不仅</w:t>
      </w:r>
      <w:r>
        <w:rPr>
          <w:highlight w:val="cyan"/>
          <w:rPrChange w:id="90" w:author="野草 [2]" w:date="2024-03-13T13:58:46Z">
            <w:rPr/>
          </w:rPrChange>
        </w:rPr>
        <w:t>有助于</w:t>
      </w:r>
      <w:r>
        <w:t>准确识别</w:t>
      </w:r>
      <w:r>
        <w:rPr>
          <w:highlight w:val="cyan"/>
          <w:rPrChange w:id="91" w:author="野草 [2]" w:date="2024-03-13T13:58:49Z">
            <w:rPr/>
          </w:rPrChange>
        </w:rPr>
        <w:t>热缓解</w:t>
      </w:r>
      <w:r>
        <w:t>的</w:t>
      </w:r>
      <w:r>
        <w:rPr>
          <w:highlight w:val="cyan"/>
          <w:rPrChange w:id="92" w:author="野草 [2]" w:date="2024-03-13T13:58:51Z">
            <w:rPr/>
          </w:rPrChange>
        </w:rPr>
        <w:t>优先区域</w:t>
      </w:r>
      <w:r>
        <w:t>，更为</w:t>
      </w:r>
      <w:r>
        <w:rPr>
          <w:highlight w:val="cyan"/>
          <w:rPrChange w:id="93" w:author="野草 [2]" w:date="2024-03-13T13:58:56Z">
            <w:rPr/>
          </w:rPrChange>
        </w:rPr>
        <w:t>城市公园</w:t>
      </w:r>
      <w:r>
        <w:t>的</w:t>
      </w:r>
      <w:r>
        <w:rPr>
          <w:highlight w:val="cyan"/>
          <w:rPrChange w:id="94" w:author="野草 [2]" w:date="2024-03-13T13:58:54Z">
            <w:rPr/>
          </w:rPrChange>
        </w:rPr>
        <w:t>未来规划</w:t>
      </w:r>
      <w:r>
        <w:t>与管理</w:t>
      </w:r>
      <w:r>
        <w:rPr>
          <w:highlight w:val="cyan"/>
          <w:rPrChange w:id="95" w:author="野草 [2]" w:date="2024-03-13T13:59:01Z">
            <w:rPr/>
          </w:rPrChange>
        </w:rPr>
        <w:t>提供</w:t>
      </w:r>
      <w:r>
        <w:rPr>
          <w:rFonts w:hint="eastAsia"/>
          <w:highlight w:val="cyan"/>
          <w:rPrChange w:id="96" w:author="野草 [2]" w:date="2024-03-13T13:59:01Z">
            <w:rPr>
              <w:rFonts w:hint="eastAsia"/>
            </w:rPr>
          </w:rPrChange>
        </w:rPr>
        <w:t>科学</w:t>
      </w:r>
      <w:r>
        <w:rPr>
          <w:highlight w:val="cyan"/>
          <w:rPrChange w:id="97" w:author="野草 [2]" w:date="2024-03-13T13:59:01Z">
            <w:rPr/>
          </w:rPrChange>
        </w:rPr>
        <w:t>参考</w:t>
      </w:r>
      <w:r>
        <w:t>，进而对推动</w:t>
      </w:r>
      <w:r>
        <w:rPr>
          <w:highlight w:val="cyan"/>
          <w:rPrChange w:id="98" w:author="野草 [2]" w:date="2024-03-13T13:59:07Z">
            <w:rPr/>
          </w:rPrChange>
        </w:rPr>
        <w:t>城市热环境优化</w:t>
      </w:r>
      <w:r>
        <w:t>、提升居民</w:t>
      </w:r>
      <w:r>
        <w:rPr>
          <w:highlight w:val="cyan"/>
          <w:rPrChange w:id="99" w:author="野草 [2]" w:date="2024-03-13T13:59:13Z">
            <w:rPr/>
          </w:rPrChange>
        </w:rPr>
        <w:t>生活质量</w:t>
      </w:r>
      <w:r>
        <w:t>具有重要的</w:t>
      </w:r>
      <w:r>
        <w:rPr>
          <w:highlight w:val="cyan"/>
          <w:rPrChange w:id="100" w:author="野草 [2]" w:date="2024-03-13T13:59:15Z">
            <w:rPr/>
          </w:rPrChange>
        </w:rPr>
        <w:t>社会价值</w:t>
      </w:r>
      <w:r>
        <w:t>。</w:t>
      </w:r>
    </w:p>
    <w:p>
      <w:pPr>
        <w:ind w:firstLine="420"/>
      </w:pPr>
    </w:p>
    <w:p>
      <w:pPr>
        <w:pStyle w:val="4"/>
      </w:pPr>
      <w:r>
        <w:rPr>
          <w:rFonts w:hint="eastAsia"/>
        </w:rPr>
        <w:t>1</w:t>
      </w:r>
      <w:r>
        <w:t xml:space="preserve">.2. </w:t>
      </w:r>
      <w:r>
        <w:rPr>
          <w:rFonts w:hint="eastAsia"/>
        </w:rPr>
        <w:t>国内外研究现状</w:t>
      </w:r>
    </w:p>
    <w:p>
      <w:pPr>
        <w:ind w:firstLine="420"/>
        <w:rPr>
          <w:b/>
          <w:bCs/>
        </w:rPr>
      </w:pPr>
      <w:r>
        <w:rPr>
          <w:rFonts w:hint="eastAsia"/>
        </w:rPr>
        <w:t>公园通过蒸散作用、提供遮阴条件以及影响空气流动等多重机制，能够有效地调节地表能量交换过程，降低温度，起到缓解城市过热的作用（</w:t>
      </w:r>
      <w:r>
        <w:rPr>
          <w:rFonts w:eastAsia="Times New Roman"/>
          <w:iCs/>
          <w:color w:val="404040" w:themeColor="text1" w:themeTint="BF"/>
          <w14:textFill>
            <w14:solidFill>
              <w14:schemeClr w14:val="tx1">
                <w14:lumMod w14:val="75000"/>
                <w14:lumOff w14:val="25000"/>
              </w14:schemeClr>
            </w14:solidFill>
          </w14:textFill>
        </w:rPr>
        <w:t>Bouketta</w:t>
      </w:r>
      <w:r>
        <w:rPr>
          <w:rFonts w:hint="eastAsia"/>
        </w:rPr>
        <w:t xml:space="preserve"> , </w:t>
      </w:r>
      <w:r>
        <w:t>2023</w:t>
      </w:r>
      <w:r>
        <w:rPr>
          <w:rFonts w:hint="eastAsia"/>
        </w:rPr>
        <w:t>）。公园的热缓解效应不仅局限于公园本身，还能通过与相邻区域的气流交换，使周边区域的温度比远离公园的城市建成区更低。</w:t>
      </w:r>
      <w:r>
        <w:rPr>
          <w:rFonts w:hint="eastAsia"/>
          <w:b/>
          <w:bCs/>
        </w:rPr>
        <w:t>这种现象被称为公园热缓解溢出效应（Yin et al., 2022）。基于这一概念，我们将从需求、供给以及两者关系的角度出发，对公园热缓解溢出效应进行系统的梳理与归纳</w:t>
      </w:r>
      <w:r>
        <w:rPr>
          <w:b/>
          <w:bCs/>
        </w:rPr>
        <w:t>。</w:t>
      </w:r>
    </w:p>
    <w:p>
      <w:pPr>
        <w:pStyle w:val="5"/>
      </w:pPr>
      <w:r>
        <w:rPr>
          <w:rFonts w:hint="eastAsia"/>
        </w:rPr>
        <w:t>1</w:t>
      </w:r>
      <w:r>
        <w:t xml:space="preserve">.2.1. </w:t>
      </w:r>
      <w:r>
        <w:rPr>
          <w:rFonts w:hint="eastAsia"/>
        </w:rPr>
        <w:t>城市公园</w:t>
      </w:r>
      <w:r>
        <w:rPr>
          <w:rFonts w:hint="eastAsia"/>
          <w:u w:val="single"/>
        </w:rPr>
        <w:t>热缓解溢出</w:t>
      </w:r>
      <w:r>
        <w:rPr>
          <w:rFonts w:hint="eastAsia"/>
        </w:rPr>
        <w:t>供给</w:t>
      </w:r>
    </w:p>
    <w:p>
      <w:pPr>
        <w:ind w:firstLine="420"/>
      </w:pPr>
      <w:r>
        <w:t>城市</w:t>
      </w:r>
      <w:r>
        <w:rPr>
          <w:rFonts w:hint="eastAsia"/>
        </w:rPr>
        <w:t>公园</w:t>
      </w:r>
      <w:r>
        <w:t>的降温效应已得到</w:t>
      </w:r>
      <w:r>
        <w:rPr>
          <w:rFonts w:hint="eastAsia"/>
        </w:rPr>
        <w:t>了广泛的关注</w:t>
      </w:r>
      <w:r>
        <w:t>，其影响范围不仅局限于</w:t>
      </w:r>
      <w:r>
        <w:rPr>
          <w:rFonts w:hint="eastAsia"/>
        </w:rPr>
        <w:t>公园</w:t>
      </w:r>
      <w:r>
        <w:t>自身，更展现出显著的溢出效应，对周边区域的城市热缓解起到重要作用</w:t>
      </w:r>
      <w:r>
        <w:rPr>
          <w:rFonts w:hint="eastAsia"/>
        </w:rPr>
        <w:t>（Z</w:t>
      </w:r>
      <w:r>
        <w:t>hou et al., 2022</w:t>
      </w:r>
      <w:r>
        <w:rPr>
          <w:rFonts w:hint="eastAsia"/>
        </w:rPr>
        <w:t>）</w:t>
      </w:r>
      <w:r>
        <w:t>。研究</w:t>
      </w:r>
      <w:r>
        <w:rPr>
          <w:rFonts w:hint="eastAsia"/>
        </w:rPr>
        <w:t>显示</w:t>
      </w:r>
      <w:r>
        <w:t>，</w:t>
      </w:r>
      <w:r>
        <w:rPr>
          <w:rFonts w:hint="eastAsia"/>
        </w:rPr>
        <w:t>公园</w:t>
      </w:r>
      <w:r>
        <w:t>所具备的</w:t>
      </w:r>
      <w:r>
        <w:rPr>
          <w:rFonts w:hint="eastAsia"/>
        </w:rPr>
        <w:t>降温</w:t>
      </w:r>
      <w:r>
        <w:t>能力能够延伸至其边界以外</w:t>
      </w:r>
      <w:r>
        <w:rPr>
          <w:rFonts w:hint="eastAsia"/>
        </w:rPr>
        <w:t>上</w:t>
      </w:r>
      <w:r>
        <w:t>千米的范围</w:t>
      </w:r>
      <w:r>
        <w:rPr>
          <w:rFonts w:hint="eastAsia"/>
        </w:rPr>
        <w:t>（Ca</w:t>
      </w:r>
      <w:r>
        <w:t xml:space="preserve"> et al., 1998</w:t>
      </w:r>
      <w:r>
        <w:rPr>
          <w:rFonts w:hint="eastAsia"/>
        </w:rPr>
        <w:t>）。其降温强度主要受到两类变量的共同影响：公园周边的环境特征和公园自身特征。前者涵盖了公园相邻区域的土地覆盖类型、建筑高度、道路朝向等诸多因素，而后者则主要涉及公园大小、形状、连通性以及植被的结构特征（Fan</w:t>
      </w:r>
      <w:r>
        <w:t xml:space="preserve"> et al., 2019</w:t>
      </w:r>
      <w:r>
        <w:rPr>
          <w:rFonts w:hint="eastAsia"/>
        </w:rPr>
        <w:t>；Yuan</w:t>
      </w:r>
      <w:r>
        <w:t xml:space="preserve"> et al., 2021</w:t>
      </w:r>
      <w:r>
        <w:rPr>
          <w:rFonts w:hint="eastAsia"/>
        </w:rPr>
        <w:t>；Du</w:t>
      </w:r>
      <w:r>
        <w:t xml:space="preserve"> et al., 2022</w:t>
      </w:r>
      <w:r>
        <w:rPr>
          <w:rFonts w:hint="eastAsia"/>
        </w:rPr>
        <w:t>）。具体而言，随着公园面积的增加，其降温能力呈现增强的趋势。然而，关于公园景观配置相对影响的研究则尚未形成一致的结论，</w:t>
      </w:r>
      <w:r>
        <w:t>相关研究结果存在的分歧</w:t>
      </w:r>
      <w:r>
        <w:rPr>
          <w:rFonts w:hint="eastAsia"/>
        </w:rPr>
        <w:t>可通过案例城市的背景气候、所使用数据的分辨率等因素来解释（</w:t>
      </w:r>
      <w:r>
        <w:t>Das et al., 2020</w:t>
      </w:r>
      <w:r>
        <w:rPr>
          <w:rFonts w:hint="eastAsia"/>
        </w:rPr>
        <w:t>；Li</w:t>
      </w:r>
      <w:r>
        <w:t xml:space="preserve"> et al., 2021</w:t>
      </w:r>
      <w:r>
        <w:rPr>
          <w:rFonts w:hint="eastAsia"/>
        </w:rPr>
        <w:t>；Li</w:t>
      </w:r>
      <w:r>
        <w:t xml:space="preserve"> et al., 2023</w:t>
      </w:r>
      <w:r>
        <w:rPr>
          <w:rFonts w:hint="eastAsia"/>
        </w:rPr>
        <w:t>）。</w:t>
      </w:r>
    </w:p>
    <w:p>
      <w:pPr>
        <w:ind w:firstLine="420"/>
        <w:rPr>
          <w:b/>
          <w:bCs/>
        </w:rPr>
      </w:pPr>
      <w:r>
        <w:rPr>
          <w:rFonts w:ascii="Segoe UI" w:hAnsi="Segoe UI" w:cs="Segoe UI"/>
          <w:color w:val="05073B"/>
          <w:sz w:val="23"/>
          <w:szCs w:val="23"/>
          <w:shd w:val="clear" w:color="auto" w:fill="FDFDFE"/>
        </w:rPr>
        <w:t>在评估</w:t>
      </w:r>
      <w:r>
        <w:rPr>
          <w:rFonts w:hint="eastAsia"/>
        </w:rPr>
        <w:t>公园</w:t>
      </w:r>
      <w:r>
        <w:rPr>
          <w:rFonts w:ascii="Segoe UI" w:hAnsi="Segoe UI" w:cs="Segoe UI"/>
          <w:color w:val="05073B"/>
          <w:sz w:val="23"/>
          <w:szCs w:val="23"/>
          <w:shd w:val="clear" w:color="auto" w:fill="FDFDFE"/>
        </w:rPr>
        <w:t>热缓解溢出效应时，研究者采用了多种量化指标</w:t>
      </w:r>
      <w:r>
        <w:rPr>
          <w:rFonts w:hint="eastAsia"/>
        </w:rPr>
        <w:t>。</w:t>
      </w:r>
      <w:r>
        <w:t>这些指标包括降温距离、降温面积</w:t>
      </w:r>
      <w:r>
        <w:rPr>
          <w:rFonts w:hint="eastAsia"/>
        </w:rPr>
        <w:t>、</w:t>
      </w:r>
      <w:r>
        <w:t>降温梯度</w:t>
      </w:r>
      <w:r>
        <w:rPr>
          <w:rFonts w:hint="eastAsia"/>
        </w:rPr>
        <w:t>、</w:t>
      </w:r>
      <w:r>
        <w:t>降温强度</w:t>
      </w:r>
      <w:r>
        <w:rPr>
          <w:rFonts w:hint="eastAsia"/>
        </w:rPr>
        <w:t>和累积降温</w:t>
      </w:r>
      <w:r>
        <w:t>等</w:t>
      </w:r>
      <w:r>
        <w:rPr>
          <w:rFonts w:hint="eastAsia"/>
        </w:rPr>
        <w:t>（Tan</w:t>
      </w:r>
      <w:r>
        <w:t xml:space="preserve"> et al., 2021</w:t>
      </w:r>
      <w:r>
        <w:rPr>
          <w:rFonts w:hint="eastAsia"/>
        </w:rPr>
        <w:t>；Shi</w:t>
      </w:r>
      <w:r>
        <w:t xml:space="preserve"> et al., 2023</w:t>
      </w:r>
      <w:r>
        <w:rPr>
          <w:rFonts w:hint="eastAsia"/>
        </w:rPr>
        <w:t>；Y</w:t>
      </w:r>
      <w:r>
        <w:t>u et al., 2020</w:t>
      </w:r>
      <w:r>
        <w:rPr>
          <w:rFonts w:hint="eastAsia"/>
        </w:rPr>
        <w:t>；文慧等，2</w:t>
      </w:r>
      <w:r>
        <w:t>023</w:t>
      </w:r>
      <w:r>
        <w:rPr>
          <w:rFonts w:hint="eastAsia"/>
        </w:rPr>
        <w:t>）</w:t>
      </w:r>
      <w:r>
        <w:t>。</w:t>
      </w:r>
      <w:r>
        <w:rPr>
          <w:rFonts w:hint="eastAsia"/>
        </w:rPr>
        <w:t>其中</w:t>
      </w:r>
      <w:r>
        <w:t>，累积降温</w:t>
      </w:r>
      <w:r>
        <w:rPr>
          <w:rFonts w:hint="eastAsia"/>
        </w:rPr>
        <w:t>考虑</w:t>
      </w:r>
      <w:r>
        <w:t>了</w:t>
      </w:r>
      <w:r>
        <w:rPr>
          <w:rFonts w:hint="eastAsia"/>
        </w:rPr>
        <w:t>公园</w:t>
      </w:r>
      <w:r>
        <w:t>降温</w:t>
      </w:r>
      <w:r>
        <w:rPr>
          <w:rFonts w:hint="eastAsia"/>
        </w:rPr>
        <w:t>强度</w:t>
      </w:r>
      <w:r>
        <w:t>随</w:t>
      </w:r>
      <w:r>
        <w:rPr>
          <w:rFonts w:hint="eastAsia"/>
        </w:rPr>
        <w:t>与公园</w:t>
      </w:r>
      <w:r>
        <w:t>距离变化的非线性</w:t>
      </w:r>
      <w:r>
        <w:rPr>
          <w:rFonts w:hint="eastAsia"/>
        </w:rPr>
        <w:t>过程。</w:t>
      </w:r>
      <w:r>
        <w:t>相较于单一的降温</w:t>
      </w:r>
      <w:r>
        <w:rPr>
          <w:rFonts w:hint="eastAsia"/>
        </w:rPr>
        <w:t>距离</w:t>
      </w:r>
      <w:r>
        <w:t>和降温强度，</w:t>
      </w:r>
      <w:r>
        <w:rPr>
          <w:rFonts w:hint="eastAsia"/>
        </w:rPr>
        <w:t>该指标</w:t>
      </w:r>
      <w:r>
        <w:t>更能</w:t>
      </w:r>
      <w:r>
        <w:rPr>
          <w:rFonts w:hint="eastAsia"/>
        </w:rPr>
        <w:t>准确</w:t>
      </w:r>
      <w:r>
        <w:t>反映</w:t>
      </w:r>
      <w:r>
        <w:rPr>
          <w:rFonts w:hint="eastAsia"/>
        </w:rPr>
        <w:t>公园热缓解</w:t>
      </w:r>
      <w:r>
        <w:t>溢出效应的整体</w:t>
      </w:r>
      <w:r>
        <w:rPr>
          <w:rFonts w:hint="eastAsia"/>
        </w:rPr>
        <w:t>特征</w:t>
      </w:r>
      <w:r>
        <w:t>。</w:t>
      </w:r>
      <w:r>
        <w:rPr>
          <w:rFonts w:hint="eastAsia"/>
          <w:b/>
          <w:bCs/>
        </w:rPr>
        <w:t>需要注意的是，</w:t>
      </w:r>
      <w:r>
        <w:rPr>
          <w:b/>
          <w:bCs/>
        </w:rPr>
        <w:t>上述指标主要聚焦于</w:t>
      </w:r>
      <w:r>
        <w:rPr>
          <w:rFonts w:hint="eastAsia"/>
          <w:b/>
          <w:bCs/>
        </w:rPr>
        <w:t>公园</w:t>
      </w:r>
      <w:r>
        <w:rPr>
          <w:b/>
          <w:bCs/>
        </w:rPr>
        <w:t>对温度的影响，却忽略了湿度等其他因素的作用。</w:t>
      </w:r>
      <w:r>
        <w:rPr>
          <w:rFonts w:hint="eastAsia"/>
        </w:rPr>
        <w:t>事实</w:t>
      </w:r>
      <w:r>
        <w:t>上，植被通过蒸</w:t>
      </w:r>
      <w:r>
        <w:rPr>
          <w:rFonts w:hint="eastAsia"/>
        </w:rPr>
        <w:t>散</w:t>
      </w:r>
      <w:r>
        <w:t>作用能够显著增加环境湿度</w:t>
      </w:r>
      <w:r>
        <w:rPr>
          <w:rFonts w:hint="eastAsia"/>
        </w:rPr>
        <w:t>，尤其在白天（Zhang</w:t>
      </w:r>
      <w:r>
        <w:t xml:space="preserve"> et al., 2022</w:t>
      </w:r>
      <w:r>
        <w:rPr>
          <w:rFonts w:hint="eastAsia"/>
        </w:rPr>
        <w:t>）</w:t>
      </w:r>
      <w:r>
        <w:t>。以我国北京的一项实证研究为例，小型</w:t>
      </w:r>
      <w:r>
        <w:rPr>
          <w:rFonts w:hint="eastAsia"/>
        </w:rPr>
        <w:t>公园</w:t>
      </w:r>
      <w:r>
        <w:t xml:space="preserve">的存在可使周边环境的相对湿度提升约10% </w:t>
      </w:r>
      <w:r>
        <w:rPr>
          <w:rFonts w:hint="eastAsia"/>
        </w:rPr>
        <w:t>（Yan</w:t>
      </w:r>
      <w:r>
        <w:t xml:space="preserve"> et al., 2023</w:t>
      </w:r>
      <w:r>
        <w:rPr>
          <w:rFonts w:hint="eastAsia"/>
        </w:rPr>
        <w:t>）</w:t>
      </w:r>
      <w:r>
        <w:t>。湿度的增加会阻碍人体的散热</w:t>
      </w:r>
      <w:r>
        <w:rPr>
          <w:rFonts w:hint="eastAsia"/>
        </w:rPr>
        <w:t>过程</w:t>
      </w:r>
      <w:r>
        <w:t>，从而对热舒适产生不利影响。因此，植被增加对热舒适度的综合影响更为复杂。</w:t>
      </w:r>
      <w:r>
        <w:rPr>
          <w:b/>
          <w:bCs/>
        </w:rPr>
        <w:t>在未来评估</w:t>
      </w:r>
      <w:r>
        <w:rPr>
          <w:rFonts w:hint="eastAsia"/>
          <w:b/>
          <w:bCs/>
        </w:rPr>
        <w:t>公园</w:t>
      </w:r>
      <w:r>
        <w:rPr>
          <w:b/>
          <w:bCs/>
        </w:rPr>
        <w:t>热缓解溢出效应时，</w:t>
      </w:r>
      <w:r>
        <w:rPr>
          <w:rFonts w:hint="eastAsia"/>
          <w:b/>
          <w:bCs/>
        </w:rPr>
        <w:t>应</w:t>
      </w:r>
      <w:r>
        <w:rPr>
          <w:b/>
          <w:bCs/>
        </w:rPr>
        <w:t>综合考虑</w:t>
      </w:r>
      <w:r>
        <w:rPr>
          <w:rFonts w:hint="eastAsia"/>
          <w:b/>
          <w:bCs/>
        </w:rPr>
        <w:t>公园</w:t>
      </w:r>
      <w:r>
        <w:rPr>
          <w:b/>
          <w:bCs/>
        </w:rPr>
        <w:t>对温度、湿度等多个</w:t>
      </w:r>
      <w:r>
        <w:rPr>
          <w:rFonts w:hint="eastAsia"/>
          <w:b/>
          <w:bCs/>
        </w:rPr>
        <w:t>气象</w:t>
      </w:r>
      <w:r>
        <w:rPr>
          <w:b/>
          <w:bCs/>
        </w:rPr>
        <w:t>因素的调节作用，以更准确地评估</w:t>
      </w:r>
      <w:r>
        <w:rPr>
          <w:rFonts w:hint="eastAsia"/>
          <w:b/>
          <w:bCs/>
        </w:rPr>
        <w:t>公园</w:t>
      </w:r>
      <w:r>
        <w:rPr>
          <w:b/>
          <w:bCs/>
        </w:rPr>
        <w:t>在改善城市热环境方面的实际效果。</w:t>
      </w:r>
    </w:p>
    <w:p>
      <w:pPr>
        <w:pStyle w:val="40"/>
        <w:ind w:firstLine="482"/>
      </w:pPr>
      <w:r>
        <w:rPr>
          <w:b/>
          <w:bCs/>
        </w:rPr>
        <w:t>此外，相较于气象</w:t>
      </w:r>
      <w:r>
        <w:rPr>
          <w:rFonts w:hint="eastAsia"/>
          <w:b/>
          <w:bCs/>
        </w:rPr>
        <w:t>因素</w:t>
      </w:r>
      <w:r>
        <w:rPr>
          <w:b/>
          <w:bCs/>
        </w:rPr>
        <w:t>，城市社会经济属性的空间</w:t>
      </w:r>
      <w:r>
        <w:rPr>
          <w:rFonts w:hint="eastAsia"/>
          <w:b/>
          <w:bCs/>
        </w:rPr>
        <w:t>格局</w:t>
      </w:r>
      <w:r>
        <w:rPr>
          <w:b/>
          <w:bCs/>
        </w:rPr>
        <w:t>对于实现</w:t>
      </w:r>
      <w:r>
        <w:rPr>
          <w:rFonts w:hint="eastAsia"/>
          <w:b/>
          <w:bCs/>
        </w:rPr>
        <w:t>公园</w:t>
      </w:r>
      <w:r>
        <w:rPr>
          <w:b/>
          <w:bCs/>
        </w:rPr>
        <w:t>热缓解溢出效应的</w:t>
      </w:r>
      <w:r>
        <w:rPr>
          <w:rFonts w:hint="eastAsia"/>
          <w:b/>
          <w:bCs/>
        </w:rPr>
        <w:t>供给</w:t>
      </w:r>
      <w:r>
        <w:rPr>
          <w:b/>
          <w:bCs/>
        </w:rPr>
        <w:t>最大化同样具有不可忽视的</w:t>
      </w:r>
      <w:r>
        <w:rPr>
          <w:rFonts w:hint="eastAsia"/>
          <w:b/>
          <w:bCs/>
        </w:rPr>
        <w:t>作用</w:t>
      </w:r>
      <w:r>
        <w:rPr>
          <w:b/>
          <w:bCs/>
        </w:rPr>
        <w:t>。</w:t>
      </w:r>
      <w:r>
        <w:rPr>
          <w:rFonts w:hint="eastAsia"/>
        </w:rPr>
        <w:t>比如，</w:t>
      </w:r>
      <w:r>
        <w:t>在人口分布稀疏的</w:t>
      </w:r>
      <w:r>
        <w:rPr>
          <w:rFonts w:hint="eastAsia"/>
        </w:rPr>
        <w:t>城市区域</w:t>
      </w:r>
      <w:r>
        <w:t>，</w:t>
      </w:r>
      <w:r>
        <w:rPr>
          <w:rFonts w:hint="eastAsia"/>
        </w:rPr>
        <w:t>受益于公园热缓解</w:t>
      </w:r>
      <w:r>
        <w:t>的人群数量有限，这在一定程度上限制了</w:t>
      </w:r>
      <w:r>
        <w:rPr>
          <w:rFonts w:hint="eastAsia"/>
        </w:rPr>
        <w:t>公园</w:t>
      </w:r>
      <w:r>
        <w:t>热缓解对城市居民的实际贡献。城市中的不同人群</w:t>
      </w:r>
      <w:r>
        <w:rPr>
          <w:rFonts w:hint="eastAsia"/>
        </w:rPr>
        <w:t>应对</w:t>
      </w:r>
      <w:r>
        <w:t>热应激的脆弱性存在差异。</w:t>
      </w:r>
      <w:r>
        <w:rPr>
          <w:rFonts w:hint="eastAsia"/>
        </w:rPr>
        <w:t>相较于健康成年人，</w:t>
      </w:r>
      <w:r>
        <w:t>老年人等脆弱群体由于生理机能衰退和适应能力下降，对高温环境的耐受性较弱</w:t>
      </w:r>
      <w:r>
        <w:rPr>
          <w:rFonts w:hint="eastAsia"/>
        </w:rPr>
        <w:t>，因此公园热缓解溢出效应对他们而言更为重要（</w:t>
      </w:r>
      <w:r>
        <w:t xml:space="preserve">Macintyre </w:t>
      </w:r>
      <w:r>
        <w:rPr>
          <w:rFonts w:hint="eastAsia"/>
        </w:rPr>
        <w:t>et</w:t>
      </w:r>
      <w:r>
        <w:t xml:space="preserve"> al., 2018</w:t>
      </w:r>
      <w:r>
        <w:rPr>
          <w:rFonts w:hint="eastAsia"/>
        </w:rPr>
        <w:t>）。</w:t>
      </w:r>
      <w:r>
        <w:rPr>
          <w:rFonts w:ascii="Segoe UI" w:hAnsi="Segoe UI" w:cs="Segoe UI"/>
          <w:b/>
          <w:bCs/>
          <w:color w:val="05073B"/>
          <w:sz w:val="23"/>
          <w:szCs w:val="23"/>
        </w:rPr>
        <w:t>以往评估</w:t>
      </w:r>
      <w:r>
        <w:rPr>
          <w:rFonts w:hint="eastAsia"/>
          <w:b/>
          <w:bCs/>
        </w:rPr>
        <w:t>公园</w:t>
      </w:r>
      <w:r>
        <w:rPr>
          <w:rFonts w:ascii="Segoe UI" w:hAnsi="Segoe UI" w:cs="Segoe UI"/>
          <w:b/>
          <w:bCs/>
          <w:color w:val="05073B"/>
          <w:sz w:val="23"/>
          <w:szCs w:val="23"/>
        </w:rPr>
        <w:t>热缓解溢出效应的研究多从自然属性</w:t>
      </w:r>
      <w:r>
        <w:rPr>
          <w:rFonts w:hint="eastAsia" w:ascii="Segoe UI" w:hAnsi="Segoe UI" w:cs="Segoe UI"/>
          <w:b/>
          <w:bCs/>
          <w:color w:val="05073B"/>
          <w:sz w:val="23"/>
          <w:szCs w:val="23"/>
        </w:rPr>
        <w:t>的</w:t>
      </w:r>
      <w:r>
        <w:rPr>
          <w:rFonts w:ascii="Segoe UI" w:hAnsi="Segoe UI" w:cs="Segoe UI"/>
          <w:b/>
          <w:bCs/>
          <w:color w:val="05073B"/>
          <w:sz w:val="23"/>
          <w:szCs w:val="23"/>
        </w:rPr>
        <w:t>角度出发，侧重于</w:t>
      </w:r>
      <w:r>
        <w:rPr>
          <w:rFonts w:hint="eastAsia" w:ascii="Segoe UI" w:hAnsi="Segoe UI" w:cs="Segoe UI"/>
          <w:b/>
          <w:bCs/>
          <w:color w:val="05073B"/>
          <w:sz w:val="23"/>
          <w:szCs w:val="23"/>
        </w:rPr>
        <w:t>分析</w:t>
      </w:r>
      <w:r>
        <w:rPr>
          <w:rFonts w:hint="eastAsia"/>
          <w:b/>
          <w:bCs/>
        </w:rPr>
        <w:t>公园</w:t>
      </w:r>
      <w:r>
        <w:rPr>
          <w:rFonts w:ascii="Segoe UI" w:hAnsi="Segoe UI" w:cs="Segoe UI"/>
          <w:b/>
          <w:bCs/>
          <w:color w:val="05073B"/>
          <w:sz w:val="23"/>
          <w:szCs w:val="23"/>
        </w:rPr>
        <w:t>对</w:t>
      </w:r>
      <w:r>
        <w:rPr>
          <w:b/>
          <w:bCs/>
        </w:rPr>
        <w:t>温度、湿度等</w:t>
      </w:r>
      <w:r>
        <w:rPr>
          <w:rFonts w:ascii="Segoe UI" w:hAnsi="Segoe UI" w:cs="Segoe UI"/>
          <w:b/>
          <w:bCs/>
          <w:color w:val="05073B"/>
          <w:sz w:val="23"/>
          <w:szCs w:val="23"/>
        </w:rPr>
        <w:t>气象</w:t>
      </w:r>
      <w:r>
        <w:rPr>
          <w:rFonts w:hint="eastAsia" w:ascii="Segoe UI" w:hAnsi="Segoe UI" w:cs="Segoe UI"/>
          <w:b/>
          <w:bCs/>
          <w:color w:val="05073B"/>
          <w:sz w:val="23"/>
          <w:szCs w:val="23"/>
        </w:rPr>
        <w:t>因素的影响</w:t>
      </w:r>
      <w:r>
        <w:rPr>
          <w:rFonts w:ascii="Segoe UI" w:hAnsi="Segoe UI" w:cs="Segoe UI"/>
          <w:b/>
          <w:bCs/>
          <w:color w:val="05073B"/>
          <w:sz w:val="23"/>
          <w:szCs w:val="23"/>
        </w:rPr>
        <w:t>，而忽视了其在社会经济层面的复合性</w:t>
      </w:r>
      <w:r>
        <w:rPr>
          <w:rFonts w:hint="eastAsia" w:ascii="Segoe UI" w:hAnsi="Segoe UI" w:cs="Segoe UI"/>
          <w:b/>
          <w:bCs/>
          <w:color w:val="05073B"/>
          <w:sz w:val="23"/>
          <w:szCs w:val="23"/>
        </w:rPr>
        <w:t>影响，</w:t>
      </w:r>
      <w:r>
        <w:rPr>
          <w:rFonts w:ascii="Segoe UI" w:hAnsi="Segoe UI" w:cs="Segoe UI"/>
          <w:b/>
          <w:bCs/>
          <w:color w:val="05073B"/>
          <w:sz w:val="23"/>
          <w:szCs w:val="23"/>
        </w:rPr>
        <w:t>难以全面揭示</w:t>
      </w:r>
      <w:r>
        <w:rPr>
          <w:rFonts w:hint="eastAsia"/>
          <w:b/>
          <w:bCs/>
        </w:rPr>
        <w:t>公园</w:t>
      </w:r>
      <w:r>
        <w:rPr>
          <w:rFonts w:ascii="Segoe UI" w:hAnsi="Segoe UI" w:cs="Segoe UI"/>
          <w:b/>
          <w:bCs/>
          <w:color w:val="05073B"/>
          <w:sz w:val="23"/>
          <w:szCs w:val="23"/>
        </w:rPr>
        <w:t>热缓解</w:t>
      </w:r>
      <w:r>
        <w:rPr>
          <w:rFonts w:hint="eastAsia" w:ascii="Segoe UI" w:hAnsi="Segoe UI" w:cs="Segoe UI"/>
          <w:b/>
          <w:bCs/>
          <w:color w:val="05073B"/>
          <w:sz w:val="23"/>
          <w:szCs w:val="23"/>
        </w:rPr>
        <w:t>溢出</w:t>
      </w:r>
      <w:r>
        <w:rPr>
          <w:rFonts w:ascii="Segoe UI" w:hAnsi="Segoe UI" w:cs="Segoe UI"/>
          <w:b/>
          <w:bCs/>
          <w:color w:val="05073B"/>
          <w:sz w:val="23"/>
          <w:szCs w:val="23"/>
        </w:rPr>
        <w:t>效应的</w:t>
      </w:r>
      <w:r>
        <w:rPr>
          <w:rFonts w:hint="eastAsia" w:ascii="Segoe UI" w:hAnsi="Segoe UI" w:cs="Segoe UI"/>
          <w:b/>
          <w:bCs/>
          <w:color w:val="05073B"/>
          <w:sz w:val="23"/>
          <w:szCs w:val="23"/>
        </w:rPr>
        <w:t>社会价值</w:t>
      </w:r>
      <w:r>
        <w:rPr>
          <w:rFonts w:hint="eastAsia"/>
          <w:b/>
          <w:bCs/>
        </w:rPr>
        <w:t>（</w:t>
      </w:r>
      <w:r>
        <w:rPr>
          <w:b/>
          <w:bCs/>
        </w:rPr>
        <w:t>Dronova et al., 2018</w:t>
      </w:r>
      <w:r>
        <w:rPr>
          <w:rFonts w:hint="eastAsia"/>
          <w:b/>
          <w:bCs/>
        </w:rPr>
        <w:t>；Liu</w:t>
      </w:r>
      <w:r>
        <w:rPr>
          <w:b/>
          <w:bCs/>
        </w:rPr>
        <w:t xml:space="preserve"> et al., 2021</w:t>
      </w:r>
      <w:r>
        <w:rPr>
          <w:rFonts w:hint="eastAsia"/>
          <w:b/>
          <w:bCs/>
        </w:rPr>
        <w:t>）</w:t>
      </w:r>
      <w:r>
        <w:rPr>
          <w:b/>
          <w:bCs/>
        </w:rPr>
        <w:t>。因此，在全面评估</w:t>
      </w:r>
      <w:r>
        <w:rPr>
          <w:rFonts w:hint="eastAsia"/>
          <w:b/>
          <w:bCs/>
        </w:rPr>
        <w:t>公园</w:t>
      </w:r>
      <w:r>
        <w:rPr>
          <w:b/>
          <w:bCs/>
        </w:rPr>
        <w:t>热缓解</w:t>
      </w:r>
      <w:r>
        <w:rPr>
          <w:rFonts w:hint="eastAsia"/>
          <w:b/>
          <w:bCs/>
        </w:rPr>
        <w:t>溢出供给</w:t>
      </w:r>
      <w:r>
        <w:rPr>
          <w:b/>
          <w:bCs/>
        </w:rPr>
        <w:t>时，应</w:t>
      </w:r>
      <w:r>
        <w:rPr>
          <w:rFonts w:hint="eastAsia"/>
          <w:b/>
          <w:bCs/>
        </w:rPr>
        <w:t>不仅考虑气象因素的影响，还应考虑社会经济因素，包括其</w:t>
      </w:r>
      <w:r>
        <w:rPr>
          <w:b/>
          <w:bCs/>
        </w:rPr>
        <w:t>覆盖范围内的人口</w:t>
      </w:r>
      <w:r>
        <w:rPr>
          <w:rFonts w:hint="eastAsia"/>
          <w:b/>
          <w:bCs/>
        </w:rPr>
        <w:t>密度及其特征（</w:t>
      </w:r>
      <w:r>
        <w:rPr>
          <w:b/>
          <w:bCs/>
        </w:rPr>
        <w:t>年龄</w:t>
      </w:r>
      <w:r>
        <w:rPr>
          <w:rFonts w:hint="eastAsia"/>
          <w:b/>
          <w:bCs/>
        </w:rPr>
        <w:t>、收入等）。</w:t>
      </w:r>
    </w:p>
    <w:p>
      <w:pPr>
        <w:pStyle w:val="40"/>
        <w:ind w:firstLine="480"/>
      </w:pPr>
    </w:p>
    <w:p>
      <w:pPr>
        <w:pStyle w:val="5"/>
      </w:pPr>
      <w:r>
        <w:rPr>
          <w:rFonts w:hint="eastAsia"/>
        </w:rPr>
        <w:t>1</w:t>
      </w:r>
      <w:r>
        <w:t xml:space="preserve">.2.2. </w:t>
      </w:r>
      <w:r>
        <w:rPr>
          <w:rFonts w:hint="eastAsia"/>
        </w:rPr>
        <w:t>城市热缓解需求</w:t>
      </w:r>
    </w:p>
    <w:p>
      <w:r>
        <w:tab/>
      </w:r>
      <w:r>
        <w:rPr>
          <w:rFonts w:hint="eastAsia"/>
        </w:rPr>
        <w:t>城市的</w:t>
      </w:r>
      <w:r>
        <w:t>高温环境对</w:t>
      </w:r>
      <w:r>
        <w:rPr>
          <w:rFonts w:hint="eastAsia"/>
        </w:rPr>
        <w:t>居民的</w:t>
      </w:r>
      <w:r>
        <w:t>生活、工作及健康等多个</w:t>
      </w:r>
      <w:r>
        <w:rPr>
          <w:rFonts w:hint="eastAsia"/>
        </w:rPr>
        <w:t>方面</w:t>
      </w:r>
      <w:r>
        <w:t>造成不利影响，由此催生出热缓解需求</w:t>
      </w:r>
      <w:r>
        <w:rPr>
          <w:rFonts w:hint="eastAsia"/>
        </w:rPr>
        <w:t>（</w:t>
      </w:r>
      <w:r>
        <w:t>Ellena et al., 2023</w:t>
      </w:r>
      <w:r>
        <w:rPr>
          <w:rFonts w:hint="eastAsia"/>
        </w:rPr>
        <w:t>；Huang</w:t>
      </w:r>
      <w:r>
        <w:t xml:space="preserve"> et al., 2023</w:t>
      </w:r>
      <w:r>
        <w:rPr>
          <w:rFonts w:hint="eastAsia"/>
        </w:rPr>
        <w:t>）。此需求可被定义为在高温条件下通过</w:t>
      </w:r>
      <w:r>
        <w:t>合理的热缓解措施</w:t>
      </w:r>
      <w:r>
        <w:rPr>
          <w:rFonts w:hint="eastAsia"/>
        </w:rPr>
        <w:t>改善城市热环境的需求。因其对城市居民福祉的潜在影响，城市热缓解需求的估算近年来受到了广泛关注。在评估城市热缓解需求的过程中，热危害的物理特性是不可或缺的因素之一。在给定时间范围内的特定区域，当温度超出人体可接受的阈值时，会引发对</w:t>
      </w:r>
      <w:r>
        <w:t>公共健康</w:t>
      </w:r>
      <w:r>
        <w:rPr>
          <w:rFonts w:hint="eastAsia"/>
        </w:rPr>
        <w:t>的</w:t>
      </w:r>
      <w:r>
        <w:t>潜在威胁</w:t>
      </w:r>
      <w:r>
        <w:rPr>
          <w:rFonts w:hint="eastAsia"/>
        </w:rPr>
        <w:t>。此时，实际温度与个体可接受的最高温度之间的差值可被视为量化热缓解需求的重要指标 (Estoque et al., 2020)。</w:t>
      </w:r>
      <w:r>
        <w:rPr>
          <w:rFonts w:hint="eastAsia"/>
          <w:b/>
          <w:bCs/>
        </w:rPr>
        <w:t>此外，</w:t>
      </w:r>
      <w:r>
        <w:rPr>
          <w:b/>
          <w:bCs/>
        </w:rPr>
        <w:t>最近记录的极端气候对人类的影响表明，某些人口/社会经济因素加剧了相关健康问题的脆弱性</w:t>
      </w:r>
      <w:r>
        <w:rPr>
          <w:b/>
          <w:bCs/>
          <w:color w:val="222222"/>
          <w:shd w:val="clear" w:color="auto" w:fill="FFFFFF"/>
        </w:rPr>
        <w:t>（Benmarhnia et al., 2017</w:t>
      </w:r>
      <w:r>
        <w:rPr>
          <w:rFonts w:hint="eastAsia"/>
          <w:b/>
          <w:bCs/>
          <w:color w:val="222222"/>
          <w:shd w:val="clear" w:color="auto" w:fill="FFFFFF"/>
        </w:rPr>
        <w:t>；</w:t>
      </w:r>
      <w:r>
        <w:rPr>
          <w:b/>
          <w:bCs/>
          <w:color w:val="222222"/>
          <w:shd w:val="clear" w:color="auto" w:fill="FFFFFF"/>
        </w:rPr>
        <w:t>Trigo et al., 2005</w:t>
      </w:r>
      <w:r>
        <w:rPr>
          <w:b/>
          <w:bCs/>
        </w:rPr>
        <w:t>）</w:t>
      </w:r>
      <w:r>
        <w:rPr>
          <w:rFonts w:hint="eastAsia"/>
          <w:b/>
          <w:bCs/>
        </w:rPr>
        <w:t>。</w:t>
      </w:r>
      <w:r>
        <w:t>受高温不利影响的人口规模</w:t>
      </w:r>
      <w:r>
        <w:rPr>
          <w:rFonts w:hint="eastAsia"/>
        </w:rPr>
        <w:t>及其结构特征</w:t>
      </w:r>
      <w:r>
        <w:t>亦对城市热缓解需求</w:t>
      </w:r>
      <w:r>
        <w:rPr>
          <w:rFonts w:hint="eastAsia"/>
        </w:rPr>
        <w:t>有</w:t>
      </w:r>
      <w:r>
        <w:t>显著影响。</w:t>
      </w:r>
      <w:r>
        <w:rPr>
          <w:rFonts w:hint="eastAsia"/>
        </w:rPr>
        <w:t xml:space="preserve">以我国绵阳为例的一项研究显示，65岁及以上人群在高温环境下的非意外死亡率是65岁以下人群的两倍以上（任宇等，2020）。此外，随着居民收入水平的提升，与高温相关的死亡率呈显著下降的趋势（Coates </w:t>
      </w:r>
      <w:r>
        <w:t>et al.</w:t>
      </w:r>
      <w:r>
        <w:rPr>
          <w:rFonts w:hint="eastAsia"/>
        </w:rPr>
        <w:t>,</w:t>
      </w:r>
      <w:r>
        <w:t xml:space="preserve"> </w:t>
      </w:r>
      <w:r>
        <w:rPr>
          <w:rFonts w:hint="eastAsia"/>
        </w:rPr>
        <w:t>2022）。</w:t>
      </w:r>
    </w:p>
    <w:p>
      <w:del w:id="101" w:author="野草 [2]" w:date="2024-03-13T14:00:00Z">
        <w:r>
          <w:rPr/>
          <w:tab/>
        </w:r>
      </w:del>
      <w:r>
        <w:t>鉴于城市内部各要素布局的非均质性</w:t>
      </w:r>
      <w:r>
        <w:rPr>
          <w:rFonts w:hint="eastAsia"/>
        </w:rPr>
        <w:t>，</w:t>
      </w:r>
      <w:r>
        <w:t>气象变量和社会经济状况呈现显著</w:t>
      </w:r>
      <w:r>
        <w:rPr>
          <w:rFonts w:hint="eastAsia"/>
        </w:rPr>
        <w:t>的</w:t>
      </w:r>
      <w:r>
        <w:t>空间分异</w:t>
      </w:r>
      <w:r>
        <w:rPr>
          <w:rFonts w:hint="eastAsia"/>
        </w:rPr>
        <w:t>。</w:t>
      </w:r>
      <w:r>
        <w:t>深入分析热缓解需求的空间动态将有助于精准制定热缓解策略。在以往的城市热缓解需求研究中，气象指标主要以温度为核心，</w:t>
      </w:r>
      <w:r>
        <w:rPr>
          <w:rFonts w:hint="eastAsia"/>
        </w:rPr>
        <w:t>涉及</w:t>
      </w:r>
      <w:r>
        <w:t>高温强度、高温频率等多个</w:t>
      </w:r>
      <w:r>
        <w:rPr>
          <w:rFonts w:hint="eastAsia"/>
        </w:rPr>
        <w:t>方面</w:t>
      </w:r>
      <w:r>
        <w:t>。然而，这些研究对于与城市居民实际感知更为</w:t>
      </w:r>
      <w:r>
        <w:rPr>
          <w:rFonts w:hint="eastAsia"/>
        </w:rPr>
        <w:t>接近</w:t>
      </w:r>
      <w:r>
        <w:t>的热舒适度的理解尚显不足，未能充分考虑湿度等其他气象变量的影响</w:t>
      </w:r>
      <w:r>
        <w:rPr>
          <w:rFonts w:hint="eastAsia"/>
        </w:rPr>
        <w:t>（Liao</w:t>
      </w:r>
      <w:r>
        <w:t xml:space="preserve"> et al., 2021</w:t>
      </w:r>
      <w:r>
        <w:rPr>
          <w:rFonts w:hint="eastAsia"/>
        </w:rPr>
        <w:t>；Yu</w:t>
      </w:r>
      <w:r>
        <w:t xml:space="preserve"> et al., 2018</w:t>
      </w:r>
      <w:r>
        <w:rPr>
          <w:rFonts w:hint="eastAsia"/>
        </w:rPr>
        <w:t>；Geng</w:t>
      </w:r>
      <w:r>
        <w:t xml:space="preserve"> et al., 2022</w:t>
      </w:r>
      <w:r>
        <w:rPr>
          <w:rFonts w:hint="eastAsia"/>
        </w:rPr>
        <w:t>）</w:t>
      </w:r>
      <w:r>
        <w:t>。同时，尽管人口因素在热缓解需求的估算中受到了关注，但对于人口年龄、收入等特征的</w:t>
      </w:r>
      <w:r>
        <w:rPr>
          <w:rFonts w:hint="eastAsia"/>
        </w:rPr>
        <w:t>考虑仍然</w:t>
      </w:r>
      <w:r>
        <w:t>不足</w:t>
      </w:r>
      <w:r>
        <w:rPr>
          <w:rFonts w:hint="eastAsia"/>
        </w:rPr>
        <w:t>（Chen</w:t>
      </w:r>
      <w:r>
        <w:t xml:space="preserve"> et al., 2022; </w:t>
      </w:r>
      <w:r>
        <w:rPr>
          <w:rFonts w:hint="eastAsia"/>
        </w:rPr>
        <w:t>Lan</w:t>
      </w:r>
      <w:r>
        <w:t xml:space="preserve"> et al., 2022</w:t>
      </w:r>
      <w:r>
        <w:rPr>
          <w:rFonts w:hint="eastAsia"/>
        </w:rPr>
        <w:t>）</w:t>
      </w:r>
      <w:r>
        <w:t>。大量研究采用人口普查数据来估算城市的热暴露</w:t>
      </w:r>
      <w:r>
        <w:rPr>
          <w:rFonts w:hint="eastAsia"/>
        </w:rPr>
        <w:t>状况</w:t>
      </w:r>
      <w:r>
        <w:t>，然而，人口普查数据主要反映的是居住人口，即夜间的</w:t>
      </w:r>
      <w:r>
        <w:rPr>
          <w:rFonts w:hint="eastAsia"/>
        </w:rPr>
        <w:t>人口</w:t>
      </w:r>
      <w:r>
        <w:t>分布情况。在大城市地区，由于工作地与居住地的分离，人口分布的昼夜变化显著。因此，单纯依赖人口普查数据难以满足对白天热缓解需求的准确估计。此外，当前的人口普查数据所采用的统计尺度为区县级别，这一尺度在描述人口空间分布时存在局限性，无法精确刻画人口的高精度分布特征。随着手机大数据的应用，我们能够相对便捷地获取到高精度的人口密度及其特征属性的空间分布数据。鉴于此，构建一个综合</w:t>
      </w:r>
      <w:r>
        <w:rPr>
          <w:rFonts w:hint="eastAsia"/>
        </w:rPr>
        <w:t>考虑</w:t>
      </w:r>
      <w:r>
        <w:t>热舒适度、人口密度</w:t>
      </w:r>
      <w:r>
        <w:rPr>
          <w:rFonts w:hint="eastAsia"/>
        </w:rPr>
        <w:t>及其特征属性</w:t>
      </w:r>
      <w:r>
        <w:t>的分析框架尤为重要。</w:t>
      </w:r>
    </w:p>
    <w:p/>
    <w:p>
      <w:pPr>
        <w:pStyle w:val="5"/>
      </w:pPr>
      <w:r>
        <w:t>1.2.3. 城市</w:t>
      </w:r>
      <w:r>
        <w:rPr>
          <w:rFonts w:hint="eastAsia"/>
        </w:rPr>
        <w:t>公园</w:t>
      </w:r>
      <w:r>
        <w:t>热缓解溢出效应的供需关系</w:t>
      </w:r>
      <w:r>
        <w:rPr>
          <w:rFonts w:hint="eastAsia"/>
        </w:rPr>
        <w:t>量化</w:t>
      </w:r>
    </w:p>
    <w:p>
      <w:pPr>
        <w:ind w:firstLine="420"/>
      </w:pPr>
      <w:r>
        <w:t>为了深入</w:t>
      </w:r>
      <w:r>
        <w:rPr>
          <w:rFonts w:hint="eastAsia"/>
        </w:rPr>
        <w:t>研究</w:t>
      </w:r>
      <w:r>
        <w:t>城市生态系统服务的</w:t>
      </w:r>
      <w:r>
        <w:rPr>
          <w:rFonts w:hint="eastAsia"/>
        </w:rPr>
        <w:t>供给</w:t>
      </w:r>
      <w:r>
        <w:t>与需求之间的关系，研究</w:t>
      </w:r>
      <w:r>
        <w:rPr>
          <w:rFonts w:hint="eastAsia"/>
        </w:rPr>
        <w:t>人员</w:t>
      </w:r>
      <w:r>
        <w:t>构建了生态系统服务框架（Feng</w:t>
      </w:r>
      <w:r>
        <w:rPr>
          <w:rFonts w:hint="eastAsia"/>
        </w:rPr>
        <w:t xml:space="preserve"> </w:t>
      </w:r>
      <w:r>
        <w:t>et al</w:t>
      </w:r>
      <w:r>
        <w:rPr>
          <w:rFonts w:hint="eastAsia"/>
        </w:rPr>
        <w:t>,</w:t>
      </w:r>
      <w:r>
        <w:t xml:space="preserve"> 2022；Wei et al.</w:t>
      </w:r>
      <w:r>
        <w:rPr>
          <w:rFonts w:hint="eastAsia"/>
        </w:rPr>
        <w:t>,</w:t>
      </w:r>
      <w:r>
        <w:t xml:space="preserve"> 2021</w:t>
      </w:r>
      <w:r>
        <w:rPr>
          <w:rFonts w:hint="eastAsia"/>
        </w:rPr>
        <w:t>；柯钦华等，2</w:t>
      </w:r>
      <w:r>
        <w:t>024）。此框架的核心目标在于建立生态系统功能与过程同人类实际需求之间的</w:t>
      </w:r>
      <w:r>
        <w:rPr>
          <w:rFonts w:hint="eastAsia"/>
        </w:rPr>
        <w:t>联系</w:t>
      </w:r>
      <w:r>
        <w:t>，以期更全面地理解自然环境对人类居住环境的积极贡献。生态系统服务作为人类直接或间接从生态系统功能中汲取的多元利益，涵盖城市</w:t>
      </w:r>
      <w:r>
        <w:rPr>
          <w:rFonts w:hint="eastAsia"/>
        </w:rPr>
        <w:t>降温</w:t>
      </w:r>
      <w:r>
        <w:t>、空气净化、固碳能力提升以及室外休闲空间的供给等（Costanza et al., 1997</w:t>
      </w:r>
      <w:r>
        <w:rPr>
          <w:rFonts w:hint="eastAsia"/>
        </w:rPr>
        <w:t>；</w:t>
      </w:r>
      <w:r>
        <w:t>Cumming et al., 2014</w:t>
      </w:r>
      <w:r>
        <w:rPr>
          <w:rFonts w:hint="eastAsia"/>
        </w:rPr>
        <w:t>；Huan</w:t>
      </w:r>
      <w:r>
        <w:t>g et al., 2023）。</w:t>
      </w:r>
      <w:r>
        <w:rPr>
          <w:b/>
          <w:bCs/>
        </w:rPr>
        <w:t>然而，目前聚焦于城市</w:t>
      </w:r>
      <w:r>
        <w:rPr>
          <w:rFonts w:hint="eastAsia"/>
          <w:b/>
          <w:bCs/>
        </w:rPr>
        <w:t>热缓解服务</w:t>
      </w:r>
      <w:r>
        <w:rPr>
          <w:b/>
          <w:bCs/>
        </w:rPr>
        <w:t>供需关系的研究仍显不足。这些研究多采用评分法对供需水平进行定性评估</w:t>
      </w:r>
      <w:r>
        <w:rPr>
          <w:rFonts w:hint="eastAsia"/>
          <w:b/>
          <w:bCs/>
        </w:rPr>
        <w:t>（</w:t>
      </w:r>
      <w:r>
        <w:rPr>
          <w:b/>
          <w:bCs/>
        </w:rPr>
        <w:t>S</w:t>
      </w:r>
      <w:r>
        <w:rPr>
          <w:rFonts w:hint="eastAsia"/>
          <w:b/>
          <w:bCs/>
        </w:rPr>
        <w:t>hen</w:t>
      </w:r>
      <w:r>
        <w:rPr>
          <w:b/>
          <w:bCs/>
        </w:rPr>
        <w:t xml:space="preserve"> et al., 2022</w:t>
      </w:r>
      <w:r>
        <w:rPr>
          <w:rFonts w:hint="eastAsia"/>
          <w:b/>
          <w:bCs/>
        </w:rPr>
        <w:t>；Shi</w:t>
      </w:r>
      <w:r>
        <w:rPr>
          <w:b/>
          <w:bCs/>
        </w:rPr>
        <w:t xml:space="preserve"> et al., 2020</w:t>
      </w:r>
      <w:r>
        <w:rPr>
          <w:rFonts w:hint="eastAsia"/>
          <w:b/>
          <w:bCs/>
        </w:rPr>
        <w:t>）。</w:t>
      </w:r>
      <w:r>
        <w:rPr>
          <w:b/>
          <w:bCs/>
        </w:rPr>
        <w:t>尽管该方法简便易行，但由于其固有的主观性和粗略性，难以精确揭示供需之间的量化关联。因此</w:t>
      </w:r>
      <w:r>
        <w:rPr>
          <w:rFonts w:hint="eastAsia"/>
          <w:b/>
          <w:bCs/>
        </w:rPr>
        <w:t>，</w:t>
      </w:r>
      <w:r>
        <w:rPr>
          <w:b/>
          <w:bCs/>
        </w:rPr>
        <w:t>有必要引入更为精确和客观的评估方法</w:t>
      </w:r>
      <w:r>
        <w:rPr>
          <w:rFonts w:hint="eastAsia"/>
          <w:b/>
          <w:bCs/>
        </w:rPr>
        <w:t>来量化供给与需求之间的联系</w:t>
      </w:r>
      <w:r>
        <w:rPr>
          <w:b/>
          <w:bCs/>
        </w:rPr>
        <w:t>。</w:t>
      </w:r>
    </w:p>
    <w:p>
      <w:pPr>
        <w:ind w:firstLine="420"/>
      </w:pPr>
      <w:r>
        <w:t>中国城市的公园呈现出多样化的类型划分</w:t>
      </w:r>
      <w:r>
        <w:rPr>
          <w:rFonts w:hint="eastAsia"/>
        </w:rPr>
        <w:t>（Chen</w:t>
      </w:r>
      <w:r>
        <w:t xml:space="preserve"> et al., 2022</w:t>
      </w:r>
      <w:r>
        <w:rPr>
          <w:rFonts w:hint="eastAsia"/>
        </w:rPr>
        <w:t>）</w:t>
      </w:r>
      <w:r>
        <w:t>。以</w:t>
      </w:r>
      <w:r>
        <w:rPr>
          <w:rFonts w:hint="eastAsia"/>
        </w:rPr>
        <w:t>杭州的一项</w:t>
      </w:r>
      <w:r>
        <w:t>研究为例，公园</w:t>
      </w:r>
      <w:r>
        <w:rPr>
          <w:rFonts w:hint="eastAsia"/>
        </w:rPr>
        <w:t>被划</w:t>
      </w:r>
      <w:r>
        <w:t>分为五大类别：社区公园、综合公园、历史公园、主题公园和生态公园。通过对比分析各类公园的降温效果，他们发现综合公园和生态公园在降温</w:t>
      </w:r>
      <w:r>
        <w:rPr>
          <w:rFonts w:hint="eastAsia"/>
        </w:rPr>
        <w:t>强度</w:t>
      </w:r>
      <w:r>
        <w:t>上表现突出</w:t>
      </w:r>
      <w:r>
        <w:rPr>
          <w:rFonts w:hint="eastAsia"/>
        </w:rPr>
        <w:t>，</w:t>
      </w:r>
      <w:r>
        <w:t>而社区公园则在累积降温方面发挥着积极作用（Tian et al., 2023）。此外，不同类型城市公园</w:t>
      </w:r>
      <w:r>
        <w:rPr>
          <w:rFonts w:hint="eastAsia"/>
        </w:rPr>
        <w:t>周边</w:t>
      </w:r>
      <w:r>
        <w:t>的</w:t>
      </w:r>
      <w:r>
        <w:rPr>
          <w:rFonts w:hint="eastAsia"/>
        </w:rPr>
        <w:t>社会经济状况</w:t>
      </w:r>
      <w:r>
        <w:t>存在显著差异</w:t>
      </w:r>
      <w:r>
        <w:rPr>
          <w:rFonts w:hint="eastAsia"/>
        </w:rPr>
        <w:t>。</w:t>
      </w:r>
      <w:r>
        <w:t>例如，社区公园多布局于成熟的建成区内且规模较小，而生态公园则更倾向于分布在城郊地带</w:t>
      </w:r>
      <w:r>
        <w:rPr>
          <w:rFonts w:hint="eastAsia"/>
        </w:rPr>
        <w:t>。</w:t>
      </w:r>
      <w:r>
        <w:t>因此，各类公园所能提供的热缓解服务及其对</w:t>
      </w:r>
      <w:r>
        <w:rPr>
          <w:rFonts w:hint="eastAsia"/>
        </w:rPr>
        <w:t>居民</w:t>
      </w:r>
      <w:r>
        <w:t>需求的满足程度可能</w:t>
      </w:r>
      <w:r>
        <w:rPr>
          <w:rFonts w:hint="eastAsia"/>
        </w:rPr>
        <w:t>存在较大差异</w:t>
      </w:r>
      <w:r>
        <w:t>。目前尚缺乏针对不同类型公园热缓解服务的系统比较分析。</w:t>
      </w:r>
    </w:p>
    <w:p>
      <w:pPr>
        <w:rPr>
          <w:rFonts w:ascii="楷体" w:hAnsi="楷体"/>
        </w:rPr>
      </w:pPr>
      <w:del w:id="102" w:author="野草 [2]" w:date="2024-03-13T13:59:43Z">
        <w:r>
          <w:rPr/>
          <w:tab/>
        </w:r>
      </w:del>
      <w:r>
        <w:t>综上所述，以往研究在评估</w:t>
      </w:r>
      <w:r>
        <w:rPr>
          <w:rFonts w:hint="eastAsia"/>
        </w:rPr>
        <w:t>公园对周边热环境的影响</w:t>
      </w:r>
      <w:r>
        <w:t>时，气象变量的选取过于单一，仅以温度作为主要考量，却未将湿度等其他</w:t>
      </w:r>
      <w:r>
        <w:rPr>
          <w:rFonts w:hint="eastAsia"/>
        </w:rPr>
        <w:t>对热舒适有影响的</w:t>
      </w:r>
      <w:r>
        <w:t>因素纳入分析框架。此外，</w:t>
      </w:r>
      <w:bookmarkStart w:id="0" w:name="_Hlk160959466"/>
      <w:r>
        <w:t>现有研究在构建量化指标时，未能充分考虑人口密度及其结构特征的影响，特别是在</w:t>
      </w:r>
      <w:r>
        <w:rPr>
          <w:rFonts w:hint="eastAsia"/>
        </w:rPr>
        <w:t>栅格</w:t>
      </w:r>
      <w:r>
        <w:t>尺度。</w:t>
      </w:r>
      <w:bookmarkEnd w:id="0"/>
      <w:r>
        <w:t>至于</w:t>
      </w:r>
      <w:bookmarkStart w:id="1" w:name="_Hlk160959934"/>
      <w:r>
        <w:rPr>
          <w:rFonts w:hint="eastAsia"/>
        </w:rPr>
        <w:t>公园</w:t>
      </w:r>
      <w:r>
        <w:t>热缓解的供需关系，当前尚缺乏一个能够进行有效量化比较的框架，</w:t>
      </w:r>
      <w:bookmarkEnd w:id="1"/>
      <w:r>
        <w:t>相关的供需分析只能依赖于简单的0-1评分体系。</w:t>
      </w:r>
      <w:bookmarkStart w:id="2" w:name="_Hlk160959976"/>
      <w:r>
        <w:rPr>
          <w:rFonts w:ascii="楷体" w:hAnsi="楷体"/>
        </w:rPr>
        <w:t>本研究旨在基于灾害性、暴露度和脆弱性相互耦合的理论框架，对城市热缓解需求进行深入分析，</w:t>
      </w:r>
      <w:bookmarkEnd w:id="2"/>
      <w:r>
        <w:rPr>
          <w:rFonts w:ascii="楷体" w:hAnsi="楷体"/>
        </w:rPr>
        <w:t>并将其与</w:t>
      </w:r>
      <w:r>
        <w:rPr>
          <w:rFonts w:hint="eastAsia"/>
        </w:rPr>
        <w:t>公园</w:t>
      </w:r>
      <w:r>
        <w:rPr>
          <w:rFonts w:ascii="楷体" w:hAnsi="楷体"/>
        </w:rPr>
        <w:t>热缓解</w:t>
      </w:r>
      <w:r>
        <w:rPr>
          <w:rFonts w:hint="eastAsia" w:ascii="楷体" w:hAnsi="楷体"/>
        </w:rPr>
        <w:t>溢出</w:t>
      </w:r>
      <w:r>
        <w:rPr>
          <w:rFonts w:hint="eastAsia"/>
        </w:rPr>
        <w:t>供给</w:t>
      </w:r>
      <w:r>
        <w:rPr>
          <w:rFonts w:ascii="楷体" w:hAnsi="楷体"/>
        </w:rPr>
        <w:t>进行量化对比。通过探究</w:t>
      </w:r>
      <w:r>
        <w:rPr>
          <w:rFonts w:hint="eastAsia"/>
        </w:rPr>
        <w:t>供给</w:t>
      </w:r>
      <w:r>
        <w:rPr>
          <w:rFonts w:hint="eastAsia" w:ascii="楷体" w:hAnsi="楷体"/>
        </w:rPr>
        <w:t>与需求之间的关系</w:t>
      </w:r>
      <w:r>
        <w:rPr>
          <w:rFonts w:ascii="楷体" w:hAnsi="楷体"/>
        </w:rPr>
        <w:t>，本研究期望能够精确评估现有</w:t>
      </w:r>
      <w:r>
        <w:rPr>
          <w:rFonts w:hint="eastAsia"/>
        </w:rPr>
        <w:t>公园</w:t>
      </w:r>
      <w:r>
        <w:rPr>
          <w:rFonts w:ascii="楷体" w:hAnsi="楷体"/>
        </w:rPr>
        <w:t>所提供的热缓解</w:t>
      </w:r>
      <w:r>
        <w:rPr>
          <w:rFonts w:hint="eastAsia" w:ascii="楷体" w:hAnsi="楷体"/>
        </w:rPr>
        <w:t>溢出</w:t>
      </w:r>
      <w:r>
        <w:rPr>
          <w:rFonts w:ascii="楷体" w:hAnsi="楷体"/>
        </w:rPr>
        <w:t>效应的不足。这一研究路径有助于为未来采取针对性的调控措施提供量化依据，从而推动城市热环境的持续优化。</w:t>
      </w:r>
    </w:p>
    <w:p/>
    <w:p>
      <w:pPr>
        <w:pStyle w:val="4"/>
      </w:pPr>
      <w:r>
        <w:rPr>
          <w:rFonts w:hint="eastAsia"/>
        </w:rPr>
        <w:t>参考文献</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黄晓军, 王博, 刘萌萌, 郭禹慧, &amp; 李艳雨. (2020). 中国城市高温特征及社会脆弱性评价. </w:t>
      </w:r>
      <w:r>
        <w:rPr>
          <w:i/>
          <w:color w:val="404040" w:themeColor="text1" w:themeTint="BF"/>
          <w14:textFill>
            <w14:solidFill>
              <w14:schemeClr w14:val="tx1">
                <w14:lumMod w14:val="75000"/>
                <w14:lumOff w14:val="25000"/>
              </w14:schemeClr>
            </w14:solidFill>
          </w14:textFill>
        </w:rPr>
        <w:t>地理研究</w:t>
      </w:r>
      <w:r>
        <w:rPr>
          <w:color w:val="404040" w:themeColor="text1" w:themeTint="BF"/>
          <w14:textFill>
            <w14:solidFill>
              <w14:schemeClr w14:val="tx1">
                <w14:lumMod w14:val="75000"/>
                <w14:lumOff w14:val="25000"/>
              </w14:schemeClr>
            </w14:solidFill>
          </w14:textFill>
        </w:rPr>
        <w:t>, 39(7).</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柯钦华,周俏薇,庄宝怡, &amp;孙传谆. (2024). 基于生态系统服务供需平衡的粤港澳大湾区生态安全格局构建研究. </w:t>
      </w:r>
      <w:r>
        <w:rPr>
          <w:i/>
          <w:color w:val="404040" w:themeColor="text1" w:themeTint="BF"/>
          <w14:textFill>
            <w14:solidFill>
              <w14:schemeClr w14:val="tx1">
                <w14:lumMod w14:val="75000"/>
                <w14:lumOff w14:val="25000"/>
              </w14:schemeClr>
            </w14:solidFill>
          </w14:textFill>
        </w:rPr>
        <w:t>生态学报</w:t>
      </w:r>
      <w:r>
        <w:rPr>
          <w:color w:val="404040" w:themeColor="text1" w:themeTint="BF"/>
          <w14:textFill>
            <w14:solidFill>
              <w14:schemeClr w14:val="tx1">
                <w14:lumMod w14:val="75000"/>
                <w14:lumOff w14:val="25000"/>
              </w14:schemeClr>
            </w14:solidFill>
          </w14:textFill>
        </w:rPr>
        <w:t>, 05</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任宇,冯曦兮,杨书,唐景霞,徐帆,孔翔瑜... 潘琰.(2020). 绵阳市日平均气温与居民非意外死亡的时间序列分析.</w:t>
      </w:r>
      <w:r>
        <w:rPr>
          <w:i/>
          <w:color w:val="404040" w:themeColor="text1" w:themeTint="BF"/>
          <w14:textFill>
            <w14:solidFill>
              <w14:schemeClr w14:val="tx1">
                <w14:lumMod w14:val="75000"/>
                <w14:lumOff w14:val="25000"/>
              </w14:schemeClr>
            </w14:solidFill>
          </w14:textFill>
        </w:rPr>
        <w:t>中国卫生统计</w:t>
      </w:r>
      <w:r>
        <w:rPr>
          <w:color w:val="404040" w:themeColor="text1" w:themeTint="BF"/>
          <w14:textFill>
            <w14:solidFill>
              <w14:schemeClr w14:val="tx1">
                <w14:lumMod w14:val="75000"/>
                <w14:lumOff w14:val="25000"/>
              </w14:schemeClr>
            </w14:solidFill>
          </w14:textFill>
        </w:rPr>
        <w:t>, 239-242(02).</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文慧,彭立华,殷实,冯宁叶, &amp;凌子尧. (2023).城市绿地热效应全年变化特征及其与背景气象因子的关系. </w:t>
      </w:r>
      <w:r>
        <w:rPr>
          <w:i/>
          <w:color w:val="404040" w:themeColor="text1" w:themeTint="BF"/>
          <w14:textFill>
            <w14:solidFill>
              <w14:schemeClr w14:val="tx1">
                <w14:lumMod w14:val="75000"/>
                <w14:lumOff w14:val="25000"/>
              </w14:schemeClr>
            </w14:solidFill>
          </w14:textFill>
        </w:rPr>
        <w:t>生态学报</w:t>
      </w:r>
      <w:r>
        <w:rPr>
          <w:color w:val="404040" w:themeColor="text1" w:themeTint="BF"/>
          <w14:textFill>
            <w14:solidFill>
              <w14:schemeClr w14:val="tx1">
                <w14:lumMod w14:val="75000"/>
                <w14:lumOff w14:val="25000"/>
              </w14:schemeClr>
            </w14:solidFill>
          </w14:textFill>
        </w:rPr>
        <w:t>, 43(19).</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Benmarhnia, T., Kihal-Talantikite, W., Ragettli, M. S., &amp; Deguen, S. (2017). Small-area spatiotemporal analysis of heatwave impacts on elderly mortality in Paris: A cluster analysis approach. </w:t>
      </w:r>
      <w:r>
        <w:rPr>
          <w:i/>
          <w:color w:val="404040" w:themeColor="text1" w:themeTint="BF"/>
          <w:shd w:val="clear" w:color="auto" w:fill="FFFFFF"/>
          <w14:textFill>
            <w14:solidFill>
              <w14:schemeClr w14:val="tx1">
                <w14:lumMod w14:val="75000"/>
                <w14:lumOff w14:val="25000"/>
              </w14:schemeClr>
            </w14:solidFill>
          </w14:textFill>
        </w:rPr>
        <w:t xml:space="preserve">Science of the </w:t>
      </w:r>
      <w:r>
        <w:rPr>
          <w:i/>
          <w:color w:val="404040" w:themeColor="text1" w:themeTint="BF"/>
          <w14:textFill>
            <w14:solidFill>
              <w14:schemeClr w14:val="tx1">
                <w14:lumMod w14:val="75000"/>
                <w14:lumOff w14:val="25000"/>
              </w14:schemeClr>
            </w14:solidFill>
          </w14:textFill>
        </w:rPr>
        <w:t>T</w:t>
      </w:r>
      <w:r>
        <w:rPr>
          <w:i/>
          <w:color w:val="404040" w:themeColor="text1" w:themeTint="BF"/>
          <w:shd w:val="clear" w:color="auto" w:fill="FFFFFF"/>
          <w14:textFill>
            <w14:solidFill>
              <w14:schemeClr w14:val="tx1">
                <w14:lumMod w14:val="75000"/>
                <w14:lumOff w14:val="25000"/>
              </w14:schemeClr>
            </w14:solidFill>
          </w14:textFill>
        </w:rPr>
        <w:t xml:space="preserve">otal </w:t>
      </w:r>
      <w:r>
        <w:rPr>
          <w:i/>
          <w:color w:val="404040" w:themeColor="text1" w:themeTint="BF"/>
          <w14:textFill>
            <w14:solidFill>
              <w14:schemeClr w14:val="tx1">
                <w14:lumMod w14:val="75000"/>
                <w14:lumOff w14:val="25000"/>
              </w14:schemeClr>
            </w14:solidFill>
          </w14:textFill>
        </w:rPr>
        <w:t>E</w:t>
      </w:r>
      <w:r>
        <w:rPr>
          <w:i/>
          <w:color w:val="404040" w:themeColor="text1" w:themeTint="BF"/>
          <w:shd w:val="clear" w:color="auto" w:fill="FFFFFF"/>
          <w14:textFill>
            <w14:solidFill>
              <w14:schemeClr w14:val="tx1">
                <w14:lumMod w14:val="75000"/>
                <w14:lumOff w14:val="25000"/>
              </w14:schemeClr>
            </w14:solidFill>
          </w14:textFill>
        </w:rPr>
        <w:t>nvironment</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592</w:t>
      </w:r>
      <w:r>
        <w:rPr>
          <w:color w:val="404040" w:themeColor="text1" w:themeTint="BF"/>
          <w:shd w:val="clear" w:color="auto" w:fill="FFFFFF"/>
          <w14:textFill>
            <w14:solidFill>
              <w14:schemeClr w14:val="tx1">
                <w14:lumMod w14:val="75000"/>
                <w14:lumOff w14:val="25000"/>
              </w14:schemeClr>
            </w14:solidFill>
          </w14:textFill>
        </w:rPr>
        <w:t>, 288-294.</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Bouketta, S. (2023). Urban Cool Island as a sustainable passive cooling strategy of urban spaces under summer conditions in Mediterranean climate. </w:t>
      </w:r>
      <w:r>
        <w:rPr>
          <w:i/>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99, 104956.</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 xml:space="preserve">Chen, M., Jia, W., Yan, L., Du, C., &amp; Wang, K. (2022). Quantification and mapping cooling effect and its accessibility of urban parks in an extreme heat event in a megacity. </w:t>
      </w:r>
      <w:r>
        <w:rPr>
          <w:i/>
          <w:color w:val="404040" w:themeColor="text1" w:themeTint="BF"/>
          <w:shd w:val="clear" w:color="auto" w:fill="FFFFFF"/>
          <w14:textFill>
            <w14:solidFill>
              <w14:schemeClr w14:val="tx1">
                <w14:lumMod w14:val="75000"/>
                <w14:lumOff w14:val="25000"/>
              </w14:schemeClr>
            </w14:solidFill>
          </w14:textFill>
        </w:rPr>
        <w:t>Journal of Cleaner Production</w:t>
      </w:r>
      <w:r>
        <w:rPr>
          <w:color w:val="404040" w:themeColor="text1" w:themeTint="BF"/>
          <w:shd w:val="clear" w:color="auto" w:fill="FFFFFF"/>
          <w14:textFill>
            <w14:solidFill>
              <w14:schemeClr w14:val="tx1">
                <w14:lumMod w14:val="75000"/>
                <w14:lumOff w14:val="25000"/>
              </w14:schemeClr>
            </w14:solidFill>
          </w14:textFill>
        </w:rPr>
        <w:t>, 334, 130252.</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Ca, V. T., Asaeda, T., &amp; Abu, E. M. (1998). Reductions in air conditioning energy caused by a nearby park. </w:t>
      </w:r>
      <w:r>
        <w:rPr>
          <w:i/>
          <w:color w:val="404040" w:themeColor="text1" w:themeTint="BF"/>
          <w:shd w:val="clear" w:color="auto" w:fill="FFFFFF"/>
          <w14:textFill>
            <w14:solidFill>
              <w14:schemeClr w14:val="tx1">
                <w14:lumMod w14:val="75000"/>
                <w14:lumOff w14:val="25000"/>
              </w14:schemeClr>
            </w14:solidFill>
          </w14:textFill>
        </w:rPr>
        <w:t xml:space="preserve">Energy and </w:t>
      </w:r>
      <w:r>
        <w:rPr>
          <w:i/>
          <w:color w:val="404040" w:themeColor="text1" w:themeTint="BF"/>
          <w14:textFill>
            <w14:solidFill>
              <w14:schemeClr w14:val="tx1">
                <w14:lumMod w14:val="75000"/>
                <w14:lumOff w14:val="25000"/>
              </w14:schemeClr>
            </w14:solidFill>
          </w14:textFill>
        </w:rPr>
        <w:t>B</w:t>
      </w:r>
      <w:r>
        <w:rPr>
          <w:i/>
          <w:color w:val="404040" w:themeColor="text1" w:themeTint="BF"/>
          <w:shd w:val="clear" w:color="auto" w:fill="FFFFFF"/>
          <w14:textFill>
            <w14:solidFill>
              <w14:schemeClr w14:val="tx1">
                <w14:lumMod w14:val="75000"/>
                <w14:lumOff w14:val="25000"/>
              </w14:schemeClr>
            </w14:solidFill>
          </w14:textFill>
        </w:rPr>
        <w:t>uildings</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29</w:t>
      </w:r>
      <w:r>
        <w:rPr>
          <w:color w:val="404040" w:themeColor="text1" w:themeTint="BF"/>
          <w:shd w:val="clear" w:color="auto" w:fill="FFFFFF"/>
          <w14:textFill>
            <w14:solidFill>
              <w14:schemeClr w14:val="tx1">
                <w14:lumMod w14:val="75000"/>
                <w14:lumOff w14:val="25000"/>
              </w14:schemeClr>
            </w14:solidFill>
          </w14:textFill>
        </w:rPr>
        <w:t>(1), 83-92.</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Chen, B., Xie, M., Feng, Q., Wu, R., &amp; Jiang, L. (2022). Diurnal heat exposure risk mapping and related governance zoning: A case study of Beijing, China.</w:t>
      </w:r>
      <w:r>
        <w:rPr>
          <w:i/>
          <w:color w:val="404040" w:themeColor="text1" w:themeTint="BF"/>
          <w:shd w:val="clear" w:color="auto" w:fill="FFFFFF"/>
          <w14:textFill>
            <w14:solidFill>
              <w14:schemeClr w14:val="tx1">
                <w14:lumMod w14:val="75000"/>
                <w14:lumOff w14:val="25000"/>
              </w14:schemeClr>
            </w14:solidFill>
          </w14:textFill>
        </w:rPr>
        <w:t> Sustainable Cities and Society</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81</w:t>
      </w:r>
      <w:r>
        <w:rPr>
          <w:color w:val="404040" w:themeColor="text1" w:themeTint="BF"/>
          <w:shd w:val="clear" w:color="auto" w:fill="FFFFFF"/>
          <w14:textFill>
            <w14:solidFill>
              <w14:schemeClr w14:val="tx1">
                <w14:lumMod w14:val="75000"/>
                <w14:lumOff w14:val="25000"/>
              </w14:schemeClr>
            </w14:solidFill>
          </w14:textFill>
        </w:rPr>
        <w:t>, 103831.</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color w:val="404040" w:themeColor="text1" w:themeTint="BF"/>
          <w14:textFill>
            <w14:solidFill>
              <w14:schemeClr w14:val="tx1">
                <w14:lumMod w14:val="75000"/>
                <w14:lumOff w14:val="25000"/>
              </w14:schemeClr>
            </w14:solidFill>
          </w14:textFill>
        </w:rPr>
        <w:t>International Journal of Disaster Risk Reduction</w:t>
      </w:r>
      <w:r>
        <w:rPr>
          <w:color w:val="404040" w:themeColor="text1" w:themeTint="BF"/>
          <w14:textFill>
            <w14:solidFill>
              <w14:schemeClr w14:val="tx1">
                <w14:lumMod w14:val="75000"/>
                <w14:lumOff w14:val="25000"/>
              </w14:schemeClr>
            </w14:solidFill>
          </w14:textFill>
        </w:rPr>
        <w:t>, 67, 102671.</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Costa, G. (2023). Micro-scale UHI risk assessment on the heat-health nexus within cities by looking at socio-economic factors and built environment characteristics: The Turin case study (Italy). </w:t>
      </w:r>
      <w:r>
        <w:rPr>
          <w:i/>
          <w:color w:val="404040" w:themeColor="text1" w:themeTint="BF"/>
          <w14:textFill>
            <w14:solidFill>
              <w14:schemeClr w14:val="tx1">
                <w14:lumMod w14:val="75000"/>
                <w14:lumOff w14:val="25000"/>
              </w14:schemeClr>
            </w14:solidFill>
          </w14:textFill>
        </w:rPr>
        <w:t>Urban Climate</w:t>
      </w:r>
      <w:r>
        <w:rPr>
          <w:color w:val="404040" w:themeColor="text1" w:themeTint="BF"/>
          <w14:textFill>
            <w14:solidFill>
              <w14:schemeClr w14:val="tx1">
                <w14:lumMod w14:val="75000"/>
                <w14:lumOff w14:val="25000"/>
              </w14:schemeClr>
            </w14:solidFill>
          </w14:textFill>
        </w:rPr>
        <w:t>, 49, 101514.</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Costanza, R., d'Arge, R., De Groot, R., Farber, S., Grasso, M., Hannon, B., ... &amp; Van Den Belt, M. (1997). The value of the world's ecosystem services and natural capital. </w:t>
      </w:r>
      <w:r>
        <w:rPr>
          <w:i/>
          <w:color w:val="404040" w:themeColor="text1" w:themeTint="BF"/>
          <w14:textFill>
            <w14:solidFill>
              <w14:schemeClr w14:val="tx1">
                <w14:lumMod w14:val="75000"/>
                <w14:lumOff w14:val="25000"/>
              </w14:schemeClr>
            </w14:solidFill>
          </w14:textFill>
        </w:rPr>
        <w:t>Nature</w:t>
      </w:r>
      <w:r>
        <w:rPr>
          <w:color w:val="404040" w:themeColor="text1" w:themeTint="BF"/>
          <w14:textFill>
            <w14:solidFill>
              <w14:schemeClr w14:val="tx1">
                <w14:lumMod w14:val="75000"/>
                <w14:lumOff w14:val="25000"/>
              </w14:schemeClr>
            </w14:solidFill>
          </w14:textFill>
        </w:rPr>
        <w:t>, 387(6630), 253-260.</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Cumming, G. S., Buerkert, A., Hoffmann, E. M., Schlecht, E., von Cramon-Taubadel, S., &amp; Tscharntke, T. (2014). Implications of agricultural transitions and urbanization for ecosystem services. </w:t>
      </w:r>
      <w:r>
        <w:rPr>
          <w:i/>
          <w:color w:val="404040" w:themeColor="text1" w:themeTint="BF"/>
          <w:shd w:val="clear" w:color="auto" w:fill="FFFFFF"/>
          <w14:textFill>
            <w14:solidFill>
              <w14:schemeClr w14:val="tx1">
                <w14:lumMod w14:val="75000"/>
                <w14:lumOff w14:val="25000"/>
              </w14:schemeClr>
            </w14:solidFill>
          </w14:textFill>
        </w:rPr>
        <w:t>Nature</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515</w:t>
      </w:r>
      <w:r>
        <w:rPr>
          <w:color w:val="404040" w:themeColor="text1" w:themeTint="BF"/>
          <w:shd w:val="clear" w:color="auto" w:fill="FFFFFF"/>
          <w14:textFill>
            <w14:solidFill>
              <w14:schemeClr w14:val="tx1">
                <w14:lumMod w14:val="75000"/>
                <w14:lumOff w14:val="25000"/>
              </w14:schemeClr>
            </w14:solidFill>
          </w14:textFill>
        </w:rPr>
        <w:t>(7525), 50-57.</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Das, D. N., Chakraborti, S., Saha, G., Banerjee, A., &amp; Singh, D. (2020). Analysing the dynamic relationship of land surface temperature and landuse pattern: A city level analysis of two climatic regions in India. </w:t>
      </w:r>
      <w:r>
        <w:rPr>
          <w:i/>
          <w:color w:val="404040" w:themeColor="text1" w:themeTint="BF"/>
          <w:shd w:val="clear" w:color="auto" w:fill="FFFFFF"/>
          <w14:textFill>
            <w14:solidFill>
              <w14:schemeClr w14:val="tx1">
                <w14:lumMod w14:val="75000"/>
                <w14:lumOff w14:val="25000"/>
              </w14:schemeClr>
            </w14:solidFill>
          </w14:textFill>
        </w:rPr>
        <w:t>City and Environment Interactions</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8</w:t>
      </w:r>
      <w:r>
        <w:rPr>
          <w:color w:val="404040" w:themeColor="text1" w:themeTint="BF"/>
          <w:shd w:val="clear" w:color="auto" w:fill="FFFFFF"/>
          <w14:textFill>
            <w14:solidFill>
              <w14:schemeClr w14:val="tx1">
                <w14:lumMod w14:val="75000"/>
                <w14:lumOff w14:val="25000"/>
              </w14:schemeClr>
            </w14:solidFill>
          </w14:textFill>
        </w:rPr>
        <w:t>, 100046.</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Dronova, I., Friedman, M., McRae, I., Kong, F., &amp; Yin, H. (2018). Spatio-temporal non-uniformity of urban park greenness and thermal characteristics in a semi-arid region. </w:t>
      </w:r>
      <w:r>
        <w:rPr>
          <w:i/>
          <w:color w:val="404040" w:themeColor="text1" w:themeTint="BF"/>
          <w:shd w:val="clear" w:color="auto" w:fill="FFFFFF"/>
          <w14:textFill>
            <w14:solidFill>
              <w14:schemeClr w14:val="tx1">
                <w14:lumMod w14:val="75000"/>
                <w14:lumOff w14:val="25000"/>
              </w14:schemeClr>
            </w14:solidFill>
          </w14:textFill>
        </w:rPr>
        <w:t xml:space="preserve">Urban </w:t>
      </w:r>
      <w:r>
        <w:rPr>
          <w:i/>
          <w:color w:val="404040" w:themeColor="text1" w:themeTint="BF"/>
          <w14:textFill>
            <w14:solidFill>
              <w14:schemeClr w14:val="tx1">
                <w14:lumMod w14:val="75000"/>
                <w14:lumOff w14:val="25000"/>
              </w14:schemeClr>
            </w14:solidFill>
          </w14:textFill>
        </w:rPr>
        <w:t>F</w:t>
      </w:r>
      <w:r>
        <w:rPr>
          <w:i/>
          <w:color w:val="404040" w:themeColor="text1" w:themeTint="BF"/>
          <w:shd w:val="clear" w:color="auto" w:fill="FFFFFF"/>
          <w14:textFill>
            <w14:solidFill>
              <w14:schemeClr w14:val="tx1">
                <w14:lumMod w14:val="75000"/>
                <w14:lumOff w14:val="25000"/>
              </w14:schemeClr>
            </w14:solidFill>
          </w14:textFill>
        </w:rPr>
        <w:t xml:space="preserve">orestry &amp; </w:t>
      </w:r>
      <w:r>
        <w:rPr>
          <w:i/>
          <w:color w:val="404040" w:themeColor="text1" w:themeTint="BF"/>
          <w14:textFill>
            <w14:solidFill>
              <w14:schemeClr w14:val="tx1">
                <w14:lumMod w14:val="75000"/>
                <w14:lumOff w14:val="25000"/>
              </w14:schemeClr>
            </w14:solidFill>
          </w14:textFill>
        </w:rPr>
        <w:t>U</w:t>
      </w:r>
      <w:r>
        <w:rPr>
          <w:i/>
          <w:color w:val="404040" w:themeColor="text1" w:themeTint="BF"/>
          <w:shd w:val="clear" w:color="auto" w:fill="FFFFFF"/>
          <w14:textFill>
            <w14:solidFill>
              <w14:schemeClr w14:val="tx1">
                <w14:lumMod w14:val="75000"/>
                <w14:lumOff w14:val="25000"/>
              </w14:schemeClr>
            </w14:solidFill>
          </w14:textFill>
        </w:rPr>
        <w:t xml:space="preserve">rban </w:t>
      </w:r>
      <w:r>
        <w:rPr>
          <w:i/>
          <w:color w:val="404040" w:themeColor="text1" w:themeTint="BF"/>
          <w14:textFill>
            <w14:solidFill>
              <w14:schemeClr w14:val="tx1">
                <w14:lumMod w14:val="75000"/>
                <w14:lumOff w14:val="25000"/>
              </w14:schemeClr>
            </w14:solidFill>
          </w14:textFill>
        </w:rPr>
        <w:t>G</w:t>
      </w:r>
      <w:r>
        <w:rPr>
          <w:i/>
          <w:color w:val="404040" w:themeColor="text1" w:themeTint="BF"/>
          <w:shd w:val="clear" w:color="auto" w:fill="FFFFFF"/>
          <w14:textFill>
            <w14:solidFill>
              <w14:schemeClr w14:val="tx1">
                <w14:lumMod w14:val="75000"/>
                <w14:lumOff w14:val="25000"/>
              </w14:schemeClr>
            </w14:solidFill>
          </w14:textFill>
        </w:rPr>
        <w:t>reening</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34</w:t>
      </w:r>
      <w:r>
        <w:rPr>
          <w:color w:val="404040" w:themeColor="text1" w:themeTint="BF"/>
          <w:shd w:val="clear" w:color="auto" w:fill="FFFFFF"/>
          <w14:textFill>
            <w14:solidFill>
              <w14:schemeClr w14:val="tx1">
                <w14:lumMod w14:val="75000"/>
                <w14:lumOff w14:val="25000"/>
              </w14:schemeClr>
            </w14:solidFill>
          </w14:textFill>
        </w:rPr>
        <w:t>, 44-54.</w:t>
      </w:r>
    </w:p>
    <w:p>
      <w:pPr>
        <w:pStyle w:val="31"/>
        <w:rPr>
          <w:color w:val="222222"/>
          <w:szCs w:val="20"/>
          <w:shd w:val="clear" w:color="auto" w:fill="FFFFFF"/>
          <w14:textFill>
            <w14:solidFill>
              <w14:srgbClr w14:val="222222">
                <w14:lumMod w14:val="75000"/>
                <w14:lumOff w14:val="25000"/>
              </w14:srgbClr>
            </w14:solidFill>
          </w14:textFill>
        </w:rPr>
      </w:pPr>
      <w:r>
        <w:rPr>
          <w:color w:val="404040" w:themeColor="text1" w:themeTint="BF"/>
          <w14:textFill>
            <w14:solidFill>
              <w14:schemeClr w14:val="tx1">
                <w14:lumMod w14:val="75000"/>
                <w14:lumOff w14:val="25000"/>
              </w14:schemeClr>
            </w14:solidFill>
          </w14:textFill>
        </w:rPr>
        <w:t xml:space="preserve">Du, C., Jia, W., Chen, M., Yan, L., &amp; Wang, K. (2022). How can urban parks be planned to maximize cooling effect in hot extremes? Linking maximum and accumulative perspectives. </w:t>
      </w:r>
      <w:r>
        <w:rPr>
          <w:i/>
          <w:color w:val="404040" w:themeColor="text1" w:themeTint="BF"/>
          <w14:textFill>
            <w14:solidFill>
              <w14:schemeClr w14:val="tx1">
                <w14:lumMod w14:val="75000"/>
                <w14:lumOff w14:val="25000"/>
              </w14:schemeClr>
            </w14:solidFill>
          </w14:textFill>
        </w:rPr>
        <w:t>Journal of Environmental Management</w:t>
      </w:r>
      <w:r>
        <w:rPr>
          <w:color w:val="404040" w:themeColor="text1" w:themeTint="BF"/>
          <w14:textFill>
            <w14:solidFill>
              <w14:schemeClr w14:val="tx1">
                <w14:lumMod w14:val="75000"/>
                <w14:lumOff w14:val="25000"/>
              </w14:schemeClr>
            </w14:solidFill>
          </w14:textFill>
        </w:rPr>
        <w:t>, 317, 115346.</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Ellena, M., Melis, G., Zengarini, N., Di Gangi, E., Ricciardi, G., Mercogliano, P., &amp; Costa, G. (2023). Micro-scale UHI risk assessment on the heat-health nexus within cities by looking at socio-economic factors and built environment characteristics: The Turin case study (Italy). </w:t>
      </w:r>
      <w:r>
        <w:rPr>
          <w:i/>
          <w:color w:val="404040" w:themeColor="text1" w:themeTint="BF"/>
          <w14:textFill>
            <w14:solidFill>
              <w14:schemeClr w14:val="tx1">
                <w14:lumMod w14:val="75000"/>
                <w14:lumOff w14:val="25000"/>
              </w14:schemeClr>
            </w14:solidFill>
          </w14:textFill>
        </w:rPr>
        <w:t>Urban Climate</w:t>
      </w:r>
      <w:r>
        <w:rPr>
          <w:color w:val="404040" w:themeColor="text1" w:themeTint="BF"/>
          <w14:textFill>
            <w14:solidFill>
              <w14:schemeClr w14:val="tx1">
                <w14:lumMod w14:val="75000"/>
                <w14:lumOff w14:val="25000"/>
              </w14:schemeClr>
            </w14:solidFill>
          </w14:textFill>
        </w:rPr>
        <w:t>, 49, 101514.</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Estoque, R. C., Ooba, M., Seposo, X. T., Togawa, T., Hijioka, Y., Takahashi, K., &amp; Nakamura, S. (2020). Heat health risk assessment in Philippine cities using remotely sensed data and social-ecological indicators. </w:t>
      </w:r>
      <w:r>
        <w:rPr>
          <w:i/>
          <w:color w:val="404040" w:themeColor="text1" w:themeTint="BF"/>
          <w14:textFill>
            <w14:solidFill>
              <w14:schemeClr w14:val="tx1">
                <w14:lumMod w14:val="75000"/>
                <w14:lumOff w14:val="25000"/>
              </w14:schemeClr>
            </w14:solidFill>
          </w14:textFill>
        </w:rPr>
        <w:t>Nature Communications</w:t>
      </w:r>
      <w:r>
        <w:rPr>
          <w:color w:val="404040" w:themeColor="text1" w:themeTint="BF"/>
          <w14:textFill>
            <w14:solidFill>
              <w14:schemeClr w14:val="tx1">
                <w14:lumMod w14:val="75000"/>
                <w14:lumOff w14:val="25000"/>
              </w14:schemeClr>
            </w14:solidFill>
          </w14:textFill>
        </w:rPr>
        <w:t xml:space="preserve">, 11(1), 1581. </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Fan, H., Yu, Z., Yang, G., Liu, T. Y., Liu, T. Y., Hung, C. H., &amp; Vejre, H. (2019). How to cool hot-humid (Asian) cities with urban trees? An optimal landscape size perspective. </w:t>
      </w:r>
      <w:r>
        <w:rPr>
          <w:i/>
          <w:color w:val="404040" w:themeColor="text1" w:themeTint="BF"/>
          <w:shd w:val="clear" w:color="auto" w:fill="FFFFFF"/>
          <w14:textFill>
            <w14:solidFill>
              <w14:schemeClr w14:val="tx1">
                <w14:lumMod w14:val="75000"/>
                <w14:lumOff w14:val="25000"/>
              </w14:schemeClr>
            </w14:solidFill>
          </w14:textFill>
        </w:rPr>
        <w:t>Agricultural and Forest Meteorology</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265</w:t>
      </w:r>
      <w:r>
        <w:rPr>
          <w:color w:val="404040" w:themeColor="text1" w:themeTint="BF"/>
          <w:shd w:val="clear" w:color="auto" w:fill="FFFFFF"/>
          <w14:textFill>
            <w14:solidFill>
              <w14:schemeClr w14:val="tx1">
                <w14:lumMod w14:val="75000"/>
                <w14:lumOff w14:val="25000"/>
              </w14:schemeClr>
            </w14:solidFill>
          </w14:textFill>
        </w:rPr>
        <w:t>, 338-348.</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Feng, L., Liu, Y., Zhou, Y., &amp; Yang, S. (2022). A UAV-derived thermal infrared remote sensing three-temperature model and estimation of various vegetation evapotranspiration in urban micro-environments. </w:t>
      </w:r>
      <w:r>
        <w:rPr>
          <w:i/>
          <w:color w:val="404040" w:themeColor="text1" w:themeTint="BF"/>
          <w14:textFill>
            <w14:solidFill>
              <w14:schemeClr w14:val="tx1">
                <w14:lumMod w14:val="75000"/>
                <w14:lumOff w14:val="25000"/>
              </w14:schemeClr>
            </w14:solidFill>
          </w14:textFill>
        </w:rPr>
        <w:t>Urban Forestry &amp; Urban Greening</w:t>
      </w:r>
      <w:r>
        <w:rPr>
          <w:color w:val="404040" w:themeColor="text1" w:themeTint="BF"/>
          <w14:textFill>
            <w14:solidFill>
              <w14:schemeClr w14:val="tx1">
                <w14:lumMod w14:val="75000"/>
                <w14:lumOff w14:val="25000"/>
              </w14:schemeClr>
            </w14:solidFill>
          </w14:textFill>
        </w:rPr>
        <w:t>, 69, 127495.</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García, D. H., &amp; Rezapouraghdam, H. (2023). Climate change, heat stress and the analysis of its space-time variability in European metropolises. </w:t>
      </w:r>
      <w:r>
        <w:rPr>
          <w:i/>
          <w:color w:val="404040" w:themeColor="text1" w:themeTint="BF"/>
          <w14:textFill>
            <w14:solidFill>
              <w14:schemeClr w14:val="tx1">
                <w14:lumMod w14:val="75000"/>
                <w14:lumOff w14:val="25000"/>
              </w14:schemeClr>
            </w14:solidFill>
          </w14:textFill>
        </w:rPr>
        <w:t>Journal of Cleaner Production</w:t>
      </w:r>
      <w:r>
        <w:rPr>
          <w:color w:val="404040" w:themeColor="text1" w:themeTint="BF"/>
          <w14:textFill>
            <w14:solidFill>
              <w14:schemeClr w14:val="tx1">
                <w14:lumMod w14:val="75000"/>
                <w14:lumOff w14:val="25000"/>
              </w14:schemeClr>
            </w14:solidFill>
          </w14:textFill>
        </w:rPr>
        <w:t>, 425, 138892.</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Geng, X., Yu, Z., Zhang, D., Li, C., Yuan, Y., &amp; Wang, X. (2022). The influence of local background climate on the dominant factors and threshold-size of the cooling effect of urban parks. </w:t>
      </w:r>
      <w:r>
        <w:rPr>
          <w:i/>
          <w:color w:val="404040" w:themeColor="text1" w:themeTint="BF"/>
          <w:shd w:val="clear" w:color="auto" w:fill="FFFFFF"/>
          <w14:textFill>
            <w14:solidFill>
              <w14:schemeClr w14:val="tx1">
                <w14:lumMod w14:val="75000"/>
                <w14:lumOff w14:val="25000"/>
              </w14:schemeClr>
            </w14:solidFill>
          </w14:textFill>
        </w:rPr>
        <w:t>Science of the Total Environment</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823</w:t>
      </w:r>
      <w:r>
        <w:rPr>
          <w:color w:val="404040" w:themeColor="text1" w:themeTint="BF"/>
          <w:shd w:val="clear" w:color="auto" w:fill="FFFFFF"/>
          <w14:textFill>
            <w14:solidFill>
              <w14:schemeClr w14:val="tx1">
                <w14:lumMod w14:val="75000"/>
                <w14:lumOff w14:val="25000"/>
              </w14:schemeClr>
            </w14:solidFill>
          </w14:textFill>
        </w:rPr>
        <w:t>, 153806.</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Huang, W. T. K., Masselot, P., Bou-Zeid, E., Fatichi, S., Paschalis, A., Sun, T., ... &amp; Manoli, G. (2023). Economic valuation of temperature-related mortality attributed to urban heat islands in European cities. </w:t>
      </w:r>
      <w:r>
        <w:rPr>
          <w:i/>
          <w:color w:val="404040" w:themeColor="text1" w:themeTint="BF"/>
          <w:shd w:val="clear" w:color="auto" w:fill="FFFFFF"/>
          <w14:textFill>
            <w14:solidFill>
              <w14:schemeClr w14:val="tx1">
                <w14:lumMod w14:val="75000"/>
                <w14:lumOff w14:val="25000"/>
              </w14:schemeClr>
            </w14:solidFill>
          </w14:textFill>
        </w:rPr>
        <w:t xml:space="preserve">Nature </w:t>
      </w:r>
      <w:r>
        <w:rPr>
          <w:i/>
          <w:color w:val="404040" w:themeColor="text1" w:themeTint="BF"/>
          <w14:textFill>
            <w14:solidFill>
              <w14:schemeClr w14:val="tx1">
                <w14:lumMod w14:val="75000"/>
                <w14:lumOff w14:val="25000"/>
              </w14:schemeClr>
            </w14:solidFill>
          </w14:textFill>
        </w:rPr>
        <w:t>C</w:t>
      </w:r>
      <w:r>
        <w:rPr>
          <w:i/>
          <w:color w:val="404040" w:themeColor="text1" w:themeTint="BF"/>
          <w:shd w:val="clear" w:color="auto" w:fill="FFFFFF"/>
          <w14:textFill>
            <w14:solidFill>
              <w14:schemeClr w14:val="tx1">
                <w14:lumMod w14:val="75000"/>
                <w14:lumOff w14:val="25000"/>
              </w14:schemeClr>
            </w14:solidFill>
          </w14:textFill>
        </w:rPr>
        <w:t>ommunications,</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14</w:t>
      </w:r>
      <w:r>
        <w:rPr>
          <w:color w:val="404040" w:themeColor="text1" w:themeTint="BF"/>
          <w:shd w:val="clear" w:color="auto" w:fill="FFFFFF"/>
          <w14:textFill>
            <w14:solidFill>
              <w14:schemeClr w14:val="tx1">
                <w14:lumMod w14:val="75000"/>
                <w14:lumOff w14:val="25000"/>
              </w14:schemeClr>
            </w14:solidFill>
          </w14:textFill>
        </w:rPr>
        <w:t>(1), 7438.</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Huang, Y., Ma, R., Zhou, W., Yuan, Y., Ren, J., &amp; Cao, Y. (2023). Risk assessment and regulation between the supply and demand of ecological products: A comprehensive framework and case study. </w:t>
      </w:r>
      <w:r>
        <w:rPr>
          <w:i/>
          <w:color w:val="404040" w:themeColor="text1" w:themeTint="BF"/>
          <w:shd w:val="clear" w:color="auto" w:fill="FFFFFF"/>
          <w14:textFill>
            <w14:solidFill>
              <w14:schemeClr w14:val="tx1">
                <w14:lumMod w14:val="75000"/>
                <w14:lumOff w14:val="25000"/>
              </w14:schemeClr>
            </w14:solidFill>
          </w14:textFill>
        </w:rPr>
        <w:t>Ecological Indicators</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154</w:t>
      </w:r>
      <w:r>
        <w:rPr>
          <w:color w:val="404040" w:themeColor="text1" w:themeTint="BF"/>
          <w:shd w:val="clear" w:color="auto" w:fill="FFFFFF"/>
          <w14:textFill>
            <w14:solidFill>
              <w14:schemeClr w14:val="tx1">
                <w14:lumMod w14:val="75000"/>
                <w14:lumOff w14:val="25000"/>
              </w14:schemeClr>
            </w14:solidFill>
          </w14:textFill>
        </w:rPr>
        <w:t>, 110617.</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Lan, T., Liu, Y., Huang, G., Corcoran, J., &amp; Peng, J. (2022). Urban green space and cooling services: Opposing changes of integrated accessibility and social equity along with urbanization. </w:t>
      </w:r>
      <w:r>
        <w:rPr>
          <w:i/>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84, 104005.</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Li, Y., Fan, S., Li, K., Zhang, Y., Kong, L., Xie, Y., &amp; Dong, L. (2021). Large urban parks summertime cool and wet island intensity and its influencing factors in Beijing, China. </w:t>
      </w:r>
      <w:r>
        <w:rPr>
          <w:i/>
          <w:color w:val="404040" w:themeColor="text1" w:themeTint="BF"/>
          <w:shd w:val="clear" w:color="auto" w:fill="FFFFFF"/>
          <w14:textFill>
            <w14:solidFill>
              <w14:schemeClr w14:val="tx1">
                <w14:lumMod w14:val="75000"/>
                <w14:lumOff w14:val="25000"/>
              </w14:schemeClr>
            </w14:solidFill>
          </w14:textFill>
        </w:rPr>
        <w:t>Urban Forestry &amp; Urban Greening</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65</w:t>
      </w:r>
      <w:r>
        <w:rPr>
          <w:color w:val="404040" w:themeColor="text1" w:themeTint="BF"/>
          <w:shd w:val="clear" w:color="auto" w:fill="FFFFFF"/>
          <w14:textFill>
            <w14:solidFill>
              <w14:schemeClr w14:val="tx1">
                <w14:lumMod w14:val="75000"/>
                <w14:lumOff w14:val="25000"/>
              </w14:schemeClr>
            </w14:solidFill>
          </w14:textFill>
        </w:rPr>
        <w:t>, 127375.</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Li, Y., Ren, C., Ho, J. Y. E., &amp; Shi, Y. (2023). Landscape metrics in assessing how the configuration of urban green spaces affects their cooling effect: A systematic review of empirical studies. </w:t>
      </w:r>
      <w:r>
        <w:rPr>
          <w:i/>
          <w:color w:val="404040" w:themeColor="text1" w:themeTint="BF"/>
          <w:shd w:val="clear" w:color="auto" w:fill="FFFFFF"/>
          <w14:textFill>
            <w14:solidFill>
              <w14:schemeClr w14:val="tx1">
                <w14:lumMod w14:val="75000"/>
                <w14:lumOff w14:val="25000"/>
              </w14:schemeClr>
            </w14:solidFill>
          </w14:textFill>
        </w:rPr>
        <w:t>Landscape and Urban Planning</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239</w:t>
      </w:r>
      <w:r>
        <w:rPr>
          <w:color w:val="404040" w:themeColor="text1" w:themeTint="BF"/>
          <w:shd w:val="clear" w:color="auto" w:fill="FFFFFF"/>
          <w14:textFill>
            <w14:solidFill>
              <w14:schemeClr w14:val="tx1">
                <w14:lumMod w14:val="75000"/>
                <w14:lumOff w14:val="25000"/>
              </w14:schemeClr>
            </w14:solidFill>
          </w14:textFill>
        </w:rPr>
        <w:t>, 104842.</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Liao, W., Cai, Z., Feng, Y., Gan, D., &amp; Li, X. (2021). A simple and easy method to quantify the cool island intensity of urban greenspace. </w:t>
      </w:r>
      <w:r>
        <w:rPr>
          <w:i/>
          <w:color w:val="404040" w:themeColor="text1" w:themeTint="BF"/>
          <w:shd w:val="clear" w:color="auto" w:fill="FFFFFF"/>
          <w14:textFill>
            <w14:solidFill>
              <w14:schemeClr w14:val="tx1">
                <w14:lumMod w14:val="75000"/>
                <w14:lumOff w14:val="25000"/>
              </w14:schemeClr>
            </w14:solidFill>
          </w14:textFill>
        </w:rPr>
        <w:t>Urban Forestry &amp; Urban Greening</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62</w:t>
      </w:r>
      <w:r>
        <w:rPr>
          <w:color w:val="404040" w:themeColor="text1" w:themeTint="BF"/>
          <w:shd w:val="clear" w:color="auto" w:fill="FFFFFF"/>
          <w14:textFill>
            <w14:solidFill>
              <w14:schemeClr w14:val="tx1">
                <w14:lumMod w14:val="75000"/>
                <w14:lumOff w14:val="25000"/>
              </w14:schemeClr>
            </w14:solidFill>
          </w14:textFill>
        </w:rPr>
        <w:t>, 127173.</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Liu L., He H., Cai Y., Hang J., Liu J., Liu L., Jiang P., &amp; He H. (2023). Cooling effects of wetland parks in hot and humid areas based on remote sensing images and local climate zone scheme. </w:t>
      </w:r>
      <w:r>
        <w:rPr>
          <w:i/>
          <w:color w:val="404040" w:themeColor="text1" w:themeTint="BF"/>
          <w14:textFill>
            <w14:solidFill>
              <w14:schemeClr w14:val="tx1">
                <w14:lumMod w14:val="75000"/>
                <w14:lumOff w14:val="25000"/>
              </w14:schemeClr>
            </w14:solidFill>
          </w14:textFill>
        </w:rPr>
        <w:t>Building and Environment,</w:t>
      </w:r>
      <w:r>
        <w:rPr>
          <w:color w:val="404040" w:themeColor="text1" w:themeTint="BF"/>
          <w14:textFill>
            <w14:solidFill>
              <w14:schemeClr w14:val="tx1">
                <w14:lumMod w14:val="75000"/>
                <w14:lumOff w14:val="25000"/>
              </w14:schemeClr>
            </w14:solidFill>
          </w14:textFill>
        </w:rPr>
        <w:t xml:space="preserve"> 243, 110660</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Liu, S., Zhao, J., Xu, M., &amp; Ahmadian, E. (2021). Effects of landscape patterns on the summer microclimate and human comfort in urban squares in China. </w:t>
      </w:r>
      <w:r>
        <w:rPr>
          <w:i/>
          <w:color w:val="404040" w:themeColor="text1" w:themeTint="BF"/>
          <w:shd w:val="clear" w:color="auto" w:fill="FFFFFF"/>
          <w14:textFill>
            <w14:solidFill>
              <w14:schemeClr w14:val="tx1">
                <w14:lumMod w14:val="75000"/>
                <w14:lumOff w14:val="25000"/>
              </w14:schemeClr>
            </w14:solidFill>
          </w14:textFill>
        </w:rPr>
        <w:t>Sustainable Cities and Society</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73</w:t>
      </w:r>
      <w:r>
        <w:rPr>
          <w:color w:val="404040" w:themeColor="text1" w:themeTint="BF"/>
          <w:shd w:val="clear" w:color="auto" w:fill="FFFFFF"/>
          <w14:textFill>
            <w14:solidFill>
              <w14:schemeClr w14:val="tx1">
                <w14:lumMod w14:val="75000"/>
                <w14:lumOff w14:val="25000"/>
              </w14:schemeClr>
            </w14:solidFill>
          </w14:textFill>
        </w:rPr>
        <w:t>, 103099.</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Macintyre, H. L., Heaviside, C., Taylor, J., Picetti, R., Symonds, P., Cai, X. M., &amp; Vardoulakis, S. (2018). Assessing urban population vulnerability and environmental risks across an urban area during heatwaves–Implications for health protection.</w:t>
      </w:r>
      <w:r>
        <w:rPr>
          <w:i/>
          <w:color w:val="404040" w:themeColor="text1" w:themeTint="BF"/>
          <w:shd w:val="clear" w:color="auto" w:fill="FFFFFF"/>
          <w14:textFill>
            <w14:solidFill>
              <w14:schemeClr w14:val="tx1">
                <w14:lumMod w14:val="75000"/>
                <w14:lumOff w14:val="25000"/>
              </w14:schemeClr>
            </w14:solidFill>
          </w14:textFill>
        </w:rPr>
        <w:t xml:space="preserve"> Science of the </w:t>
      </w:r>
      <w:r>
        <w:rPr>
          <w:i/>
          <w:color w:val="404040" w:themeColor="text1" w:themeTint="BF"/>
          <w14:textFill>
            <w14:solidFill>
              <w14:schemeClr w14:val="tx1">
                <w14:lumMod w14:val="75000"/>
                <w14:lumOff w14:val="25000"/>
              </w14:schemeClr>
            </w14:solidFill>
          </w14:textFill>
        </w:rPr>
        <w:t>T</w:t>
      </w:r>
      <w:r>
        <w:rPr>
          <w:i/>
          <w:color w:val="404040" w:themeColor="text1" w:themeTint="BF"/>
          <w:shd w:val="clear" w:color="auto" w:fill="FFFFFF"/>
          <w14:textFill>
            <w14:solidFill>
              <w14:schemeClr w14:val="tx1">
                <w14:lumMod w14:val="75000"/>
                <w14:lumOff w14:val="25000"/>
              </w14:schemeClr>
            </w14:solidFill>
          </w14:textFill>
        </w:rPr>
        <w:t xml:space="preserve">otal </w:t>
      </w:r>
      <w:r>
        <w:rPr>
          <w:i/>
          <w:color w:val="404040" w:themeColor="text1" w:themeTint="BF"/>
          <w14:textFill>
            <w14:solidFill>
              <w14:schemeClr w14:val="tx1">
                <w14:lumMod w14:val="75000"/>
                <w14:lumOff w14:val="25000"/>
              </w14:schemeClr>
            </w14:solidFill>
          </w14:textFill>
        </w:rPr>
        <w:t>E</w:t>
      </w:r>
      <w:r>
        <w:rPr>
          <w:i/>
          <w:color w:val="404040" w:themeColor="text1" w:themeTint="BF"/>
          <w:shd w:val="clear" w:color="auto" w:fill="FFFFFF"/>
          <w14:textFill>
            <w14:solidFill>
              <w14:schemeClr w14:val="tx1">
                <w14:lumMod w14:val="75000"/>
                <w14:lumOff w14:val="25000"/>
              </w14:schemeClr>
            </w14:solidFill>
          </w14:textFill>
        </w:rPr>
        <w:t>nvironment</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610</w:t>
      </w:r>
      <w:r>
        <w:rPr>
          <w:color w:val="404040" w:themeColor="text1" w:themeTint="BF"/>
          <w:shd w:val="clear" w:color="auto" w:fill="FFFFFF"/>
          <w14:textFill>
            <w14:solidFill>
              <w14:schemeClr w14:val="tx1">
                <w14:lumMod w14:val="75000"/>
                <w14:lumOff w14:val="25000"/>
              </w14:schemeClr>
            </w14:solidFill>
          </w14:textFill>
        </w:rPr>
        <w:t>, 678-690.</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Pascal, M., Goria, S., Wagner, V., Sabastia, M., Guillet, A., Cordeau, E., ... &amp; Host, S. (2021). Greening is a promising but likely insufficient adaptation strategy to limit the health impacts of extreme heat. </w:t>
      </w:r>
      <w:r>
        <w:rPr>
          <w:i/>
          <w:color w:val="404040" w:themeColor="text1" w:themeTint="BF"/>
          <w14:textFill>
            <w14:solidFill>
              <w14:schemeClr w14:val="tx1">
                <w14:lumMod w14:val="75000"/>
                <w14:lumOff w14:val="25000"/>
              </w14:schemeClr>
            </w14:solidFill>
          </w14:textFill>
        </w:rPr>
        <w:t>Environment International</w:t>
      </w:r>
      <w:r>
        <w:rPr>
          <w:color w:val="404040" w:themeColor="text1" w:themeTint="BF"/>
          <w14:textFill>
            <w14:solidFill>
              <w14:schemeClr w14:val="tx1">
                <w14:lumMod w14:val="75000"/>
                <w14:lumOff w14:val="25000"/>
              </w14:schemeClr>
            </w14:solidFill>
          </w14:textFill>
        </w:rPr>
        <w:t>, 151, 106441.</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Shen, Z. J., Zhang, B. H., Xin, R. H., &amp; Liu, J. Y. (2022). Examining supply and demand of cooling effect of blue and green spaces in mitigating urban heat island effects: A case study of the Fujian Delta urban agglomeration (FDUA), China. </w:t>
      </w:r>
      <w:r>
        <w:rPr>
          <w:i/>
          <w:color w:val="404040" w:themeColor="text1" w:themeTint="BF"/>
          <w:shd w:val="clear" w:color="auto" w:fill="FFFFFF"/>
          <w14:textFill>
            <w14:solidFill>
              <w14:schemeClr w14:val="tx1">
                <w14:lumMod w14:val="75000"/>
                <w14:lumOff w14:val="25000"/>
              </w14:schemeClr>
            </w14:solidFill>
          </w14:textFill>
        </w:rPr>
        <w:t>Ecological Indicators</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142</w:t>
      </w:r>
      <w:r>
        <w:rPr>
          <w:color w:val="404040" w:themeColor="text1" w:themeTint="BF"/>
          <w:shd w:val="clear" w:color="auto" w:fill="FFFFFF"/>
          <w14:textFill>
            <w14:solidFill>
              <w14:schemeClr w14:val="tx1">
                <w14:lumMod w14:val="75000"/>
                <w14:lumOff w14:val="25000"/>
              </w14:schemeClr>
            </w14:solidFill>
          </w14:textFill>
        </w:rPr>
        <w:t>, 109187.</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Shi, M., Chen, M., Jia, W., Du, C., &amp; Wang, Y. (2023). Cooling effect and cooling accessibility of urban parks during hot summers in China's largest sustainability experiment. </w:t>
      </w:r>
      <w:r>
        <w:rPr>
          <w:i/>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93, 104519.</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Shi, M., Wang, Y., Lv, H., &amp; Jia, W. (2023). Climate gentrification along with parks' cooling performance in one of China's tropical industrial cities. </w:t>
      </w:r>
      <w:r>
        <w:rPr>
          <w:i/>
          <w:color w:val="404040" w:themeColor="text1" w:themeTint="BF"/>
          <w14:textFill>
            <w14:solidFill>
              <w14:schemeClr w14:val="tx1">
                <w14:lumMod w14:val="75000"/>
                <w14:lumOff w14:val="25000"/>
              </w14:schemeClr>
            </w14:solidFill>
          </w14:textFill>
        </w:rPr>
        <w:t>Science of The Total Environment</w:t>
      </w:r>
      <w:r>
        <w:rPr>
          <w:color w:val="404040" w:themeColor="text1" w:themeTint="BF"/>
          <w14:textFill>
            <w14:solidFill>
              <w14:schemeClr w14:val="tx1">
                <w14:lumMod w14:val="75000"/>
                <w14:lumOff w14:val="25000"/>
              </w14:schemeClr>
            </w14:solidFill>
          </w14:textFill>
        </w:rPr>
        <w:t>, 164603.</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Shi, Y., Shi, D., Zhou, L., &amp; Fang, R. (2020). Identification of ecosystem services supply and demand areas and simulation of ecosystem service flows in Shanghai. </w:t>
      </w:r>
      <w:r>
        <w:rPr>
          <w:i/>
          <w:color w:val="404040" w:themeColor="text1" w:themeTint="BF"/>
          <w:shd w:val="clear" w:color="auto" w:fill="FFFFFF"/>
          <w14:textFill>
            <w14:solidFill>
              <w14:schemeClr w14:val="tx1">
                <w14:lumMod w14:val="75000"/>
                <w14:lumOff w14:val="25000"/>
              </w14:schemeClr>
            </w14:solidFill>
          </w14:textFill>
        </w:rPr>
        <w:t>Ecological Indicators</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115</w:t>
      </w:r>
      <w:r>
        <w:rPr>
          <w:color w:val="404040" w:themeColor="text1" w:themeTint="BF"/>
          <w:shd w:val="clear" w:color="auto" w:fill="FFFFFF"/>
          <w14:textFill>
            <w14:solidFill>
              <w14:schemeClr w14:val="tx1">
                <w14:lumMod w14:val="75000"/>
                <w14:lumOff w14:val="25000"/>
              </w14:schemeClr>
            </w14:solidFill>
          </w14:textFill>
        </w:rPr>
        <w:t>, 106418.</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Tan, X., Sun, X., Huang, C., Yuan, Y., &amp; Hou, D. (2021). Comparison of cooling effect between green space and water body. </w:t>
      </w:r>
      <w:r>
        <w:rPr>
          <w:i/>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67, 102711.</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Tian, P., Li, J., Pu, R., Cao, L., Liu, Y., &amp; Zhang, H. (2023). Assessing the cold island effect of urban parks in metropolitan cores: a case study of Hangzhou, China. </w:t>
      </w:r>
      <w:r>
        <w:rPr>
          <w:i/>
          <w:color w:val="404040" w:themeColor="text1" w:themeTint="BF"/>
          <w14:textFill>
            <w14:solidFill>
              <w14:schemeClr w14:val="tx1">
                <w14:lumMod w14:val="75000"/>
                <w14:lumOff w14:val="25000"/>
              </w14:schemeClr>
            </w14:solidFill>
          </w14:textFill>
        </w:rPr>
        <w:t>Environmental Science and Pollution Research</w:t>
      </w:r>
      <w:r>
        <w:rPr>
          <w:color w:val="404040" w:themeColor="text1" w:themeTint="BF"/>
          <w14:textFill>
            <w14:solidFill>
              <w14:schemeClr w14:val="tx1">
                <w14:lumMod w14:val="75000"/>
                <w14:lumOff w14:val="25000"/>
              </w14:schemeClr>
            </w14:solidFill>
          </w14:textFill>
        </w:rPr>
        <w:t>, 1-14.</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Tuholske, C., Caylor, K., Funk, C., Verdin, A., Sweeney, S., Grace, K., ... &amp; Evans, T. (2021). Global urban population exposure to extreme heat. </w:t>
      </w:r>
      <w:r>
        <w:rPr>
          <w:i/>
          <w:color w:val="404040" w:themeColor="text1" w:themeTint="BF"/>
          <w14:textFill>
            <w14:solidFill>
              <w14:schemeClr w14:val="tx1">
                <w14:lumMod w14:val="75000"/>
                <w14:lumOff w14:val="25000"/>
              </w14:schemeClr>
            </w14:solidFill>
          </w14:textFill>
        </w:rPr>
        <w:t>Proceedings of the National Academy of Sciences</w:t>
      </w:r>
      <w:r>
        <w:rPr>
          <w:color w:val="404040" w:themeColor="text1" w:themeTint="BF"/>
          <w14:textFill>
            <w14:solidFill>
              <w14:schemeClr w14:val="tx1">
                <w14:lumMod w14:val="75000"/>
                <w14:lumOff w14:val="25000"/>
              </w14:schemeClr>
            </w14:solidFill>
          </w14:textFill>
        </w:rPr>
        <w:t>, 118(41), e2024792118.</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Trigo, R. M., García‐Herrera, R., Díaz, J., Trigo, I. F., &amp; Valente, M. A. (2005). How exceptional was the early August 2003 heatwave in France?. </w:t>
      </w:r>
      <w:r>
        <w:rPr>
          <w:i/>
          <w:color w:val="404040" w:themeColor="text1" w:themeTint="BF"/>
          <w14:textFill>
            <w14:solidFill>
              <w14:schemeClr w14:val="tx1">
                <w14:lumMod w14:val="75000"/>
                <w14:lumOff w14:val="25000"/>
              </w14:schemeClr>
            </w14:solidFill>
          </w14:textFill>
        </w:rPr>
        <w:t>Geophysical Research Letters</w:t>
      </w:r>
      <w:r>
        <w:rPr>
          <w:color w:val="404040" w:themeColor="text1" w:themeTint="BF"/>
          <w14:textFill>
            <w14:solidFill>
              <w14:schemeClr w14:val="tx1">
                <w14:lumMod w14:val="75000"/>
                <w14:lumOff w14:val="25000"/>
              </w14:schemeClr>
            </w14:solidFill>
          </w14:textFill>
        </w:rPr>
        <w:t>, 32(10).</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Wei, J., &amp; Zhu, W. (2021). An operational parameterization scheme of surface temperature-vegetation index contextual model for large-scale temporally continuous evapotranspiration estimation: The case study of contiguous United States. </w:t>
      </w:r>
      <w:r>
        <w:rPr>
          <w:i/>
          <w:color w:val="404040" w:themeColor="text1" w:themeTint="BF"/>
          <w14:textFill>
            <w14:solidFill>
              <w14:schemeClr w14:val="tx1">
                <w14:lumMod w14:val="75000"/>
                <w14:lumOff w14:val="25000"/>
              </w14:schemeClr>
            </w14:solidFill>
          </w14:textFill>
        </w:rPr>
        <w:t>Journal of Hydrology</w:t>
      </w:r>
      <w:r>
        <w:rPr>
          <w:color w:val="404040" w:themeColor="text1" w:themeTint="BF"/>
          <w14:textFill>
            <w14:solidFill>
              <w14:schemeClr w14:val="tx1">
                <w14:lumMod w14:val="75000"/>
                <w14:lumOff w14:val="25000"/>
              </w14:schemeClr>
            </w14:solidFill>
          </w14:textFill>
        </w:rPr>
        <w:t>, 602, 126805.</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Yin, S., Peng, L. L., Feng, N., Wen, H., Ling, Z., Yang, X., &amp; Dong, L. (2022). Spatial-temporal pattern in the cooling effect of a large urban forest and the factors driving it. </w:t>
      </w:r>
      <w:r>
        <w:rPr>
          <w:i/>
          <w:color w:val="404040" w:themeColor="text1" w:themeTint="BF"/>
          <w14:textFill>
            <w14:solidFill>
              <w14:schemeClr w14:val="tx1">
                <w14:lumMod w14:val="75000"/>
                <w14:lumOff w14:val="25000"/>
              </w14:schemeClr>
            </w14:solidFill>
          </w14:textFill>
        </w:rPr>
        <w:t>Building and Environment</w:t>
      </w:r>
      <w:r>
        <w:rPr>
          <w:color w:val="404040" w:themeColor="text1" w:themeTint="BF"/>
          <w14:textFill>
            <w14:solidFill>
              <w14:schemeClr w14:val="tx1">
                <w14:lumMod w14:val="75000"/>
                <w14:lumOff w14:val="25000"/>
              </w14:schemeClr>
            </w14:solidFill>
          </w14:textFill>
        </w:rPr>
        <w:t>, 209, 108676.</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Yu, Z., Xu, S., Zhang, Y., Jørgensen, G., &amp; Vejre, H. (2018). Strong contributions of local background climate to the cooling effect of urban green vegetation. </w:t>
      </w:r>
      <w:r>
        <w:rPr>
          <w:i/>
          <w:color w:val="404040" w:themeColor="text1" w:themeTint="BF"/>
          <w:shd w:val="clear" w:color="auto" w:fill="FFFFFF"/>
          <w14:textFill>
            <w14:solidFill>
              <w14:schemeClr w14:val="tx1">
                <w14:lumMod w14:val="75000"/>
                <w14:lumOff w14:val="25000"/>
              </w14:schemeClr>
            </w14:solidFill>
          </w14:textFill>
        </w:rPr>
        <w:t xml:space="preserve">Scientific </w:t>
      </w:r>
      <w:r>
        <w:rPr>
          <w:i/>
          <w:color w:val="404040" w:themeColor="text1" w:themeTint="BF"/>
          <w14:textFill>
            <w14:solidFill>
              <w14:schemeClr w14:val="tx1">
                <w14:lumMod w14:val="75000"/>
                <w14:lumOff w14:val="25000"/>
              </w14:schemeClr>
            </w14:solidFill>
          </w14:textFill>
        </w:rPr>
        <w:t>R</w:t>
      </w:r>
      <w:r>
        <w:rPr>
          <w:i/>
          <w:color w:val="404040" w:themeColor="text1" w:themeTint="BF"/>
          <w:shd w:val="clear" w:color="auto" w:fill="FFFFFF"/>
          <w14:textFill>
            <w14:solidFill>
              <w14:schemeClr w14:val="tx1">
                <w14:lumMod w14:val="75000"/>
                <w14:lumOff w14:val="25000"/>
              </w14:schemeClr>
            </w14:solidFill>
          </w14:textFill>
        </w:rPr>
        <w:t>eports</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8</w:t>
      </w:r>
      <w:r>
        <w:rPr>
          <w:color w:val="404040" w:themeColor="text1" w:themeTint="BF"/>
          <w:shd w:val="clear" w:color="auto" w:fill="FFFFFF"/>
          <w14:textFill>
            <w14:solidFill>
              <w14:schemeClr w14:val="tx1">
                <w14:lumMod w14:val="75000"/>
                <w14:lumOff w14:val="25000"/>
              </w14:schemeClr>
            </w14:solidFill>
          </w14:textFill>
        </w:rPr>
        <w:t>(1), 6798.</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Yu, Z., Yang, G., Zuo, S., Jørgensen, G., Koga, M., &amp; Vejre, H. (2020). Critical review on the cooling effect of urban blue-green space: A threshold-size perspective. </w:t>
      </w:r>
      <w:r>
        <w:rPr>
          <w:i/>
          <w:color w:val="404040" w:themeColor="text1" w:themeTint="BF"/>
          <w14:textFill>
            <w14:solidFill>
              <w14:schemeClr w14:val="tx1">
                <w14:lumMod w14:val="75000"/>
                <w14:lumOff w14:val="25000"/>
              </w14:schemeClr>
            </w14:solidFill>
          </w14:textFill>
        </w:rPr>
        <w:t>Urban Forestry &amp; Urban Greening</w:t>
      </w:r>
      <w:r>
        <w:rPr>
          <w:color w:val="404040" w:themeColor="text1" w:themeTint="BF"/>
          <w14:textFill>
            <w14:solidFill>
              <w14:schemeClr w14:val="tx1">
                <w14:lumMod w14:val="75000"/>
                <w14:lumOff w14:val="25000"/>
              </w14:schemeClr>
            </w14:solidFill>
          </w14:textFill>
        </w:rPr>
        <w:t>, 49, 126630.</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Yuan, B., Zhou, L., Dang, X., Sun, D., Hu, F., &amp; Mu, H. (2021). Separate and combined effects of 3D building features and urban green space on land surface temperature. </w:t>
      </w:r>
      <w:r>
        <w:rPr>
          <w:i/>
          <w:color w:val="404040" w:themeColor="text1" w:themeTint="BF"/>
          <w:shd w:val="clear" w:color="auto" w:fill="FFFFFF"/>
          <w14:textFill>
            <w14:solidFill>
              <w14:schemeClr w14:val="tx1">
                <w14:lumMod w14:val="75000"/>
                <w14:lumOff w14:val="25000"/>
              </w14:schemeClr>
            </w14:solidFill>
          </w14:textFill>
        </w:rPr>
        <w:t>Journal of Environmental Management</w:t>
      </w:r>
      <w:r>
        <w:rPr>
          <w:color w:val="404040" w:themeColor="text1" w:themeTint="BF"/>
          <w:shd w:val="clear" w:color="auto" w:fill="FFFFFF"/>
          <w14:textFill>
            <w14:solidFill>
              <w14:schemeClr w14:val="tx1">
                <w14:lumMod w14:val="75000"/>
                <w14:lumOff w14:val="25000"/>
              </w14:schemeClr>
            </w14:solidFill>
          </w14:textFill>
        </w:rPr>
        <w:t>, </w:t>
      </w:r>
      <w:r>
        <w:rPr>
          <w:i/>
          <w:color w:val="404040" w:themeColor="text1" w:themeTint="BF"/>
          <w:shd w:val="clear" w:color="auto" w:fill="FFFFFF"/>
          <w14:textFill>
            <w14:solidFill>
              <w14:schemeClr w14:val="tx1">
                <w14:lumMod w14:val="75000"/>
                <w14:lumOff w14:val="25000"/>
              </w14:schemeClr>
            </w14:solidFill>
          </w14:textFill>
        </w:rPr>
        <w:t>295</w:t>
      </w:r>
      <w:r>
        <w:rPr>
          <w:color w:val="404040" w:themeColor="text1" w:themeTint="BF"/>
          <w:shd w:val="clear" w:color="auto" w:fill="FFFFFF"/>
          <w14:textFill>
            <w14:solidFill>
              <w14:schemeClr w14:val="tx1">
                <w14:lumMod w14:val="75000"/>
                <w14:lumOff w14:val="25000"/>
              </w14:schemeClr>
            </w14:solidFill>
          </w14:textFill>
        </w:rPr>
        <w:t>, 113116.</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Zhang, X., Lei, Y., Li, R., Ackerman, A., Guo, N., Li, Y., ... &amp; Liu, Y. (2022). Research on thermal comfort of underside of street tree based on LiDAR point cloud model. </w:t>
      </w:r>
      <w:r>
        <w:rPr>
          <w:i/>
          <w:color w:val="404040" w:themeColor="text1" w:themeTint="BF"/>
          <w14:textFill>
            <w14:solidFill>
              <w14:schemeClr w14:val="tx1">
                <w14:lumMod w14:val="75000"/>
                <w14:lumOff w14:val="25000"/>
              </w14:schemeClr>
            </w14:solidFill>
          </w14:textFill>
        </w:rPr>
        <w:t>Forests</w:t>
      </w:r>
      <w:r>
        <w:rPr>
          <w:color w:val="404040" w:themeColor="text1" w:themeTint="BF"/>
          <w14:textFill>
            <w14:solidFill>
              <w14:schemeClr w14:val="tx1">
                <w14:lumMod w14:val="75000"/>
                <w14:lumOff w14:val="25000"/>
              </w14:schemeClr>
            </w14:solidFill>
          </w14:textFill>
        </w:rPr>
        <w:t>, 13(7), 1086.</w:t>
      </w:r>
    </w:p>
    <w:p>
      <w:pPr>
        <w:pStyle w:val="31"/>
        <w:rPr>
          <w:color w:val="404040" w:themeColor="text1" w:themeTint="BF"/>
          <w:shd w:val="clear" w:color="auto" w:fill="FFFFFF"/>
          <w14:textFill>
            <w14:solidFill>
              <w14:schemeClr w14:val="tx1">
                <w14:lumMod w14:val="75000"/>
                <w14:lumOff w14:val="25000"/>
              </w14:schemeClr>
            </w14:solidFill>
          </w14:textFill>
        </w:rPr>
      </w:pPr>
      <w:r>
        <w:rPr>
          <w:color w:val="404040" w:themeColor="text1" w:themeTint="BF"/>
          <w:shd w:val="clear" w:color="auto" w:fill="FFFFFF"/>
          <w14:textFill>
            <w14:solidFill>
              <w14:schemeClr w14:val="tx1">
                <w14:lumMod w14:val="75000"/>
                <w14:lumOff w14:val="25000"/>
              </w14:schemeClr>
            </w14:solidFill>
          </w14:textFill>
        </w:rPr>
        <w:t>Zhou, Y., Zhao, H., Mao, S., Zhang, G., Jin, Y., Luo, Y., ... &amp; Lun, F. (2022). Studies on urban park cooling effects and their driving factors in China: Considering 276 cities under different climate zones. </w:t>
      </w:r>
      <w:r>
        <w:rPr>
          <w:i/>
          <w:color w:val="404040" w:themeColor="text1" w:themeTint="BF"/>
          <w:shd w:val="clear" w:color="auto" w:fill="FFFFFF"/>
          <w14:textFill>
            <w14:solidFill>
              <w14:schemeClr w14:val="tx1">
                <w14:lumMod w14:val="75000"/>
                <w14:lumOff w14:val="25000"/>
              </w14:schemeClr>
            </w14:solidFill>
          </w14:textFill>
        </w:rPr>
        <w:t>Building and Environment</w:t>
      </w:r>
      <w:r>
        <w:rPr>
          <w:color w:val="404040" w:themeColor="text1" w:themeTint="BF"/>
          <w:shd w:val="clear" w:color="auto" w:fill="FFFFFF"/>
          <w14:textFill>
            <w14:solidFill>
              <w14:schemeClr w14:val="tx1">
                <w14:lumMod w14:val="75000"/>
                <w14:lumOff w14:val="25000"/>
              </w14:schemeClr>
            </w14:solidFill>
          </w14:textFill>
        </w:rPr>
        <w:t>, 222, 109441.</w:t>
      </w:r>
    </w:p>
    <w:p/>
    <w:p>
      <w:pPr>
        <w:snapToGrid w:val="0"/>
        <w:spacing w:line="440" w:lineRule="exact"/>
        <w:ind w:firstLine="548" w:firstLineChars="196"/>
        <w:pPrChange w:id="103" w:author="野草 [2]" w:date="2024-03-13T14:04:14Z">
          <w:pPr>
            <w:snapToGrid w:val="0"/>
            <w:spacing w:line="440" w:lineRule="exact"/>
            <w:ind w:firstLine="420"/>
          </w:pPr>
        </w:pPrChange>
      </w:pPr>
      <w:ins w:id="104" w:author="野草 [2]" w:date="2024-03-13T14:04:10Z">
        <w:r>
          <w:rPr>
            <w:rFonts w:hint="eastAsia" w:ascii="楷体" w:hAnsi="楷体" w:eastAsia="楷体"/>
            <w:bCs/>
            <w:color w:val="0070C0"/>
            <w:sz w:val="28"/>
            <w:szCs w:val="28"/>
          </w:rPr>
          <w:t>2</w:t>
        </w:r>
      </w:ins>
      <w:ins w:id="105" w:author="野草 [2]" w:date="2024-03-13T14:04:10Z">
        <w:r>
          <w:rPr>
            <w:rFonts w:ascii="楷体" w:hAnsi="楷体" w:eastAsia="楷体"/>
            <w:bCs/>
            <w:color w:val="0070C0"/>
            <w:sz w:val="28"/>
            <w:szCs w:val="28"/>
          </w:rPr>
          <w:t xml:space="preserve">. </w:t>
        </w:r>
      </w:ins>
      <w:ins w:id="106" w:author="野草 [2]" w:date="2024-03-13T14:04:10Z">
        <w:r>
          <w:rPr>
            <w:rFonts w:hint="eastAsia" w:ascii="楷体" w:hAnsi="楷体" w:eastAsia="楷体" w:cs="楷体_GB2312"/>
            <w:b/>
            <w:bCs/>
            <w:color w:val="0070C0"/>
            <w:sz w:val="28"/>
            <w:szCs w:val="28"/>
          </w:rPr>
          <w:t>项目的研究内容、研究目标，以及拟解决的关键科学问题</w:t>
        </w:r>
      </w:ins>
      <w:ins w:id="107" w:author="野草 [2]" w:date="2024-03-13T14:04:10Z">
        <w:r>
          <w:rPr>
            <w:rFonts w:hint="eastAsia" w:ascii="楷体" w:hAnsi="楷体" w:eastAsia="楷体" w:cs="楷体_GB2312"/>
            <w:color w:val="0070C0"/>
            <w:sz w:val="28"/>
            <w:szCs w:val="28"/>
          </w:rPr>
          <w:t>（此部分为重点阐述内容）</w:t>
        </w:r>
      </w:ins>
      <w:ins w:id="108" w:author="野草 [2]" w:date="2024-03-13T14:04:10Z">
        <w:r>
          <w:rPr>
            <w:rFonts w:hint="eastAsia" w:ascii="楷体" w:hAnsi="楷体" w:eastAsia="楷体" w:cs="楷体_GB2312"/>
            <w:b/>
            <w:bCs/>
            <w:color w:val="0070C0"/>
            <w:sz w:val="28"/>
            <w:szCs w:val="28"/>
          </w:rPr>
          <w:t>；</w:t>
        </w:r>
      </w:ins>
      <w:del w:id="109" w:author="野草 [2]" w:date="2024-03-13T14:04:09Z">
        <w:r>
          <w:rPr>
            <w:rFonts w:hint="eastAsia"/>
          </w:rPr>
          <w:delText>2. 项目的研究内容、研究目标，以及拟解决的关键科学问题（此部分为重点阐述内容）</w:delText>
        </w:r>
      </w:del>
      <w:del w:id="110" w:author="野草 [2]" w:date="2024-03-13T14:04:12Z">
        <w:r>
          <w:rPr>
            <w:rFonts w:hint="eastAsia"/>
          </w:rPr>
          <w:delText>；</w:delText>
        </w:r>
      </w:del>
    </w:p>
    <w:p>
      <w:pPr>
        <w:pStyle w:val="4"/>
        <w:numPr>
          <w:ilvl w:val="1"/>
          <w:numId w:val="1"/>
        </w:numPr>
      </w:pPr>
      <w:r>
        <w:rPr>
          <w:rFonts w:hint="eastAsia"/>
        </w:rPr>
        <w:t>研究内容</w:t>
      </w:r>
    </w:p>
    <w:p>
      <w:pPr>
        <w:pStyle w:val="5"/>
        <w:numPr>
          <w:ilvl w:val="2"/>
          <w:numId w:val="1"/>
        </w:numPr>
      </w:pPr>
      <w:r>
        <w:rPr>
          <w:rFonts w:hint="eastAsia"/>
        </w:rPr>
        <w:t>城市公园热缓解溢出供给</w:t>
      </w:r>
    </w:p>
    <w:p>
      <w:pPr>
        <w:ind w:firstLine="420"/>
        <w:rPr>
          <w:shd w:val="clear" w:color="auto" w:fill="FDFDFE"/>
        </w:rPr>
      </w:pPr>
      <w:r>
        <w:rPr>
          <w:shd w:val="clear" w:color="auto" w:fill="FDFDFE"/>
        </w:rPr>
        <w:t>选定成都</w:t>
      </w:r>
      <w:r>
        <w:rPr>
          <w:rFonts w:hint="eastAsia"/>
          <w:shd w:val="clear" w:color="auto" w:fill="FDFDFE"/>
        </w:rPr>
        <w:t>城</w:t>
      </w:r>
      <w:r>
        <w:rPr>
          <w:shd w:val="clear" w:color="auto" w:fill="FDFDFE"/>
        </w:rPr>
        <w:t>区为研究区域，重点关注城市公园热缓解</w:t>
      </w:r>
      <w:r>
        <w:rPr>
          <w:rFonts w:hint="eastAsia"/>
          <w:shd w:val="clear" w:color="auto" w:fill="FDFDFE"/>
        </w:rPr>
        <w:t>溢出</w:t>
      </w:r>
      <w:r>
        <w:rPr>
          <w:rFonts w:hint="eastAsia"/>
        </w:rPr>
        <w:t>供给</w:t>
      </w:r>
      <w:r>
        <w:rPr>
          <w:shd w:val="clear" w:color="auto" w:fill="FDFDFE"/>
        </w:rPr>
        <w:t>。首先，</w:t>
      </w:r>
      <w:r>
        <w:rPr>
          <w:rFonts w:hint="eastAsia"/>
          <w:shd w:val="clear" w:color="auto" w:fill="FDFDFE"/>
        </w:rPr>
        <w:t>利用卫星影像提取</w:t>
      </w:r>
      <w:r>
        <w:rPr>
          <w:shd w:val="clear" w:color="auto" w:fill="FDFDFE"/>
        </w:rPr>
        <w:t>城市公园的空间分布信息</w:t>
      </w:r>
      <w:r>
        <w:rPr>
          <w:rFonts w:hint="eastAsia"/>
          <w:shd w:val="clear" w:color="auto" w:fill="FDFDFE"/>
        </w:rPr>
        <w:t>。然后，以</w:t>
      </w:r>
      <w:r>
        <w:rPr>
          <w:rFonts w:hint="eastAsia"/>
        </w:rPr>
        <w:t>M</w:t>
      </w:r>
      <w:r>
        <w:t>THI</w:t>
      </w:r>
      <w:r>
        <w:rPr>
          <w:rFonts w:hint="eastAsia"/>
        </w:rPr>
        <w:t>作为热舒适评估指标，基于其随距公园距离的变化</w:t>
      </w:r>
      <w:r>
        <w:rPr>
          <w:shd w:val="clear" w:color="auto" w:fill="FDFDFE"/>
        </w:rPr>
        <w:t>计算各公园</w:t>
      </w:r>
      <w:r>
        <w:rPr>
          <w:rFonts w:hint="eastAsia"/>
          <w:shd w:val="clear" w:color="auto" w:fill="FDFDFE"/>
        </w:rPr>
        <w:t>热缓解溢出效应的有效作用</w:t>
      </w:r>
      <w:r>
        <w:rPr>
          <w:shd w:val="clear" w:color="auto" w:fill="FDFDFE"/>
        </w:rPr>
        <w:t>范围，</w:t>
      </w:r>
      <w:r>
        <w:rPr>
          <w:rFonts w:hint="eastAsia"/>
          <w:shd w:val="clear" w:color="auto" w:fill="FDFDFE"/>
        </w:rPr>
        <w:t>在相应</w:t>
      </w:r>
      <w:r>
        <w:rPr>
          <w:shd w:val="clear" w:color="auto" w:fill="FDFDFE"/>
        </w:rPr>
        <w:t>范围内</w:t>
      </w:r>
      <w:r>
        <w:rPr>
          <w:rFonts w:hint="eastAsia"/>
          <w:shd w:val="clear" w:color="auto" w:fill="FDFDFE"/>
        </w:rPr>
        <w:t>计算</w:t>
      </w:r>
      <w:r>
        <w:rPr>
          <w:rFonts w:hint="eastAsia"/>
        </w:rPr>
        <w:t>局地</w:t>
      </w:r>
      <w:r>
        <w:t>公园热缓解强度</w:t>
      </w:r>
      <w:r>
        <w:rPr>
          <w:rFonts w:hint="eastAsia"/>
          <w:shd w:val="clear" w:color="auto" w:fill="FDFDFE"/>
        </w:rPr>
        <w:t>。将所选公园分为5个类型，基于提升回归树模型分析</w:t>
      </w:r>
      <w:r>
        <w:rPr>
          <w:rFonts w:hint="eastAsia"/>
        </w:rPr>
        <w:t>各自然和社会经济因素的相对贡献</w:t>
      </w:r>
      <w:r>
        <w:rPr>
          <w:shd w:val="clear" w:color="auto" w:fill="FDFDFE"/>
        </w:rPr>
        <w:t>。</w:t>
      </w:r>
      <w:r>
        <w:rPr>
          <w:rFonts w:hint="eastAsia"/>
          <w:shd w:val="clear" w:color="auto" w:fill="FDFDFE"/>
        </w:rPr>
        <w:t>最后</w:t>
      </w:r>
      <w:r>
        <w:rPr>
          <w:shd w:val="clear" w:color="auto" w:fill="FDFDFE"/>
        </w:rPr>
        <w:t>，将</w:t>
      </w:r>
      <w:r>
        <w:rPr>
          <w:rFonts w:hint="eastAsia"/>
        </w:rPr>
        <w:t>局地</w:t>
      </w:r>
      <w:r>
        <w:t>公园热缓解强度</w:t>
      </w:r>
      <w:r>
        <w:rPr>
          <w:shd w:val="clear" w:color="auto" w:fill="FDFDFE"/>
        </w:rPr>
        <w:t>与人口密度数据及其结构特征</w:t>
      </w:r>
      <w:r>
        <w:rPr>
          <w:rFonts w:hint="eastAsia"/>
          <w:shd w:val="clear" w:color="auto" w:fill="FDFDFE"/>
        </w:rPr>
        <w:t>相结合</w:t>
      </w:r>
      <w:r>
        <w:rPr>
          <w:shd w:val="clear" w:color="auto" w:fill="FDFDFE"/>
        </w:rPr>
        <w:t>，</w:t>
      </w:r>
      <w:r>
        <w:rPr>
          <w:rFonts w:hint="eastAsia"/>
          <w:shd w:val="clear" w:color="auto" w:fill="FDFDFE"/>
        </w:rPr>
        <w:t>以建立新的指标来</w:t>
      </w:r>
      <w:r>
        <w:rPr>
          <w:shd w:val="clear" w:color="auto" w:fill="FDFDFE"/>
        </w:rPr>
        <w:t>更全面地理解</w:t>
      </w:r>
      <w:r>
        <w:rPr>
          <w:rFonts w:hint="eastAsia"/>
          <w:shd w:val="clear" w:color="auto" w:fill="FDFDFE"/>
        </w:rPr>
        <w:t>公园热缓解溢出</w:t>
      </w:r>
      <w:r>
        <w:rPr>
          <w:rFonts w:hint="eastAsia"/>
        </w:rPr>
        <w:t>供给</w:t>
      </w:r>
      <w:r>
        <w:rPr>
          <w:shd w:val="clear" w:color="auto" w:fill="FDFDFE"/>
        </w:rPr>
        <w:t>。</w:t>
      </w:r>
    </w:p>
    <w:p>
      <w:pPr>
        <w:ind w:firstLine="420"/>
        <w:rPr>
          <w:shd w:val="clear" w:color="auto" w:fill="FDFDFE"/>
        </w:rPr>
      </w:pPr>
    </w:p>
    <w:p>
      <w:pPr>
        <w:pStyle w:val="5"/>
        <w:numPr>
          <w:ilvl w:val="2"/>
          <w:numId w:val="1"/>
        </w:numPr>
      </w:pPr>
      <w:r>
        <w:rPr>
          <w:rFonts w:hint="eastAsia"/>
        </w:rPr>
        <w:t>城市热缓解需求</w:t>
      </w:r>
    </w:p>
    <w:p>
      <w:pPr>
        <w:ind w:firstLine="420"/>
      </w:pPr>
      <w:r>
        <w:rPr>
          <w:rFonts w:hint="eastAsia"/>
        </w:rPr>
        <w:t>利用Landsat遥感数据，基于M</w:t>
      </w:r>
      <w:r>
        <w:t>THI</w:t>
      </w:r>
      <w:r>
        <w:rPr>
          <w:rFonts w:hint="eastAsia"/>
        </w:rPr>
        <w:t>计算城市热舒适的空间格局。同时，通过对手机大数据的收集和分析，获取人口密度及其结构特征（年龄和收入）的空间格局。在此基础上，我们采用灾害性、暴露性与脆弱性相耦合的框架，构建城市热缓解需求评估模型，对城市各区域的热缓解需求进行估算，并分析其空间格局以及各自然和社会经济因素的相对贡献。</w:t>
      </w:r>
    </w:p>
    <w:p>
      <w:pPr>
        <w:ind w:firstLine="420"/>
      </w:pPr>
    </w:p>
    <w:p>
      <w:pPr>
        <w:pStyle w:val="5"/>
        <w:numPr>
          <w:ilvl w:val="2"/>
          <w:numId w:val="1"/>
        </w:numPr>
      </w:pPr>
      <w:r>
        <w:rPr>
          <w:rFonts w:hint="eastAsia"/>
        </w:rPr>
        <w:t>城市热缓解溢出效应的供需关系量化及其调控</w:t>
      </w:r>
    </w:p>
    <w:p>
      <w:pPr>
        <w:ind w:firstLine="420"/>
      </w:pPr>
      <w:r>
        <w:rPr>
          <w:rFonts w:hint="eastAsia"/>
        </w:rPr>
        <w:t>将公园热缓解溢出供给与城市热缓解需求进行对比分析，以揭示供需之间的匹配程度。通过热点分析方法，识别城市热缓解需求不足的聚集点。同时，采用基尼系数进一步分析城市热缓解需求不足的不平等性，量化不同区域之间的差异大小。最后，基于形态学分析，精准识别城市热缓解的优先区域，为制定针对性的热缓解策略提供科学参考。</w:t>
      </w:r>
    </w:p>
    <w:p>
      <w:pPr>
        <w:ind w:firstLine="420"/>
      </w:pPr>
    </w:p>
    <w:p>
      <w:pPr>
        <w:pStyle w:val="4"/>
        <w:numPr>
          <w:ilvl w:val="1"/>
          <w:numId w:val="1"/>
        </w:numPr>
      </w:pPr>
      <w:r>
        <w:rPr>
          <w:rFonts w:hint="eastAsia"/>
        </w:rPr>
        <w:t>研究目标</w:t>
      </w:r>
    </w:p>
    <w:p>
      <w:pPr>
        <w:ind w:firstLine="420"/>
      </w:pPr>
      <w:r>
        <w:rPr>
          <w:rFonts w:hint="eastAsia"/>
        </w:rPr>
        <w:t>鉴于以往研究在城市公园热缓解供需关系的量化分析方面的不足，本研究以</w:t>
      </w:r>
      <w:r>
        <w:rPr>
          <w:b/>
          <w:bCs/>
        </w:rPr>
        <w:t>修正温湿度指数（Modified Temperature-Humidity Index, MTHI）</w:t>
      </w:r>
      <w:r>
        <w:rPr>
          <w:rFonts w:hint="eastAsia"/>
        </w:rPr>
        <w:t>作为热环境评估的核心指标，</w:t>
      </w:r>
      <w:bookmarkStart w:id="3" w:name="_Hlk160960013"/>
      <w:r>
        <w:t>通过</w:t>
      </w:r>
      <w:r>
        <w:rPr>
          <w:b/>
          <w:bCs/>
        </w:rPr>
        <w:t>纳入对人口的密度和结构特征的考虑</w:t>
      </w:r>
      <w:r>
        <w:t>，</w:t>
      </w:r>
      <w:r>
        <w:rPr>
          <w:b/>
          <w:bCs/>
        </w:rPr>
        <w:t>建立新的指标体系</w:t>
      </w:r>
      <w:r>
        <w:t>来分析城市公园</w:t>
      </w:r>
      <w:r>
        <w:rPr>
          <w:rFonts w:hint="eastAsia"/>
        </w:rPr>
        <w:t>的</w:t>
      </w:r>
      <w:r>
        <w:t>热缓解</w:t>
      </w:r>
      <w:r>
        <w:rPr>
          <w:rFonts w:hint="eastAsia"/>
        </w:rPr>
        <w:t>溢出供给</w:t>
      </w:r>
      <w:bookmarkEnd w:id="3"/>
      <w:r>
        <w:rPr>
          <w:rFonts w:hint="eastAsia"/>
        </w:rPr>
        <w:t>；</w:t>
      </w:r>
      <w:bookmarkStart w:id="4" w:name="_Hlk160960028"/>
      <w:r>
        <w:rPr>
          <w:rFonts w:hint="eastAsia"/>
        </w:rPr>
        <w:t>基于灾害性、暴露性和脆弱性相结合的理论框架，</w:t>
      </w:r>
      <w:r>
        <w:rPr>
          <w:rFonts w:hint="eastAsia"/>
          <w:b/>
          <w:bCs/>
        </w:rPr>
        <w:t>建立一套可量化的公园热缓解需求的指标体系</w:t>
      </w:r>
      <w:r>
        <w:rPr>
          <w:rFonts w:hint="eastAsia"/>
        </w:rPr>
        <w:t>，并在栅格尺度绘制热缓解需求的空间格局</w:t>
      </w:r>
      <w:bookmarkEnd w:id="4"/>
      <w:r>
        <w:rPr>
          <w:rFonts w:hint="eastAsia"/>
        </w:rPr>
        <w:t>；</w:t>
      </w:r>
      <w:bookmarkStart w:id="5" w:name="_Hlk160960052"/>
      <w:r>
        <w:rPr>
          <w:rFonts w:hint="eastAsia"/>
          <w:b/>
          <w:bCs/>
        </w:rPr>
        <w:t>通过对公园热缓解溢出效应的供需关系进行量化比较</w:t>
      </w:r>
      <w:r>
        <w:rPr>
          <w:rFonts w:hint="eastAsia"/>
        </w:rPr>
        <w:t>，识别城市热缓解的优先区域，进而为城市公园的规划与管理提供参考依据</w:t>
      </w:r>
      <w:bookmarkEnd w:id="5"/>
      <w:r>
        <w:rPr>
          <w:rFonts w:hint="eastAsia"/>
        </w:rPr>
        <w:t>。</w:t>
      </w:r>
    </w:p>
    <w:p>
      <w:pPr>
        <w:ind w:firstLine="420"/>
      </w:pPr>
    </w:p>
    <w:p>
      <w:pPr>
        <w:pStyle w:val="4"/>
        <w:numPr>
          <w:ilvl w:val="1"/>
          <w:numId w:val="1"/>
        </w:numPr>
      </w:pPr>
      <w:r>
        <w:rPr>
          <w:rFonts w:hint="eastAsia"/>
        </w:rPr>
        <w:t>拟解决的关键科学问题</w:t>
      </w:r>
    </w:p>
    <w:p>
      <w:r>
        <w:rPr>
          <w:rFonts w:hint="eastAsia"/>
        </w:rPr>
        <w:t>（1）</w:t>
      </w:r>
      <w:r>
        <w:t>除了对温度的直接影响外，城市</w:t>
      </w:r>
      <w:r>
        <w:rPr>
          <w:rFonts w:hint="eastAsia"/>
        </w:rPr>
        <w:t>公园</w:t>
      </w:r>
      <w:r>
        <w:t>在调节综合温度与湿度</w:t>
      </w:r>
      <w:r>
        <w:rPr>
          <w:rFonts w:hint="eastAsia"/>
        </w:rPr>
        <w:t>影响</w:t>
      </w:r>
      <w:r>
        <w:t>的热舒适度方面扮演何种角色</w:t>
      </w:r>
      <w:r>
        <w:rPr>
          <w:rFonts w:hint="eastAsia"/>
        </w:rPr>
        <w:t>？</w:t>
      </w:r>
      <w:r>
        <w:t>其驱动机制又</w:t>
      </w:r>
      <w:r>
        <w:rPr>
          <w:rFonts w:hint="eastAsia"/>
        </w:rPr>
        <w:t>如何</w:t>
      </w:r>
      <w:r>
        <w:t>？</w:t>
      </w:r>
    </w:p>
    <w:p>
      <w:r>
        <w:rPr>
          <w:rFonts w:hint="eastAsia"/>
        </w:rPr>
        <w:t>（2）</w:t>
      </w:r>
      <w:r>
        <w:t>如何系统地拓展现有热缓解需求评估指标体系，以便将人口结构特征融入其中？</w:t>
      </w:r>
      <w:r>
        <w:rPr>
          <w:rFonts w:hint="eastAsia"/>
        </w:rPr>
        <w:t>对于</w:t>
      </w:r>
      <w:r>
        <w:t>热缓解需求的</w:t>
      </w:r>
      <w:r>
        <w:rPr>
          <w:rFonts w:hint="eastAsia"/>
        </w:rPr>
        <w:t>空间格局</w:t>
      </w:r>
      <w:r>
        <w:t>，人口因素所扮演的具体角色是怎样的？</w:t>
      </w:r>
    </w:p>
    <w:p>
      <w:r>
        <w:rPr>
          <w:rFonts w:hint="eastAsia"/>
        </w:rPr>
        <w:t>（3）</w:t>
      </w:r>
      <w:r>
        <w:t>如何构建</w:t>
      </w:r>
      <w:r>
        <w:rPr>
          <w:rFonts w:hint="eastAsia"/>
        </w:rPr>
        <w:t>公园</w:t>
      </w:r>
      <w:r>
        <w:t>热缓解</w:t>
      </w:r>
      <w:r>
        <w:rPr>
          <w:rFonts w:hint="eastAsia"/>
        </w:rPr>
        <w:t>溢出供给</w:t>
      </w:r>
      <w:r>
        <w:t>与需求之间的</w:t>
      </w:r>
      <w:r>
        <w:rPr>
          <w:rFonts w:hint="eastAsia"/>
        </w:rPr>
        <w:t>量化关系？两者之间如何相互作用</w:t>
      </w:r>
      <w:r>
        <w:t>？</w:t>
      </w:r>
      <w:r>
        <w:rPr>
          <w:rFonts w:hint="eastAsia"/>
        </w:rPr>
        <w:t>公园</w:t>
      </w:r>
      <w:r>
        <w:t>热缓解的</w:t>
      </w:r>
      <w:r>
        <w:rPr>
          <w:rFonts w:hint="eastAsia"/>
        </w:rPr>
        <w:t>供给</w:t>
      </w:r>
      <w:r>
        <w:t>与需求呈现何种平衡或失衡状态</w:t>
      </w:r>
      <w:r>
        <w:rPr>
          <w:rFonts w:hint="eastAsia"/>
        </w:rPr>
        <w:t>？</w:t>
      </w:r>
    </w:p>
    <w:p>
      <w:pPr>
        <w:snapToGrid/>
        <w:spacing w:line="360" w:lineRule="auto"/>
        <w:pPrChange w:id="111" w:author="Fred Zhou" w:date="2024-03-13T13:56:00Z">
          <w:pPr>
            <w:snapToGrid w:val="0"/>
            <w:spacing w:line="440" w:lineRule="exact"/>
          </w:pPr>
        </w:pPrChange>
      </w:pPr>
    </w:p>
    <w:p>
      <w:pPr>
        <w:snapToGrid/>
        <w:spacing w:line="360" w:lineRule="auto"/>
        <w:ind w:firstLine="420"/>
        <w:pPrChange w:id="112" w:author="Fred Zhou" w:date="2024-03-13T13:56:00Z">
          <w:pPr>
            <w:snapToGrid w:val="0"/>
            <w:spacing w:line="440" w:lineRule="exact"/>
            <w:ind w:firstLine="420"/>
          </w:pPr>
        </w:pPrChange>
      </w:pPr>
      <w:r>
        <w:rPr>
          <w:rFonts w:hint="eastAsia"/>
          <w:bCs/>
        </w:rPr>
        <w:t xml:space="preserve">3. </w:t>
      </w:r>
      <w:r>
        <w:rPr>
          <w:rFonts w:hint="eastAsia"/>
          <w:b/>
          <w:bCs/>
        </w:rPr>
        <w:t>拟采取的研究方案及可行性分析</w:t>
      </w:r>
      <w:r>
        <w:rPr>
          <w:rFonts w:hint="eastAsia"/>
        </w:rPr>
        <w:t>（包括研究方法、技术路线、实验手段、关键技术等说明）；</w:t>
      </w:r>
    </w:p>
    <w:p>
      <w:pPr>
        <w:ind w:firstLine="420"/>
      </w:pPr>
      <w:r>
        <w:rPr>
          <w:rFonts w:hint="eastAsia"/>
        </w:rPr>
        <w:t>本研究在获取Google</w:t>
      </w:r>
      <w:r>
        <w:t xml:space="preserve"> E</w:t>
      </w:r>
      <w:r>
        <w:rPr>
          <w:rFonts w:hint="eastAsia"/>
        </w:rPr>
        <w:t>arth卫星影像、Landsat遥感数据和手机大数据的基础上，估算修正温湿度指数（MTHI），分析公园热缓解溢出效应的空间格局，将其与暴露性因子和脆弱性因子相结合，计算得到公园热缓解溢出供给，分析其驱动机制；然后，基于灾害性因子、暴露性因子和脆弱性因子相乘建立城市热缓解需求估算模型，并估算热缓解需求的空间格局，分析其驱动机制；最后，分析公园热缓解的供需关系，利用热点分析和基尼系数对这一量化关系进行深入分析，并识别城市热缓解的优先区域。研究的技术路线如图1所示。</w:t>
      </w:r>
    </w:p>
    <w:p>
      <w:pPr>
        <w:ind w:firstLine="420"/>
      </w:pPr>
    </w:p>
    <w:p>
      <w:r>
        <w:drawing>
          <wp:inline distT="0" distB="0" distL="0" distR="0">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图片 1"/>
                    <pic:cNvPicPr>
                      <a:picLocks noChangeAspect="1"/>
                    </pic:cNvPicPr>
                  </pic:nvPicPr>
                  <pic:blipFill>
                    <a:blip r:embed="rId6"/>
                    <a:stretch>
                      <a:fillRect/>
                    </a:stretch>
                  </pic:blipFill>
                  <pic:spPr>
                    <a:xfrm>
                      <a:off x="0" y="0"/>
                      <a:ext cx="5274310" cy="3471545"/>
                    </a:xfrm>
                    <a:prstGeom prst="rect">
                      <a:avLst/>
                    </a:prstGeom>
                  </pic:spPr>
                </pic:pic>
              </a:graphicData>
            </a:graphic>
          </wp:inline>
        </w:drawing>
      </w:r>
    </w:p>
    <w:p>
      <w:pPr>
        <w:ind w:firstLine="420"/>
        <w:jc w:val="center"/>
        <w:pPrChange w:id="113" w:author="野草 [2]" w:date="2024-03-13T14:04:24Z">
          <w:pPr>
            <w:ind w:firstLine="420"/>
            <w:jc w:val="center"/>
          </w:pPr>
        </w:pPrChange>
      </w:pPr>
      <w:r>
        <w:rPr>
          <w:rFonts w:hint="eastAsia"/>
        </w:rPr>
        <w:t>图1</w:t>
      </w:r>
      <w:r>
        <w:t xml:space="preserve">  </w:t>
      </w:r>
      <w:r>
        <w:rPr>
          <w:rFonts w:hint="eastAsia"/>
        </w:rPr>
        <w:t>技术路线图</w:t>
      </w:r>
    </w:p>
    <w:p>
      <w:pPr>
        <w:pStyle w:val="4"/>
      </w:pPr>
      <w:r>
        <w:rPr>
          <w:rFonts w:hint="eastAsia"/>
        </w:rPr>
        <w:t>3</w:t>
      </w:r>
      <w:r>
        <w:t xml:space="preserve">.1 </w:t>
      </w:r>
      <w:r>
        <w:rPr>
          <w:rFonts w:hint="eastAsia"/>
        </w:rPr>
        <w:t>研究方案</w:t>
      </w:r>
    </w:p>
    <w:p>
      <w:pPr>
        <w:pStyle w:val="5"/>
      </w:pPr>
      <w:r>
        <w:rPr>
          <w:rFonts w:hint="eastAsia"/>
        </w:rPr>
        <w:t>3</w:t>
      </w:r>
      <w:r>
        <w:t xml:space="preserve">.1.1. </w:t>
      </w:r>
      <w:r>
        <w:rPr>
          <w:rFonts w:hint="eastAsia"/>
        </w:rPr>
        <w:t>研究区域和公园</w:t>
      </w:r>
      <w:bookmarkStart w:id="6" w:name="_GoBack"/>
      <w:bookmarkEnd w:id="6"/>
      <w:r>
        <w:rPr>
          <w:rFonts w:hint="eastAsia"/>
        </w:rPr>
        <w:t>提取</w:t>
      </w:r>
    </w:p>
    <w:p>
      <w:pPr>
        <w:ind w:firstLine="420"/>
        <w:rPr>
          <w:shd w:val="clear" w:color="auto" w:fill="FDFDFE"/>
        </w:rPr>
      </w:pPr>
      <w:r>
        <w:rPr>
          <w:shd w:val="clear" w:color="auto" w:fill="FDFDFE"/>
        </w:rPr>
        <w:t>本研究选定成都市区作为研究</w:t>
      </w:r>
      <w:r>
        <w:rPr>
          <w:rFonts w:hint="eastAsia"/>
          <w:shd w:val="clear" w:color="auto" w:fill="FDFDFE"/>
        </w:rPr>
        <w:t>区域</w:t>
      </w:r>
      <w:r>
        <w:rPr>
          <w:shd w:val="clear" w:color="auto" w:fill="FDFDFE"/>
        </w:rPr>
        <w:t>。为获取详尽的地理信息，我们从Google Earth平台采集了高分辨率</w:t>
      </w:r>
      <w:r>
        <w:rPr>
          <w:rFonts w:hint="eastAsia"/>
          <w:shd w:val="clear" w:color="auto" w:fill="FDFDFE"/>
        </w:rPr>
        <w:t>卫星图像，利用人工目视判读方法提取了1</w:t>
      </w:r>
      <w:r>
        <w:rPr>
          <w:shd w:val="clear" w:color="auto" w:fill="FDFDFE"/>
        </w:rPr>
        <w:t>15</w:t>
      </w:r>
      <w:r>
        <w:rPr>
          <w:rFonts w:hint="eastAsia"/>
          <w:shd w:val="clear" w:color="auto" w:fill="FDFDFE"/>
        </w:rPr>
        <w:t>个城市公园的边界（图</w:t>
      </w:r>
      <w:r>
        <w:rPr>
          <w:shd w:val="clear" w:color="auto" w:fill="FDFDFE"/>
        </w:rPr>
        <w:t>2</w:t>
      </w:r>
      <w:r>
        <w:rPr>
          <w:rFonts w:hint="eastAsia"/>
          <w:shd w:val="clear" w:color="auto" w:fill="FDFDFE"/>
        </w:rPr>
        <w:t>）。此外，使用面向对象的分割和随机森林分类来获取每个公园的土地覆盖信息。这种方法允许引入更多的光谱特征来区分地面物体。本项目使用该方法将公园的土地覆盖类型分为：森林、灌木、草地、水域和不透水面。分类准确性基于在每个公园随机选择的若干栅格点的混淆矩阵来验证。</w:t>
      </w:r>
    </w:p>
    <w:p>
      <w:pPr>
        <w:ind w:firstLine="420"/>
        <w:jc w:val="both"/>
        <w:rPr>
          <w:shd w:val="clear" w:color="auto" w:fill="FDFDFE"/>
        </w:rPr>
        <w:pPrChange w:id="114" w:author="Fred Zhou" w:date="2024-03-13T13:56:00Z">
          <w:pPr>
            <w:ind w:firstLine="420"/>
            <w:jc w:val="center"/>
          </w:pPr>
        </w:pPrChange>
      </w:pPr>
      <w:r>
        <w:drawing>
          <wp:inline distT="0" distB="0" distL="0" distR="0">
            <wp:extent cx="2619375" cy="370459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362"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23325" cy="3710428"/>
                    </a:xfrm>
                    <a:prstGeom prst="rect">
                      <a:avLst/>
                    </a:prstGeom>
                    <a:noFill/>
                    <a:ln>
                      <a:noFill/>
                    </a:ln>
                  </pic:spPr>
                </pic:pic>
              </a:graphicData>
            </a:graphic>
          </wp:inline>
        </w:drawing>
      </w:r>
    </w:p>
    <w:p>
      <w:pPr>
        <w:ind w:firstLine="420"/>
        <w:jc w:val="both"/>
        <w:rPr>
          <w:shd w:val="clear" w:color="auto" w:fill="FDFDFE"/>
        </w:rPr>
        <w:pPrChange w:id="115" w:author="Fred Zhou" w:date="2024-03-13T13:56:00Z">
          <w:pPr>
            <w:ind w:firstLine="420"/>
            <w:jc w:val="center"/>
          </w:pPr>
        </w:pPrChange>
      </w:pPr>
      <w:r>
        <w:rPr>
          <w:rFonts w:hint="eastAsia"/>
          <w:shd w:val="clear" w:color="auto" w:fill="FDFDFE"/>
        </w:rPr>
        <w:t>图</w:t>
      </w:r>
      <w:r>
        <w:rPr>
          <w:shd w:val="clear" w:color="auto" w:fill="FDFDFE"/>
        </w:rPr>
        <w:t xml:space="preserve">2  </w:t>
      </w:r>
      <w:r>
        <w:rPr>
          <w:rFonts w:hint="eastAsia"/>
          <w:shd w:val="clear" w:color="auto" w:fill="FDFDFE"/>
        </w:rPr>
        <w:t>成都城区1</w:t>
      </w:r>
      <w:r>
        <w:rPr>
          <w:shd w:val="clear" w:color="auto" w:fill="FDFDFE"/>
        </w:rPr>
        <w:t>15</w:t>
      </w:r>
      <w:r>
        <w:rPr>
          <w:rFonts w:hint="eastAsia"/>
          <w:shd w:val="clear" w:color="auto" w:fill="FDFDFE"/>
        </w:rPr>
        <w:t>个公园的提取结果</w:t>
      </w:r>
    </w:p>
    <w:p>
      <w:pPr>
        <w:pStyle w:val="5"/>
        <w:rPr>
          <w:shd w:val="clear" w:color="auto" w:fill="FDFDFE"/>
        </w:rPr>
      </w:pPr>
      <w:r>
        <w:rPr>
          <w:shd w:val="clear" w:color="auto" w:fill="FDFDFE"/>
        </w:rPr>
        <w:t xml:space="preserve">3.1.2. </w:t>
      </w:r>
      <w:r>
        <w:rPr>
          <w:rFonts w:hint="eastAsia"/>
          <w:shd w:val="clear" w:color="auto" w:fill="FDFDFE"/>
        </w:rPr>
        <w:t>城市热舒适度的计算</w:t>
      </w:r>
    </w:p>
    <w:p>
      <w:pPr>
        <w:ind w:firstLine="420"/>
      </w:pPr>
      <w:r>
        <w:t>不适指数（Discomfort Index, DI）（Thom，1959）是用于量化评估人体</w:t>
      </w:r>
      <w:r>
        <w:rPr>
          <w:rFonts w:hint="eastAsia"/>
        </w:rPr>
        <w:t>热</w:t>
      </w:r>
      <w:r>
        <w:t>舒适度的重要指标。该指数通过</w:t>
      </w:r>
      <w:r>
        <w:rPr>
          <w:rFonts w:hint="eastAsia"/>
        </w:rPr>
        <w:t>对</w:t>
      </w:r>
      <w:r>
        <w:t>温度和湿度</w:t>
      </w:r>
      <w:r>
        <w:rPr>
          <w:rFonts w:hint="eastAsia"/>
        </w:rPr>
        <w:t>的综合考虑</w:t>
      </w:r>
      <w:r>
        <w:t>，有效地揭示了人体对热环境的敏感程度</w:t>
      </w:r>
      <w:r>
        <w:rPr>
          <w:rFonts w:hint="eastAsia"/>
        </w:rPr>
        <w:t>。该指数的计算公式如：</w:t>
      </w:r>
    </w:p>
    <w:p>
      <w:pPr>
        <w:jc w:val="both"/>
        <w:pPrChange w:id="116" w:author="Fred Zhou" w:date="2024-03-13T13:56:00Z">
          <w:pPr>
            <w:jc w:val="right"/>
          </w:pPr>
        </w:pPrChange>
      </w:pPr>
      <m:oMath>
        <m:r>
          <m:rPr/>
          <w:rPr>
            <w:rFonts w:ascii="Cambria Math" w:hAnsi="Cambria Math"/>
          </w:rPr>
          <m:t>DI</m:t>
        </m:r>
        <m:r>
          <m:rPr>
            <m:sty m:val="p"/>
          </m:rPr>
          <w:rPr>
            <w:rFonts w:ascii="Cambria Math" w:hAnsi="Cambria Math"/>
          </w:rPr>
          <m:t xml:space="preserve">= </m:t>
        </m:r>
        <m:sSub>
          <m:sSubPr>
            <m:ctrlPr>
              <w:rPr>
                <w:rFonts w:ascii="Cambria Math" w:hAnsi="Cambria Math"/>
              </w:rPr>
            </m:ctrlPr>
          </m:sSubPr>
          <m:e>
            <m:r>
              <m:rPr/>
              <w:rPr>
                <w:rFonts w:ascii="Cambria Math" w:hAnsi="Cambria Math"/>
              </w:rPr>
              <m:t>T</m:t>
            </m:r>
            <m:ctrlPr>
              <w:rPr>
                <w:rFonts w:ascii="Cambria Math" w:hAnsi="Cambria Math"/>
              </w:rPr>
            </m:ctrlPr>
          </m:e>
          <m:sub>
            <m:r>
              <m:rPr/>
              <w:rPr>
                <w:rFonts w:hint="eastAsia" w:ascii="Cambria Math" w:hAnsi="Cambria Math"/>
              </w:rPr>
              <m:t>a</m:t>
            </m:r>
            <m:ctrlPr>
              <w:rPr>
                <w:rFonts w:ascii="Cambria Math" w:hAnsi="Cambria Math"/>
              </w:rPr>
            </m:ctrlPr>
          </m:sub>
        </m:sSub>
        <m:r>
          <m:rPr>
            <m:sty m:val="p"/>
          </m:rPr>
          <w:rPr>
            <w:rFonts w:ascii="Cambria Math" w:hAnsi="Cambria Math"/>
          </w:rPr>
          <m:t>−0.55 ×</m:t>
        </m:r>
        <m:d>
          <m:dPr>
            <m:ctrlPr>
              <w:rPr>
                <w:rFonts w:ascii="Cambria Math" w:hAnsi="Cambria Math"/>
              </w:rPr>
            </m:ctrlPr>
          </m:dPr>
          <m:e>
            <m:r>
              <m:rPr>
                <m:sty m:val="p"/>
              </m:rPr>
              <w:rPr>
                <w:rFonts w:ascii="Cambria Math" w:hAnsi="Cambria Math"/>
              </w:rPr>
              <m:t>1−0.01 ×</m:t>
            </m:r>
            <m:r>
              <m:rPr/>
              <w:rPr>
                <w:rFonts w:ascii="Cambria Math" w:hAnsi="Cambria Math"/>
              </w:rPr>
              <m:t>RH</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a</m:t>
            </m:r>
            <m:ctrlPr>
              <w:rPr>
                <w:rFonts w:ascii="Cambria Math" w:hAnsi="Cambria Math"/>
              </w:rPr>
            </m:ctrlPr>
          </m:sub>
        </m:sSub>
        <m:r>
          <m:rPr>
            <m:sty m:val="p"/>
          </m:rPr>
          <w:rPr>
            <w:rFonts w:ascii="Cambria Math" w:hAnsi="Cambria Math"/>
          </w:rPr>
          <m:t>−58)</m:t>
        </m:r>
      </m:oMath>
      <w:r>
        <w:rPr>
          <w:rFonts w:hint="eastAsia"/>
        </w:rPr>
        <w:t xml:space="preserve"> </w:t>
      </w:r>
      <w:r>
        <w:t xml:space="preserve">         </w:t>
      </w:r>
      <w:r>
        <w:rPr>
          <w:rFonts w:hint="eastAsia"/>
        </w:rPr>
        <w:t>（1）</w:t>
      </w:r>
    </w:p>
    <w:p>
      <w:pPr>
        <w:rPr>
          <w:rFonts w:ascii="Georgia" w:hAnsi="Georgia"/>
          <w:color w:val="1F1F1F"/>
        </w:rPr>
      </w:pPr>
      <w:r>
        <w:rPr>
          <w:rFonts w:hint="eastAsia"/>
        </w:rPr>
        <w:t>其中，</w:t>
      </w:r>
      <w:r>
        <w:rPr>
          <w:rFonts w:hint="eastAsia"/>
          <w:i/>
          <w:iCs/>
        </w:rPr>
        <w:t>T</w:t>
      </w:r>
      <w:r>
        <w:rPr>
          <w:rFonts w:hint="eastAsia"/>
          <w:i/>
          <w:iCs/>
          <w:vertAlign w:val="subscript"/>
        </w:rPr>
        <w:t>a</w:t>
      </w:r>
      <w:r>
        <w:rPr>
          <w:rFonts w:hint="eastAsia"/>
        </w:rPr>
        <w:t>是空气温度（°</w:t>
      </w:r>
      <w:r>
        <w:t>F</w:t>
      </w:r>
      <w:r>
        <w:rPr>
          <w:rFonts w:hint="eastAsia"/>
        </w:rPr>
        <w:t>），</w:t>
      </w:r>
      <w:r>
        <w:rPr>
          <w:i/>
          <w:iCs/>
        </w:rPr>
        <w:t>RH</w:t>
      </w:r>
      <w:r>
        <w:rPr>
          <w:rFonts w:hint="eastAsia"/>
        </w:rPr>
        <w:t>是相对湿度（</w:t>
      </w:r>
      <w:r>
        <w:t>%</w:t>
      </w:r>
      <w:r>
        <w:rPr>
          <w:rFonts w:hint="eastAsia"/>
        </w:rPr>
        <w:t>）。</w:t>
      </w:r>
      <w:r>
        <w:t>鉴于DI的计算</w:t>
      </w:r>
      <w:r>
        <w:rPr>
          <w:rFonts w:hint="eastAsia"/>
        </w:rPr>
        <w:t>依赖于</w:t>
      </w:r>
      <w:r>
        <w:t>站点实测的气象数据，难以揭示热舒适度的空间格局</w:t>
      </w:r>
      <w:r>
        <w:rPr>
          <w:rFonts w:hint="eastAsia"/>
        </w:rPr>
        <w:t>。</w:t>
      </w:r>
      <w:r>
        <w:rPr>
          <w:rFonts w:hint="eastAsia"/>
          <w:b/>
          <w:bCs/>
        </w:rPr>
        <w:t>本研究采用</w:t>
      </w:r>
      <w:r>
        <w:rPr>
          <w:b/>
          <w:bCs/>
        </w:rPr>
        <w:t>了一种基于Landsat遥感数据计算的热舒适度指数</w:t>
      </w:r>
      <w:r>
        <w:rPr>
          <w:rFonts w:hint="eastAsia"/>
          <w:b/>
          <w:bCs/>
        </w:rPr>
        <w:t>，即</w:t>
      </w:r>
      <w:r>
        <w:rPr>
          <w:b/>
          <w:bCs/>
        </w:rPr>
        <w:t>修正温湿度指数（Modified Temperature-Humidity Index, MTHI）</w:t>
      </w:r>
      <w:r>
        <w:rPr>
          <w:rFonts w:hint="eastAsia"/>
          <w:b/>
          <w:bCs/>
        </w:rPr>
        <w:t>（Feng</w:t>
      </w:r>
      <w:r>
        <w:rPr>
          <w:b/>
          <w:bCs/>
        </w:rPr>
        <w:t xml:space="preserve"> et al., 2020</w:t>
      </w:r>
      <w:r>
        <w:rPr>
          <w:rFonts w:hint="eastAsia"/>
          <w:b/>
          <w:bCs/>
        </w:rPr>
        <w:t>）</w:t>
      </w:r>
      <w:r>
        <w:rPr>
          <w:b/>
          <w:bCs/>
        </w:rPr>
        <w:t>。</w:t>
      </w:r>
      <w:r>
        <w:t>在</w:t>
      </w:r>
      <w:r>
        <w:rPr>
          <w:rFonts w:hint="eastAsia"/>
        </w:rPr>
        <w:t>该</w:t>
      </w:r>
      <w:r>
        <w:t>指数</w:t>
      </w:r>
      <w:r>
        <w:rPr>
          <w:rFonts w:hint="eastAsia"/>
        </w:rPr>
        <w:t>的</w:t>
      </w:r>
      <w:r>
        <w:t>计算框架中，地表温度（Land Surface Temperature, LST）</w:t>
      </w:r>
      <w:r>
        <w:rPr>
          <w:rFonts w:hint="eastAsia"/>
        </w:rPr>
        <w:t>被用于</w:t>
      </w:r>
      <w:r>
        <w:t>替代气温，归一化差异湿度指数（Normalized Difference Moisture Index, NDMI）</w:t>
      </w:r>
      <w:r>
        <w:rPr>
          <w:rFonts w:hint="eastAsia"/>
        </w:rPr>
        <w:t>被用于替代</w:t>
      </w:r>
      <w:r>
        <w:t>相对湿度</w:t>
      </w:r>
      <w:r>
        <w:rPr>
          <w:rFonts w:hint="eastAsia"/>
        </w:rPr>
        <w:t>。</w:t>
      </w:r>
      <w:r>
        <w:rPr>
          <w:rFonts w:hint="eastAsia" w:ascii="Georgia" w:hAnsi="Georgia"/>
          <w:color w:val="1F1F1F"/>
        </w:rPr>
        <w:t>该</w:t>
      </w:r>
      <w:r>
        <w:rPr>
          <w:rFonts w:ascii="Georgia" w:hAnsi="Georgia"/>
          <w:color w:val="1F1F1F"/>
        </w:rPr>
        <w:t>指数</w:t>
      </w:r>
      <w:r>
        <w:rPr>
          <w:rFonts w:hint="eastAsia" w:ascii="Georgia" w:hAnsi="Georgia"/>
          <w:color w:val="1F1F1F"/>
        </w:rPr>
        <w:t>的计算公式如下</w:t>
      </w:r>
      <w:r>
        <w:rPr>
          <w:rFonts w:ascii="Georgia" w:hAnsi="Georgia"/>
          <w:color w:val="1F1F1F"/>
        </w:rPr>
        <w:t>：</w:t>
      </w:r>
    </w:p>
    <w:p>
      <w:pPr>
        <w:jc w:val="both"/>
        <w:rPr>
          <w:rFonts w:ascii="Georgia" w:hAnsi="Georgia"/>
        </w:rPr>
        <w:pPrChange w:id="117" w:author="Fred Zhou" w:date="2024-03-13T13:56:00Z">
          <w:pPr>
            <w:jc w:val="right"/>
          </w:pPr>
        </w:pPrChange>
      </w:pPr>
      <m:oMath>
        <m:r>
          <m:rPr/>
          <w:rPr>
            <w:rFonts w:ascii="Cambria Math" w:hAnsi="Cambria Math"/>
          </w:rPr>
          <m:t>MTHI</m:t>
        </m:r>
        <m:r>
          <m:rPr>
            <m:sty m:val="p"/>
          </m:rPr>
          <w:rPr>
            <w:rFonts w:ascii="Cambria Math" w:hAnsi="Cambria Math"/>
          </w:rPr>
          <m:t>=1.8×</m:t>
        </m:r>
        <m:r>
          <m:rPr/>
          <w:rPr>
            <w:rFonts w:ascii="Cambria Math" w:hAnsi="Cambria Math"/>
          </w:rPr>
          <m:t>LST</m:t>
        </m:r>
        <m:r>
          <m:rPr>
            <m:sty m:val="p"/>
          </m:rPr>
          <w:rPr>
            <w:rFonts w:ascii="Cambria Math" w:hAnsi="Cambria Math"/>
          </w:rPr>
          <m:t>+32−0.55×(1−</m:t>
        </m:r>
        <m:r>
          <m:rPr/>
          <w:rPr>
            <w:rFonts w:ascii="Cambria Math" w:hAnsi="Cambria Math"/>
          </w:rPr>
          <m:t>NDMI</m:t>
        </m:r>
        <m:r>
          <m:rPr>
            <m:sty m:val="p"/>
          </m:rPr>
          <w:rPr>
            <w:rFonts w:ascii="Cambria Math" w:hAnsi="Cambria Math"/>
          </w:rPr>
          <m:t>)×(1.8×</m:t>
        </m:r>
        <m:r>
          <m:rPr/>
          <w:rPr>
            <w:rFonts w:ascii="Cambria Math" w:hAnsi="Cambria Math"/>
          </w:rPr>
          <m:t>LST</m:t>
        </m:r>
        <m:r>
          <m:rPr>
            <m:sty m:val="p"/>
          </m:rPr>
          <w:rPr>
            <w:rFonts w:ascii="Cambria Math" w:hAnsi="Cambria Math"/>
          </w:rPr>
          <m:t>−26)</m:t>
        </m:r>
      </m:oMath>
      <w:r>
        <w:rPr>
          <w:rFonts w:hint="eastAsia" w:ascii="Georgia" w:hAnsi="Georgia"/>
        </w:rPr>
        <w:t xml:space="preserve"> </w:t>
      </w:r>
      <w:r>
        <w:rPr>
          <w:rFonts w:ascii="Georgia" w:hAnsi="Georgia"/>
        </w:rPr>
        <w:t xml:space="preserve">  </w:t>
      </w:r>
      <w:r>
        <w:rPr>
          <w:rFonts w:hint="eastAsia" w:ascii="Georgia" w:hAnsi="Georgia"/>
        </w:rPr>
        <w:t>（2）</w:t>
      </w:r>
    </w:p>
    <w:p>
      <w:r>
        <w:rPr>
          <w:rFonts w:hint="eastAsia"/>
        </w:rPr>
        <w:t>其中，</w:t>
      </w:r>
      <w:r>
        <w:rPr>
          <w:rFonts w:hint="eastAsia"/>
          <w:i/>
          <w:iCs/>
        </w:rPr>
        <w:t>N</w:t>
      </w:r>
      <w:r>
        <w:rPr>
          <w:i/>
          <w:iCs/>
        </w:rPr>
        <w:t>DMI</w:t>
      </w:r>
      <w:r>
        <w:rPr>
          <w:rFonts w:hint="eastAsia"/>
        </w:rPr>
        <w:t>的计算公式如下：</w:t>
      </w:r>
    </w:p>
    <w:p>
      <w:pPr>
        <w:jc w:val="both"/>
        <w:rPr>
          <w:rFonts w:ascii="Georgia" w:hAnsi="Georgia"/>
        </w:rPr>
        <w:pPrChange w:id="118" w:author="Fred Zhou" w:date="2024-03-13T13:56:00Z">
          <w:pPr>
            <w:jc w:val="right"/>
          </w:pPr>
        </w:pPrChange>
      </w:pPr>
      <m:oMath>
        <m:r>
          <m:rPr/>
          <w:rPr>
            <w:rFonts w:ascii="Cambria Math" w:hAnsi="Cambria Math"/>
          </w:rPr>
          <m:t>NDMI</m:t>
        </m:r>
        <m:r>
          <m:rPr>
            <m:sty m:val="p"/>
          </m:rPr>
          <w:rPr>
            <w:rFonts w:ascii="Cambria Math" w:hAnsi="Cambria Math"/>
          </w:rPr>
          <m:t xml:space="preserve">= </m:t>
        </m:r>
        <m:f>
          <m:fPr>
            <m:ctrlPr>
              <w:rPr>
                <w:rFonts w:ascii="Cambria Math" w:hAnsi="Cambria Math"/>
              </w:rPr>
            </m:ctrlPr>
          </m:fPr>
          <m:num>
            <m:r>
              <m:rPr/>
              <w:rPr>
                <w:rFonts w:ascii="Cambria Math" w:hAnsi="Cambria Math"/>
              </w:rPr>
              <m:t>NIR</m:t>
            </m:r>
            <m:r>
              <m:rPr>
                <m:sty m:val="p"/>
              </m:rPr>
              <w:rPr>
                <w:rFonts w:ascii="Cambria Math" w:hAnsi="Cambria Math"/>
              </w:rPr>
              <m:t>−</m:t>
            </m:r>
            <m:r>
              <m:rPr/>
              <w:rPr>
                <w:rFonts w:ascii="Cambria Math" w:hAnsi="Cambria Math"/>
              </w:rPr>
              <m:t>SWIR</m:t>
            </m:r>
            <m:ctrlPr>
              <w:rPr>
                <w:rFonts w:ascii="Cambria Math" w:hAnsi="Cambria Math"/>
              </w:rPr>
            </m:ctrlPr>
          </m:num>
          <m:den>
            <m:r>
              <m:rPr/>
              <w:rPr>
                <w:rFonts w:ascii="Cambria Math" w:hAnsi="Cambria Math"/>
              </w:rPr>
              <m:t>NIR</m:t>
            </m:r>
            <m:r>
              <m:rPr>
                <m:sty m:val="p"/>
              </m:rPr>
              <w:rPr>
                <w:rFonts w:ascii="Cambria Math" w:hAnsi="Cambria Math"/>
              </w:rPr>
              <m:t>+</m:t>
            </m:r>
            <m:r>
              <m:rPr/>
              <w:rPr>
                <w:rFonts w:ascii="Cambria Math" w:hAnsi="Cambria Math"/>
              </w:rPr>
              <m:t>SWIR</m:t>
            </m:r>
            <m:ctrlPr>
              <w:rPr>
                <w:rFonts w:ascii="Cambria Math" w:hAnsi="Cambria Math"/>
              </w:rPr>
            </m:ctrlPr>
          </m:den>
        </m:f>
      </m:oMath>
      <w:r>
        <w:rPr>
          <w:rFonts w:hint="eastAsia" w:ascii="Georgia" w:hAnsi="Georgia"/>
        </w:rPr>
        <w:t xml:space="preserve"> </w:t>
      </w:r>
      <w:r>
        <w:rPr>
          <w:rFonts w:ascii="Georgia" w:hAnsi="Georgia"/>
        </w:rPr>
        <w:t xml:space="preserve">                      </w:t>
      </w:r>
      <w:r>
        <w:rPr>
          <w:rFonts w:hint="eastAsia" w:ascii="Georgia" w:hAnsi="Georgia"/>
        </w:rPr>
        <w:t>（3）</w:t>
      </w:r>
    </w:p>
    <w:p>
      <w:r>
        <w:rPr>
          <w:rFonts w:hint="eastAsia"/>
        </w:rPr>
        <w:t>在该公式中，</w:t>
      </w:r>
      <w:r>
        <w:rPr>
          <w:rFonts w:hint="eastAsia"/>
          <w:i/>
          <w:iCs/>
        </w:rPr>
        <w:t>N</w:t>
      </w:r>
      <w:r>
        <w:rPr>
          <w:i/>
          <w:iCs/>
        </w:rPr>
        <w:t>IR</w:t>
      </w:r>
      <w:r>
        <w:rPr>
          <w:rFonts w:hint="eastAsia"/>
        </w:rPr>
        <w:t>和</w:t>
      </w:r>
      <w:r>
        <w:rPr>
          <w:rFonts w:hint="eastAsia"/>
          <w:i/>
          <w:iCs/>
        </w:rPr>
        <w:t>S</w:t>
      </w:r>
      <w:r>
        <w:rPr>
          <w:i/>
          <w:iCs/>
        </w:rPr>
        <w:t>WIR</w:t>
      </w:r>
      <w:r>
        <w:rPr>
          <w:rFonts w:hint="eastAsia"/>
        </w:rPr>
        <w:t>分别表示近红外和短波红外波长。而L</w:t>
      </w:r>
      <w:r>
        <w:t>ST</w:t>
      </w:r>
      <w:r>
        <w:rPr>
          <w:rFonts w:hint="eastAsia"/>
        </w:rPr>
        <w:t>的空间分布可通过辐射传输模型计算得到。</w:t>
      </w:r>
    </w:p>
    <w:p/>
    <w:p>
      <w:pPr>
        <w:pStyle w:val="5"/>
      </w:pPr>
      <w:r>
        <w:rPr>
          <w:rFonts w:hint="eastAsia"/>
        </w:rPr>
        <w:t>3</w:t>
      </w:r>
      <w:r>
        <w:t xml:space="preserve">.1.3. </w:t>
      </w:r>
      <w:r>
        <w:rPr>
          <w:rFonts w:hint="eastAsia"/>
        </w:rPr>
        <w:t>城市公园热缓解溢出供给</w:t>
      </w:r>
    </w:p>
    <w:p>
      <w:pPr>
        <w:ind w:firstLine="420"/>
      </w:pPr>
      <w:r>
        <w:t>城市公园对周边</w:t>
      </w:r>
      <w:r>
        <w:rPr>
          <w:rFonts w:hint="eastAsia"/>
        </w:rPr>
        <w:t>环境的</w:t>
      </w:r>
      <w:r>
        <w:t>热舒适</w:t>
      </w:r>
      <w:r>
        <w:rPr>
          <w:rFonts w:hint="eastAsia"/>
        </w:rPr>
        <w:t>可造成正面或负面的</w:t>
      </w:r>
      <w:r>
        <w:t>影响。</w:t>
      </w:r>
      <w:r>
        <w:rPr>
          <w:rFonts w:hint="eastAsia"/>
        </w:rPr>
        <w:t>这里，</w:t>
      </w:r>
      <w:r>
        <w:t>我们</w:t>
      </w:r>
      <w:r>
        <w:rPr>
          <w:rFonts w:hint="eastAsia"/>
        </w:rPr>
        <w:t>以</w:t>
      </w:r>
      <w:r>
        <w:t>城市公园</w:t>
      </w:r>
      <w:r>
        <w:rPr>
          <w:rFonts w:hint="eastAsia"/>
        </w:rPr>
        <w:t>降低M</w:t>
      </w:r>
      <w:r>
        <w:t>THI</w:t>
      </w:r>
      <w:r>
        <w:rPr>
          <w:rFonts w:hint="eastAsia"/>
        </w:rPr>
        <w:t>的情况为例</w:t>
      </w:r>
      <w:r>
        <w:t>，对相关</w:t>
      </w:r>
      <w:r>
        <w:rPr>
          <w:rFonts w:hint="eastAsia"/>
        </w:rPr>
        <w:t>的</w:t>
      </w:r>
      <w:r>
        <w:t>热缓解指标</w:t>
      </w:r>
      <w:r>
        <w:rPr>
          <w:rFonts w:hint="eastAsia"/>
        </w:rPr>
        <w:t>的计算进行解释</w:t>
      </w:r>
      <w:r>
        <w:t>。具体来说，随着与公园边缘距离的增加，平均MTHI呈现出逐步上升的趋势，直至达到某一特定距离后出现明显的转折，如图3</w:t>
      </w:r>
      <w:r>
        <w:rPr>
          <w:rFonts w:hint="eastAsia"/>
        </w:rPr>
        <w:t>所示</w:t>
      </w:r>
      <w:r>
        <w:t>。从公园边缘至这一转折点的空间范围被定义为公园热缓解溢出效应的有效作用范围。值得注意的是，即使在距离公园等距的不同位置，由于土地覆盖类型、三维形态等环境因素的差异，MTHI存在显著的变化。对于位于公园热缓解</w:t>
      </w:r>
      <w:r>
        <w:rPr>
          <w:rFonts w:hint="eastAsia"/>
        </w:rPr>
        <w:t>的</w:t>
      </w:r>
      <w:r>
        <w:t>有效范围内的任意一点（如图3中的红点），</w:t>
      </w:r>
      <w:r>
        <w:rPr>
          <w:b/>
          <w:bCs/>
        </w:rPr>
        <w:t>该点与转折点处的MTHI差值</w:t>
      </w:r>
      <w:r>
        <w:rPr>
          <w:rFonts w:hint="eastAsia"/>
          <w:b/>
          <w:bCs/>
        </w:rPr>
        <w:t>被定义为局地</w:t>
      </w:r>
      <w:r>
        <w:rPr>
          <w:b/>
          <w:bCs/>
        </w:rPr>
        <w:t>公园热缓解强度</w:t>
      </w:r>
      <w:r>
        <w:rPr>
          <w:rFonts w:hint="eastAsia"/>
          <w:b/>
          <w:bCs/>
        </w:rPr>
        <w:t>（</w:t>
      </w:r>
      <w:r>
        <w:rPr>
          <w:b/>
          <w:bCs/>
        </w:rPr>
        <w:t>Local Heat Mitigation Intensity</w:t>
      </w:r>
      <w:r>
        <w:rPr>
          <w:rFonts w:hint="eastAsia"/>
          <w:b/>
          <w:bCs/>
        </w:rPr>
        <w:t>,</w:t>
      </w:r>
      <w:r>
        <w:rPr>
          <w:b/>
          <w:bCs/>
        </w:rPr>
        <w:t xml:space="preserve"> LHMI</w:t>
      </w:r>
      <w:r>
        <w:rPr>
          <w:rFonts w:hint="eastAsia"/>
          <w:b/>
          <w:bCs/>
        </w:rPr>
        <w:t>）</w:t>
      </w:r>
      <w:r>
        <w:rPr>
          <w:b/>
          <w:bCs/>
        </w:rPr>
        <w:t>。</w:t>
      </w:r>
    </w:p>
    <w:p>
      <w:pPr>
        <w:ind w:firstLine="420"/>
        <w:jc w:val="both"/>
        <w:pPrChange w:id="119" w:author="Fred Zhou" w:date="2024-03-13T13:56:00Z">
          <w:pPr>
            <w:ind w:firstLine="420"/>
            <w:jc w:val="center"/>
          </w:pPr>
        </w:pPrChange>
      </w:pPr>
      <w:r>
        <w:drawing>
          <wp:inline distT="0" distB="0" distL="0" distR="0">
            <wp:extent cx="2774950" cy="2122805"/>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图片 1"/>
                    <pic:cNvPicPr>
                      <a:picLocks noChangeAspect="1"/>
                    </pic:cNvPicPr>
                  </pic:nvPicPr>
                  <pic:blipFill>
                    <a:blip r:embed="rId8"/>
                    <a:stretch>
                      <a:fillRect/>
                    </a:stretch>
                  </pic:blipFill>
                  <pic:spPr>
                    <a:xfrm>
                      <a:off x="0" y="0"/>
                      <a:ext cx="2776674" cy="2124275"/>
                    </a:xfrm>
                    <a:prstGeom prst="rect">
                      <a:avLst/>
                    </a:prstGeom>
                  </pic:spPr>
                </pic:pic>
              </a:graphicData>
            </a:graphic>
          </wp:inline>
        </w:drawing>
      </w:r>
    </w:p>
    <w:p>
      <w:pPr>
        <w:ind w:firstLine="420"/>
        <w:jc w:val="both"/>
        <w:pPrChange w:id="120" w:author="Fred Zhou" w:date="2024-03-13T13:56:00Z">
          <w:pPr>
            <w:ind w:firstLine="420"/>
            <w:jc w:val="center"/>
          </w:pPr>
        </w:pPrChange>
      </w:pPr>
      <w:r>
        <w:rPr>
          <w:rFonts w:hint="eastAsia"/>
        </w:rPr>
        <w:t>图</w:t>
      </w:r>
      <w:r>
        <w:t xml:space="preserve">3  </w:t>
      </w:r>
      <w:r>
        <w:rPr>
          <w:rFonts w:hint="eastAsia"/>
        </w:rPr>
        <w:t>局地</w:t>
      </w:r>
      <w:r>
        <w:t>公园热缓解强度</w:t>
      </w:r>
      <w:r>
        <w:rPr>
          <w:rFonts w:hint="eastAsia"/>
        </w:rPr>
        <w:t>（L</w:t>
      </w:r>
      <w:r>
        <w:t>HMI</w:t>
      </w:r>
      <w:r>
        <w:rPr>
          <w:rFonts w:hint="eastAsia"/>
        </w:rPr>
        <w:t>）的计算示意图。其中，红点代表公园热缓解有效作用范围内的任意一点，该点与转折点的M</w:t>
      </w:r>
      <w:r>
        <w:t>THI</w:t>
      </w:r>
      <w:r>
        <w:rPr>
          <w:rFonts w:hint="eastAsia"/>
        </w:rPr>
        <w:t>之差即被定义为L</w:t>
      </w:r>
      <w:r>
        <w:t>HMI</w:t>
      </w:r>
      <w:r>
        <w:rPr>
          <w:rFonts w:hint="eastAsia"/>
        </w:rPr>
        <w:t>。</w:t>
      </w:r>
    </w:p>
    <w:p>
      <w:pPr>
        <w:ind w:firstLine="420"/>
        <w:jc w:val="both"/>
        <w:pPrChange w:id="121" w:author="Fred Zhou" w:date="2024-03-13T13:56:00Z">
          <w:pPr>
            <w:ind w:firstLine="420"/>
            <w:jc w:val="center"/>
          </w:pPr>
        </w:pPrChange>
      </w:pPr>
    </w:p>
    <w:p>
      <w:pPr>
        <w:ind w:firstLine="420"/>
      </w:pPr>
      <w:r>
        <w:t>本研究将针对各城市公园，系统分析其</w:t>
      </w:r>
      <w:r>
        <w:rPr>
          <w:rFonts w:hint="eastAsia"/>
        </w:rPr>
        <w:t>对周边环境</w:t>
      </w:r>
      <w:r>
        <w:t>产生的热缓解溢出效应。</w:t>
      </w:r>
      <w:r>
        <w:rPr>
          <w:rFonts w:hint="eastAsia"/>
        </w:rPr>
        <w:t>首先</w:t>
      </w:r>
      <w:r>
        <w:t>，通过</w:t>
      </w:r>
      <w:r>
        <w:rPr>
          <w:rFonts w:hint="eastAsia"/>
        </w:rPr>
        <w:t>绘制M</w:t>
      </w:r>
      <w:r>
        <w:t>THI</w:t>
      </w:r>
      <w:r>
        <w:rPr>
          <w:rFonts w:hint="eastAsia"/>
        </w:rPr>
        <w:t>随与公园距离变化的曲线</w:t>
      </w:r>
      <w:r>
        <w:t>，</w:t>
      </w:r>
      <w:r>
        <w:rPr>
          <w:rFonts w:hint="eastAsia"/>
        </w:rPr>
        <w:t>划定公园热缓解的有效作用范围，计算对应范围内各栅格单元的局地</w:t>
      </w:r>
      <w:r>
        <w:t>公园热缓解强度，</w:t>
      </w:r>
      <w:r>
        <w:rPr>
          <w:rFonts w:hint="eastAsia"/>
        </w:rPr>
        <w:t>并绘制其空间格局</w:t>
      </w:r>
      <w:r>
        <w:t>。</w:t>
      </w:r>
    </w:p>
    <w:p>
      <w:pPr>
        <w:ind w:firstLine="420"/>
        <w:rPr>
          <w:rFonts w:ascii="Segoe UI" w:hAnsi="Segoe UI" w:eastAsia="宋体" w:cs="Segoe UI"/>
          <w:color w:val="05073B"/>
          <w:kern w:val="0"/>
          <w:sz w:val="23"/>
          <w:szCs w:val="23"/>
        </w:rPr>
        <w:pPrChange w:id="122" w:author="Fred Zhou" w:date="2024-03-13T13:56:00Z">
          <w:pPr>
            <w:ind w:firstLine="360"/>
          </w:pPr>
        </w:pPrChange>
      </w:pPr>
      <w:r>
        <w:rPr>
          <w:rFonts w:hint="eastAsia"/>
        </w:rPr>
        <w:t>针对热缓解溢出效应有效作用范围内的各栅格单元，为了估算该效应的社会价值，我们提出了</w:t>
      </w:r>
      <w:r>
        <w:rPr>
          <w:rFonts w:ascii="楷体" w:hAnsi="楷体"/>
        </w:rPr>
        <w:t>暴露性</w:t>
      </w:r>
      <w:r>
        <w:rPr>
          <w:rFonts w:hint="eastAsia" w:ascii="楷体" w:hAnsi="楷体"/>
        </w:rPr>
        <w:t>因子</w:t>
      </w:r>
      <w:r>
        <w:rPr>
          <w:rFonts w:hint="eastAsia"/>
        </w:rPr>
        <w:t>（</w:t>
      </w:r>
      <w:r>
        <w:t>E</w:t>
      </w:r>
      <w:r>
        <w:rPr>
          <w:rFonts w:hint="eastAsia"/>
        </w:rPr>
        <w:t>xposure</w:t>
      </w:r>
      <w:r>
        <w:t xml:space="preserve"> Factor, EF</w:t>
      </w:r>
      <w:r>
        <w:rPr>
          <w:rFonts w:hint="eastAsia"/>
        </w:rPr>
        <w:t>）和脆弱性因子（</w:t>
      </w:r>
      <w:r>
        <w:t>Vulnerability Factor, VF</w:t>
      </w:r>
      <w:r>
        <w:rPr>
          <w:rFonts w:hint="eastAsia"/>
        </w:rPr>
        <w:t>）。其中，</w:t>
      </w:r>
      <w:r>
        <w:t>EF</w:t>
      </w:r>
      <w:r>
        <w:rPr>
          <w:rFonts w:hint="eastAsia"/>
        </w:rPr>
        <w:t>表示对应区域的人口暴露程度，而V</w:t>
      </w:r>
      <w:r>
        <w:t>F</w:t>
      </w:r>
      <w:r>
        <w:rPr>
          <w:rFonts w:hint="eastAsia"/>
        </w:rPr>
        <w:t>则被定义为由收入和年龄共同驱动的需求权重。相关指标计算所需的数据拟采用百度地图手机大数据。</w:t>
      </w:r>
      <w:r>
        <w:rPr>
          <w:rFonts w:ascii="楷体" w:hAnsi="楷体"/>
        </w:rPr>
        <w:t>对于</w:t>
      </w:r>
      <w:r>
        <w:rPr>
          <w:rFonts w:hint="eastAsia"/>
        </w:rPr>
        <w:t>E</w:t>
      </w:r>
      <w:r>
        <w:t>F</w:t>
      </w:r>
      <w:r>
        <w:rPr>
          <w:rFonts w:ascii="楷体" w:hAnsi="楷体"/>
        </w:rPr>
        <w:t>的评估，我们选用各单元的人口密度作为关键指标。因此，</w:t>
      </w:r>
      <w:r>
        <w:t>EF</w:t>
      </w:r>
      <w:r>
        <w:rPr>
          <w:rFonts w:ascii="楷体" w:hAnsi="楷体"/>
        </w:rPr>
        <w:t>的计算公式如下</w:t>
      </w:r>
      <w:r>
        <w:rPr>
          <w:rFonts w:hint="eastAsia" w:ascii="楷体" w:hAnsi="楷体"/>
        </w:rPr>
        <w:t>：</w:t>
      </w:r>
    </w:p>
    <w:p>
      <w:pPr>
        <w:pStyle w:val="40"/>
        <w:ind w:firstLine="480"/>
      </w:pPr>
      <m:oMath>
        <m:r>
          <m:rPr/>
          <w:rPr>
            <w:rFonts w:ascii="Cambria Math" w:hAnsi="Cambria Math"/>
          </w:rPr>
          <m:t>EF=PD</m:t>
        </m:r>
      </m:oMath>
      <w:r>
        <w:rPr>
          <w:rFonts w:hint="eastAsia"/>
        </w:rPr>
        <w:t xml:space="preserve"> </w:t>
      </w:r>
      <w:r>
        <w:t xml:space="preserve">                         </w:t>
      </w:r>
      <w:r>
        <w:rPr>
          <w:rFonts w:hint="eastAsia"/>
        </w:rPr>
        <w:t>（4）</w:t>
      </w:r>
    </w:p>
    <w:p>
      <w:pPr>
        <w:pStyle w:val="40"/>
        <w:ind w:firstLine="480"/>
      </w:pPr>
      <w:r>
        <w:rPr>
          <w:rFonts w:hint="eastAsia" w:ascii="楷体" w:hAnsi="楷体"/>
        </w:rPr>
        <w:t>其中，</w:t>
      </w:r>
      <w:r>
        <w:rPr>
          <w:rFonts w:hint="eastAsia"/>
          <w:i/>
          <w:iCs/>
        </w:rPr>
        <w:t>PD</w:t>
      </w:r>
      <w:r>
        <w:rPr>
          <w:rFonts w:hint="eastAsia"/>
        </w:rPr>
        <w:t>（P</w:t>
      </w:r>
      <w:r>
        <w:t>opulation Density</w:t>
      </w:r>
      <w:r>
        <w:rPr>
          <w:rFonts w:hint="eastAsia"/>
        </w:rPr>
        <w:t>）</w:t>
      </w:r>
      <w:r>
        <w:rPr>
          <w:rFonts w:hint="eastAsia" w:ascii="楷体" w:hAnsi="楷体"/>
        </w:rPr>
        <w:t>代表人口密度</w:t>
      </w:r>
      <w:r>
        <w:rPr>
          <w:rFonts w:hint="eastAsia"/>
        </w:rPr>
        <w:t xml:space="preserve"> (</w:t>
      </w:r>
      <w:r>
        <w:rPr>
          <w:rFonts w:hint="eastAsia" w:ascii="楷体" w:hAnsi="楷体"/>
        </w:rPr>
        <w:t>人</w:t>
      </w:r>
      <w:r>
        <w:rPr>
          <w:rFonts w:hint="eastAsia"/>
        </w:rPr>
        <w:t>/km</w:t>
      </w:r>
      <w:r>
        <w:rPr>
          <w:rFonts w:hint="eastAsia"/>
          <w:vertAlign w:val="superscript"/>
        </w:rPr>
        <w:t>2</w:t>
      </w:r>
      <w:r>
        <w:rPr>
          <w:rFonts w:hint="eastAsia"/>
        </w:rPr>
        <w:t>)</w:t>
      </w:r>
      <w:r>
        <w:rPr>
          <w:rFonts w:hint="eastAsia" w:ascii="楷体" w:hAnsi="楷体"/>
        </w:rPr>
        <w:t>。</w:t>
      </w:r>
    </w:p>
    <w:p>
      <w:pPr>
        <w:pStyle w:val="40"/>
        <w:ind w:firstLine="480"/>
      </w:pPr>
      <w:r>
        <w:t>在评估脆弱性时，本研究着重考虑城市居民的年龄和收入这两个关键因素。</w:t>
      </w:r>
      <w:r>
        <w:rPr>
          <w:rFonts w:hint="eastAsia" w:ascii="宋体" w:hAnsi="宋体" w:eastAsia="宋体"/>
        </w:rPr>
        <w:br w:type="textWrapping"/>
      </w:r>
      <w:r>
        <w:t>为了计算</w:t>
      </w:r>
      <w:r>
        <w:rPr>
          <w:rFonts w:hint="eastAsia"/>
        </w:rPr>
        <w:t>V</w:t>
      </w:r>
      <w:r>
        <w:t>F，我们构建了四个核心指标：大于65岁人口比例（P</w:t>
      </w:r>
      <w:r>
        <w:rPr>
          <w:vertAlign w:val="subscript"/>
        </w:rPr>
        <w:t>H65</w:t>
      </w:r>
      <w:r>
        <w:t>）、小于65岁人口比例（P</w:t>
      </w:r>
      <w:r>
        <w:rPr>
          <w:vertAlign w:val="subscript"/>
        </w:rPr>
        <w:t>L65</w:t>
      </w:r>
      <w:r>
        <w:t>）、年收入高于5万</w:t>
      </w:r>
      <w:r>
        <w:rPr>
          <w:rFonts w:hint="eastAsia"/>
        </w:rPr>
        <w:t>元的</w:t>
      </w:r>
      <w:r>
        <w:t>人口比例（I</w:t>
      </w:r>
      <w:r>
        <w:rPr>
          <w:vertAlign w:val="subscript"/>
        </w:rPr>
        <w:t>H5</w:t>
      </w:r>
      <w:r>
        <w:t>）以及年收入低于5万</w:t>
      </w:r>
      <w:r>
        <w:rPr>
          <w:rFonts w:hint="eastAsia"/>
        </w:rPr>
        <w:t>元的</w:t>
      </w:r>
      <w:r>
        <w:t>人口比例（I</w:t>
      </w:r>
      <w:r>
        <w:rPr>
          <w:vertAlign w:val="subscript"/>
        </w:rPr>
        <w:t>L5</w:t>
      </w:r>
      <w:r>
        <w:t>）。这里，5万元的参考标准是基于成都市的城镇人均可支配收入来设定的。</w:t>
      </w:r>
      <w:r>
        <w:rPr>
          <w:rFonts w:hint="eastAsia" w:ascii="宋体" w:hAnsi="宋体" w:eastAsia="宋体"/>
        </w:rPr>
        <w:br w:type="textWrapping"/>
      </w:r>
      <w:r>
        <w:tab/>
      </w:r>
      <w:r>
        <w:t>基于上述指标，我们设计了</w:t>
      </w:r>
      <w:r>
        <w:rPr>
          <w:rFonts w:hint="eastAsia"/>
        </w:rPr>
        <w:t>V</w:t>
      </w:r>
      <w:r>
        <w:t>F的计算公式。此公式通过</w:t>
      </w:r>
      <w:r>
        <w:rPr>
          <w:rFonts w:hint="eastAsia"/>
        </w:rPr>
        <w:t>综合考虑</w:t>
      </w:r>
      <w:r>
        <w:t>不同年龄段及收入层次人群的比例，旨在全面揭示</w:t>
      </w:r>
      <w:r>
        <w:rPr>
          <w:rFonts w:hint="eastAsia"/>
        </w:rPr>
        <w:t>城市居民</w:t>
      </w:r>
      <w:r>
        <w:t>在高温环境</w:t>
      </w:r>
      <w:r>
        <w:rPr>
          <w:rFonts w:hint="eastAsia"/>
        </w:rPr>
        <w:t>下</w:t>
      </w:r>
      <w:r>
        <w:t xml:space="preserve">的相对脆弱性。公式如下所示： </w:t>
      </w:r>
    </w:p>
    <w:p>
      <w:pPr>
        <w:pStyle w:val="40"/>
        <w:ind w:firstLine="480"/>
      </w:pPr>
      <m:oMath>
        <m:r>
          <m:rPr/>
          <w:rPr>
            <w:rFonts w:ascii="Cambria Math" w:hAnsi="Cambria Math"/>
          </w:rPr>
          <m:t>VF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H</m:t>
                </m:r>
                <m:r>
                  <m:rPr>
                    <m:sty m:val="p"/>
                  </m:rPr>
                  <w:rPr>
                    <w:rFonts w:ascii="Cambria Math" w:hAnsi="Cambria Math"/>
                  </w:rPr>
                  <m:t>65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H</m:t>
                </m:r>
                <m:r>
                  <m:rPr>
                    <m:sty m:val="p"/>
                  </m:rPr>
                  <w:rPr>
                    <w:rFonts w:ascii="Cambria Math" w:hAnsi="Cambria Math"/>
                  </w:rPr>
                  <m:t>65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L</m:t>
                </m:r>
                <m:r>
                  <m:rPr>
                    <m:sty m:val="p"/>
                  </m:rPr>
                  <w:rPr>
                    <w:rFonts w:ascii="Cambria Math" w:hAnsi="Cambria Math"/>
                  </w:rPr>
                  <m:t>65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L</m:t>
                </m:r>
                <m:r>
                  <m:rPr>
                    <m:sty m:val="p"/>
                  </m:rPr>
                  <w:rPr>
                    <w:rFonts w:ascii="Cambria Math" w:hAnsi="Cambria Math"/>
                  </w:rPr>
                  <m:t>65</m:t>
                </m:r>
                <m:ctrlPr>
                  <w:rPr>
                    <w:rFonts w:ascii="Cambria Math" w:hAnsi="Cambria Math"/>
                  </w:rPr>
                </m:ctrlPr>
              </m:sub>
            </m:sSub>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H</m:t>
            </m:r>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H</m:t>
            </m:r>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L</m:t>
            </m:r>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L</m:t>
            </m:r>
            <m:r>
              <m:rPr>
                <m:sty m:val="p"/>
              </m:rPr>
              <w:rPr>
                <w:rFonts w:ascii="Cambria Math" w:hAnsi="Cambria Math"/>
              </w:rPr>
              <m:t>5</m:t>
            </m:r>
            <m:ctrlPr>
              <w:rPr>
                <w:rFonts w:ascii="Cambria Math" w:hAnsi="Cambria Math"/>
              </w:rPr>
            </m:ctrlPr>
          </m:sub>
        </m:sSub>
        <m:r>
          <m:rPr>
            <m:sty m:val="p"/>
          </m:rPr>
          <w:rPr>
            <w:rFonts w:ascii="Cambria Math" w:hAnsi="Cambria Math"/>
          </w:rPr>
          <m:t>)</m:t>
        </m:r>
      </m:oMath>
      <w:r>
        <w:rPr>
          <w:rFonts w:hint="eastAsia"/>
        </w:rPr>
        <w:t xml:space="preserve"> </w:t>
      </w:r>
      <w:r>
        <w:t xml:space="preserve">     </w:t>
      </w:r>
      <w:r>
        <w:rPr>
          <w:rFonts w:hint="eastAsia"/>
        </w:rPr>
        <w:t>（5）</w:t>
      </w:r>
    </w:p>
    <w:p>
      <w:pPr>
        <w:rPr>
          <w:rFonts w:ascii="Segoe UI" w:hAnsi="Segoe UI" w:eastAsia="宋体" w:cs="Segoe UI"/>
          <w:color w:val="05073B"/>
          <w:kern w:val="0"/>
          <w:sz w:val="23"/>
          <w:szCs w:val="23"/>
        </w:rPr>
      </w:pPr>
      <w:r>
        <w:t>在上述公式中，</w:t>
      </w:r>
      <w:r>
        <w:rPr>
          <w:rFonts w:hint="eastAsia"/>
        </w:rPr>
        <w:t>K</w:t>
      </w:r>
      <w:r>
        <w:rPr>
          <w:rFonts w:hint="eastAsia"/>
          <w:vertAlign w:val="subscript"/>
        </w:rPr>
        <w:t>H6</w:t>
      </w:r>
      <w:r>
        <w:rPr>
          <w:vertAlign w:val="subscript"/>
        </w:rPr>
        <w:t>5</w:t>
      </w:r>
      <w:r>
        <w:rPr>
          <w:rFonts w:hint="eastAsia"/>
        </w:rPr>
        <w:t>，K</w:t>
      </w:r>
      <w:r>
        <w:rPr>
          <w:vertAlign w:val="subscript"/>
        </w:rPr>
        <w:t>L65</w:t>
      </w:r>
      <w:r>
        <w:rPr>
          <w:rFonts w:hint="eastAsia"/>
        </w:rPr>
        <w:t>，K</w:t>
      </w:r>
      <w:r>
        <w:rPr>
          <w:rFonts w:hint="eastAsia"/>
          <w:vertAlign w:val="subscript"/>
        </w:rPr>
        <w:t>H</w:t>
      </w:r>
      <w:r>
        <w:rPr>
          <w:vertAlign w:val="subscript"/>
        </w:rPr>
        <w:t>5</w:t>
      </w:r>
      <w:r>
        <w:rPr>
          <w:rFonts w:hint="eastAsia"/>
        </w:rPr>
        <w:t>和K</w:t>
      </w:r>
      <w:r>
        <w:rPr>
          <w:vertAlign w:val="subscript"/>
        </w:rPr>
        <w:t>L5</w:t>
      </w:r>
      <w:r>
        <w:rPr>
          <w:rFonts w:hint="eastAsia"/>
        </w:rPr>
        <w:t>分别表示相应指标的权重系数。</w:t>
      </w:r>
      <w:r>
        <w:t>根据对中国三个典型大城市的研究，65岁以上的老年人在高温环境下的死亡率约为65岁以下人群的3倍（Zhang et al., 2018）。同时，另一项研究指出，收入水平低于当地均值人群的死亡率</w:t>
      </w:r>
      <w:r>
        <w:rPr>
          <w:rFonts w:hint="eastAsia"/>
        </w:rPr>
        <w:t>约为</w:t>
      </w:r>
      <w:r>
        <w:t>收入</w:t>
      </w:r>
      <w:r>
        <w:rPr>
          <w:rFonts w:hint="eastAsia"/>
        </w:rPr>
        <w:t>水平</w:t>
      </w:r>
      <w:r>
        <w:t>高于当地均值人群的两倍（Coates et al., 2022）</w:t>
      </w:r>
      <w:r>
        <w:rPr>
          <w:rFonts w:hint="eastAsia"/>
        </w:rPr>
        <w:t>。因此，我们将P</w:t>
      </w:r>
      <w:r>
        <w:rPr>
          <w:rFonts w:hint="eastAsia"/>
          <w:vertAlign w:val="subscript"/>
        </w:rPr>
        <w:t>H65</w:t>
      </w:r>
      <w:r>
        <w:rPr>
          <w:rFonts w:hint="eastAsia"/>
        </w:rPr>
        <w:t>的权重系数K</w:t>
      </w:r>
      <w:r>
        <w:rPr>
          <w:rFonts w:hint="eastAsia"/>
          <w:vertAlign w:val="subscript"/>
        </w:rPr>
        <w:t>H65</w:t>
      </w:r>
      <w:r>
        <w:rPr>
          <w:rFonts w:hint="eastAsia"/>
        </w:rPr>
        <w:t>设置为3，</w:t>
      </w:r>
      <w:r>
        <w:t>将</w:t>
      </w:r>
      <w:r>
        <w:rPr>
          <w:rFonts w:hint="eastAsia"/>
        </w:rPr>
        <w:t>P</w:t>
      </w:r>
      <w:r>
        <w:rPr>
          <w:rFonts w:hint="eastAsia"/>
          <w:vertAlign w:val="subscript"/>
        </w:rPr>
        <w:t>L65</w:t>
      </w:r>
      <w:r>
        <w:rPr>
          <w:rFonts w:hint="eastAsia"/>
        </w:rPr>
        <w:t>的权重系数K</w:t>
      </w:r>
      <w:r>
        <w:rPr>
          <w:rFonts w:hint="eastAsia"/>
          <w:vertAlign w:val="subscript"/>
        </w:rPr>
        <w:t>L65</w:t>
      </w:r>
      <w:r>
        <w:rPr>
          <w:rFonts w:hint="eastAsia"/>
        </w:rPr>
        <w:t>设置为1，以体现这一差异。同样地，</w:t>
      </w:r>
      <w:r>
        <w:t>在考虑居民收入时</w:t>
      </w:r>
      <w:r>
        <w:rPr>
          <w:rFonts w:hint="eastAsia"/>
        </w:rPr>
        <w:t>，K</w:t>
      </w:r>
      <w:r>
        <w:rPr>
          <w:rFonts w:hint="eastAsia"/>
          <w:vertAlign w:val="subscript"/>
        </w:rPr>
        <w:t>H5</w:t>
      </w:r>
      <w:r>
        <w:t>和K</w:t>
      </w:r>
      <w:r>
        <w:rPr>
          <w:vertAlign w:val="subscript"/>
        </w:rPr>
        <w:t>L5</w:t>
      </w:r>
      <w:r>
        <w:t>分别</w:t>
      </w:r>
      <w:r>
        <w:rPr>
          <w:rFonts w:hint="eastAsia"/>
        </w:rPr>
        <w:t>被设为2</w:t>
      </w:r>
      <w:r>
        <w:t>和</w:t>
      </w:r>
      <w:r>
        <w:rPr>
          <w:rFonts w:hint="eastAsia"/>
        </w:rPr>
        <w:t>1。</w:t>
      </w:r>
    </w:p>
    <w:p>
      <w:pPr>
        <w:ind w:firstLine="420"/>
        <w:rPr>
          <w:b/>
          <w:bCs/>
        </w:rPr>
      </w:pPr>
      <w:r>
        <w:rPr>
          <w:rFonts w:hint="eastAsia"/>
        </w:rPr>
        <w:t>针对热缓解溢出效应有效作用范围内的各栅格单元，</w:t>
      </w:r>
      <w:r>
        <w:t>通过将</w:t>
      </w:r>
      <w:r>
        <w:rPr>
          <w:rFonts w:hint="eastAsia"/>
        </w:rPr>
        <w:t>其局地</w:t>
      </w:r>
      <w:r>
        <w:t>公园热缓解强度</w:t>
      </w:r>
      <w:r>
        <w:rPr>
          <w:rFonts w:hint="eastAsia"/>
        </w:rPr>
        <w:t>与对应区域的暴露性因子（人口密度）和脆弱性因子相结合，</w:t>
      </w:r>
      <w:r>
        <w:rPr>
          <w:b/>
          <w:bCs/>
        </w:rPr>
        <w:t>运用</w:t>
      </w:r>
      <w:r>
        <w:rPr>
          <w:rFonts w:hint="eastAsia"/>
          <w:b/>
          <w:bCs/>
        </w:rPr>
        <w:t>以下公式估算对应单元的公园</w:t>
      </w:r>
      <w:r>
        <w:rPr>
          <w:b/>
          <w:bCs/>
        </w:rPr>
        <w:t>热缓解</w:t>
      </w:r>
      <w:r>
        <w:rPr>
          <w:rFonts w:hint="eastAsia"/>
          <w:b/>
          <w:bCs/>
        </w:rPr>
        <w:t>溢出供给量（L</w:t>
      </w:r>
      <w:r>
        <w:rPr>
          <w:b/>
          <w:bCs/>
        </w:rPr>
        <w:t>MHI</w:t>
      </w:r>
      <w:r>
        <w:rPr>
          <w:rFonts w:hint="eastAsia"/>
          <w:b/>
          <w:bCs/>
          <w:vertAlign w:val="subscript"/>
        </w:rPr>
        <w:t>supply</w:t>
      </w:r>
      <w:r>
        <w:rPr>
          <w:rFonts w:hint="eastAsia"/>
          <w:b/>
          <w:bCs/>
        </w:rPr>
        <w:t>）</w:t>
      </w:r>
      <w:r>
        <w:rPr>
          <w:b/>
          <w:bCs/>
        </w:rPr>
        <w:t>。</w:t>
      </w:r>
    </w:p>
    <w:p>
      <w:pPr>
        <w:ind w:firstLine="420"/>
        <w:jc w:val="both"/>
        <w:pPrChange w:id="123" w:author="Fred Zhou" w:date="2024-03-13T13:56:00Z">
          <w:pPr>
            <w:ind w:firstLine="420"/>
            <w:jc w:val="right"/>
          </w:pPr>
        </w:pPrChange>
      </w:pPr>
      <m:oMath>
        <m:sSub>
          <m:sSubPr>
            <m:ctrlPr>
              <w:rPr>
                <w:rFonts w:ascii="Cambria Math" w:hAnsi="Cambria Math"/>
              </w:rPr>
            </m:ctrlPr>
          </m:sSubPr>
          <m:e>
            <m:r>
              <m:rPr/>
              <w:rPr>
                <w:rFonts w:ascii="Cambria Math" w:hAnsi="Cambria Math"/>
              </w:rPr>
              <m:t>LMHI</m:t>
            </m:r>
            <m:ctrlPr>
              <w:rPr>
                <w:rFonts w:ascii="Cambria Math" w:hAnsi="Cambria Math"/>
              </w:rPr>
            </m:ctrlPr>
          </m:e>
          <m:sub>
            <m:r>
              <m:rPr/>
              <w:rPr>
                <w:rFonts w:ascii="Cambria Math" w:hAnsi="Cambria Math"/>
              </w:rPr>
              <m:t>supply</m:t>
            </m:r>
            <m:ctrlPr>
              <w:rPr>
                <w:rFonts w:ascii="Cambria Math" w:hAnsi="Cambria Math"/>
              </w:rPr>
            </m:ctrlPr>
          </m:sub>
        </m:sSub>
        <m:r>
          <m:rPr>
            <m:sty m:val="p"/>
          </m:rPr>
          <w:rPr>
            <w:rFonts w:ascii="Cambria Math" w:hAnsi="Cambria Math"/>
          </w:rPr>
          <m:t xml:space="preserve">= </m:t>
        </m:r>
        <m:r>
          <m:rPr/>
          <w:rPr>
            <w:rFonts w:ascii="Cambria Math" w:hAnsi="Cambria Math"/>
          </w:rPr>
          <m:t>LMHI</m:t>
        </m:r>
        <m:r>
          <m:rPr>
            <m:sty m:val="p"/>
          </m:rPr>
          <w:rPr>
            <w:rFonts w:ascii="Cambria Math" w:hAnsi="Cambria Math"/>
          </w:rPr>
          <m:t>×</m:t>
        </m:r>
        <m:r>
          <m:rPr/>
          <w:rPr>
            <w:rFonts w:ascii="Cambria Math" w:hAnsi="Cambria Math"/>
          </w:rPr>
          <m:t>EF</m:t>
        </m:r>
        <m:r>
          <m:rPr>
            <m:sty m:val="p"/>
          </m:rPr>
          <w:rPr>
            <w:rFonts w:ascii="Cambria Math" w:hAnsi="Cambria Math"/>
          </w:rPr>
          <m:t>×</m:t>
        </m:r>
        <m:r>
          <m:rPr/>
          <w:rPr>
            <w:rFonts w:ascii="Cambria Math" w:hAnsi="Cambria Math"/>
          </w:rPr>
          <m:t>VF</m:t>
        </m:r>
      </m:oMath>
      <w:r>
        <w:tab/>
      </w:r>
      <w:r>
        <w:t xml:space="preserve">        </w:t>
      </w:r>
      <w:r>
        <w:tab/>
      </w:r>
      <w:r>
        <w:tab/>
      </w:r>
      <w:r>
        <w:rPr>
          <w:rFonts w:hint="eastAsia"/>
        </w:rPr>
        <w:t>（6）</w:t>
      </w:r>
    </w:p>
    <w:p>
      <w:pPr>
        <w:ind w:firstLine="420"/>
        <w:rPr>
          <w:rFonts w:ascii="宋体" w:hAnsi="宋体" w:eastAsia="宋体" w:cs="宋体"/>
        </w:rPr>
      </w:pPr>
      <w:r>
        <w:rPr>
          <w:rFonts w:hint="eastAsia"/>
        </w:rPr>
        <w:t>最后，为了分析自然和社会因素对L</w:t>
      </w:r>
      <w:r>
        <w:t>MHI</w:t>
      </w:r>
      <w:r>
        <w:rPr>
          <w:rFonts w:hint="eastAsia"/>
          <w:vertAlign w:val="subscript"/>
        </w:rPr>
        <w:t>supply</w:t>
      </w:r>
      <w:r>
        <w:rPr>
          <w:rFonts w:hint="eastAsia"/>
        </w:rPr>
        <w:t>的影响，我们将所选择的城市公园分为5个类型：</w:t>
      </w:r>
      <w:r>
        <w:t>社区公园、综合公园、历史公园、主题公园和生态公园</w:t>
      </w:r>
      <w:r>
        <w:rPr>
          <w:rFonts w:hint="eastAsia"/>
        </w:rPr>
        <w:t>。针对</w:t>
      </w:r>
      <w:r>
        <w:t>不同类型</w:t>
      </w:r>
      <w:r>
        <w:rPr>
          <w:rFonts w:hint="eastAsia"/>
        </w:rPr>
        <w:t>的城市公园</w:t>
      </w:r>
      <w:r>
        <w:t>，我们将以</w:t>
      </w:r>
      <w:r>
        <w:rPr>
          <w:rFonts w:hint="eastAsia"/>
        </w:rPr>
        <w:t>局地</w:t>
      </w:r>
      <w:r>
        <w:t>公园热缓解强度作为因变量，采用提升回归树模型解析环境因素对热</w:t>
      </w:r>
      <w:r>
        <w:rPr>
          <w:rFonts w:hint="eastAsia"/>
        </w:rPr>
        <w:t>缓解</w:t>
      </w:r>
      <w:r>
        <w:t>的具体影响。根据</w:t>
      </w:r>
      <w:r>
        <w:rPr>
          <w:rFonts w:hint="eastAsia"/>
        </w:rPr>
        <w:t>以往</w:t>
      </w:r>
      <w:r>
        <w:t>研究</w:t>
      </w:r>
      <w:r>
        <w:rPr>
          <w:rFonts w:hint="eastAsia"/>
        </w:rPr>
        <w:t>结果</w:t>
      </w:r>
      <w:r>
        <w:t>，</w:t>
      </w:r>
      <w:r>
        <w:rPr>
          <w:rFonts w:hint="eastAsia"/>
        </w:rPr>
        <w:t>公园降温</w:t>
      </w:r>
      <w:r>
        <w:t>的主要影响因素包括</w:t>
      </w:r>
      <w:r>
        <w:rPr>
          <w:rFonts w:hint="eastAsia"/>
        </w:rPr>
        <w:t>公园的</w:t>
      </w:r>
      <w:r>
        <w:t>自身特征以及</w:t>
      </w:r>
      <w:r>
        <w:rPr>
          <w:rFonts w:hint="eastAsia"/>
        </w:rPr>
        <w:t>公园</w:t>
      </w:r>
      <w:r>
        <w:t>周边</w:t>
      </w:r>
      <w:r>
        <w:rPr>
          <w:rFonts w:hint="eastAsia"/>
        </w:rPr>
        <w:t>的</w:t>
      </w:r>
      <w:r>
        <w:t>环境特征。在确保所需数据可获取的前提下，我们选择以下指标作为潜在影响因素</w:t>
      </w:r>
      <w:r>
        <w:rPr>
          <w:rFonts w:hint="eastAsia"/>
        </w:rPr>
        <w:t>用于分析</w:t>
      </w:r>
      <w:r>
        <w:t>：</w:t>
      </w:r>
    </w:p>
    <w:p>
      <w:pPr>
        <w:pStyle w:val="33"/>
        <w:numPr>
          <w:ilvl w:val="0"/>
          <w:numId w:val="2"/>
        </w:numPr>
      </w:pPr>
      <w:r>
        <w:rPr>
          <w:rFonts w:hint="eastAsia"/>
        </w:rPr>
        <w:t>公园</w:t>
      </w:r>
      <w:r>
        <w:t>自身特征：</w:t>
      </w:r>
      <w:r>
        <w:rPr>
          <w:rFonts w:hint="eastAsia"/>
        </w:rPr>
        <w:t>公园</w:t>
      </w:r>
      <w:r>
        <w:t>大小、NDVI</w:t>
      </w:r>
      <w:r>
        <w:rPr>
          <w:rFonts w:hint="eastAsia"/>
        </w:rPr>
        <w:t>和</w:t>
      </w:r>
      <w:r>
        <w:t>形状指数。</w:t>
      </w:r>
    </w:p>
    <w:p>
      <w:pPr>
        <w:pStyle w:val="33"/>
        <w:numPr>
          <w:ilvl w:val="0"/>
          <w:numId w:val="2"/>
        </w:numPr>
      </w:pPr>
      <w:r>
        <w:rPr>
          <w:rFonts w:hint="eastAsia"/>
        </w:rPr>
        <w:t>公园</w:t>
      </w:r>
      <w:r>
        <w:t>周边环境特征：平均建筑高度、容积率、不透水面覆盖率</w:t>
      </w:r>
      <w:r>
        <w:rPr>
          <w:rFonts w:hint="eastAsia"/>
        </w:rPr>
        <w:t>和</w:t>
      </w:r>
      <w:r>
        <w:t>建筑面积比。</w:t>
      </w:r>
    </w:p>
    <w:p>
      <w:pPr>
        <w:ind w:firstLine="420"/>
      </w:pPr>
    </w:p>
    <w:p>
      <w:pPr>
        <w:pStyle w:val="5"/>
      </w:pPr>
      <w:r>
        <w:t xml:space="preserve">3.1.4. </w:t>
      </w:r>
      <w:r>
        <w:rPr>
          <w:rFonts w:hint="eastAsia"/>
        </w:rPr>
        <w:t>城市热缓解需求</w:t>
      </w:r>
    </w:p>
    <w:p>
      <w:pPr>
        <w:ind w:firstLine="420"/>
      </w:pPr>
      <w:r>
        <w:rPr>
          <w:rFonts w:hint="eastAsia"/>
        </w:rPr>
        <w:t>本研究采用灾害性、暴露性与脆弱性相耦合的框架，通过三元因素相乘的方式，对城市热缓解需求的空间格局进行分析。</w:t>
      </w:r>
      <w:r>
        <w:rPr>
          <w:rFonts w:hint="eastAsia"/>
          <w:b/>
          <w:bCs/>
        </w:rPr>
        <w:t>对于每个单元，灾害性因子（</w:t>
      </w:r>
      <w:r>
        <w:rPr>
          <w:b/>
          <w:bCs/>
        </w:rPr>
        <w:t>Disaster Factor, DF</w:t>
      </w:r>
      <w:r>
        <w:rPr>
          <w:rFonts w:hint="eastAsia"/>
          <w:b/>
          <w:bCs/>
        </w:rPr>
        <w:t>）被视为人均“需求背景值”。</w:t>
      </w:r>
      <w:r>
        <w:rPr>
          <w:rFonts w:hint="eastAsia"/>
        </w:rPr>
        <w:t>将该因子与暴露性因子</w:t>
      </w:r>
      <w:r>
        <w:t>EF</w:t>
      </w:r>
      <w:r>
        <w:rPr>
          <w:rFonts w:hint="eastAsia"/>
        </w:rPr>
        <w:t>和脆弱性因子V</w:t>
      </w:r>
      <w:r>
        <w:t>F</w:t>
      </w:r>
      <w:r>
        <w:rPr>
          <w:rFonts w:hint="eastAsia"/>
        </w:rPr>
        <w:t>相乘，可得到单元内整个群体的需求背景。</w:t>
      </w:r>
    </w:p>
    <w:p>
      <w:pPr>
        <w:ind w:firstLine="420"/>
        <w:jc w:val="both"/>
        <w:pPrChange w:id="124" w:author="Fred Zhou" w:date="2024-03-13T13:56:00Z">
          <w:pPr>
            <w:ind w:firstLine="420"/>
            <w:jc w:val="left"/>
          </w:pPr>
        </w:pPrChange>
      </w:pPr>
      <w:r>
        <w:rPr>
          <w:rFonts w:hint="eastAsia"/>
        </w:rPr>
        <w:t>对于</w:t>
      </w:r>
      <w:r>
        <w:t>每个栅格单元，</w:t>
      </w:r>
      <w:r>
        <w:rPr>
          <w:rFonts w:hint="eastAsia"/>
        </w:rPr>
        <w:t>根据以往研究的参考标准，</w:t>
      </w:r>
      <w:r>
        <w:t>我们确定了27°C作为触发热缓解需求的临界值</w:t>
      </w:r>
      <w:r>
        <w:rPr>
          <w:rFonts w:hint="eastAsia"/>
        </w:rPr>
        <w:t>（Yao</w:t>
      </w:r>
      <w:r>
        <w:t xml:space="preserve"> et al., 2023</w:t>
      </w:r>
      <w:r>
        <w:rPr>
          <w:rFonts w:hint="eastAsia"/>
        </w:rPr>
        <w:t>）</w:t>
      </w:r>
      <w:r>
        <w:t>。当MTHI低于此阈值时，DF值为0，表明</w:t>
      </w:r>
      <w:r>
        <w:rPr>
          <w:rFonts w:hint="eastAsia"/>
        </w:rPr>
        <w:t>对应</w:t>
      </w:r>
      <w:r>
        <w:t>区域尚未达到需要</w:t>
      </w:r>
      <w:r>
        <w:rPr>
          <w:rFonts w:hint="eastAsia"/>
        </w:rPr>
        <w:t>热</w:t>
      </w:r>
      <w:r>
        <w:t>缓解的程度。然而，一旦MTHI超</w:t>
      </w:r>
      <w:r>
        <w:rPr>
          <w:rFonts w:hint="eastAsia"/>
        </w:rPr>
        <w:t>过</w:t>
      </w:r>
      <w:r>
        <w:t>该阈值，DF则通过计算MTHI与</w:t>
      </w:r>
      <w:r>
        <w:rPr>
          <w:rFonts w:hint="eastAsia"/>
        </w:rPr>
        <w:t>该</w:t>
      </w:r>
      <w:r>
        <w:t>阈值之间的差值来得到。具体的计算公式如下所示：</w:t>
      </w:r>
    </w:p>
    <w:p>
      <w:pPr>
        <w:ind w:firstLine="420"/>
        <w:jc w:val="both"/>
        <w:pPrChange w:id="125" w:author="Fred Zhou" w:date="2024-03-13T13:56:00Z">
          <w:pPr>
            <w:ind w:firstLine="420"/>
            <w:jc w:val="right"/>
          </w:pPr>
        </w:pPrChange>
      </w:pPr>
      <m:oMath>
        <m:r>
          <m:rPr/>
          <w:rPr>
            <w:rFonts w:ascii="Cambria Math" w:hAnsi="Cambria Math"/>
          </w:rPr>
          <m:t>DF</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w:rPr>
                        <w:rFonts w:ascii="Cambria Math" w:hAnsi="Cambria Math"/>
                      </w:rPr>
                      <m:t>MTHI</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−27,    </m:t>
                </m:r>
                <m:sSub>
                  <m:sSubPr>
                    <m:ctrlPr>
                      <w:rPr>
                        <w:rFonts w:ascii="Cambria Math" w:hAnsi="Cambria Math"/>
                      </w:rPr>
                    </m:ctrlPr>
                  </m:sSubPr>
                  <m:e>
                    <m:r>
                      <m:rPr/>
                      <w:rPr>
                        <w:rFonts w:ascii="Cambria Math" w:hAnsi="Cambria Math"/>
                      </w:rPr>
                      <m:t>MTHI</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≥27</m:t>
                </m:r>
                <m:r>
                  <m:rPr>
                    <m:sty m:val="p"/>
                  </m:rPr>
                  <w:rPr>
                    <w:rFonts w:hint="eastAsia" w:ascii="Cambria Math" w:hAnsi="Cambria Math"/>
                  </w:rPr>
                  <m:t>°</m:t>
                </m:r>
                <m:r>
                  <m:rPr/>
                  <w:rPr>
                    <w:rFonts w:ascii="Cambria Math" w:hAnsi="Cambria Math"/>
                  </w:rPr>
                  <m:t>C</m:t>
                </m:r>
                <m:ctrlPr>
                  <w:rPr>
                    <w:rFonts w:ascii="Cambria Math" w:hAnsi="Cambria Math"/>
                  </w:rPr>
                </m:ctrlPr>
              </m:e>
              <m:e>
                <m:r>
                  <m:rPr>
                    <m:sty m:val="p"/>
                  </m:rPr>
                  <w:rPr>
                    <w:rFonts w:ascii="Cambria Math" w:hAnsi="Cambria Math"/>
                  </w:rPr>
                  <m:t xml:space="preserve">0,    </m:t>
                </m:r>
                <m:sSub>
                  <m:sSubPr>
                    <m:ctrlPr>
                      <w:rPr>
                        <w:rFonts w:ascii="Cambria Math" w:hAnsi="Cambria Math"/>
                      </w:rPr>
                    </m:ctrlPr>
                  </m:sSubPr>
                  <m:e>
                    <m:r>
                      <m:rPr/>
                      <w:rPr>
                        <w:rFonts w:ascii="Cambria Math" w:hAnsi="Cambria Math"/>
                      </w:rPr>
                      <m:t>MTHI</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&lt;27</m:t>
                </m:r>
                <m:r>
                  <m:rPr>
                    <m:sty m:val="p"/>
                  </m:rPr>
                  <w:rPr>
                    <w:rFonts w:hint="eastAsia" w:ascii="Cambria Math" w:hAnsi="Cambria Math"/>
                  </w:rPr>
                  <m:t>°</m:t>
                </m:r>
                <m:r>
                  <m:rPr/>
                  <w:rPr>
                    <w:rFonts w:ascii="Cambria Math" w:hAnsi="Cambria Math"/>
                  </w:rPr>
                  <m:t>C</m:t>
                </m:r>
                <m:ctrlPr>
                  <w:rPr>
                    <w:rFonts w:ascii="Cambria Math" w:hAnsi="Cambria Math"/>
                  </w:rPr>
                </m:ctrlPr>
              </m:e>
            </m:eqArr>
            <m:ctrlPr>
              <w:rPr>
                <w:rFonts w:ascii="Cambria Math" w:hAnsi="Cambria Math"/>
              </w:rPr>
            </m:ctrlPr>
          </m:e>
        </m:d>
      </m:oMath>
      <w:r>
        <w:rPr>
          <w:rFonts w:hint="eastAsia"/>
        </w:rPr>
        <w:t xml:space="preserve"> </w:t>
      </w:r>
      <w:r>
        <w:t xml:space="preserve">               </w:t>
      </w:r>
      <w:r>
        <w:rPr>
          <w:rFonts w:hint="eastAsia"/>
        </w:rPr>
        <w:t>（7）</w:t>
      </w:r>
    </w:p>
    <w:p>
      <w:pPr>
        <w:ind w:firstLine="420"/>
      </w:pPr>
      <m:oMath>
        <m:r>
          <m:rPr>
            <m:sty m:val="bi"/>
          </m:rPr>
          <w:rPr>
            <w:rFonts w:ascii="Cambria Math" w:hAnsi="Cambria Math"/>
          </w:rPr>
          <m:t>VF</m:t>
        </m:r>
        <m:r>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H65</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i/>
                  </w:rPr>
                </m:ctrlPr>
              </m:e>
              <m:sub>
                <m:r>
                  <m:rPr>
                    <m:sty m:val="bi"/>
                  </m:rPr>
                  <w:rPr>
                    <w:rFonts w:ascii="Cambria Math" w:hAnsi="Cambria Math"/>
                  </w:rPr>
                  <m:t>H65</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L65</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i/>
                  </w:rPr>
                </m:ctrlPr>
              </m:e>
              <m:sub>
                <m:r>
                  <m:rPr>
                    <m:sty m:val="bi"/>
                  </m:rPr>
                  <w:rPr>
                    <w:rFonts w:ascii="Cambria Math" w:hAnsi="Cambria Math"/>
                  </w:rPr>
                  <m:t>L65</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m:sty m:val="bi"/>
              </m:rPr>
              <w:rPr>
                <w:rFonts w:ascii="Cambria Math" w:hAnsi="Cambria Math"/>
              </w:rPr>
              <m:t>I</m:t>
            </m:r>
            <m:ctrlPr>
              <w:rPr>
                <w:rFonts w:ascii="Cambria Math" w:hAnsi="Cambria Math"/>
                <w:i/>
              </w:rPr>
            </m:ctrlPr>
          </m:e>
          <m:sub>
            <m:r>
              <m:rPr>
                <m:sty m:val="bi"/>
              </m:rPr>
              <w:rPr>
                <w:rFonts w:ascii="Cambria Math" w:hAnsi="Cambria Math"/>
              </w:rPr>
              <m:t>H5</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i/>
              </w:rPr>
            </m:ctrlPr>
          </m:e>
          <m:sub>
            <m:r>
              <m:rPr>
                <m:sty m:val="bi"/>
              </m:rPr>
              <w:rPr>
                <w:rFonts w:ascii="Cambria Math" w:hAnsi="Cambria Math"/>
              </w:rPr>
              <m:t>H5</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I</m:t>
            </m:r>
            <m:ctrlPr>
              <w:rPr>
                <w:rFonts w:ascii="Cambria Math" w:hAnsi="Cambria Math"/>
                <w:i/>
              </w:rPr>
            </m:ctrlPr>
          </m:e>
          <m:sub>
            <m:r>
              <m:rPr>
                <m:sty m:val="bi"/>
              </m:rPr>
              <w:rPr>
                <w:rFonts w:ascii="Cambria Math" w:hAnsi="Cambria Math"/>
              </w:rPr>
              <m:t>L5</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i/>
              </w:rPr>
            </m:ctrlPr>
          </m:e>
          <m:sub>
            <m:r>
              <m:rPr>
                <m:sty m:val="bi"/>
              </m:rPr>
              <w:rPr>
                <w:rFonts w:ascii="Cambria Math" w:hAnsi="Cambria Math"/>
              </w:rPr>
              <m:t>L5</m:t>
            </m:r>
            <m:ctrlPr>
              <w:rPr>
                <w:rFonts w:ascii="Cambria Math" w:hAnsi="Cambria Math"/>
                <w:i/>
              </w:rPr>
            </m:ctrlPr>
          </m:sub>
        </m:sSub>
        <m:r>
          <m:rPr/>
          <w:rPr>
            <w:rFonts w:ascii="Cambria Math" w:hAnsi="Cambria Math"/>
          </w:rPr>
          <m:t>)</m:t>
        </m:r>
      </m:oMath>
      <w:r>
        <w:rPr>
          <w:rFonts w:hint="eastAsia"/>
        </w:rPr>
        <w:t>对于公园热缓解溢出效应有效作用范围内的区域，将D</w:t>
      </w:r>
      <w:r>
        <w:t>F, EF</w:t>
      </w:r>
      <w:r>
        <w:rPr>
          <w:rFonts w:hint="eastAsia"/>
        </w:rPr>
        <w:t>与V</w:t>
      </w:r>
      <w:r>
        <w:t>F</w:t>
      </w:r>
      <w:r>
        <w:rPr>
          <w:rFonts w:hint="eastAsia"/>
        </w:rPr>
        <w:t>相乘，所得结果与公园热缓解溢出供给相加，即可得到无公园背景下的城市热缓解需求。随后，将这一分析框架应用于各个单元，进而实现城市热缓解需求的空间可视化。</w:t>
      </w:r>
      <w:r>
        <w:t>为了深入探究</w:t>
      </w:r>
      <w:r>
        <w:rPr>
          <w:rFonts w:hint="eastAsia"/>
        </w:rPr>
        <w:t>各影响</w:t>
      </w:r>
      <w:r>
        <w:t>因素</w:t>
      </w:r>
      <w:r>
        <w:rPr>
          <w:rFonts w:hint="eastAsia"/>
        </w:rPr>
        <w:t>的</w:t>
      </w:r>
      <w:r>
        <w:t>相对贡献，我们</w:t>
      </w:r>
      <w:r>
        <w:rPr>
          <w:rFonts w:hint="eastAsia"/>
        </w:rPr>
        <w:t>拟</w:t>
      </w:r>
      <w:r>
        <w:t>采用提升回归树模型</w:t>
      </w:r>
      <w:r>
        <w:rPr>
          <w:rFonts w:hint="eastAsia"/>
        </w:rPr>
        <w:t>对</w:t>
      </w:r>
      <w:r>
        <w:t>城市热缓解需求进行分析。</w:t>
      </w:r>
      <w:r>
        <w:rPr>
          <w:rFonts w:hint="eastAsia"/>
        </w:rPr>
        <w:t>相关分析有助于进一步理解自然和社会经济因素对热缓解需求的量化影响。</w:t>
      </w:r>
    </w:p>
    <w:p>
      <w:pPr>
        <w:pStyle w:val="5"/>
        <w:numPr>
          <w:ilvl w:val="2"/>
          <w:numId w:val="3"/>
        </w:numPr>
      </w:pPr>
      <w:r>
        <w:rPr>
          <w:rFonts w:hint="eastAsia"/>
        </w:rPr>
        <w:t>城市热缓解溢出效应的供需关系量化及其调控</w:t>
      </w:r>
    </w:p>
    <w:p>
      <w:pPr>
        <w:pStyle w:val="40"/>
        <w:ind w:firstLine="480"/>
      </w:pPr>
      <w:r>
        <w:t>通过将</w:t>
      </w:r>
      <w:r>
        <w:rPr>
          <w:rFonts w:hint="eastAsia"/>
        </w:rPr>
        <w:t>公园</w:t>
      </w:r>
      <w:r>
        <w:t>热缓解</w:t>
      </w:r>
      <w:r>
        <w:rPr>
          <w:rFonts w:hint="eastAsia"/>
        </w:rPr>
        <w:t>溢出供给与城市热缓解需求进行对比分析，即可求得当前的公园热缓解溢出效应对需求的满足程度。</w:t>
      </w:r>
      <w:r>
        <w:rPr>
          <w:rFonts w:hint="eastAsia"/>
          <w:b/>
          <w:bCs/>
        </w:rPr>
        <w:t>我们将上述两者之比定义为公园热缓解需求满足比，两者之差则</w:t>
      </w:r>
      <w:r>
        <w:rPr>
          <w:b/>
          <w:bCs/>
        </w:rPr>
        <w:t>为城市热缓解需求</w:t>
      </w:r>
      <w:r>
        <w:rPr>
          <w:rFonts w:hint="eastAsia"/>
          <w:b/>
          <w:bCs/>
        </w:rPr>
        <w:t>不足</w:t>
      </w:r>
      <w:r>
        <w:rPr>
          <w:b/>
          <w:bCs/>
        </w:rPr>
        <w:t>。</w:t>
      </w:r>
      <w:r>
        <w:t>基于成都市的热缓解需求</w:t>
      </w:r>
      <w:r>
        <w:rPr>
          <w:rFonts w:hint="eastAsia"/>
        </w:rPr>
        <w:t>不足</w:t>
      </w:r>
      <w:r>
        <w:t>，本研究将开展以下分析</w:t>
      </w:r>
      <w:r>
        <w:rPr>
          <w:rFonts w:hint="eastAsia"/>
        </w:rPr>
        <w:t>。</w:t>
      </w:r>
    </w:p>
    <w:p>
      <w:r>
        <w:rPr>
          <w:rFonts w:hint="eastAsia"/>
        </w:rPr>
        <w:t>（1）热点分析</w:t>
      </w:r>
    </w:p>
    <w:p>
      <w:pPr>
        <w:pStyle w:val="40"/>
        <w:ind w:firstLine="482"/>
      </w:pPr>
      <w:r>
        <w:rPr>
          <w:b/>
          <w:bCs/>
        </w:rPr>
        <w:t>本研究采用Getis-Ord Gi*热点分析方法，深入探究热缓解需求</w:t>
      </w:r>
      <w:r>
        <w:rPr>
          <w:rFonts w:hint="eastAsia"/>
          <w:b/>
          <w:bCs/>
        </w:rPr>
        <w:t>不足</w:t>
      </w:r>
      <w:r>
        <w:rPr>
          <w:b/>
          <w:bCs/>
        </w:rPr>
        <w:t>的空间集群分布特征。</w:t>
      </w:r>
      <w:r>
        <w:t>该方法能够准确识别研究区域内具有统计显著性的高/低热缓解需求</w:t>
      </w:r>
      <w:r>
        <w:rPr>
          <w:rFonts w:hint="eastAsia"/>
        </w:rPr>
        <w:t>不足</w:t>
      </w:r>
      <w:r>
        <w:t>的空间聚类，进而精确定位</w:t>
      </w:r>
      <w:r>
        <w:rPr>
          <w:rFonts w:hint="eastAsia"/>
        </w:rPr>
        <w:t>对于降低热风险需求</w:t>
      </w:r>
      <w:r>
        <w:t>迫切且集中的关键区域。在热点分析方法中，要成为统计上显着的热点，</w:t>
      </w:r>
      <w:r>
        <w:rPr>
          <w:rFonts w:hint="eastAsia" w:ascii="MS Gothic" w:hAnsi="MS Gothic" w:eastAsia="MS Gothic" w:cs="MS Gothic"/>
        </w:rPr>
        <w:t>​​</w:t>
      </w:r>
      <w:r>
        <w:t>某个特征必须具有高值，并且还应该被其他高值特征包围。</w:t>
      </w:r>
      <w:r>
        <w:rPr>
          <w:rFonts w:hint="eastAsia"/>
        </w:rPr>
        <w:t>该方法通过提供每个像素空间依赖性的测量并指示像素邻域中值的相对大小，来表征和量化遥感图像的空间自相关。</w:t>
      </w:r>
      <w:r>
        <w:t>Getis-Ord Gi</w:t>
      </w:r>
      <w:r>
        <w:rPr>
          <w:rFonts w:hint="eastAsia" w:ascii="MS Gothic" w:hAnsi="MS Gothic" w:eastAsia="MS Gothic" w:cs="MS Gothic"/>
          <w:vertAlign w:val="superscript"/>
        </w:rPr>
        <w:t>∗</w:t>
      </w:r>
      <w:r>
        <w:t>的计算</w:t>
      </w:r>
      <w:r>
        <w:rPr>
          <w:rFonts w:hint="eastAsia"/>
        </w:rPr>
        <w:t>公式如下</w:t>
      </w:r>
      <w:r>
        <w:t>：</w:t>
      </w:r>
    </w:p>
    <w:p>
      <w:pPr>
        <w:pStyle w:val="14"/>
      </w:pPr>
      <m:oMath>
        <m:sSubSup>
          <m:sSubSupPr>
            <m:ctrlPr>
              <w:rPr>
                <w:rFonts w:ascii="Cambria Math" w:hAnsi="Cambria Math"/>
              </w:rPr>
            </m:ctrlPr>
          </m:sSubSupPr>
          <m:e>
            <m:r>
              <m:rPr/>
              <w:rPr>
                <w:rFonts w:ascii="Cambria Math" w:hAnsi="Cambria Math"/>
              </w:rPr>
              <m:t>G</m:t>
            </m:r>
            <m:ctrlPr>
              <w:rPr>
                <w:rFonts w:ascii="Cambria Math" w:hAnsi="Cambria Math"/>
              </w:rPr>
            </m:ctrlPr>
          </m:e>
          <m:sub>
            <m:r>
              <m:rPr/>
              <w:rPr>
                <w:rFonts w:ascii="Cambria Math" w:hAnsi="Cambria Math"/>
              </w:rPr>
              <m:t>i</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acc>
                  <m:accPr>
                    <m:chr m:val="̅"/>
                    <m:ctrlPr>
                      <w:rPr>
                        <w:rFonts w:ascii="Cambria Math" w:hAnsi="Cambria Math"/>
                      </w:rPr>
                    </m:ctrlPr>
                  </m:accPr>
                  <m:e>
                    <m:r>
                      <m:rPr/>
                      <w:rPr>
                        <w:rFonts w:ascii="Cambria Math" w:hAnsi="Cambria Math"/>
                      </w:rPr>
                      <m:t>X</m:t>
                    </m:r>
                    <m:ctrlPr>
                      <w:rPr>
                        <w:rFonts w:ascii="Cambria Math" w:hAnsi="Cambria Math"/>
                      </w:rPr>
                    </m:ctrlPr>
                  </m:e>
                </m:acc>
                <m:nary>
                  <m:naryPr>
                    <m:chr m:val="∑"/>
                    <m:limLoc m:val="undOvr"/>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ctrlPr>
                      <w:rPr>
                        <w:rFonts w:ascii="Cambria Math" w:hAnsi="Cambria Math"/>
                      </w:rPr>
                    </m:ctrlPr>
                  </m:e>
                </m:nary>
                <m:ctrlPr>
                  <w:rPr>
                    <w:rFonts w:ascii="Cambria Math" w:hAnsi="Cambria Math"/>
                  </w:rPr>
                </m:ctrlPr>
              </m:e>
            </m:nary>
            <m:ctrlPr>
              <w:rPr>
                <w:rFonts w:ascii="Cambria Math" w:hAnsi="Cambria Math"/>
              </w:rPr>
            </m:ctrlPr>
          </m:num>
          <m:den>
            <m:r>
              <m:rPr/>
              <w:rPr>
                <w:rFonts w:ascii="Cambria Math" w:hAnsi="Cambria Math"/>
              </w:rPr>
              <m:t>S</m:t>
            </m:r>
            <m:rad>
              <m:radPr>
                <m:degHide m:val="1"/>
                <m:ctrlPr>
                  <w:rPr>
                    <w:rFonts w:ascii="Cambria Math" w:hAnsi="Cambria Math"/>
                  </w:rPr>
                </m:ctrlPr>
              </m:radPr>
              <m:deg>
                <m:ctrlPr>
                  <w:rPr>
                    <w:rFonts w:ascii="Cambria Math" w:hAnsi="Cambria Math"/>
                  </w:rPr>
                </m:ctrlPr>
              </m:deg>
              <m:e>
                <m:f>
                  <m:fPr>
                    <m:ctrlPr>
                      <w:rPr>
                        <w:rFonts w:ascii="Cambria Math" w:hAnsi="Cambria Math"/>
                      </w:rPr>
                    </m:ctrlPr>
                  </m:fPr>
                  <m:num>
                    <m:r>
                      <m:rPr/>
                      <w:rPr>
                        <w:rFonts w:ascii="Cambria Math" w:hAnsi="Cambria Math"/>
                      </w:rPr>
                      <m:t>n</m:t>
                    </m:r>
                    <m:nary>
                      <m:naryPr>
                        <m:chr m:val="∑"/>
                        <m:limLoc m:val="undOvr"/>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Sup>
                          <m:sSubSupPr>
                            <m:ctrlPr>
                              <w:rPr>
                                <w:rFonts w:ascii="Cambria Math" w:hAnsi="Cambria Math"/>
                              </w:rPr>
                            </m:ctrlPr>
                          </m:sSubSupPr>
                          <m:e>
                            <m:r>
                              <m:rPr/>
                              <w:rPr>
                                <w:rFonts w:ascii="Cambria Math" w:hAnsi="Cambria Math"/>
                              </w:rPr>
                              <m:t>ω</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up>
                            <m:r>
                              <m:rPr>
                                <m:sty m:val="p"/>
                              </m:rPr>
                              <w:rPr>
                                <w:rFonts w:ascii="Cambria Math" w:hAnsi="Cambria Math"/>
                              </w:rPr>
                              <m:t>2</m:t>
                            </m:r>
                            <m:ctrlPr>
                              <w:rPr>
                                <w:rFonts w:ascii="Cambria Math" w:hAnsi="Cambria Math"/>
                              </w:rPr>
                            </m:ctrlP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ctrlPr>
                                  <w:rPr>
                                    <w:rFonts w:ascii="Cambria Math" w:hAnsi="Cambria Math"/>
                                  </w:rPr>
                                </m:ctrlPr>
                              </m:e>
                            </m:nary>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nary>
                    <m:ctrlPr>
                      <w:rPr>
                        <w:rFonts w:ascii="Cambria Math" w:hAnsi="Cambria Math"/>
                      </w:rPr>
                    </m:ctrlPr>
                  </m:num>
                  <m:den>
                    <m:r>
                      <m:rPr/>
                      <w:rPr>
                        <w:rFonts w:ascii="Cambria Math" w:hAnsi="Cambria Math"/>
                      </w:rPr>
                      <m:t>n</m:t>
                    </m:r>
                    <m:r>
                      <m:rPr>
                        <m:sty m:val="p"/>
                      </m:rPr>
                      <w:rPr>
                        <w:rFonts w:ascii="Cambria Math" w:hAnsi="Cambria Math"/>
                      </w:rPr>
                      <m:t>−1</m:t>
                    </m:r>
                    <m:ctrlPr>
                      <w:rPr>
                        <w:rFonts w:ascii="Cambria Math" w:hAnsi="Cambria Math"/>
                      </w:rPr>
                    </m:ctrlPr>
                  </m:den>
                </m:f>
                <m:ctrlPr>
                  <w:rPr>
                    <w:rFonts w:ascii="Cambria Math" w:hAnsi="Cambria Math"/>
                  </w:rPr>
                </m:ctrlPr>
              </m:e>
            </m:rad>
            <m:ctrlPr>
              <w:rPr>
                <w:rFonts w:ascii="Cambria Math" w:hAnsi="Cambria Math"/>
              </w:rPr>
            </m:ctrlPr>
          </m:den>
        </m:f>
      </m:oMath>
      <w:r>
        <w:rPr>
          <w:rFonts w:hint="eastAsia"/>
        </w:rPr>
        <w:t xml:space="preserve"> </w:t>
      </w:r>
      <w:r>
        <w:t xml:space="preserve">                   </w:t>
      </w:r>
      <w:r>
        <w:rPr>
          <w:rFonts w:hint="eastAsia"/>
        </w:rPr>
        <w:t>（8）</w:t>
      </w:r>
    </w:p>
    <w:p>
      <w:pPr>
        <w:pStyle w:val="14"/>
      </w:pPr>
    </w:p>
    <w:p>
      <w:r>
        <w:t>其中</w:t>
      </w:r>
      <w:r>
        <w:rPr>
          <w:rFonts w:hint="eastAsia"/>
        </w:rPr>
        <w:t>，</w:t>
      </w:r>
      <w:r>
        <w:t>x</w:t>
      </w:r>
      <w:r>
        <w:rPr>
          <w:vertAlign w:val="subscript"/>
        </w:rPr>
        <w:t>j</w:t>
      </w:r>
      <w:r>
        <w:t>是要素j的属性值，w</w:t>
      </w:r>
      <w:r>
        <w:rPr>
          <w:vertAlign w:val="subscript"/>
        </w:rPr>
        <w:t>i ,j</w:t>
      </w:r>
      <w:r>
        <w:t>是要素i</w:t>
      </w:r>
      <w:r>
        <w:rPr>
          <w:rFonts w:hint="eastAsia"/>
        </w:rPr>
        <w:t>与</w:t>
      </w:r>
      <w:r>
        <w:t>j之间的空间权重，n为要素总数，并且：</w:t>
      </w:r>
    </w:p>
    <w:p>
      <w:pPr>
        <w:jc w:val="both"/>
        <w:pPrChange w:id="126" w:author="Fred Zhou" w:date="2024-03-13T13:56:00Z">
          <w:pPr>
            <w:jc w:val="right"/>
          </w:pPr>
        </w:pPrChange>
      </w:pPr>
      <m:oMath>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num>
          <m:den>
            <m:r>
              <m:rPr/>
              <w:rPr>
                <w:rFonts w:ascii="Cambria Math" w:hAnsi="Cambria Math"/>
              </w:rPr>
              <m:t>n</m:t>
            </m:r>
            <m:ctrlPr>
              <w:rPr>
                <w:rFonts w:ascii="Cambria Math" w:hAnsi="Cambria Math"/>
                <w:i/>
              </w:rPr>
            </m:ctrlPr>
          </m:den>
        </m:f>
      </m:oMath>
      <w:r>
        <w:rPr>
          <w:rFonts w:hint="eastAsia"/>
        </w:rPr>
        <w:t xml:space="preserve"> </w:t>
      </w:r>
      <w:r>
        <w:t xml:space="preserve">                        </w:t>
      </w:r>
      <w:r>
        <w:rPr>
          <w:rFonts w:hint="eastAsia"/>
        </w:rPr>
        <w:t>（9）</w:t>
      </w:r>
    </w:p>
    <w:p>
      <w:pPr>
        <w:ind w:firstLine="420" w:firstLineChars="0"/>
        <w:jc w:val="both"/>
        <w:pPrChange w:id="127" w:author="Fred Zhou" w:date="2024-03-13T13:56:00Z">
          <w:pPr>
            <w:ind w:firstLine="240" w:firstLineChars="100"/>
            <w:jc w:val="right"/>
          </w:pPr>
        </w:pPrChange>
      </w:pPr>
      <m:oMath>
        <m:r>
          <m:rPr/>
          <w:rPr>
            <w:rFonts w:ascii="Cambria Math" w:hAnsi="Cambria Math"/>
          </w:rPr>
          <m:t>S</m:t>
        </m:r>
        <m:r>
          <m:rPr>
            <m:sty m:val="p"/>
          </m:rPr>
          <w:rPr>
            <w:rFonts w:ascii="Cambria Math" w:hAnsi="Cambria Math"/>
          </w:rPr>
          <m:t>=</m:t>
        </m:r>
        <m:rad>
          <m:radPr>
            <m:degHide m:val="1"/>
            <m:ctrlPr>
              <w:rPr>
                <w:rFonts w:ascii="Cambria Math" w:hAnsi="Cambria Math"/>
              </w:rPr>
            </m:ctrlPr>
          </m:radPr>
          <m:deg>
            <m:ctrlPr>
              <w:rPr>
                <w:rFonts w:ascii="Cambria Math" w:hAnsi="Cambria Math"/>
              </w:rPr>
            </m:ctrlPr>
          </m:deg>
          <m:e>
            <m:f>
              <m:fPr>
                <m:ctrlPr>
                  <w:rPr>
                    <w:rFonts w:ascii="Cambria Math" w:hAnsi="Cambria Math"/>
                  </w:rPr>
                </m:ctrlPr>
              </m:fPr>
              <m:num>
                <m:nary>
                  <m:naryPr>
                    <m:chr m:val="∑"/>
                    <m:limLoc m:val="undOvr"/>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up>
                        <m:r>
                          <m:rPr>
                            <m:sty m:val="p"/>
                          </m:rPr>
                          <w:rPr>
                            <w:rFonts w:ascii="Cambria Math" w:hAnsi="Cambria Math"/>
                          </w:rPr>
                          <m:t>2</m:t>
                        </m:r>
                        <m:ctrlPr>
                          <w:rPr>
                            <w:rFonts w:ascii="Cambria Math" w:hAnsi="Cambria Math"/>
                          </w:rPr>
                        </m:ctrlPr>
                      </m:sup>
                    </m:sSubSup>
                    <m:ctrlPr>
                      <w:rPr>
                        <w:rFonts w:ascii="Cambria Math" w:hAnsi="Cambria Math"/>
                      </w:rPr>
                    </m:ctrlPr>
                  </m:e>
                </m:nary>
                <m:ctrlPr>
                  <w:rPr>
                    <w:rFonts w:ascii="Cambria Math" w:hAnsi="Cambria Math"/>
                  </w:rPr>
                </m:ctrlPr>
              </m:num>
              <m:den>
                <m:r>
                  <m:rPr/>
                  <w:rPr>
                    <w:rFonts w:ascii="Cambria Math" w:hAnsi="Cambria Math"/>
                  </w:rPr>
                  <m:t>n</m:t>
                </m:r>
                <m:ctrlPr>
                  <w:rPr>
                    <w:rFonts w:ascii="Cambria Math" w:hAnsi="Cambria Math"/>
                  </w:rPr>
                </m:ctrlPr>
              </m:den>
            </m:f>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rad>
      </m:oMath>
      <w:r>
        <w:rPr>
          <w:rFonts w:hint="eastAsia"/>
        </w:rPr>
        <w:t xml:space="preserve"> </w:t>
      </w:r>
      <w:r>
        <w:t xml:space="preserve">                    </w:t>
      </w:r>
      <w:r>
        <w:rPr>
          <w:rFonts w:hint="eastAsia"/>
        </w:rPr>
        <w:t>（1</w:t>
      </w:r>
      <w:r>
        <w:t>0</w:t>
      </w:r>
      <w:r>
        <w:rPr>
          <w:rFonts w:hint="eastAsia"/>
        </w:rPr>
        <w:t>）</w:t>
      </w:r>
    </w:p>
    <w:p>
      <w:pPr>
        <w:pStyle w:val="14"/>
      </w:pPr>
    </w:p>
    <w:p>
      <w:pPr>
        <w:pStyle w:val="40"/>
        <w:ind w:firstLine="480"/>
      </w:pPr>
      <w:r>
        <w:rPr>
          <w:rFonts w:hint="eastAsia"/>
        </w:rPr>
        <w:t>Gi*统计值的输出是z分数。较高的正z分数表示高值（热点）的聚集度更高，较低的负z分数表示低值（冷点）的聚集度更高。</w:t>
      </w:r>
    </w:p>
    <w:p>
      <w:pPr>
        <w:pStyle w:val="40"/>
        <w:ind w:firstLine="480"/>
      </w:pPr>
      <w:r>
        <w:rPr>
          <w:rFonts w:hint="eastAsia"/>
        </w:rPr>
        <w:t>（2）城市热缓解需求不足的不平等性分析</w:t>
      </w:r>
    </w:p>
    <w:p>
      <w:pPr>
        <w:pStyle w:val="40"/>
        <w:ind w:firstLine="482"/>
      </w:pPr>
      <w:r>
        <w:rPr>
          <w:rFonts w:hint="eastAsia"/>
          <w:b/>
          <w:bCs/>
        </w:rPr>
        <w:t>在经济学领域中，基尼指数通常用于不平等性的分析。对于本项目而言，基尼指数被用于评估城市热缓解需求不足的不平等性。</w:t>
      </w:r>
      <w:r>
        <w:rPr>
          <w:rFonts w:hint="eastAsia"/>
        </w:rPr>
        <w:t>基尼指数被定义为公平线与洛伦兹曲线之间的面积与公平线下总面积的比值。如图</w:t>
      </w:r>
      <w:r>
        <w:t>4</w:t>
      </w:r>
      <w:r>
        <w:rPr>
          <w:rFonts w:hint="eastAsia"/>
        </w:rPr>
        <w:t>所示，A的面积与A和B的面积和之比即为基尼系数。其中，洛伦兹曲线是特定指标（如财富）按人口百分比的累积分布函数的图形表示。该指数的范围在0</w:t>
      </w:r>
      <w:r>
        <w:t>-1</w:t>
      </w:r>
      <w:r>
        <w:rPr>
          <w:rFonts w:hint="eastAsia"/>
        </w:rPr>
        <w:t>之间，值越低表示越公平。</w:t>
      </w:r>
    </w:p>
    <w:p>
      <w:pPr>
        <w:pStyle w:val="40"/>
        <w:ind w:firstLine="480"/>
      </w:pPr>
      <w:r>
        <w:drawing>
          <wp:inline distT="0" distB="0" distL="0" distR="0">
            <wp:extent cx="3101340" cy="2295525"/>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图片 1"/>
                    <pic:cNvPicPr>
                      <a:picLocks noChangeAspect="1"/>
                    </pic:cNvPicPr>
                  </pic:nvPicPr>
                  <pic:blipFill>
                    <a:blip r:embed="rId9"/>
                    <a:stretch>
                      <a:fillRect/>
                    </a:stretch>
                  </pic:blipFill>
                  <pic:spPr>
                    <a:xfrm>
                      <a:off x="0" y="0"/>
                      <a:ext cx="3103133" cy="2296528"/>
                    </a:xfrm>
                    <a:prstGeom prst="rect">
                      <a:avLst/>
                    </a:prstGeom>
                  </pic:spPr>
                </pic:pic>
              </a:graphicData>
            </a:graphic>
          </wp:inline>
        </w:drawing>
      </w:r>
    </w:p>
    <w:p>
      <w:pPr>
        <w:pStyle w:val="40"/>
        <w:ind w:firstLine="480"/>
      </w:pPr>
      <w:r>
        <w:rPr>
          <w:rFonts w:hint="eastAsia"/>
        </w:rPr>
        <w:t>图</w:t>
      </w:r>
      <w:r>
        <w:t xml:space="preserve">4  </w:t>
      </w:r>
      <w:r>
        <w:rPr>
          <w:rFonts w:hint="eastAsia"/>
        </w:rPr>
        <w:t>基尼系数的示意图</w:t>
      </w:r>
    </w:p>
    <w:p>
      <w:pPr>
        <w:pStyle w:val="40"/>
        <w:ind w:firstLine="480"/>
      </w:pPr>
      <w:r>
        <w:rPr>
          <w:rFonts w:hint="eastAsia"/>
        </w:rPr>
        <w:t>基尼指数的计算公式如下：</w:t>
      </w:r>
    </w:p>
    <w:p>
      <w:pPr>
        <w:pStyle w:val="40"/>
        <w:ind w:firstLine="480"/>
      </w:pPr>
      <m:oMath>
        <m:r>
          <m:rPr/>
          <w:rPr>
            <w:rFonts w:ascii="Cambria Math" w:hAnsi="Cambria Math"/>
          </w:rPr>
          <m:t>Gini</m:t>
        </m:r>
        <m:r>
          <m:rPr>
            <m:sty m:val="p"/>
          </m:rPr>
          <w:rPr>
            <w:rFonts w:ascii="Cambria Math" w:hAnsi="Cambria Math"/>
          </w:rPr>
          <m:t>=1−</m:t>
        </m:r>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ctrlPr>
              <w:rPr>
                <w:rFonts w:ascii="Cambria Math" w:hAnsi="Cambria Math"/>
              </w:rPr>
            </m:ctrlPr>
          </m:e>
        </m:nary>
      </m:oMath>
      <w:r>
        <w:rPr>
          <w:rFonts w:hint="eastAsia"/>
        </w:rPr>
        <w:t xml:space="preserve"> </w:t>
      </w:r>
      <w:r>
        <w:t xml:space="preserve">        </w:t>
      </w:r>
      <w:r>
        <w:rPr>
          <w:rFonts w:hint="eastAsia"/>
        </w:rPr>
        <w:t>（1</w:t>
      </w:r>
      <w:r>
        <w:t>1</w:t>
      </w:r>
      <w:r>
        <w:rPr>
          <w:rFonts w:hint="eastAsia"/>
        </w:rPr>
        <w:t>）</w:t>
      </w:r>
    </w:p>
    <w:p>
      <w:pPr>
        <w:pStyle w:val="40"/>
        <w:ind w:firstLine="480"/>
      </w:pPr>
    </w:p>
    <w:p>
      <w:pPr>
        <w:pStyle w:val="40"/>
        <w:ind w:firstLine="480"/>
      </w:pPr>
      <w:r>
        <w:rPr>
          <w:rFonts w:hint="eastAsia"/>
        </w:rPr>
        <w:t>其中，P</w:t>
      </w:r>
      <w:r>
        <w:rPr>
          <w:rFonts w:hint="eastAsia"/>
          <w:vertAlign w:val="subscript"/>
        </w:rPr>
        <w:t>i</w:t>
      </w:r>
      <w:r>
        <w:rPr>
          <w:rFonts w:hint="eastAsia"/>
        </w:rPr>
        <w:t>是研究区域内居民数量的累积百分比，而A</w:t>
      </w:r>
      <w:r>
        <w:rPr>
          <w:rFonts w:hint="eastAsia"/>
          <w:vertAlign w:val="subscript"/>
        </w:rPr>
        <w:t>i</w:t>
      </w:r>
      <w:r>
        <w:rPr>
          <w:rFonts w:hint="eastAsia"/>
        </w:rPr>
        <w:t>是城市热缓解需求不足的累积百分比。</w:t>
      </w:r>
    </w:p>
    <w:p>
      <w:pPr>
        <w:pStyle w:val="40"/>
        <w:numPr>
          <w:ilvl w:val="0"/>
          <w:numId w:val="4"/>
        </w:numPr>
        <w:ind w:firstLineChars="0"/>
      </w:pPr>
      <w:r>
        <w:rPr>
          <w:rFonts w:hint="eastAsia"/>
        </w:rPr>
        <w:t>城市热缓解优先区域的识别</w:t>
      </w:r>
    </w:p>
    <w:p>
      <w:pPr>
        <w:pStyle w:val="40"/>
        <w:ind w:firstLine="480"/>
      </w:pPr>
      <w:r>
        <w:t>针对</w:t>
      </w:r>
      <w:r>
        <w:rPr>
          <w:rFonts w:hint="eastAsia"/>
        </w:rPr>
        <w:t>公园</w:t>
      </w:r>
      <w:r>
        <w:t>热缓解需求</w:t>
      </w:r>
      <w:r>
        <w:rPr>
          <w:rFonts w:hint="eastAsia"/>
        </w:rPr>
        <w:t>不足的空间格局</w:t>
      </w:r>
      <w:r>
        <w:t>，本研究采用百分位数法对其</w:t>
      </w:r>
      <w:r>
        <w:rPr>
          <w:rFonts w:hint="eastAsia"/>
        </w:rPr>
        <w:t>进行</w:t>
      </w:r>
      <w:r>
        <w:t>分段，具体划分为高、中和低需求</w:t>
      </w:r>
      <w:r>
        <w:rPr>
          <w:rFonts w:hint="eastAsia"/>
        </w:rPr>
        <w:t>不足</w:t>
      </w:r>
      <w:r>
        <w:t>三大区域。对于高需求</w:t>
      </w:r>
      <w:r>
        <w:rPr>
          <w:rFonts w:hint="eastAsia"/>
        </w:rPr>
        <w:t>不足</w:t>
      </w:r>
      <w:r>
        <w:t>区域，我们进一步开展形态空间格局</w:t>
      </w:r>
      <w:r>
        <w:rPr>
          <w:rFonts w:hint="eastAsia"/>
        </w:rPr>
        <w:t>分析。</w:t>
      </w:r>
    </w:p>
    <w:p>
      <w:pPr>
        <w:pStyle w:val="40"/>
        <w:ind w:firstLine="480"/>
      </w:pPr>
      <w:r>
        <w:t>本研究采用GUIDOS工具箱对图像进行形态学分析，将其划分为七种形态类型，即“核心”、“桥”、“岛屿”、“环”、“边缘”、“孔”和“分支”。</w:t>
      </w:r>
      <w:r>
        <w:rPr>
          <w:rFonts w:hint="eastAsia"/>
        </w:rPr>
        <w:t>其</w:t>
      </w:r>
      <w:r>
        <w:t>中，“核心”、“桥”、“边缘”和“分支”被视为热传播网络中的关键</w:t>
      </w:r>
      <w:r>
        <w:rPr>
          <w:rFonts w:hint="eastAsia"/>
        </w:rPr>
        <w:t>类型</w:t>
      </w:r>
      <w:r>
        <w:t>。具体而言，“核心”区域具有较高的受热值，是热量聚集的重要节点</w:t>
      </w:r>
      <w:r>
        <w:rPr>
          <w:rFonts w:hint="eastAsia"/>
        </w:rPr>
        <w:t>，</w:t>
      </w:r>
      <w:r>
        <w:t>而“桥”则扮演着连接不同高受热值区域的关键角色</w:t>
      </w:r>
      <w:r>
        <w:rPr>
          <w:rFonts w:hint="eastAsia"/>
        </w:rPr>
        <w:t>。</w:t>
      </w:r>
      <w:r>
        <w:t>此外，“边缘”和“分支”则代表了热风险扩散的潜在区域</w:t>
      </w:r>
      <w:r>
        <w:rPr>
          <w:rFonts w:hint="eastAsia"/>
        </w:rPr>
        <w:t>（Xie et al., 2015）。</w:t>
      </w:r>
    </w:p>
    <w:p>
      <w:pPr>
        <w:pStyle w:val="40"/>
        <w:ind w:firstLine="480"/>
      </w:pPr>
      <w:r>
        <w:t>借助ArcGIS中的Linkage Mapper工具，运用电路理论模拟潜在的绿色走廊，旨在构建高效的城市热缓解网络。</w:t>
      </w:r>
      <w:r>
        <w:rPr>
          <w:b/>
          <w:bCs/>
        </w:rPr>
        <w:t>通过将</w:t>
      </w:r>
      <w:r>
        <w:rPr>
          <w:rFonts w:hint="eastAsia"/>
          <w:b/>
          <w:bCs/>
        </w:rPr>
        <w:t>该</w:t>
      </w:r>
      <w:r>
        <w:rPr>
          <w:b/>
          <w:bCs/>
        </w:rPr>
        <w:t>绿色走廊与热缓解高需求</w:t>
      </w:r>
      <w:r>
        <w:rPr>
          <w:rFonts w:hint="eastAsia"/>
          <w:b/>
          <w:bCs/>
        </w:rPr>
        <w:t>不足</w:t>
      </w:r>
      <w:r>
        <w:rPr>
          <w:b/>
          <w:bCs/>
        </w:rPr>
        <w:t>区中的“核心”、“桥”、“边缘”和“分支”类型</w:t>
      </w:r>
      <w:r>
        <w:rPr>
          <w:rFonts w:hint="eastAsia"/>
          <w:b/>
          <w:bCs/>
        </w:rPr>
        <w:t>区域进行</w:t>
      </w:r>
      <w:r>
        <w:rPr>
          <w:b/>
          <w:bCs/>
        </w:rPr>
        <w:t>叠加分析，识别城市热缓解优先区域</w:t>
      </w:r>
      <w:r>
        <w:rPr>
          <w:rFonts w:hint="eastAsia"/>
          <w:b/>
          <w:bCs/>
        </w:rPr>
        <w:t>并提出相应的增设公园规划</w:t>
      </w:r>
      <w:r>
        <w:rPr>
          <w:b/>
          <w:bCs/>
        </w:rPr>
        <w:t>。</w:t>
      </w:r>
      <w:r>
        <w:t>这些优先区域在未来的城市规划与管理中具有重要的参考价值，有助于以最小的成本实现热缓解</w:t>
      </w:r>
      <w:r>
        <w:rPr>
          <w:rFonts w:hint="eastAsia"/>
        </w:rPr>
        <w:t>的最大化</w:t>
      </w:r>
      <w:r>
        <w:t>。</w:t>
      </w:r>
    </w:p>
    <w:p>
      <w:pPr>
        <w:pStyle w:val="40"/>
        <w:ind w:firstLine="480"/>
      </w:pPr>
      <w:r>
        <w:t>针对热缓解优先区域内需要额外增设的公园，本研究</w:t>
      </w:r>
      <w:r>
        <w:rPr>
          <w:rFonts w:hint="eastAsia"/>
        </w:rPr>
        <w:t>将</w:t>
      </w:r>
      <w:r>
        <w:t>依据局地公园热缓解强度与环境因素之间的回归模型，</w:t>
      </w:r>
      <w:r>
        <w:rPr>
          <w:rFonts w:hint="eastAsia"/>
        </w:rPr>
        <w:t>进一步</w:t>
      </w:r>
      <w:r>
        <w:t>量化在这些特定区域</w:t>
      </w:r>
      <w:r>
        <w:rPr>
          <w:rFonts w:hint="eastAsia"/>
        </w:rPr>
        <w:t>增设</w:t>
      </w:r>
      <w:r>
        <w:t>公园后对热缓解亏缺的改善程度。</w:t>
      </w:r>
    </w:p>
    <w:p/>
    <w:p>
      <w:pPr>
        <w:pStyle w:val="5"/>
      </w:pPr>
      <w:r>
        <w:rPr>
          <w:rFonts w:hint="eastAsia"/>
        </w:rPr>
        <w:t>参考文献</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color w:val="404040" w:themeColor="text1" w:themeTint="BF"/>
          <w14:textFill>
            <w14:solidFill>
              <w14:schemeClr w14:val="tx1">
                <w14:lumMod w14:val="75000"/>
                <w14:lumOff w14:val="25000"/>
              </w14:schemeClr>
            </w14:solidFill>
          </w14:textFill>
        </w:rPr>
        <w:t>International Journal of Disaster Risk Reduction</w:t>
      </w:r>
      <w:r>
        <w:rPr>
          <w:color w:val="404040" w:themeColor="text1" w:themeTint="BF"/>
          <w14:textFill>
            <w14:solidFill>
              <w14:schemeClr w14:val="tx1">
                <w14:lumMod w14:val="75000"/>
                <w14:lumOff w14:val="25000"/>
              </w14:schemeClr>
            </w14:solidFill>
          </w14:textFill>
        </w:rPr>
        <w:t>, 67, 102671.</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Feng, L., Zhao, M., Zhou, Y., Zhu, L., &amp; Tian, H. (2020). The seasonal and annual impacts of landscape patterns on the urban thermal comfort using Landsat. </w:t>
      </w:r>
      <w:r>
        <w:rPr>
          <w:i/>
          <w:color w:val="404040" w:themeColor="text1" w:themeTint="BF"/>
          <w14:textFill>
            <w14:solidFill>
              <w14:schemeClr w14:val="tx1">
                <w14:lumMod w14:val="75000"/>
                <w14:lumOff w14:val="25000"/>
              </w14:schemeClr>
            </w14:solidFill>
          </w14:textFill>
        </w:rPr>
        <w:t>Ecological Indicators,</w:t>
      </w:r>
      <w:r>
        <w:rPr>
          <w:color w:val="404040" w:themeColor="text1" w:themeTint="BF"/>
          <w14:textFill>
            <w14:solidFill>
              <w14:schemeClr w14:val="tx1">
                <w14:lumMod w14:val="75000"/>
                <w14:lumOff w14:val="25000"/>
              </w14:schemeClr>
            </w14:solidFill>
          </w14:textFill>
        </w:rPr>
        <w:t> 110, 105798.</w:t>
      </w:r>
    </w:p>
    <w:p>
      <w:pPr>
        <w:pStyle w:val="31"/>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Thom, E. C. (1959). The discomfort index. </w:t>
      </w:r>
      <w:r>
        <w:rPr>
          <w:i/>
          <w:color w:val="404040" w:themeColor="text1" w:themeTint="BF"/>
          <w14:textFill>
            <w14:solidFill>
              <w14:schemeClr w14:val="tx1">
                <w14:lumMod w14:val="75000"/>
                <w14:lumOff w14:val="25000"/>
              </w14:schemeClr>
            </w14:solidFill>
          </w14:textFill>
        </w:rPr>
        <w:t>Weatherwise,</w:t>
      </w:r>
      <w:r>
        <w:rPr>
          <w:color w:val="404040" w:themeColor="text1" w:themeTint="BF"/>
          <w14:textFill>
            <w14:solidFill>
              <w14:schemeClr w14:val="tx1">
                <w14:lumMod w14:val="75000"/>
                <w14:lumOff w14:val="25000"/>
              </w14:schemeClr>
            </w14:solidFill>
          </w14:textFill>
        </w:rPr>
        <w:t> 12(2), 57-61.</w:t>
      </w:r>
    </w:p>
    <w:p>
      <w:r>
        <w:t>Zhang, L., Zhang, Z., Ye, T., Zhou, M., Wang, C., Yin, P., &amp; Hou, B. (2018). Mortality effects of heat waves vary by age and area: a multi-area study in China. </w:t>
      </w:r>
      <w:r>
        <w:rPr>
          <w:i/>
        </w:rPr>
        <w:t>Environmental Health</w:t>
      </w:r>
      <w:r>
        <w:t>, 17, 1-12.</w:t>
      </w:r>
    </w:p>
    <w:p>
      <w:pPr>
        <w:pStyle w:val="31"/>
        <w:rPr>
          <w:color w:val="404040" w:themeColor="text1" w:themeTint="BF"/>
          <w14:textFill>
            <w14:solidFill>
              <w14:schemeClr w14:val="tx1">
                <w14:lumMod w14:val="75000"/>
                <w14:lumOff w14:val="25000"/>
              </w14:schemeClr>
            </w14:solidFill>
          </w14:textFill>
        </w:rPr>
      </w:pPr>
    </w:p>
    <w:p>
      <w:pPr>
        <w:pStyle w:val="4"/>
        <w:rPr>
          <w:rFonts w:eastAsia="黑体"/>
        </w:rPr>
      </w:pPr>
      <w:r>
        <w:rPr>
          <w:rFonts w:hint="eastAsia"/>
        </w:rPr>
        <w:t xml:space="preserve">3.2. </w:t>
      </w:r>
      <w:r>
        <w:rPr>
          <w:rFonts w:hint="eastAsia" w:ascii="黑体" w:hAnsi="黑体"/>
        </w:rPr>
        <w:t>可行性分析</w:t>
      </w:r>
    </w:p>
    <w:p>
      <w:r>
        <w:rPr>
          <w:rFonts w:hint="eastAsia"/>
        </w:rPr>
        <w:t>（</w:t>
      </w:r>
      <w:r>
        <w:t>1</w:t>
      </w:r>
      <w:r>
        <w:rPr>
          <w:rFonts w:hint="eastAsia"/>
        </w:rPr>
        <w:t>）前期研究基础方面：</w:t>
      </w:r>
    </w:p>
    <w:p>
      <w:pPr>
        <w:ind w:firstLine="420"/>
      </w:pPr>
      <w:r>
        <w:rPr>
          <w:rFonts w:hint="eastAsia"/>
        </w:rPr>
        <w:t>申请人在攻读博士学位期间，以澳大利亚沿海城市阿德莱德为例，对海风对城市的降温作用进行了深入研究。通过多尺度的量化分析，揭示了海风降温能力的时空格局，并阐明了其与关键环境因素的相互作用机制。这一研究体现了申请人在自然和社会因素对城市气候影响方面的理论基础。</w:t>
      </w:r>
      <w:r>
        <w:rPr>
          <w:rFonts w:hint="eastAsia"/>
          <w:b/>
          <w:bCs/>
        </w:rPr>
        <w:t>在博士后研究阶段，申请人进一步拓展了研究领域，开展了城市绿地降温溢出效应的实测分析，以及基于遥感数据的城市水体热环境效应研究，进一步深化了对城市微气候的理解。</w:t>
      </w:r>
      <w:r>
        <w:rPr>
          <w:rFonts w:hint="eastAsia"/>
        </w:rPr>
        <w:t>作为以往研究的延续和深化，本研究将关注城市微气候及其对社会经济的影响。</w:t>
      </w:r>
    </w:p>
    <w:p>
      <w:r>
        <w:t xml:space="preserve"> </w:t>
      </w:r>
      <w:r>
        <w:rPr>
          <w:rFonts w:hint="eastAsia"/>
        </w:rPr>
        <w:t>（</w:t>
      </w:r>
      <w:r>
        <w:t>2</w:t>
      </w:r>
      <w:r>
        <w:rPr>
          <w:rFonts w:hint="eastAsia"/>
        </w:rPr>
        <w:t>）研究条件方面：</w:t>
      </w:r>
    </w:p>
    <w:p>
      <w:pPr>
        <w:ind w:firstLine="420"/>
      </w:pPr>
      <w:r>
        <w:rPr>
          <w:rFonts w:hint="eastAsia"/>
        </w:rPr>
        <w:t>申请人依托单位重庆大学拥有三峡库区生态环境教育部重点实验室和山地城镇建设与新技术教育部重点实验室，</w:t>
      </w:r>
      <w:r>
        <w:rPr>
          <w:rFonts w:hint="eastAsia"/>
          <w:b/>
          <w:bCs/>
        </w:rPr>
        <w:t>配备有城市气候研究的相关测量设备。申请人所在团队主要从事城市高温风险应对等相关领域的研究，</w:t>
      </w:r>
      <w:r>
        <w:rPr>
          <w:rFonts w:hint="eastAsia"/>
        </w:rPr>
        <w:t>具有扎实的城市气候学理论基础，为本项目的选题和开展提供了保障。</w:t>
      </w:r>
    </w:p>
    <w:p>
      <w:r>
        <w:rPr>
          <w:rFonts w:hint="eastAsia"/>
        </w:rPr>
        <w:t>（</w:t>
      </w:r>
      <w:r>
        <w:t>3</w:t>
      </w:r>
      <w:r>
        <w:rPr>
          <w:rFonts w:hint="eastAsia"/>
        </w:rPr>
        <w:t>）研究方案的可行性方面：</w:t>
      </w:r>
    </w:p>
    <w:p>
      <w:pPr>
        <w:ind w:firstLine="420"/>
        <w:rPr>
          <w:rFonts w:ascii="微软雅黑 Light" w:hAnsi="微软雅黑 Light" w:eastAsia="微软雅黑 Light" w:cs="楷体"/>
        </w:rPr>
      </w:pPr>
      <w:r>
        <w:rPr>
          <w:rFonts w:hint="eastAsia"/>
        </w:rPr>
        <w:t>本项目拟以绿地热缓解溢出效应的供需关系作为核心研究内容，以成都市区为例，以遥感数据为基础，建立新的指标体系，揭示绿地热缓解溢出效应对城市热缓解需求的供给水平并探讨相应的调控机制，总体思路清晰。申请人所在团队已经积累了关于成都市的土地覆盖、气象环境、人口密度等数据集，为本项目的开展提供了重要的基础数据。本项目拟使用的遥感图像分析、数据统计等方法通过</w:t>
      </w:r>
      <w:r>
        <w:t>ENVI</w:t>
      </w:r>
      <w:r>
        <w:rPr>
          <w:rFonts w:hint="eastAsia"/>
        </w:rPr>
        <w:t>软件、</w:t>
      </w:r>
      <w:r>
        <w:t>R</w:t>
      </w:r>
      <w:r>
        <w:rPr>
          <w:rFonts w:hint="eastAsia"/>
        </w:rPr>
        <w:t>编程语言</w:t>
      </w:r>
      <w:r>
        <w:t>及</w:t>
      </w:r>
      <w:r>
        <w:rPr>
          <w:rFonts w:hint="eastAsia"/>
        </w:rPr>
        <w:t>其相应模块</w:t>
      </w:r>
      <w:r>
        <w:t>实现。</w:t>
      </w:r>
      <w:r>
        <w:rPr>
          <w:rFonts w:hint="eastAsia"/>
        </w:rPr>
        <w:t>申请人已经熟练掌握相关软件的使用和代码的编写，为本项目的分析提供了基础。</w:t>
      </w:r>
    </w:p>
    <w:p>
      <w:r>
        <w:t xml:space="preserve"> </w:t>
      </w:r>
    </w:p>
    <w:p>
      <w:pPr>
        <w:snapToGrid/>
        <w:spacing w:line="360" w:lineRule="auto"/>
        <w:ind w:firstLine="420"/>
        <w:pPrChange w:id="128" w:author="Fred Zhou" w:date="2024-03-13T13:56:00Z">
          <w:pPr>
            <w:snapToGrid w:val="0"/>
            <w:spacing w:line="440" w:lineRule="exact"/>
            <w:ind w:firstLine="420"/>
          </w:pPr>
        </w:pPrChange>
      </w:pPr>
      <w:r>
        <w:rPr>
          <w:rFonts w:hint="eastAsia"/>
        </w:rPr>
        <w:t>4. 本项目的特色与创新之处；</w:t>
      </w:r>
    </w:p>
    <w:p>
      <w:pPr>
        <w:pStyle w:val="4"/>
        <w:rPr>
          <w:sz w:val="26"/>
          <w:szCs w:val="26"/>
        </w:rPr>
      </w:pPr>
      <w:r>
        <w:rPr>
          <w:rFonts w:hint="eastAsia"/>
        </w:rPr>
        <w:t xml:space="preserve">4.1. </w:t>
      </w:r>
      <w:r>
        <w:rPr>
          <w:rFonts w:hint="eastAsia" w:ascii="黑体" w:hAnsi="黑体"/>
        </w:rPr>
        <w:t>本项目的特色</w:t>
      </w:r>
    </w:p>
    <w:p>
      <w:pPr>
        <w:ind w:firstLine="420"/>
      </w:pPr>
      <w:r>
        <w:rPr>
          <w:rFonts w:hint="eastAsia"/>
          <w:color w:val="000000"/>
        </w:rPr>
        <w:t>成都所在的</w:t>
      </w:r>
      <w:r>
        <w:rPr>
          <w:rFonts w:hint="eastAsia"/>
          <w:color w:val="333333"/>
          <w:shd w:val="clear" w:color="auto" w:fill="FFFFFF"/>
        </w:rPr>
        <w:t>成渝地区双城经济圈</w:t>
      </w:r>
      <w:r>
        <w:rPr>
          <w:rFonts w:hint="eastAsia"/>
          <w:color w:val="000000"/>
        </w:rPr>
        <w:t>为我国重要的</w:t>
      </w:r>
      <w:r>
        <w:rPr>
          <w:rFonts w:hint="eastAsia"/>
        </w:rPr>
        <w:t>人口聚集区。</w:t>
      </w:r>
      <w:r>
        <w:t>成都市内部不同城区之间的经济发展水平呈现出显著的差异性。同时，成都市夏季高温天气频发，使得绿地</w:t>
      </w:r>
      <w:r>
        <w:rPr>
          <w:rFonts w:hint="eastAsia"/>
        </w:rPr>
        <w:t>热缓解</w:t>
      </w:r>
      <w:r>
        <w:t>溢出效应展现出重要的应用价值。成都市内部人口分布与经济发展水平的不均衡性尤为突出。以2022年为例，高新区的人均GDP</w:t>
      </w:r>
      <w:r>
        <w:rPr>
          <w:rFonts w:hint="eastAsia"/>
        </w:rPr>
        <w:t>约为</w:t>
      </w:r>
      <w:r>
        <w:t>郫都区的四倍。因此，成都市区内部的</w:t>
      </w:r>
      <w:r>
        <w:rPr>
          <w:rFonts w:hint="eastAsia"/>
        </w:rPr>
        <w:t>热缓解</w:t>
      </w:r>
      <w:r>
        <w:t>需求具有较大</w:t>
      </w:r>
      <w:r>
        <w:rPr>
          <w:rFonts w:hint="eastAsia"/>
        </w:rPr>
        <w:t>的</w:t>
      </w:r>
      <w:r>
        <w:t>空间</w:t>
      </w:r>
      <w:r>
        <w:rPr>
          <w:rFonts w:hint="eastAsia"/>
        </w:rPr>
        <w:t>分</w:t>
      </w:r>
      <w:r>
        <w:t>异。</w:t>
      </w:r>
      <w:r>
        <w:rPr>
          <w:rFonts w:hint="eastAsia"/>
        </w:rPr>
        <w:t>本项目具有典型的区域特色。</w:t>
      </w:r>
    </w:p>
    <w:p>
      <w:r>
        <w:rPr>
          <w:rFonts w:hint="eastAsia"/>
        </w:rPr>
        <w:t xml:space="preserve"> </w:t>
      </w:r>
    </w:p>
    <w:p>
      <w:pPr>
        <w:pStyle w:val="4"/>
        <w:rPr>
          <w:sz w:val="26"/>
          <w:szCs w:val="26"/>
        </w:rPr>
      </w:pPr>
      <w:r>
        <w:rPr>
          <w:rFonts w:hint="eastAsia"/>
        </w:rPr>
        <w:t xml:space="preserve">4.2. </w:t>
      </w:r>
      <w:r>
        <w:rPr>
          <w:rFonts w:hint="eastAsia" w:ascii="黑体" w:hAnsi="黑体"/>
        </w:rPr>
        <w:t>创新之处</w:t>
      </w:r>
    </w:p>
    <w:p>
      <w:pPr>
        <w:ind w:firstLine="420"/>
      </w:pPr>
      <w:r>
        <w:rPr>
          <w:rFonts w:hint="eastAsia"/>
        </w:rPr>
        <w:t>以往关于绿地热缓解溢出效应的研究多聚焦于气象变量，而对于人口特征等社会经济因素的考量则相对匮乏。</w:t>
      </w:r>
      <w:r>
        <w:rPr>
          <w:rFonts w:hint="eastAsia"/>
          <w:b/>
          <w:bCs/>
        </w:rPr>
        <w:t>为了弥补该局限性，本项目致力于构建一个更为综合的指标体系，以成都市为例，将区域人口密度及其结构特征纳入分析范畴</w:t>
      </w:r>
      <w:r>
        <w:rPr>
          <w:rFonts w:hint="eastAsia"/>
        </w:rPr>
        <w:t>，以期在气象与社会经济因素的交织中，更准确地揭示绿地热缓解溢出效应的实际意义。</w:t>
      </w:r>
    </w:p>
    <w:p>
      <w:pPr>
        <w:ind w:firstLine="420"/>
      </w:pPr>
      <w:r>
        <w:t>在探讨与绿地</w:t>
      </w:r>
      <w:r>
        <w:rPr>
          <w:rFonts w:hint="eastAsia"/>
        </w:rPr>
        <w:t>热缓解</w:t>
      </w:r>
      <w:r>
        <w:t>相关的城市生态系统服务供需关系时，</w:t>
      </w:r>
      <w:r>
        <w:rPr>
          <w:rFonts w:hint="eastAsia"/>
        </w:rPr>
        <w:t>以往</w:t>
      </w:r>
      <w:r>
        <w:t>的研究常</w:t>
      </w:r>
      <w:r>
        <w:rPr>
          <w:rFonts w:hint="eastAsia"/>
        </w:rPr>
        <w:t>局限于</w:t>
      </w:r>
      <w:r>
        <w:t>基于分数计算的定性评估</w:t>
      </w:r>
      <w:r>
        <w:rPr>
          <w:rFonts w:hint="eastAsia"/>
        </w:rPr>
        <w:t>方法</w:t>
      </w:r>
      <w:r>
        <w:t>。然而，面对复杂多变的城市环境，此类方法往往难以提供精确且具有可比性的研究结果。</w:t>
      </w:r>
      <w:r>
        <w:rPr>
          <w:b/>
          <w:bCs/>
        </w:rPr>
        <w:t>为了克服这一局限性，本研究</w:t>
      </w:r>
      <w:r>
        <w:rPr>
          <w:rFonts w:hint="eastAsia"/>
          <w:b/>
          <w:bCs/>
        </w:rPr>
        <w:t>拟提出</w:t>
      </w:r>
      <w:r>
        <w:rPr>
          <w:b/>
          <w:bCs/>
        </w:rPr>
        <w:t>一种基于量化分析的数值比较方法，以期更准确地揭示绿地</w:t>
      </w:r>
      <w:r>
        <w:rPr>
          <w:rFonts w:hint="eastAsia"/>
          <w:b/>
          <w:bCs/>
        </w:rPr>
        <w:t>热缓解</w:t>
      </w:r>
      <w:r>
        <w:rPr>
          <w:b/>
          <w:bCs/>
        </w:rPr>
        <w:t>服务的供需动态</w:t>
      </w:r>
      <w:r>
        <w:t>。</w:t>
      </w:r>
      <w:r>
        <w:rPr>
          <w:rFonts w:hint="eastAsia"/>
        </w:rPr>
        <w:t>相关</w:t>
      </w:r>
      <w:r>
        <w:t>研究成果将为城市绿地的规划与管理提供更具操作性的实践参考</w:t>
      </w:r>
      <w:r>
        <w:rPr>
          <w:rFonts w:hint="eastAsia"/>
        </w:rPr>
        <w:t>。</w:t>
      </w:r>
    </w:p>
    <w:p>
      <w:pPr>
        <w:ind w:firstLine="420"/>
      </w:pPr>
    </w:p>
    <w:p>
      <w:pPr>
        <w:snapToGrid/>
        <w:spacing w:line="360" w:lineRule="auto"/>
        <w:ind w:firstLine="420"/>
        <w:pPrChange w:id="129" w:author="Fred Zhou" w:date="2024-03-13T13:56:00Z">
          <w:pPr>
            <w:snapToGrid w:val="0"/>
            <w:spacing w:line="440" w:lineRule="exact"/>
            <w:ind w:firstLine="420"/>
          </w:pPr>
        </w:pPrChange>
      </w:pPr>
      <w:r>
        <w:rPr>
          <w:rFonts w:hint="eastAsia"/>
          <w:bCs/>
        </w:rPr>
        <w:t xml:space="preserve">5. </w:t>
      </w:r>
      <w:r>
        <w:rPr>
          <w:rFonts w:hint="eastAsia"/>
          <w:b/>
          <w:bCs/>
        </w:rPr>
        <w:t>年度研究计划及预期研究结果</w:t>
      </w:r>
      <w:r>
        <w:rPr>
          <w:rFonts w:hint="eastAsia"/>
        </w:rPr>
        <w:t>（包括拟组织的重要学术交流活动、国际合作与交流计划等）。</w:t>
      </w:r>
    </w:p>
    <w:p>
      <w:pPr>
        <w:pStyle w:val="4"/>
        <w:rPr>
          <w:rFonts w:ascii="楷体" w:hAnsi="楷体" w:eastAsia="黑体"/>
        </w:rPr>
      </w:pPr>
      <w:r>
        <w:rPr>
          <w:rFonts w:hint="eastAsia"/>
        </w:rPr>
        <w:t>5.1. 年度研究计划</w:t>
      </w:r>
    </w:p>
    <w:p>
      <w:pPr>
        <w:ind w:firstLine="420"/>
      </w:pPr>
      <w:r>
        <w:rPr>
          <w:rFonts w:hint="eastAsia"/>
        </w:rPr>
        <w:t>本项目计划</w:t>
      </w:r>
      <w:r>
        <w:t>3</w:t>
      </w:r>
      <w:r>
        <w:rPr>
          <w:rFonts w:hint="eastAsia"/>
        </w:rPr>
        <w:t>年（</w:t>
      </w:r>
      <w:r>
        <w:t>2025.01-2027.12</w:t>
      </w:r>
      <w:r>
        <w:rPr>
          <w:rFonts w:hint="eastAsia"/>
        </w:rPr>
        <w:t>）完成，具体研究计划见下表：</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tbl>
      <w:tblPr>
        <w:tblStyle w:val="17"/>
        <w:tblW w:w="8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
        <w:gridCol w:w="2489"/>
        <w:gridCol w:w="889"/>
        <w:gridCol w:w="889"/>
        <w:gridCol w:w="922"/>
        <w:gridCol w:w="945"/>
        <w:gridCol w:w="922"/>
        <w:gridCol w:w="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439" w:type="dxa"/>
          </w:tcPr>
          <w:p>
            <w:pPr>
              <w:spacing w:line="360" w:lineRule="auto"/>
              <w:pPrChange w:id="130" w:author="Fred Zhou" w:date="2024-03-13T13:56:00Z">
                <w:pPr>
                  <w:spacing w:line="240" w:lineRule="atLeast"/>
                </w:pPr>
              </w:pPrChange>
            </w:pPr>
          </w:p>
        </w:tc>
        <w:tc>
          <w:tcPr>
            <w:tcW w:w="2489" w:type="dxa"/>
          </w:tcPr>
          <w:p>
            <w:pPr>
              <w:spacing w:line="360" w:lineRule="auto"/>
              <w:pPrChange w:id="131" w:author="Fred Zhou" w:date="2024-03-13T13:56:00Z">
                <w:pPr>
                  <w:spacing w:line="240" w:lineRule="atLeast"/>
                </w:pPr>
              </w:pPrChange>
            </w:pPr>
            <w:r>
              <w:t>工作内容</w:t>
            </w:r>
          </w:p>
        </w:tc>
        <w:tc>
          <w:tcPr>
            <w:tcW w:w="889" w:type="dxa"/>
          </w:tcPr>
          <w:p>
            <w:pPr>
              <w:spacing w:line="360" w:lineRule="auto"/>
              <w:pPrChange w:id="132" w:author="Fred Zhou" w:date="2024-03-13T13:56:00Z">
                <w:pPr>
                  <w:spacing w:line="240" w:lineRule="atLeast"/>
                </w:pPr>
              </w:pPrChange>
            </w:pPr>
            <w:r>
              <w:t>2025.01-2025.06</w:t>
            </w:r>
          </w:p>
        </w:tc>
        <w:tc>
          <w:tcPr>
            <w:tcW w:w="889" w:type="dxa"/>
          </w:tcPr>
          <w:p>
            <w:pPr>
              <w:spacing w:line="360" w:lineRule="auto"/>
              <w:pPrChange w:id="133" w:author="Fred Zhou" w:date="2024-03-13T13:56:00Z">
                <w:pPr>
                  <w:spacing w:line="240" w:lineRule="atLeast"/>
                </w:pPr>
              </w:pPrChange>
            </w:pPr>
            <w:r>
              <w:t>2025.07-2025.12</w:t>
            </w:r>
          </w:p>
        </w:tc>
        <w:tc>
          <w:tcPr>
            <w:tcW w:w="922" w:type="dxa"/>
          </w:tcPr>
          <w:p>
            <w:pPr>
              <w:spacing w:line="360" w:lineRule="auto"/>
              <w:pPrChange w:id="134" w:author="Fred Zhou" w:date="2024-03-13T13:56:00Z">
                <w:pPr>
                  <w:spacing w:line="240" w:lineRule="atLeast"/>
                </w:pPr>
              </w:pPrChange>
            </w:pPr>
            <w:r>
              <w:t>2026.01-2026.06</w:t>
            </w:r>
          </w:p>
        </w:tc>
        <w:tc>
          <w:tcPr>
            <w:tcW w:w="945" w:type="dxa"/>
          </w:tcPr>
          <w:p>
            <w:pPr>
              <w:spacing w:line="360" w:lineRule="auto"/>
              <w:pPrChange w:id="135" w:author="Fred Zhou" w:date="2024-03-13T13:56:00Z">
                <w:pPr>
                  <w:spacing w:line="240" w:lineRule="atLeast"/>
                </w:pPr>
              </w:pPrChange>
            </w:pPr>
            <w:r>
              <w:t>2026.07-2026.12</w:t>
            </w:r>
          </w:p>
        </w:tc>
        <w:tc>
          <w:tcPr>
            <w:tcW w:w="922" w:type="dxa"/>
          </w:tcPr>
          <w:p>
            <w:pPr>
              <w:spacing w:line="360" w:lineRule="auto"/>
              <w:pPrChange w:id="136" w:author="Fred Zhou" w:date="2024-03-13T13:56:00Z">
                <w:pPr>
                  <w:spacing w:line="240" w:lineRule="atLeast"/>
                </w:pPr>
              </w:pPrChange>
            </w:pPr>
            <w:r>
              <w:t>2027.01-2027.06</w:t>
            </w:r>
          </w:p>
        </w:tc>
        <w:tc>
          <w:tcPr>
            <w:tcW w:w="889" w:type="dxa"/>
          </w:tcPr>
          <w:p>
            <w:pPr>
              <w:spacing w:line="360" w:lineRule="auto"/>
              <w:pPrChange w:id="137" w:author="Fred Zhou" w:date="2024-03-13T13:56:00Z">
                <w:pPr>
                  <w:spacing w:line="240" w:lineRule="atLeast"/>
                </w:pPr>
              </w:pPrChange>
            </w:pPr>
            <w:r>
              <w:t>2027.07-2027.12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360" w:lineRule="auto"/>
              <w:pPrChange w:id="138" w:author="Fred Zhou" w:date="2024-03-13T13:56:00Z">
                <w:pPr>
                  <w:spacing w:line="240" w:lineRule="atLeast"/>
                </w:pPr>
              </w:pPrChange>
            </w:pPr>
            <w:r>
              <w:t>准备工作</w:t>
            </w:r>
          </w:p>
        </w:tc>
        <w:tc>
          <w:tcPr>
            <w:tcW w:w="2489" w:type="dxa"/>
          </w:tcPr>
          <w:p>
            <w:pPr>
              <w:spacing w:line="360" w:lineRule="auto"/>
              <w:pPrChange w:id="139" w:author="Fred Zhou" w:date="2024-03-13T13:56:00Z">
                <w:pPr>
                  <w:spacing w:line="240" w:lineRule="atLeast"/>
                </w:pPr>
              </w:pPrChange>
            </w:pPr>
            <w:r>
              <w:t>收集相关文献，总结并完善研究方案</w:t>
            </w:r>
          </w:p>
        </w:tc>
        <w:tc>
          <w:tcPr>
            <w:tcW w:w="889" w:type="dxa"/>
          </w:tcPr>
          <w:p>
            <w:pPr>
              <w:spacing w:line="360" w:lineRule="auto"/>
              <w:rPr>
                <w:rFonts w:eastAsia="等线"/>
              </w:rPr>
              <w:pPrChange w:id="140" w:author="Fred Zhou" w:date="2024-03-13T13:56:00Z">
                <w:pPr>
                  <w:spacing w:line="240" w:lineRule="atLeast"/>
                </w:pPr>
              </w:pPrChange>
            </w:pPr>
            <w:r>
              <w:rPr>
                <w:shd w:val="clear" w:color="auto" w:fill="FFFFFF"/>
              </w:rPr>
              <w:t>●</w:t>
            </w:r>
          </w:p>
        </w:tc>
        <w:tc>
          <w:tcPr>
            <w:tcW w:w="889" w:type="dxa"/>
          </w:tcPr>
          <w:p>
            <w:pPr>
              <w:spacing w:line="360" w:lineRule="auto"/>
              <w:pPrChange w:id="141" w:author="Fred Zhou" w:date="2024-03-13T13:56:00Z">
                <w:pPr>
                  <w:spacing w:line="240" w:lineRule="atLeast"/>
                </w:pPr>
              </w:pPrChange>
            </w:pPr>
          </w:p>
        </w:tc>
        <w:tc>
          <w:tcPr>
            <w:tcW w:w="922" w:type="dxa"/>
          </w:tcPr>
          <w:p>
            <w:pPr>
              <w:spacing w:line="360" w:lineRule="auto"/>
              <w:pPrChange w:id="142" w:author="Fred Zhou" w:date="2024-03-13T13:56:00Z">
                <w:pPr>
                  <w:spacing w:line="240" w:lineRule="atLeast"/>
                </w:pPr>
              </w:pPrChange>
            </w:pPr>
          </w:p>
        </w:tc>
        <w:tc>
          <w:tcPr>
            <w:tcW w:w="945" w:type="dxa"/>
          </w:tcPr>
          <w:p>
            <w:pPr>
              <w:spacing w:line="360" w:lineRule="auto"/>
              <w:pPrChange w:id="143" w:author="Fred Zhou" w:date="2024-03-13T13:56:00Z">
                <w:pPr>
                  <w:spacing w:line="240" w:lineRule="atLeast"/>
                </w:pPr>
              </w:pPrChange>
            </w:pPr>
          </w:p>
        </w:tc>
        <w:tc>
          <w:tcPr>
            <w:tcW w:w="922" w:type="dxa"/>
          </w:tcPr>
          <w:p>
            <w:pPr>
              <w:spacing w:line="360" w:lineRule="auto"/>
              <w:pPrChange w:id="144" w:author="Fred Zhou" w:date="2024-03-13T13:56:00Z">
                <w:pPr>
                  <w:spacing w:line="240" w:lineRule="atLeast"/>
                </w:pPr>
              </w:pPrChange>
            </w:pPr>
          </w:p>
        </w:tc>
        <w:tc>
          <w:tcPr>
            <w:tcW w:w="889" w:type="dxa"/>
          </w:tcPr>
          <w:p>
            <w:pPr>
              <w:spacing w:line="360" w:lineRule="auto"/>
              <w:pPrChange w:id="145"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tc>
        <w:tc>
          <w:tcPr>
            <w:tcW w:w="2489" w:type="dxa"/>
          </w:tcPr>
          <w:p>
            <w:pPr>
              <w:spacing w:line="360" w:lineRule="auto"/>
              <w:pPrChange w:id="146" w:author="Fred Zhou" w:date="2024-03-13T13:56:00Z">
                <w:pPr>
                  <w:spacing w:line="240" w:lineRule="atLeast"/>
                </w:pPr>
              </w:pPrChange>
            </w:pPr>
            <w:r>
              <w:t>收集、整理研究区域数据</w:t>
            </w:r>
          </w:p>
        </w:tc>
        <w:tc>
          <w:tcPr>
            <w:tcW w:w="889" w:type="dxa"/>
          </w:tcPr>
          <w:p>
            <w:pPr>
              <w:spacing w:line="360" w:lineRule="auto"/>
              <w:pPrChange w:id="147" w:author="Fred Zhou" w:date="2024-03-13T13:56:00Z">
                <w:pPr>
                  <w:spacing w:line="240" w:lineRule="atLeast"/>
                </w:pPr>
              </w:pPrChange>
            </w:pPr>
            <w:r>
              <w:rPr>
                <w:shd w:val="clear" w:color="auto" w:fill="FFFFFF"/>
              </w:rPr>
              <w:t>●</w:t>
            </w:r>
          </w:p>
        </w:tc>
        <w:tc>
          <w:tcPr>
            <w:tcW w:w="889" w:type="dxa"/>
          </w:tcPr>
          <w:p>
            <w:pPr>
              <w:spacing w:line="360" w:lineRule="auto"/>
              <w:pPrChange w:id="148" w:author="Fred Zhou" w:date="2024-03-13T13:56:00Z">
                <w:pPr>
                  <w:spacing w:line="240" w:lineRule="atLeast"/>
                </w:pPr>
              </w:pPrChange>
            </w:pPr>
          </w:p>
        </w:tc>
        <w:tc>
          <w:tcPr>
            <w:tcW w:w="922" w:type="dxa"/>
          </w:tcPr>
          <w:p>
            <w:pPr>
              <w:spacing w:line="360" w:lineRule="auto"/>
              <w:pPrChange w:id="149" w:author="Fred Zhou" w:date="2024-03-13T13:56:00Z">
                <w:pPr>
                  <w:spacing w:line="240" w:lineRule="atLeast"/>
                </w:pPr>
              </w:pPrChange>
            </w:pPr>
          </w:p>
        </w:tc>
        <w:tc>
          <w:tcPr>
            <w:tcW w:w="945" w:type="dxa"/>
          </w:tcPr>
          <w:p>
            <w:pPr>
              <w:spacing w:line="360" w:lineRule="auto"/>
              <w:pPrChange w:id="150" w:author="Fred Zhou" w:date="2024-03-13T13:56:00Z">
                <w:pPr>
                  <w:spacing w:line="240" w:lineRule="atLeast"/>
                </w:pPr>
              </w:pPrChange>
            </w:pPr>
          </w:p>
        </w:tc>
        <w:tc>
          <w:tcPr>
            <w:tcW w:w="922" w:type="dxa"/>
          </w:tcPr>
          <w:p>
            <w:pPr>
              <w:spacing w:line="360" w:lineRule="auto"/>
              <w:pPrChange w:id="151" w:author="Fred Zhou" w:date="2024-03-13T13:56:00Z">
                <w:pPr>
                  <w:spacing w:line="240" w:lineRule="atLeast"/>
                </w:pPr>
              </w:pPrChange>
            </w:pPr>
          </w:p>
        </w:tc>
        <w:tc>
          <w:tcPr>
            <w:tcW w:w="889" w:type="dxa"/>
          </w:tcPr>
          <w:p>
            <w:pPr>
              <w:spacing w:line="360" w:lineRule="auto"/>
              <w:pPrChange w:id="152"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360" w:lineRule="auto"/>
              <w:rPr>
                <w:bCs/>
              </w:rPr>
              <w:pPrChange w:id="153" w:author="Fred Zhou" w:date="2024-03-13T13:56:00Z">
                <w:pPr>
                  <w:spacing w:line="240" w:lineRule="atLeast"/>
                </w:pPr>
              </w:pPrChange>
            </w:pPr>
            <w:r>
              <w:t>研究内容1</w:t>
            </w:r>
          </w:p>
        </w:tc>
        <w:tc>
          <w:tcPr>
            <w:tcW w:w="2489" w:type="dxa"/>
          </w:tcPr>
          <w:p>
            <w:pPr>
              <w:spacing w:line="360" w:lineRule="auto"/>
              <w:pPrChange w:id="154" w:author="Fred Zhou" w:date="2024-03-13T13:56:00Z">
                <w:pPr>
                  <w:spacing w:line="240" w:lineRule="atLeast"/>
                </w:pPr>
              </w:pPrChange>
            </w:pPr>
            <w:r>
              <w:t>城市公园的提取与分类</w:t>
            </w:r>
          </w:p>
        </w:tc>
        <w:tc>
          <w:tcPr>
            <w:tcW w:w="889" w:type="dxa"/>
          </w:tcPr>
          <w:p>
            <w:pPr>
              <w:spacing w:line="360" w:lineRule="auto"/>
              <w:pPrChange w:id="155" w:author="Fred Zhou" w:date="2024-03-13T13:56:00Z">
                <w:pPr>
                  <w:spacing w:line="240" w:lineRule="atLeast"/>
                </w:pPr>
              </w:pPrChange>
            </w:pPr>
            <w:r>
              <w:rPr>
                <w:shd w:val="clear" w:color="auto" w:fill="FFFFFF"/>
              </w:rPr>
              <w:t>●</w:t>
            </w:r>
          </w:p>
        </w:tc>
        <w:tc>
          <w:tcPr>
            <w:tcW w:w="889" w:type="dxa"/>
          </w:tcPr>
          <w:p>
            <w:pPr>
              <w:spacing w:line="360" w:lineRule="auto"/>
              <w:pPrChange w:id="156" w:author="Fred Zhou" w:date="2024-03-13T13:56:00Z">
                <w:pPr>
                  <w:spacing w:line="240" w:lineRule="atLeast"/>
                </w:pPr>
              </w:pPrChange>
            </w:pPr>
            <w:r>
              <w:rPr>
                <w:shd w:val="clear" w:color="auto" w:fill="FFFFFF"/>
              </w:rPr>
              <w:t>●</w:t>
            </w:r>
          </w:p>
        </w:tc>
        <w:tc>
          <w:tcPr>
            <w:tcW w:w="922" w:type="dxa"/>
          </w:tcPr>
          <w:p>
            <w:pPr>
              <w:spacing w:line="360" w:lineRule="auto"/>
              <w:pPrChange w:id="157" w:author="Fred Zhou" w:date="2024-03-13T13:56:00Z">
                <w:pPr>
                  <w:spacing w:line="240" w:lineRule="atLeast"/>
                </w:pPr>
              </w:pPrChange>
            </w:pPr>
          </w:p>
        </w:tc>
        <w:tc>
          <w:tcPr>
            <w:tcW w:w="945" w:type="dxa"/>
          </w:tcPr>
          <w:p>
            <w:pPr>
              <w:spacing w:line="360" w:lineRule="auto"/>
              <w:pPrChange w:id="158" w:author="Fred Zhou" w:date="2024-03-13T13:56:00Z">
                <w:pPr>
                  <w:spacing w:line="240" w:lineRule="atLeast"/>
                </w:pPr>
              </w:pPrChange>
            </w:pPr>
          </w:p>
        </w:tc>
        <w:tc>
          <w:tcPr>
            <w:tcW w:w="922" w:type="dxa"/>
          </w:tcPr>
          <w:p>
            <w:pPr>
              <w:spacing w:line="360" w:lineRule="auto"/>
              <w:pPrChange w:id="159" w:author="Fred Zhou" w:date="2024-03-13T13:56:00Z">
                <w:pPr>
                  <w:spacing w:line="240" w:lineRule="atLeast"/>
                </w:pPr>
              </w:pPrChange>
            </w:pPr>
          </w:p>
        </w:tc>
        <w:tc>
          <w:tcPr>
            <w:tcW w:w="889" w:type="dxa"/>
          </w:tcPr>
          <w:p>
            <w:pPr>
              <w:spacing w:line="360" w:lineRule="auto"/>
              <w:pPrChange w:id="160"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tc>
        <w:tc>
          <w:tcPr>
            <w:tcW w:w="2489" w:type="dxa"/>
          </w:tcPr>
          <w:p>
            <w:pPr>
              <w:spacing w:line="360" w:lineRule="auto"/>
              <w:pPrChange w:id="161" w:author="Fred Zhou" w:date="2024-03-13T13:56:00Z">
                <w:pPr>
                  <w:spacing w:line="240" w:lineRule="atLeast"/>
                </w:pPr>
              </w:pPrChange>
            </w:pPr>
            <w:r>
              <w:t>计算暴露性因子和脆弱性因子</w:t>
            </w:r>
          </w:p>
        </w:tc>
        <w:tc>
          <w:tcPr>
            <w:tcW w:w="889" w:type="dxa"/>
          </w:tcPr>
          <w:p>
            <w:pPr>
              <w:spacing w:line="360" w:lineRule="auto"/>
              <w:pPrChange w:id="162" w:author="Fred Zhou" w:date="2024-03-13T13:56:00Z">
                <w:pPr>
                  <w:spacing w:line="240" w:lineRule="atLeast"/>
                </w:pPr>
              </w:pPrChange>
            </w:pPr>
            <w:r>
              <w:rPr>
                <w:shd w:val="clear" w:color="auto" w:fill="FFFFFF"/>
              </w:rPr>
              <w:t>●</w:t>
            </w:r>
          </w:p>
        </w:tc>
        <w:tc>
          <w:tcPr>
            <w:tcW w:w="889" w:type="dxa"/>
          </w:tcPr>
          <w:p>
            <w:pPr>
              <w:spacing w:line="360" w:lineRule="auto"/>
              <w:pPrChange w:id="163" w:author="Fred Zhou" w:date="2024-03-13T13:56:00Z">
                <w:pPr>
                  <w:spacing w:line="240" w:lineRule="atLeast"/>
                </w:pPr>
              </w:pPrChange>
            </w:pPr>
            <w:r>
              <w:rPr>
                <w:shd w:val="clear" w:color="auto" w:fill="FFFFFF"/>
              </w:rPr>
              <w:t>●</w:t>
            </w:r>
          </w:p>
        </w:tc>
        <w:tc>
          <w:tcPr>
            <w:tcW w:w="922" w:type="dxa"/>
          </w:tcPr>
          <w:p>
            <w:pPr>
              <w:spacing w:line="360" w:lineRule="auto"/>
              <w:pPrChange w:id="164" w:author="Fred Zhou" w:date="2024-03-13T13:56:00Z">
                <w:pPr>
                  <w:spacing w:line="240" w:lineRule="atLeast"/>
                </w:pPr>
              </w:pPrChange>
            </w:pPr>
          </w:p>
        </w:tc>
        <w:tc>
          <w:tcPr>
            <w:tcW w:w="945" w:type="dxa"/>
          </w:tcPr>
          <w:p>
            <w:pPr>
              <w:spacing w:line="360" w:lineRule="auto"/>
              <w:pPrChange w:id="165" w:author="Fred Zhou" w:date="2024-03-13T13:56:00Z">
                <w:pPr>
                  <w:spacing w:line="240" w:lineRule="atLeast"/>
                </w:pPr>
              </w:pPrChange>
            </w:pPr>
          </w:p>
        </w:tc>
        <w:tc>
          <w:tcPr>
            <w:tcW w:w="922" w:type="dxa"/>
          </w:tcPr>
          <w:p>
            <w:pPr>
              <w:spacing w:line="360" w:lineRule="auto"/>
              <w:pPrChange w:id="166" w:author="Fred Zhou" w:date="2024-03-13T13:56:00Z">
                <w:pPr>
                  <w:spacing w:line="240" w:lineRule="atLeast"/>
                </w:pPr>
              </w:pPrChange>
            </w:pPr>
          </w:p>
        </w:tc>
        <w:tc>
          <w:tcPr>
            <w:tcW w:w="889" w:type="dxa"/>
          </w:tcPr>
          <w:p>
            <w:pPr>
              <w:spacing w:line="360" w:lineRule="auto"/>
              <w:pPrChange w:id="167"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tc>
        <w:tc>
          <w:tcPr>
            <w:tcW w:w="2489" w:type="dxa"/>
          </w:tcPr>
          <w:p>
            <w:pPr>
              <w:spacing w:line="360" w:lineRule="auto"/>
              <w:pPrChange w:id="168" w:author="Fred Zhou" w:date="2024-03-13T13:56:00Z">
                <w:pPr>
                  <w:spacing w:line="240" w:lineRule="atLeast"/>
                </w:pPr>
              </w:pPrChange>
            </w:pPr>
            <w:r>
              <w:t>计算修正温湿度指数（MTHI）</w:t>
            </w:r>
          </w:p>
        </w:tc>
        <w:tc>
          <w:tcPr>
            <w:tcW w:w="889" w:type="dxa"/>
          </w:tcPr>
          <w:p>
            <w:pPr>
              <w:spacing w:line="360" w:lineRule="auto"/>
              <w:pPrChange w:id="169" w:author="Fred Zhou" w:date="2024-03-13T13:56:00Z">
                <w:pPr>
                  <w:spacing w:line="240" w:lineRule="atLeast"/>
                </w:pPr>
              </w:pPrChange>
            </w:pPr>
            <w:r>
              <w:rPr>
                <w:shd w:val="clear" w:color="auto" w:fill="FFFFFF"/>
              </w:rPr>
              <w:t>●</w:t>
            </w:r>
          </w:p>
        </w:tc>
        <w:tc>
          <w:tcPr>
            <w:tcW w:w="889" w:type="dxa"/>
          </w:tcPr>
          <w:p>
            <w:pPr>
              <w:spacing w:line="360" w:lineRule="auto"/>
              <w:pPrChange w:id="170" w:author="Fred Zhou" w:date="2024-03-13T13:56:00Z">
                <w:pPr>
                  <w:spacing w:line="240" w:lineRule="atLeast"/>
                </w:pPr>
              </w:pPrChange>
            </w:pPr>
            <w:r>
              <w:rPr>
                <w:shd w:val="clear" w:color="auto" w:fill="FFFFFF"/>
              </w:rPr>
              <w:t>●</w:t>
            </w:r>
          </w:p>
        </w:tc>
        <w:tc>
          <w:tcPr>
            <w:tcW w:w="922" w:type="dxa"/>
          </w:tcPr>
          <w:p>
            <w:pPr>
              <w:spacing w:line="360" w:lineRule="auto"/>
              <w:pPrChange w:id="171" w:author="Fred Zhou" w:date="2024-03-13T13:56:00Z">
                <w:pPr>
                  <w:spacing w:line="240" w:lineRule="atLeast"/>
                </w:pPr>
              </w:pPrChange>
            </w:pPr>
          </w:p>
        </w:tc>
        <w:tc>
          <w:tcPr>
            <w:tcW w:w="945" w:type="dxa"/>
          </w:tcPr>
          <w:p>
            <w:pPr>
              <w:spacing w:line="360" w:lineRule="auto"/>
              <w:pPrChange w:id="172" w:author="Fred Zhou" w:date="2024-03-13T13:56:00Z">
                <w:pPr>
                  <w:spacing w:line="240" w:lineRule="atLeast"/>
                </w:pPr>
              </w:pPrChange>
            </w:pPr>
          </w:p>
        </w:tc>
        <w:tc>
          <w:tcPr>
            <w:tcW w:w="922" w:type="dxa"/>
          </w:tcPr>
          <w:p>
            <w:pPr>
              <w:spacing w:line="360" w:lineRule="auto"/>
              <w:pPrChange w:id="173" w:author="Fred Zhou" w:date="2024-03-13T13:56:00Z">
                <w:pPr>
                  <w:spacing w:line="240" w:lineRule="atLeast"/>
                </w:pPr>
              </w:pPrChange>
            </w:pPr>
          </w:p>
        </w:tc>
        <w:tc>
          <w:tcPr>
            <w:tcW w:w="889" w:type="dxa"/>
          </w:tcPr>
          <w:p>
            <w:pPr>
              <w:spacing w:line="360" w:lineRule="auto"/>
              <w:pPrChange w:id="174"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tc>
        <w:tc>
          <w:tcPr>
            <w:tcW w:w="2489" w:type="dxa"/>
          </w:tcPr>
          <w:p>
            <w:pPr>
              <w:spacing w:line="360" w:lineRule="auto"/>
              <w:pPrChange w:id="175" w:author="Fred Zhou" w:date="2024-03-13T13:56:00Z">
                <w:pPr>
                  <w:spacing w:line="240" w:lineRule="atLeast"/>
                </w:pPr>
              </w:pPrChange>
            </w:pPr>
            <w:r>
              <w:t>估算公园热缓解需求溢出供给</w:t>
            </w:r>
            <w:r>
              <w:rPr>
                <w:rFonts w:hint="eastAsia"/>
              </w:rPr>
              <w:t>，</w:t>
            </w:r>
            <w:r>
              <w:t>分析相对贡献</w:t>
            </w:r>
          </w:p>
        </w:tc>
        <w:tc>
          <w:tcPr>
            <w:tcW w:w="889" w:type="dxa"/>
          </w:tcPr>
          <w:p>
            <w:pPr>
              <w:spacing w:line="360" w:lineRule="auto"/>
              <w:pPrChange w:id="176" w:author="Fred Zhou" w:date="2024-03-13T13:56:00Z">
                <w:pPr>
                  <w:spacing w:line="240" w:lineRule="atLeast"/>
                </w:pPr>
              </w:pPrChange>
            </w:pPr>
          </w:p>
        </w:tc>
        <w:tc>
          <w:tcPr>
            <w:tcW w:w="889" w:type="dxa"/>
          </w:tcPr>
          <w:p>
            <w:pPr>
              <w:spacing w:line="360" w:lineRule="auto"/>
              <w:pPrChange w:id="177" w:author="Fred Zhou" w:date="2024-03-13T13:56:00Z">
                <w:pPr>
                  <w:spacing w:line="240" w:lineRule="atLeast"/>
                </w:pPr>
              </w:pPrChange>
            </w:pPr>
          </w:p>
        </w:tc>
        <w:tc>
          <w:tcPr>
            <w:tcW w:w="922" w:type="dxa"/>
          </w:tcPr>
          <w:p>
            <w:pPr>
              <w:spacing w:line="360" w:lineRule="auto"/>
              <w:pPrChange w:id="178" w:author="Fred Zhou" w:date="2024-03-13T13:56:00Z">
                <w:pPr>
                  <w:spacing w:line="240" w:lineRule="atLeast"/>
                </w:pPr>
              </w:pPrChange>
            </w:pPr>
            <w:r>
              <w:rPr>
                <w:shd w:val="clear" w:color="auto" w:fill="FFFFFF"/>
              </w:rPr>
              <w:t>●</w:t>
            </w:r>
          </w:p>
        </w:tc>
        <w:tc>
          <w:tcPr>
            <w:tcW w:w="945" w:type="dxa"/>
          </w:tcPr>
          <w:p>
            <w:pPr>
              <w:spacing w:line="360" w:lineRule="auto"/>
              <w:pPrChange w:id="179" w:author="Fred Zhou" w:date="2024-03-13T13:56:00Z">
                <w:pPr>
                  <w:spacing w:line="240" w:lineRule="atLeast"/>
                </w:pPr>
              </w:pPrChange>
            </w:pPr>
            <w:r>
              <w:rPr>
                <w:shd w:val="clear" w:color="auto" w:fill="FFFFFF"/>
              </w:rPr>
              <w:t>●</w:t>
            </w:r>
          </w:p>
        </w:tc>
        <w:tc>
          <w:tcPr>
            <w:tcW w:w="922" w:type="dxa"/>
          </w:tcPr>
          <w:p>
            <w:pPr>
              <w:spacing w:line="360" w:lineRule="auto"/>
              <w:pPrChange w:id="180" w:author="Fred Zhou" w:date="2024-03-13T13:56:00Z">
                <w:pPr>
                  <w:spacing w:line="240" w:lineRule="atLeast"/>
                </w:pPr>
              </w:pPrChange>
            </w:pPr>
          </w:p>
        </w:tc>
        <w:tc>
          <w:tcPr>
            <w:tcW w:w="889" w:type="dxa"/>
          </w:tcPr>
          <w:p>
            <w:pPr>
              <w:spacing w:line="360" w:lineRule="auto"/>
              <w:pPrChange w:id="181"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360" w:lineRule="auto"/>
              <w:rPr>
                <w:bCs/>
              </w:rPr>
              <w:pPrChange w:id="182" w:author="Fred Zhou" w:date="2024-03-13T13:56:00Z">
                <w:pPr>
                  <w:spacing w:line="240" w:lineRule="atLeast"/>
                </w:pPr>
              </w:pPrChange>
            </w:pPr>
            <w:r>
              <w:t>研究内容2</w:t>
            </w:r>
          </w:p>
        </w:tc>
        <w:tc>
          <w:tcPr>
            <w:tcW w:w="2489" w:type="dxa"/>
          </w:tcPr>
          <w:p>
            <w:pPr>
              <w:spacing w:line="360" w:lineRule="auto"/>
              <w:pPrChange w:id="183" w:author="Fred Zhou" w:date="2024-03-13T13:56:00Z">
                <w:pPr>
                  <w:spacing w:line="240" w:lineRule="atLeast"/>
                </w:pPr>
              </w:pPrChange>
            </w:pPr>
            <w:r>
              <w:rPr>
                <w:rFonts w:hint="eastAsia"/>
              </w:rPr>
              <w:t>计算</w:t>
            </w:r>
            <w:r>
              <w:t>灾害性因子</w:t>
            </w:r>
          </w:p>
        </w:tc>
        <w:tc>
          <w:tcPr>
            <w:tcW w:w="889" w:type="dxa"/>
          </w:tcPr>
          <w:p>
            <w:pPr>
              <w:spacing w:line="360" w:lineRule="auto"/>
              <w:pPrChange w:id="184" w:author="Fred Zhou" w:date="2024-03-13T13:56:00Z">
                <w:pPr>
                  <w:spacing w:line="240" w:lineRule="atLeast"/>
                </w:pPr>
              </w:pPrChange>
            </w:pPr>
          </w:p>
        </w:tc>
        <w:tc>
          <w:tcPr>
            <w:tcW w:w="889" w:type="dxa"/>
          </w:tcPr>
          <w:p>
            <w:pPr>
              <w:spacing w:line="360" w:lineRule="auto"/>
              <w:pPrChange w:id="185" w:author="Fred Zhou" w:date="2024-03-13T13:56:00Z">
                <w:pPr>
                  <w:spacing w:line="240" w:lineRule="atLeast"/>
                </w:pPr>
              </w:pPrChange>
            </w:pPr>
            <w:r>
              <w:rPr>
                <w:shd w:val="clear" w:color="auto" w:fill="FFFFFF"/>
              </w:rPr>
              <w:t>●</w:t>
            </w:r>
          </w:p>
        </w:tc>
        <w:tc>
          <w:tcPr>
            <w:tcW w:w="922" w:type="dxa"/>
          </w:tcPr>
          <w:p>
            <w:pPr>
              <w:spacing w:line="360" w:lineRule="auto"/>
              <w:pPrChange w:id="186" w:author="Fred Zhou" w:date="2024-03-13T13:56:00Z">
                <w:pPr>
                  <w:spacing w:line="240" w:lineRule="atLeast"/>
                </w:pPr>
              </w:pPrChange>
            </w:pPr>
          </w:p>
        </w:tc>
        <w:tc>
          <w:tcPr>
            <w:tcW w:w="945" w:type="dxa"/>
          </w:tcPr>
          <w:p>
            <w:pPr>
              <w:spacing w:line="360" w:lineRule="auto"/>
              <w:pPrChange w:id="187" w:author="Fred Zhou" w:date="2024-03-13T13:56:00Z">
                <w:pPr>
                  <w:spacing w:line="240" w:lineRule="atLeast"/>
                </w:pPr>
              </w:pPrChange>
            </w:pPr>
          </w:p>
        </w:tc>
        <w:tc>
          <w:tcPr>
            <w:tcW w:w="922" w:type="dxa"/>
          </w:tcPr>
          <w:p>
            <w:pPr>
              <w:spacing w:line="360" w:lineRule="auto"/>
              <w:pPrChange w:id="188" w:author="Fred Zhou" w:date="2024-03-13T13:56:00Z">
                <w:pPr>
                  <w:spacing w:line="240" w:lineRule="atLeast"/>
                </w:pPr>
              </w:pPrChange>
            </w:pPr>
          </w:p>
        </w:tc>
        <w:tc>
          <w:tcPr>
            <w:tcW w:w="889" w:type="dxa"/>
          </w:tcPr>
          <w:p>
            <w:pPr>
              <w:spacing w:line="360" w:lineRule="auto"/>
              <w:pPrChange w:id="189"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6" w:hRule="atLeast"/>
        </w:trPr>
        <w:tc>
          <w:tcPr>
            <w:tcW w:w="439" w:type="dxa"/>
            <w:vMerge w:val="continue"/>
          </w:tcPr>
          <w:p/>
        </w:tc>
        <w:tc>
          <w:tcPr>
            <w:tcW w:w="2489" w:type="dxa"/>
          </w:tcPr>
          <w:p>
            <w:pPr>
              <w:spacing w:line="360" w:lineRule="auto"/>
              <w:pPrChange w:id="190" w:author="Fred Zhou" w:date="2024-03-13T13:56:00Z">
                <w:pPr>
                  <w:spacing w:line="240" w:lineRule="atLeast"/>
                </w:pPr>
              </w:pPrChange>
            </w:pPr>
            <w:r>
              <w:t>估算城市热缓解需求</w:t>
            </w:r>
            <w:r>
              <w:rPr>
                <w:rFonts w:hint="eastAsia"/>
              </w:rPr>
              <w:t>，分析</w:t>
            </w:r>
            <w:r>
              <w:t>相对贡献</w:t>
            </w:r>
          </w:p>
        </w:tc>
        <w:tc>
          <w:tcPr>
            <w:tcW w:w="889" w:type="dxa"/>
          </w:tcPr>
          <w:p>
            <w:pPr>
              <w:spacing w:line="360" w:lineRule="auto"/>
              <w:pPrChange w:id="191" w:author="Fred Zhou" w:date="2024-03-13T13:56:00Z">
                <w:pPr>
                  <w:spacing w:line="240" w:lineRule="atLeast"/>
                </w:pPr>
              </w:pPrChange>
            </w:pPr>
          </w:p>
        </w:tc>
        <w:tc>
          <w:tcPr>
            <w:tcW w:w="889" w:type="dxa"/>
          </w:tcPr>
          <w:p>
            <w:pPr>
              <w:spacing w:line="360" w:lineRule="auto"/>
              <w:rPr>
                <w:shd w:val="clear" w:color="auto" w:fill="FFFFFF"/>
              </w:rPr>
              <w:pPrChange w:id="192" w:author="Fred Zhou" w:date="2024-03-13T13:56:00Z">
                <w:pPr>
                  <w:spacing w:line="240" w:lineRule="atLeast"/>
                </w:pPr>
              </w:pPrChange>
            </w:pPr>
          </w:p>
        </w:tc>
        <w:tc>
          <w:tcPr>
            <w:tcW w:w="922" w:type="dxa"/>
          </w:tcPr>
          <w:p>
            <w:pPr>
              <w:spacing w:line="360" w:lineRule="auto"/>
              <w:pPrChange w:id="193" w:author="Fred Zhou" w:date="2024-03-13T13:56:00Z">
                <w:pPr>
                  <w:spacing w:line="240" w:lineRule="atLeast"/>
                </w:pPr>
              </w:pPrChange>
            </w:pPr>
            <w:r>
              <w:rPr>
                <w:shd w:val="clear" w:color="auto" w:fill="FFFFFF"/>
              </w:rPr>
              <w:t>●</w:t>
            </w:r>
          </w:p>
        </w:tc>
        <w:tc>
          <w:tcPr>
            <w:tcW w:w="945" w:type="dxa"/>
          </w:tcPr>
          <w:p>
            <w:pPr>
              <w:spacing w:line="360" w:lineRule="auto"/>
              <w:pPrChange w:id="194" w:author="Fred Zhou" w:date="2024-03-13T13:56:00Z">
                <w:pPr>
                  <w:spacing w:line="240" w:lineRule="atLeast"/>
                </w:pPr>
              </w:pPrChange>
            </w:pPr>
            <w:r>
              <w:rPr>
                <w:shd w:val="clear" w:color="auto" w:fill="FFFFFF"/>
              </w:rPr>
              <w:t>●</w:t>
            </w:r>
          </w:p>
        </w:tc>
        <w:tc>
          <w:tcPr>
            <w:tcW w:w="922" w:type="dxa"/>
          </w:tcPr>
          <w:p>
            <w:pPr>
              <w:spacing w:line="360" w:lineRule="auto"/>
              <w:pPrChange w:id="195" w:author="Fred Zhou" w:date="2024-03-13T13:56:00Z">
                <w:pPr>
                  <w:spacing w:line="240" w:lineRule="atLeast"/>
                </w:pPr>
              </w:pPrChange>
            </w:pPr>
          </w:p>
        </w:tc>
        <w:tc>
          <w:tcPr>
            <w:tcW w:w="889" w:type="dxa"/>
          </w:tcPr>
          <w:p>
            <w:pPr>
              <w:spacing w:line="360" w:lineRule="auto"/>
              <w:pPrChange w:id="196"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360" w:lineRule="auto"/>
              <w:rPr>
                <w:bCs/>
              </w:rPr>
              <w:pPrChange w:id="197" w:author="Fred Zhou" w:date="2024-03-13T13:56:00Z">
                <w:pPr>
                  <w:spacing w:line="240" w:lineRule="atLeast"/>
                </w:pPr>
              </w:pPrChange>
            </w:pPr>
            <w:r>
              <w:t>研究内容3</w:t>
            </w:r>
          </w:p>
        </w:tc>
        <w:tc>
          <w:tcPr>
            <w:tcW w:w="2489" w:type="dxa"/>
          </w:tcPr>
          <w:p>
            <w:pPr>
              <w:spacing w:line="360" w:lineRule="auto"/>
              <w:pPrChange w:id="198" w:author="Fred Zhou" w:date="2024-03-13T13:56:00Z">
                <w:pPr>
                  <w:spacing w:line="240" w:lineRule="atLeast"/>
                </w:pPr>
              </w:pPrChange>
            </w:pPr>
            <w:r>
              <w:rPr>
                <w:rFonts w:hint="eastAsia"/>
              </w:rPr>
              <w:t>量化</w:t>
            </w:r>
            <w:r>
              <w:t>公园热缓解供需关系</w:t>
            </w:r>
          </w:p>
        </w:tc>
        <w:tc>
          <w:tcPr>
            <w:tcW w:w="889" w:type="dxa"/>
          </w:tcPr>
          <w:p>
            <w:pPr>
              <w:spacing w:line="360" w:lineRule="auto"/>
              <w:pPrChange w:id="199" w:author="Fred Zhou" w:date="2024-03-13T13:56:00Z">
                <w:pPr>
                  <w:spacing w:line="240" w:lineRule="atLeast"/>
                </w:pPr>
              </w:pPrChange>
            </w:pPr>
          </w:p>
        </w:tc>
        <w:tc>
          <w:tcPr>
            <w:tcW w:w="889" w:type="dxa"/>
          </w:tcPr>
          <w:p>
            <w:pPr>
              <w:spacing w:line="360" w:lineRule="auto"/>
              <w:pPrChange w:id="200" w:author="Fred Zhou" w:date="2024-03-13T13:56:00Z">
                <w:pPr>
                  <w:spacing w:line="240" w:lineRule="atLeast"/>
                </w:pPr>
              </w:pPrChange>
            </w:pPr>
          </w:p>
        </w:tc>
        <w:tc>
          <w:tcPr>
            <w:tcW w:w="922" w:type="dxa"/>
          </w:tcPr>
          <w:p>
            <w:pPr>
              <w:spacing w:line="360" w:lineRule="auto"/>
              <w:pPrChange w:id="201" w:author="Fred Zhou" w:date="2024-03-13T13:56:00Z">
                <w:pPr>
                  <w:spacing w:line="240" w:lineRule="atLeast"/>
                </w:pPr>
              </w:pPrChange>
            </w:pPr>
          </w:p>
        </w:tc>
        <w:tc>
          <w:tcPr>
            <w:tcW w:w="945" w:type="dxa"/>
          </w:tcPr>
          <w:p>
            <w:pPr>
              <w:spacing w:line="360" w:lineRule="auto"/>
              <w:pPrChange w:id="202" w:author="Fred Zhou" w:date="2024-03-13T13:56:00Z">
                <w:pPr>
                  <w:spacing w:line="240" w:lineRule="atLeast"/>
                </w:pPr>
              </w:pPrChange>
            </w:pPr>
            <w:r>
              <w:rPr>
                <w:shd w:val="clear" w:color="auto" w:fill="FFFFFF"/>
              </w:rPr>
              <w:t>●</w:t>
            </w:r>
          </w:p>
        </w:tc>
        <w:tc>
          <w:tcPr>
            <w:tcW w:w="922" w:type="dxa"/>
          </w:tcPr>
          <w:p>
            <w:pPr>
              <w:spacing w:line="360" w:lineRule="auto"/>
              <w:pPrChange w:id="203" w:author="Fred Zhou" w:date="2024-03-13T13:56:00Z">
                <w:pPr>
                  <w:spacing w:line="240" w:lineRule="atLeast"/>
                </w:pPr>
              </w:pPrChange>
            </w:pPr>
          </w:p>
        </w:tc>
        <w:tc>
          <w:tcPr>
            <w:tcW w:w="889" w:type="dxa"/>
          </w:tcPr>
          <w:p>
            <w:pPr>
              <w:spacing w:line="360" w:lineRule="auto"/>
              <w:pPrChange w:id="204"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tc>
        <w:tc>
          <w:tcPr>
            <w:tcW w:w="2489" w:type="dxa"/>
          </w:tcPr>
          <w:p>
            <w:pPr>
              <w:spacing w:line="360" w:lineRule="auto"/>
              <w:pPrChange w:id="205" w:author="Fred Zhou" w:date="2024-03-13T13:56:00Z">
                <w:pPr>
                  <w:spacing w:line="240" w:lineRule="atLeast"/>
                </w:pPr>
              </w:pPrChange>
            </w:pPr>
            <w:r>
              <w:t>热点分析</w:t>
            </w:r>
          </w:p>
        </w:tc>
        <w:tc>
          <w:tcPr>
            <w:tcW w:w="889" w:type="dxa"/>
          </w:tcPr>
          <w:p>
            <w:pPr>
              <w:spacing w:line="360" w:lineRule="auto"/>
              <w:pPrChange w:id="206" w:author="Fred Zhou" w:date="2024-03-13T13:56:00Z">
                <w:pPr>
                  <w:spacing w:line="240" w:lineRule="atLeast"/>
                </w:pPr>
              </w:pPrChange>
            </w:pPr>
          </w:p>
        </w:tc>
        <w:tc>
          <w:tcPr>
            <w:tcW w:w="889" w:type="dxa"/>
          </w:tcPr>
          <w:p>
            <w:pPr>
              <w:spacing w:line="360" w:lineRule="auto"/>
              <w:pPrChange w:id="207" w:author="Fred Zhou" w:date="2024-03-13T13:56:00Z">
                <w:pPr>
                  <w:spacing w:line="240" w:lineRule="atLeast"/>
                </w:pPr>
              </w:pPrChange>
            </w:pPr>
          </w:p>
        </w:tc>
        <w:tc>
          <w:tcPr>
            <w:tcW w:w="922" w:type="dxa"/>
          </w:tcPr>
          <w:p>
            <w:pPr>
              <w:spacing w:line="360" w:lineRule="auto"/>
              <w:pPrChange w:id="208" w:author="Fred Zhou" w:date="2024-03-13T13:56:00Z">
                <w:pPr>
                  <w:spacing w:line="240" w:lineRule="atLeast"/>
                </w:pPr>
              </w:pPrChange>
            </w:pPr>
          </w:p>
        </w:tc>
        <w:tc>
          <w:tcPr>
            <w:tcW w:w="945" w:type="dxa"/>
          </w:tcPr>
          <w:p>
            <w:pPr>
              <w:spacing w:line="360" w:lineRule="auto"/>
              <w:pPrChange w:id="209" w:author="Fred Zhou" w:date="2024-03-13T13:56:00Z">
                <w:pPr>
                  <w:spacing w:line="240" w:lineRule="atLeast"/>
                </w:pPr>
              </w:pPrChange>
            </w:pPr>
          </w:p>
        </w:tc>
        <w:tc>
          <w:tcPr>
            <w:tcW w:w="922" w:type="dxa"/>
          </w:tcPr>
          <w:p>
            <w:pPr>
              <w:spacing w:line="360" w:lineRule="auto"/>
              <w:pPrChange w:id="210" w:author="Fred Zhou" w:date="2024-03-13T13:56:00Z">
                <w:pPr>
                  <w:spacing w:line="240" w:lineRule="atLeast"/>
                </w:pPr>
              </w:pPrChange>
            </w:pPr>
            <w:r>
              <w:rPr>
                <w:shd w:val="clear" w:color="auto" w:fill="FFFFFF"/>
              </w:rPr>
              <w:t>●</w:t>
            </w:r>
          </w:p>
        </w:tc>
        <w:tc>
          <w:tcPr>
            <w:tcW w:w="889" w:type="dxa"/>
          </w:tcPr>
          <w:p>
            <w:pPr>
              <w:spacing w:line="360" w:lineRule="auto"/>
              <w:pPrChange w:id="211"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tc>
        <w:tc>
          <w:tcPr>
            <w:tcW w:w="2489" w:type="dxa"/>
          </w:tcPr>
          <w:p>
            <w:pPr>
              <w:spacing w:line="360" w:lineRule="auto"/>
              <w:pPrChange w:id="212" w:author="Fred Zhou" w:date="2024-03-13T13:56:00Z">
                <w:pPr>
                  <w:spacing w:line="240" w:lineRule="atLeast"/>
                </w:pPr>
              </w:pPrChange>
            </w:pPr>
            <w:r>
              <w:t>不平等性分析</w:t>
            </w:r>
          </w:p>
        </w:tc>
        <w:tc>
          <w:tcPr>
            <w:tcW w:w="889" w:type="dxa"/>
          </w:tcPr>
          <w:p>
            <w:pPr>
              <w:spacing w:line="360" w:lineRule="auto"/>
              <w:pPrChange w:id="213" w:author="Fred Zhou" w:date="2024-03-13T13:56:00Z">
                <w:pPr>
                  <w:spacing w:line="240" w:lineRule="atLeast"/>
                </w:pPr>
              </w:pPrChange>
            </w:pPr>
          </w:p>
        </w:tc>
        <w:tc>
          <w:tcPr>
            <w:tcW w:w="889" w:type="dxa"/>
          </w:tcPr>
          <w:p>
            <w:pPr>
              <w:spacing w:line="360" w:lineRule="auto"/>
              <w:pPrChange w:id="214" w:author="Fred Zhou" w:date="2024-03-13T13:56:00Z">
                <w:pPr>
                  <w:spacing w:line="240" w:lineRule="atLeast"/>
                </w:pPr>
              </w:pPrChange>
            </w:pPr>
          </w:p>
        </w:tc>
        <w:tc>
          <w:tcPr>
            <w:tcW w:w="922" w:type="dxa"/>
          </w:tcPr>
          <w:p>
            <w:pPr>
              <w:spacing w:line="360" w:lineRule="auto"/>
              <w:pPrChange w:id="215" w:author="Fred Zhou" w:date="2024-03-13T13:56:00Z">
                <w:pPr>
                  <w:spacing w:line="240" w:lineRule="atLeast"/>
                </w:pPr>
              </w:pPrChange>
            </w:pPr>
          </w:p>
        </w:tc>
        <w:tc>
          <w:tcPr>
            <w:tcW w:w="945" w:type="dxa"/>
          </w:tcPr>
          <w:p>
            <w:pPr>
              <w:spacing w:line="360" w:lineRule="auto"/>
              <w:pPrChange w:id="216" w:author="Fred Zhou" w:date="2024-03-13T13:56:00Z">
                <w:pPr>
                  <w:spacing w:line="240" w:lineRule="atLeast"/>
                </w:pPr>
              </w:pPrChange>
            </w:pPr>
          </w:p>
        </w:tc>
        <w:tc>
          <w:tcPr>
            <w:tcW w:w="922" w:type="dxa"/>
          </w:tcPr>
          <w:p>
            <w:pPr>
              <w:spacing w:line="360" w:lineRule="auto"/>
              <w:pPrChange w:id="217" w:author="Fred Zhou" w:date="2024-03-13T13:56:00Z">
                <w:pPr>
                  <w:spacing w:line="240" w:lineRule="atLeast"/>
                </w:pPr>
              </w:pPrChange>
            </w:pPr>
            <w:r>
              <w:rPr>
                <w:shd w:val="clear" w:color="auto" w:fill="FFFFFF"/>
              </w:rPr>
              <w:t>●</w:t>
            </w:r>
          </w:p>
        </w:tc>
        <w:tc>
          <w:tcPr>
            <w:tcW w:w="889" w:type="dxa"/>
          </w:tcPr>
          <w:p>
            <w:pPr>
              <w:spacing w:line="360" w:lineRule="auto"/>
              <w:pPrChange w:id="218"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tc>
        <w:tc>
          <w:tcPr>
            <w:tcW w:w="2489" w:type="dxa"/>
          </w:tcPr>
          <w:p>
            <w:pPr>
              <w:spacing w:line="360" w:lineRule="auto"/>
              <w:pPrChange w:id="219" w:author="Fred Zhou" w:date="2024-03-13T13:56:00Z">
                <w:pPr>
                  <w:spacing w:line="240" w:lineRule="atLeast"/>
                </w:pPr>
              </w:pPrChange>
            </w:pPr>
            <w:r>
              <w:t>识别城市热缓解优先区域，规划增设公园并估算热缓解改善程度</w:t>
            </w:r>
          </w:p>
        </w:tc>
        <w:tc>
          <w:tcPr>
            <w:tcW w:w="889" w:type="dxa"/>
          </w:tcPr>
          <w:p>
            <w:pPr>
              <w:spacing w:line="360" w:lineRule="auto"/>
              <w:pPrChange w:id="220" w:author="Fred Zhou" w:date="2024-03-13T13:56:00Z">
                <w:pPr>
                  <w:spacing w:line="240" w:lineRule="atLeast"/>
                </w:pPr>
              </w:pPrChange>
            </w:pPr>
          </w:p>
        </w:tc>
        <w:tc>
          <w:tcPr>
            <w:tcW w:w="889" w:type="dxa"/>
          </w:tcPr>
          <w:p>
            <w:pPr>
              <w:spacing w:line="360" w:lineRule="auto"/>
              <w:pPrChange w:id="221" w:author="Fred Zhou" w:date="2024-03-13T13:56:00Z">
                <w:pPr>
                  <w:spacing w:line="240" w:lineRule="atLeast"/>
                </w:pPr>
              </w:pPrChange>
            </w:pPr>
          </w:p>
        </w:tc>
        <w:tc>
          <w:tcPr>
            <w:tcW w:w="922" w:type="dxa"/>
          </w:tcPr>
          <w:p>
            <w:pPr>
              <w:spacing w:line="360" w:lineRule="auto"/>
              <w:pPrChange w:id="222" w:author="Fred Zhou" w:date="2024-03-13T13:56:00Z">
                <w:pPr>
                  <w:spacing w:line="240" w:lineRule="atLeast"/>
                </w:pPr>
              </w:pPrChange>
            </w:pPr>
          </w:p>
        </w:tc>
        <w:tc>
          <w:tcPr>
            <w:tcW w:w="945" w:type="dxa"/>
          </w:tcPr>
          <w:p>
            <w:pPr>
              <w:spacing w:line="360" w:lineRule="auto"/>
              <w:pPrChange w:id="223" w:author="Fred Zhou" w:date="2024-03-13T13:56:00Z">
                <w:pPr>
                  <w:spacing w:line="240" w:lineRule="atLeast"/>
                </w:pPr>
              </w:pPrChange>
            </w:pPr>
          </w:p>
        </w:tc>
        <w:tc>
          <w:tcPr>
            <w:tcW w:w="922" w:type="dxa"/>
          </w:tcPr>
          <w:p>
            <w:pPr>
              <w:spacing w:line="360" w:lineRule="auto"/>
              <w:pPrChange w:id="224" w:author="Fred Zhou" w:date="2024-03-13T13:56:00Z">
                <w:pPr>
                  <w:spacing w:line="240" w:lineRule="atLeast"/>
                </w:pPr>
              </w:pPrChange>
            </w:pPr>
            <w:r>
              <w:rPr>
                <w:shd w:val="clear" w:color="auto" w:fill="FFFFFF"/>
              </w:rPr>
              <w:t>●</w:t>
            </w:r>
          </w:p>
        </w:tc>
        <w:tc>
          <w:tcPr>
            <w:tcW w:w="889" w:type="dxa"/>
          </w:tcPr>
          <w:p>
            <w:pPr>
              <w:spacing w:line="360" w:lineRule="auto"/>
              <w:pPrChange w:id="225" w:author="Fred Zhou" w:date="2024-03-13T13:56:00Z">
                <w:pPr>
                  <w:spacing w:line="24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tcPr>
          <w:p>
            <w:pPr>
              <w:spacing w:line="360" w:lineRule="auto"/>
              <w:rPr>
                <w:bCs/>
              </w:rPr>
              <w:pPrChange w:id="226" w:author="Fred Zhou" w:date="2024-03-13T13:56:00Z">
                <w:pPr>
                  <w:spacing w:line="240" w:lineRule="atLeast"/>
                </w:pPr>
              </w:pPrChange>
            </w:pPr>
            <w:r>
              <w:t>总结</w:t>
            </w:r>
          </w:p>
        </w:tc>
        <w:tc>
          <w:tcPr>
            <w:tcW w:w="2489" w:type="dxa"/>
          </w:tcPr>
          <w:p>
            <w:pPr>
              <w:spacing w:line="360" w:lineRule="auto"/>
              <w:pPrChange w:id="227" w:author="Fred Zhou" w:date="2024-03-13T13:56:00Z">
                <w:pPr>
                  <w:spacing w:line="240" w:lineRule="atLeast"/>
                </w:pPr>
              </w:pPrChange>
            </w:pPr>
            <w:r>
              <w:t>总结项目进展，撰写总结报告，准备验收</w:t>
            </w:r>
          </w:p>
        </w:tc>
        <w:tc>
          <w:tcPr>
            <w:tcW w:w="889" w:type="dxa"/>
          </w:tcPr>
          <w:p>
            <w:pPr>
              <w:spacing w:line="360" w:lineRule="auto"/>
              <w:pPrChange w:id="228" w:author="Fred Zhou" w:date="2024-03-13T13:56:00Z">
                <w:pPr>
                  <w:spacing w:line="240" w:lineRule="atLeast"/>
                </w:pPr>
              </w:pPrChange>
            </w:pPr>
          </w:p>
        </w:tc>
        <w:tc>
          <w:tcPr>
            <w:tcW w:w="889" w:type="dxa"/>
          </w:tcPr>
          <w:p>
            <w:pPr>
              <w:spacing w:line="360" w:lineRule="auto"/>
              <w:pPrChange w:id="229" w:author="Fred Zhou" w:date="2024-03-13T13:56:00Z">
                <w:pPr>
                  <w:spacing w:line="240" w:lineRule="atLeast"/>
                </w:pPr>
              </w:pPrChange>
            </w:pPr>
          </w:p>
        </w:tc>
        <w:tc>
          <w:tcPr>
            <w:tcW w:w="922" w:type="dxa"/>
          </w:tcPr>
          <w:p>
            <w:pPr>
              <w:spacing w:line="360" w:lineRule="auto"/>
              <w:pPrChange w:id="230" w:author="Fred Zhou" w:date="2024-03-13T13:56:00Z">
                <w:pPr>
                  <w:spacing w:line="240" w:lineRule="atLeast"/>
                </w:pPr>
              </w:pPrChange>
            </w:pPr>
          </w:p>
        </w:tc>
        <w:tc>
          <w:tcPr>
            <w:tcW w:w="945" w:type="dxa"/>
          </w:tcPr>
          <w:p>
            <w:pPr>
              <w:spacing w:line="360" w:lineRule="auto"/>
              <w:pPrChange w:id="231" w:author="Fred Zhou" w:date="2024-03-13T13:56:00Z">
                <w:pPr>
                  <w:spacing w:line="240" w:lineRule="atLeast"/>
                </w:pPr>
              </w:pPrChange>
            </w:pPr>
          </w:p>
        </w:tc>
        <w:tc>
          <w:tcPr>
            <w:tcW w:w="922" w:type="dxa"/>
          </w:tcPr>
          <w:p>
            <w:pPr>
              <w:spacing w:line="360" w:lineRule="auto"/>
              <w:pPrChange w:id="232" w:author="Fred Zhou" w:date="2024-03-13T13:56:00Z">
                <w:pPr>
                  <w:spacing w:line="240" w:lineRule="atLeast"/>
                </w:pPr>
              </w:pPrChange>
            </w:pPr>
          </w:p>
        </w:tc>
        <w:tc>
          <w:tcPr>
            <w:tcW w:w="889" w:type="dxa"/>
          </w:tcPr>
          <w:p>
            <w:pPr>
              <w:spacing w:line="360" w:lineRule="auto"/>
              <w:pPrChange w:id="233" w:author="Fred Zhou" w:date="2024-03-13T13:56:00Z">
                <w:pPr>
                  <w:spacing w:line="240" w:lineRule="atLeast"/>
                </w:pPr>
              </w:pPrChange>
            </w:pPr>
            <w:r>
              <w:rPr>
                <w:shd w:val="clear" w:color="auto" w:fill="FFFFFF"/>
              </w:rPr>
              <w:t>●</w:t>
            </w:r>
          </w:p>
        </w:tc>
      </w:tr>
    </w:tbl>
    <w:p>
      <w:r>
        <w:t xml:space="preserve"> </w:t>
      </w:r>
    </w:p>
    <w:p>
      <w:pPr>
        <w:pStyle w:val="4"/>
        <w:rPr>
          <w:bCs/>
          <w:color w:val="000000"/>
          <w:sz w:val="26"/>
          <w:szCs w:val="26"/>
        </w:rPr>
      </w:pPr>
      <w:r>
        <w:rPr>
          <w:rFonts w:hint="eastAsia"/>
        </w:rPr>
        <w:t xml:space="preserve">5.2. </w:t>
      </w:r>
      <w:r>
        <w:rPr>
          <w:rFonts w:hint="eastAsia" w:ascii="黑体" w:hAnsi="黑体"/>
        </w:rPr>
        <w:t>预期研究结果</w:t>
      </w:r>
    </w:p>
    <w:p>
      <w:r>
        <w:rPr>
          <w:rFonts w:hint="eastAsia"/>
        </w:rPr>
        <w:t>（1）建立新的指标体系来估算城市热缓解需求及绿地热缓解溢出效应的供给，解释城市绿地热缓解的供需关系及其调控机制，提出城市绿地规划与管理的优化方案；</w:t>
      </w:r>
    </w:p>
    <w:p>
      <w:r>
        <w:rPr>
          <w:rFonts w:hint="eastAsia"/>
        </w:rPr>
        <w:t>（2）邀请北京师范大学、中国科学院地理科学与资源研究所等国内合作单位专家指导优化项目研究方案；邀请澳大利亚弗林德斯大学、阿德莱德大学的城市气候领域专家对项目进行指导和学术交流；</w:t>
      </w:r>
    </w:p>
    <w:p>
      <w:pPr>
        <w:autoSpaceDE/>
        <w:autoSpaceDN/>
        <w:adjustRightInd/>
        <w:spacing w:after="120"/>
        <w:pPrChange w:id="234" w:author="Fred Zhou" w:date="2024-03-13T13:56:00Z">
          <w:pPr>
            <w:autoSpaceDE w:val="0"/>
            <w:autoSpaceDN w:val="0"/>
            <w:adjustRightInd w:val="0"/>
            <w:spacing w:after="0"/>
          </w:pPr>
        </w:pPrChange>
      </w:pPr>
      <w:r>
        <w:rPr>
          <w:rFonts w:hint="eastAsia"/>
        </w:rPr>
        <w:t>（</w:t>
      </w:r>
      <w:r>
        <w:t>3</w:t>
      </w:r>
      <w:r>
        <w:rPr>
          <w:rFonts w:hint="eastAsia"/>
        </w:rPr>
        <w:t>）在国内外核心刊物上发表</w:t>
      </w:r>
      <w:r>
        <w:t>4-6</w:t>
      </w:r>
      <w:r>
        <w:rPr>
          <w:rFonts w:hint="eastAsia"/>
        </w:rPr>
        <w:t>篇学术论文（其中</w:t>
      </w:r>
      <w:r>
        <w:t>SCI</w:t>
      </w:r>
      <w:r>
        <w:rPr>
          <w:rFonts w:hint="eastAsia"/>
        </w:rPr>
        <w:t>论文</w:t>
      </w:r>
      <w:r>
        <w:t>2-4</w:t>
      </w:r>
      <w:r>
        <w:rPr>
          <w:rFonts w:hint="eastAsia"/>
        </w:rPr>
        <w:t>篇）；</w:t>
      </w:r>
      <w:r>
        <w:t xml:space="preserve">     </w:t>
      </w:r>
    </w:p>
    <w:p>
      <w:pPr>
        <w:autoSpaceDE/>
        <w:autoSpaceDN/>
        <w:adjustRightInd/>
        <w:spacing w:after="120"/>
        <w:pPrChange w:id="235" w:author="Fred Zhou" w:date="2024-03-13T13:56:00Z">
          <w:pPr>
            <w:autoSpaceDE w:val="0"/>
            <w:autoSpaceDN w:val="0"/>
            <w:adjustRightInd w:val="0"/>
            <w:spacing w:after="0"/>
          </w:pPr>
        </w:pPrChange>
      </w:pPr>
      <w:r>
        <w:rPr>
          <w:rFonts w:hint="eastAsia"/>
        </w:rPr>
        <w:t>（4）培养硕士研究生</w:t>
      </w:r>
      <w:r>
        <w:t>1-2</w:t>
      </w:r>
      <w:r>
        <w:rPr>
          <w:rFonts w:hint="eastAsia"/>
        </w:rPr>
        <w:t>名。</w:t>
      </w:r>
    </w:p>
    <w:p>
      <w:pPr>
        <w:autoSpaceDE/>
        <w:autoSpaceDN/>
        <w:adjustRightInd/>
        <w:spacing w:after="120"/>
        <w:pPrChange w:id="236" w:author="Fred Zhou" w:date="2024-03-13T13:56:00Z">
          <w:pPr>
            <w:autoSpaceDE w:val="0"/>
            <w:autoSpaceDN w:val="0"/>
            <w:adjustRightInd w:val="0"/>
            <w:spacing w:after="0"/>
          </w:pPr>
        </w:pPrChange>
      </w:pPr>
      <w:r>
        <w:rPr>
          <w:rFonts w:hint="eastAsia"/>
        </w:rPr>
        <w:t>（</w:t>
      </w:r>
      <w:r>
        <w:t>5</w:t>
      </w:r>
      <w:r>
        <w:rPr>
          <w:rFonts w:hint="eastAsia"/>
        </w:rPr>
        <w:t>）在国际、国内学术会议上展示报告</w:t>
      </w:r>
      <w:r>
        <w:t>2</w:t>
      </w:r>
      <w:r>
        <w:rPr>
          <w:rFonts w:hint="eastAsia"/>
        </w:rPr>
        <w:t>-</w:t>
      </w:r>
      <w:r>
        <w:t>3</w:t>
      </w:r>
      <w:r>
        <w:rPr>
          <w:rFonts w:hint="eastAsia"/>
        </w:rPr>
        <w:t>次。</w:t>
      </w:r>
    </w:p>
    <w:p>
      <w:r>
        <w:rPr>
          <w:rFonts w:hint="eastAsia"/>
        </w:rPr>
        <w:t xml:space="preserve"> </w:t>
      </w:r>
    </w:p>
    <w:p>
      <w:pPr>
        <w:snapToGrid/>
        <w:spacing w:line="360" w:lineRule="auto"/>
        <w:ind w:firstLine="420" w:firstLineChars="0"/>
        <w:pPrChange w:id="237" w:author="Fred Zhou" w:date="2024-03-13T13:56:00Z">
          <w:pPr>
            <w:snapToGrid w:val="0"/>
            <w:spacing w:line="440" w:lineRule="exact"/>
            <w:ind w:firstLine="480" w:firstLineChars="200"/>
          </w:pPr>
        </w:pPrChange>
      </w:pPr>
      <w:r>
        <w:rPr>
          <w:rFonts w:hint="eastAsia"/>
        </w:rPr>
        <w:t>（二）研究基础与工作条件</w:t>
      </w:r>
    </w:p>
    <w:p>
      <w:pPr>
        <w:snapToGrid/>
        <w:spacing w:line="360" w:lineRule="auto"/>
        <w:ind w:firstLine="420" w:firstLineChars="0"/>
        <w:pPrChange w:id="238" w:author="Fred Zhou" w:date="2024-03-13T13:56:00Z">
          <w:pPr>
            <w:snapToGrid w:val="0"/>
            <w:spacing w:line="440" w:lineRule="exact"/>
            <w:ind w:firstLine="480" w:firstLineChars="200"/>
          </w:pPr>
        </w:pPrChange>
      </w:pPr>
      <w:r>
        <w:rPr>
          <w:rFonts w:hint="eastAsia"/>
          <w:bCs/>
        </w:rPr>
        <w:t xml:space="preserve">1. </w:t>
      </w:r>
      <w:r>
        <w:rPr>
          <w:rFonts w:hint="eastAsia"/>
          <w:b/>
          <w:bCs/>
        </w:rPr>
        <w:t>研究基础</w:t>
      </w:r>
      <w:r>
        <w:rPr>
          <w:rFonts w:hint="eastAsia"/>
        </w:rPr>
        <w:t>（与本项目相关的研究工作积累和已取得的研究工作成绩）；</w:t>
      </w:r>
    </w:p>
    <w:p>
      <w:pPr>
        <w:ind w:firstLine="420"/>
      </w:pPr>
      <w:r>
        <w:rPr>
          <w:rFonts w:hint="eastAsia"/>
        </w:rPr>
        <w:t>项目申请人自攻读博士学位以来，主要从事城市气候相关研究。在此阶段，申请人以澳大利亚沿海城市阿德莱德为例，关注海风在白天对城市的降温效应，提出了海风降温能力（</w:t>
      </w:r>
      <w:r>
        <w:t>Sea Breeze Cooling Capacity</w:t>
      </w:r>
      <w:r>
        <w:rPr>
          <w:rFonts w:hint="eastAsia"/>
        </w:rPr>
        <w:t>）这一指标，并结合实地测量和模型模拟的方法定量分析了海风降温能力的时空特征及其在不同尺度的影响因素，阐明了海风对城市气候的影响机制。该研究在量化城市内海风降温强度和估算海风降温的渗透距离等方面取得突破。在此期间，申请人以第一作者的身份在《</w:t>
      </w:r>
      <w:r>
        <w:t>Building and Environment</w:t>
      </w:r>
      <w:r>
        <w:rPr>
          <w:rFonts w:hint="eastAsia"/>
        </w:rPr>
        <w:t>》和《</w:t>
      </w:r>
      <w:r>
        <w:t>Atmospheric Research</w:t>
      </w:r>
      <w:r>
        <w:rPr>
          <w:rFonts w:hint="eastAsia"/>
        </w:rPr>
        <w:t>》各发表一篇论文。</w:t>
      </w:r>
      <w:r>
        <w:t>在从事博士后工作期间，申请人已完成复杂地形下城市滨江地区</w:t>
      </w:r>
      <w:r>
        <w:rPr>
          <w:rFonts w:hint="eastAsia"/>
        </w:rPr>
        <w:t>在</w:t>
      </w:r>
      <w:r>
        <w:t>热浪</w:t>
      </w:r>
      <w:r>
        <w:rPr>
          <w:rFonts w:hint="eastAsia"/>
        </w:rPr>
        <w:t>天气与正常夏日</w:t>
      </w:r>
      <w:r>
        <w:t>的降温效应</w:t>
      </w:r>
      <w:r>
        <w:rPr>
          <w:rFonts w:hint="eastAsia"/>
        </w:rPr>
        <w:t>比较</w:t>
      </w:r>
      <w:r>
        <w:t>分析</w:t>
      </w:r>
      <w:r>
        <w:rPr>
          <w:rFonts w:hint="eastAsia"/>
        </w:rPr>
        <w:t>，同时正在开展</w:t>
      </w:r>
      <w:r>
        <w:t>城市绿地降温溢出效应的测量分析</w:t>
      </w:r>
      <w:r>
        <w:rPr>
          <w:rFonts w:hint="eastAsia"/>
          <w:color w:val="000000"/>
        </w:rPr>
        <w:t>。与本项目相关的研究工作概括如下：</w:t>
      </w:r>
    </w:p>
    <w:p>
      <w:r>
        <w:t>（1）提出并计算了海风降温能力以量化海风对内陆的累积降温效应</w:t>
      </w:r>
      <w:r>
        <w:rPr>
          <w:color w:val="000000"/>
        </w:rPr>
        <w:t>：</w:t>
      </w:r>
    </w:p>
    <w:p>
      <w:pPr>
        <w:ind w:firstLine="420"/>
      </w:pPr>
      <w:r>
        <w:rPr>
          <w:rFonts w:hint="eastAsia"/>
        </w:rPr>
        <w:t>海风是沿海城市的一类常见现象，但其对城市的降温作用尚未得到较好的定量研究。在这项研究中，申请人首先提出了海风降温能力（</w:t>
      </w:r>
      <w:r>
        <w:t>Sea Breeze Cooling Capacity</w:t>
      </w:r>
      <w:r>
        <w:rPr>
          <w:rFonts w:hint="eastAsia"/>
        </w:rPr>
        <w:t>）以量化海风对内陆的累积降温效应。该指标基于海风日与非海风日之间在海风影响时段内的气温累积差来量化海风在沿海城市的降温作用。通过对澳大利亚阿德莱德实测气象数据的分析，该研究揭示了阿德莱德中央商务区夏季海风降温能力的时空分异特征，并分析了其与环境因素的关系。结果表明，海风降温能力的时间分异可由比湿度和风速解释，而其空间分异则可由到海岸的距离、正面面积指数、建筑高度标准差和海风开始时刻的气温解释。值得注意的是，建筑高度标准差的增加对海风降温能力有促进作用（图</w:t>
      </w:r>
      <w:r>
        <w:t>5</w:t>
      </w:r>
      <w:r>
        <w:rPr>
          <w:rFonts w:hint="eastAsia"/>
        </w:rPr>
        <w:t>）。相关研究成果已发表在《</w:t>
      </w:r>
      <w:r>
        <w:t>Building and Environment</w:t>
      </w:r>
      <w:r>
        <w:rPr>
          <w:rFonts w:hint="eastAsia"/>
        </w:rPr>
        <w:t>》。</w:t>
      </w:r>
      <w:r>
        <w:t xml:space="preserve"> </w:t>
      </w:r>
    </w:p>
    <w:p>
      <w:pPr>
        <w:ind w:firstLine="420"/>
      </w:pPr>
      <w:r>
        <w:t>该研究使申请人得以精确描绘城市内海风降温能力的定量特征，深化了对三维形态特征与城市气候关系的认识，为</w:t>
      </w:r>
      <w:r>
        <w:rPr>
          <w:rFonts w:hint="eastAsia"/>
        </w:rPr>
        <w:t>本</w:t>
      </w:r>
      <w:r>
        <w:t>项目中绿地降温溢出效应及其驱动机制的分析奠定了基础</w:t>
      </w:r>
      <w:r>
        <w:rPr>
          <w:rFonts w:hint="eastAsia"/>
        </w:rPr>
        <w:t>。</w:t>
      </w:r>
    </w:p>
    <w:p>
      <w:pPr>
        <w:rPr>
          <w:sz w:val="22"/>
          <w:szCs w:val="22"/>
        </w:rPr>
      </w:pPr>
      <w:r>
        <w:t xml:space="preserve"> </w:t>
      </w:r>
      <w:r>
        <w:drawing>
          <wp:inline distT="0" distB="0" distL="0" distR="0">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98751"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52365" cy="3161030"/>
                    </a:xfrm>
                    <a:prstGeom prst="rect">
                      <a:avLst/>
                    </a:prstGeom>
                    <a:noFill/>
                    <a:ln>
                      <a:noFill/>
                    </a:ln>
                  </pic:spPr>
                </pic:pic>
              </a:graphicData>
            </a:graphic>
          </wp:inline>
        </w:drawing>
      </w:r>
    </w:p>
    <w:p>
      <w:pPr>
        <w:jc w:val="both"/>
        <w:pPrChange w:id="239" w:author="Fred Zhou" w:date="2024-03-13T13:56:00Z">
          <w:pPr>
            <w:jc w:val="center"/>
          </w:pPr>
        </w:pPrChange>
      </w:pPr>
      <w:r>
        <w:rPr>
          <w:rFonts w:hint="eastAsia"/>
        </w:rPr>
        <w:t xml:space="preserve"> </w:t>
      </w:r>
    </w:p>
    <w:p>
      <w:pPr>
        <w:jc w:val="both"/>
        <w:pPrChange w:id="240" w:author="Fred Zhou" w:date="2024-03-13T13:56:00Z">
          <w:pPr>
            <w:jc w:val="center"/>
          </w:pPr>
        </w:pPrChange>
      </w:pPr>
      <w:r>
        <w:rPr>
          <w:rFonts w:hint="eastAsia"/>
        </w:rPr>
        <w:t>图</w:t>
      </w:r>
      <w:r>
        <w:t xml:space="preserve">5  </w:t>
      </w:r>
      <w:r>
        <w:rPr>
          <w:rFonts w:hint="eastAsia"/>
        </w:rPr>
        <w:t>相关研究工作（</w:t>
      </w:r>
      <w:r>
        <w:t>1</w:t>
      </w:r>
      <w:r>
        <w:rPr>
          <w:rFonts w:hint="eastAsia"/>
        </w:rPr>
        <w:t>）的部分结果：（</w:t>
      </w:r>
      <w:r>
        <w:t>a</w:t>
      </w:r>
      <w:r>
        <w:rPr>
          <w:rFonts w:hint="eastAsia"/>
        </w:rPr>
        <w:t>）海风降温能力的定义。参考温度曲线为符合条件的非海风日的平均温度曲线，该曲线根据海风起始时的实际温度进行调整以得到调整后的参考温度曲线。在海风影响时段内，调整后的参考温度曲线与该海风日实际温度曲线之差被定义为海风降温能力（</w:t>
      </w:r>
      <w:r>
        <w:t>SBCC</w:t>
      </w:r>
      <w:r>
        <w:rPr>
          <w:rFonts w:hint="eastAsia"/>
        </w:rPr>
        <w:t>）。（</w:t>
      </w:r>
      <w:r>
        <w:t>b</w:t>
      </w:r>
      <w:r>
        <w:rPr>
          <w:rFonts w:hint="eastAsia"/>
        </w:rPr>
        <w:t>）平均海风降温能力在阿德莱德中央商务区的空间分布。（</w:t>
      </w:r>
      <w:r>
        <w:t>c</w:t>
      </w:r>
      <w:r>
        <w:rPr>
          <w:rFonts w:hint="eastAsia"/>
        </w:rPr>
        <w:t>）海风降温能力与环境因素的回归分析结果。（</w:t>
      </w:r>
      <w:r>
        <w:t>b</w:t>
      </w:r>
      <w:r>
        <w:rPr>
          <w:rFonts w:hint="eastAsia"/>
        </w:rPr>
        <w:t>）和（</w:t>
      </w:r>
      <w:r>
        <w:t>c</w:t>
      </w:r>
      <w:r>
        <w:rPr>
          <w:rFonts w:hint="eastAsia"/>
        </w:rPr>
        <w:t>）中相应值与已发表文献的对应值有所不同。这是因为此处仅显示单日累计值，而文献中对应的是季节累积值。</w:t>
      </w:r>
    </w:p>
    <w:p>
      <w:pPr>
        <w:jc w:val="both"/>
        <w:pPrChange w:id="241" w:author="Fred Zhou" w:date="2024-03-13T13:56:00Z">
          <w:pPr>
            <w:jc w:val="center"/>
          </w:pPr>
        </w:pPrChange>
      </w:pPr>
      <w:r>
        <w:rPr>
          <w:rFonts w:hint="eastAsia"/>
        </w:rPr>
        <w:t xml:space="preserve"> </w:t>
      </w:r>
    </w:p>
    <w:p>
      <w:pPr>
        <w:snapToGrid/>
        <w:pPrChange w:id="242" w:author="Fred Zhou" w:date="2024-03-13T13:56:00Z">
          <w:pPr>
            <w:snapToGrid w:val="0"/>
          </w:pPr>
        </w:pPrChange>
      </w:pPr>
      <w:r>
        <w:t>（2）在大都市区尺度进一步分析了海风降温能力的空间格局，并计算了其渗透距离</w:t>
      </w:r>
      <w:r>
        <w:rPr>
          <w:rFonts w:hint="eastAsia" w:ascii="楷体" w:hAnsi="楷体"/>
        </w:rPr>
        <w:t>：</w:t>
      </w:r>
    </w:p>
    <w:p>
      <w:pPr>
        <w:snapToGrid/>
        <w:ind w:firstLine="420"/>
        <w:pPrChange w:id="243" w:author="Fred Zhou" w:date="2024-03-13T13:56:00Z">
          <w:pPr>
            <w:snapToGrid w:val="0"/>
            <w:ind w:firstLine="420"/>
          </w:pPr>
        </w:pPrChange>
      </w:pPr>
      <w:r>
        <w:rPr>
          <w:rFonts w:hint="eastAsia"/>
        </w:rPr>
        <w:t>上述关于海风降温能力的研究局限在阿德莱德中央商务区。由于不同尺度之间三维形态特征的差异性等原因，海风降温能力的影响因素以及各因素的相对贡献在更大尺度可能存在不同，目前的认识还不足。因此，申请人基于气温测量数据估算了阿德莱德大都市区海风降温能力的空间格局。研究发现海风降温能力有明显的向内陆衰减的趋势，其主要由地理位置和地形来解释。基于此空间格局，申请人计算了海风降温能力的渗透距离，并比较了其在热浪日与非热浪日之间的差异性（图</w:t>
      </w:r>
      <w:r>
        <w:t>6</w:t>
      </w:r>
      <w:r>
        <w:rPr>
          <w:rFonts w:hint="eastAsia"/>
        </w:rPr>
        <w:t>）。相关研究成果已发表在《</w:t>
      </w:r>
      <w:r>
        <w:t>Atmospheric Research</w:t>
      </w:r>
      <w:r>
        <w:rPr>
          <w:rFonts w:hint="eastAsia"/>
        </w:rPr>
        <w:t>》。</w:t>
      </w:r>
    </w:p>
    <w:p>
      <w:pPr>
        <w:snapToGrid/>
        <w:ind w:firstLine="420"/>
        <w:pPrChange w:id="244" w:author="Fred Zhou" w:date="2024-03-13T13:56:00Z">
          <w:pPr>
            <w:snapToGrid w:val="0"/>
            <w:ind w:firstLine="420"/>
          </w:pPr>
        </w:pPrChange>
      </w:pPr>
      <w:r>
        <w:rPr>
          <w:rFonts w:hint="eastAsia"/>
        </w:rPr>
        <w:t>通过该研究及其与前一研究的比较，申请人深入理解了不同尺度下海风降温能力的空间格局和形成机制的差异性，对环境因素影响城市气候的尺度效应有了更深入的认识。</w:t>
      </w:r>
    </w:p>
    <w:p>
      <w:pPr>
        <w:rPr>
          <w:sz w:val="22"/>
          <w:szCs w:val="22"/>
        </w:rPr>
      </w:pPr>
      <w:r>
        <w:drawing>
          <wp:inline distT="0" distB="0" distL="0" distR="0">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657"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22145"/>
                    </a:xfrm>
                    <a:prstGeom prst="rect">
                      <a:avLst/>
                    </a:prstGeom>
                    <a:noFill/>
                    <a:ln>
                      <a:noFill/>
                    </a:ln>
                  </pic:spPr>
                </pic:pic>
              </a:graphicData>
            </a:graphic>
          </wp:inline>
        </w:drawing>
      </w:r>
      <w:r>
        <w:t xml:space="preserve"> </w:t>
      </w:r>
    </w:p>
    <w:p>
      <w:pPr>
        <w:jc w:val="both"/>
        <w:pPrChange w:id="245" w:author="Fred Zhou" w:date="2024-03-13T13:56:00Z">
          <w:pPr>
            <w:jc w:val="center"/>
          </w:pPr>
        </w:pPrChange>
      </w:pPr>
      <w:r>
        <w:rPr>
          <w:rFonts w:hint="eastAsia"/>
        </w:rPr>
        <w:t>图</w:t>
      </w:r>
      <w:r>
        <w:t xml:space="preserve">6  </w:t>
      </w:r>
      <w:r>
        <w:rPr>
          <w:rFonts w:hint="eastAsia"/>
        </w:rPr>
        <w:t>相关研究工作（</w:t>
      </w:r>
      <w:r>
        <w:t>2</w:t>
      </w:r>
      <w:r>
        <w:rPr>
          <w:rFonts w:hint="eastAsia"/>
        </w:rPr>
        <w:t>）的部分结果：（</w:t>
      </w:r>
      <w:r>
        <w:t>a</w:t>
      </w:r>
      <w:r>
        <w:rPr>
          <w:rFonts w:hint="eastAsia"/>
        </w:rPr>
        <w:t>）不同位置气温日变化的差异。（</w:t>
      </w:r>
      <w:r>
        <w:t>b</w:t>
      </w:r>
      <w:r>
        <w:rPr>
          <w:rFonts w:hint="eastAsia"/>
        </w:rPr>
        <w:t>）阿德莱德大都市区海风降温能力的空间分布。（</w:t>
      </w:r>
      <w:r>
        <w:t>c</w:t>
      </w:r>
      <w:r>
        <w:rPr>
          <w:rFonts w:hint="eastAsia"/>
        </w:rPr>
        <w:t>）阿德莱德大都市区在所有海风日和高温海风日的海风降温能力随沿盛行风路径的与海岸距离的变化。</w:t>
      </w:r>
    </w:p>
    <w:p>
      <w:pPr>
        <w:jc w:val="both"/>
        <w:pPrChange w:id="246" w:author="Fred Zhou" w:date="2024-03-13T13:56:00Z">
          <w:pPr>
            <w:jc w:val="center"/>
          </w:pPr>
        </w:pPrChange>
      </w:pPr>
      <w:r>
        <w:rPr>
          <w:rFonts w:hint="eastAsia"/>
        </w:rPr>
        <w:t xml:space="preserve"> </w:t>
      </w:r>
    </w:p>
    <w:p>
      <w:pPr>
        <w:pStyle w:val="33"/>
        <w:widowControl/>
        <w:numPr>
          <w:ilvl w:val="0"/>
          <w:numId w:val="5"/>
        </w:numPr>
        <w:spacing w:before="100" w:beforeAutospacing="1" w:after="280"/>
        <w:jc w:val="left"/>
        <w:pPrChange w:id="247" w:author="Fred Zhou" w:date="2024-03-13T13:56:00Z">
          <w:pPr>
            <w:widowControl/>
            <w:numPr>
              <w:ilvl w:val="0"/>
              <w:numId w:val="5"/>
            </w:numPr>
            <w:spacing w:before="100" w:beforeAutospacing="1" w:after="280"/>
            <w:jc w:val="left"/>
          </w:pPr>
        </w:pPrChange>
      </w:pPr>
      <w:r>
        <w:rPr>
          <w:rFonts w:hint="eastAsia"/>
        </w:rPr>
        <w:t>基于遥感数据比较正常夏日与极端高温夏日的山地城市河流降温效应</w:t>
      </w:r>
    </w:p>
    <w:p>
      <w:pPr>
        <w:ind w:firstLine="420"/>
      </w:pPr>
      <w:r>
        <w:t>该研究以山区城市重庆为例，重点研究</w:t>
      </w:r>
      <w:r>
        <w:rPr>
          <w:rFonts w:hint="eastAsia"/>
        </w:rPr>
        <w:t>普通夏日</w:t>
      </w:r>
      <w:r>
        <w:t>和极端高温夏日河流对周边城市热环境的降温影响。</w:t>
      </w:r>
      <w:r>
        <w:rPr>
          <w:rFonts w:hint="eastAsia"/>
        </w:rPr>
        <w:t>具体而言，</w:t>
      </w:r>
      <w:r>
        <w:t>采用提升回归树模型，分析了不同天气条件下环境变量对河流降温强度的影响。结果表明，在极端高温夏日，河流降温强度（River Cooling Intensity, RCI）和累积河流降温强度（Cumulative River Cooling Intensity, CRCI）的平均值和空间变化均高于</w:t>
      </w:r>
      <w:r>
        <w:rPr>
          <w:rFonts w:hint="eastAsia"/>
        </w:rPr>
        <w:t>普通夏日</w:t>
      </w:r>
      <w:r>
        <w:t>。地形特征对RCI和CRCI均表现出强烈影响，而土地覆盖的影响却很小。</w:t>
      </w:r>
      <w:r>
        <w:rPr>
          <w:rFonts w:hint="eastAsia"/>
        </w:rPr>
        <w:t>在</w:t>
      </w:r>
      <w:r>
        <w:t>极端高温夏日，平均海拔对RCI和CRCI的贡献较</w:t>
      </w:r>
      <w:r>
        <w:rPr>
          <w:rFonts w:hint="eastAsia"/>
        </w:rPr>
        <w:t>普通夏日</w:t>
      </w:r>
      <w:r>
        <w:t>更大。关键环境变量与河流降温效应之间的关系是非线性的，大多数变量在特定范围内发挥其影响。</w:t>
      </w:r>
      <w:r>
        <w:rPr>
          <w:rFonts w:hint="eastAsia"/>
        </w:rPr>
        <w:t>相关研究如图6所示。</w:t>
      </w:r>
      <w:r>
        <w:t>目前，论文写作已完成，即将投稿。</w:t>
      </w:r>
    </w:p>
    <w:p>
      <w:pPr>
        <w:jc w:val="both"/>
        <w:pPrChange w:id="248" w:author="Fred Zhou" w:date="2024-03-13T13:56:00Z">
          <w:pPr>
            <w:jc w:val="center"/>
          </w:pPr>
        </w:pPrChange>
      </w:pPr>
      <w:r>
        <w:drawing>
          <wp:inline distT="0" distB="0" distL="0" distR="0">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5312"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14065" cy="4646295"/>
                    </a:xfrm>
                    <a:prstGeom prst="rect">
                      <a:avLst/>
                    </a:prstGeom>
                    <a:noFill/>
                    <a:ln>
                      <a:noFill/>
                    </a:ln>
                  </pic:spPr>
                </pic:pic>
              </a:graphicData>
            </a:graphic>
          </wp:inline>
        </w:drawing>
      </w:r>
      <w:r>
        <w:t xml:space="preserve"> </w:t>
      </w:r>
    </w:p>
    <w:p>
      <w:pPr>
        <w:jc w:val="both"/>
        <w:pPrChange w:id="249" w:author="Fred Zhou" w:date="2024-03-13T13:56:00Z">
          <w:pPr>
            <w:jc w:val="center"/>
          </w:pPr>
        </w:pPrChange>
      </w:pPr>
      <w:r>
        <w:rPr>
          <w:rFonts w:hint="eastAsia"/>
        </w:rPr>
        <w:t>图</w:t>
      </w:r>
      <w:r>
        <w:t xml:space="preserve">7  </w:t>
      </w:r>
      <w:r>
        <w:rPr>
          <w:rFonts w:hint="eastAsia"/>
        </w:rPr>
        <w:t>相关研究工作（3</w:t>
      </w:r>
      <w:r>
        <w:t>）的部分结果：（a）</w:t>
      </w:r>
      <w:r>
        <w:rPr>
          <w:rFonts w:hint="eastAsia"/>
        </w:rPr>
        <w:t>普通夏日RCI的空间格局。（</w:t>
      </w:r>
      <w:r>
        <w:t>b）</w:t>
      </w:r>
      <w:r>
        <w:rPr>
          <w:rFonts w:hint="eastAsia"/>
        </w:rPr>
        <w:t>极端高温夏日RCI的空间格局。（</w:t>
      </w:r>
      <w:r>
        <w:t>c）</w:t>
      </w:r>
      <w:r>
        <w:rPr>
          <w:rFonts w:hint="eastAsia"/>
        </w:rPr>
        <w:t>普通夏日环境因素对RCI的相对贡献。（d</w:t>
      </w:r>
      <w:r>
        <w:t>）</w:t>
      </w:r>
      <w:r>
        <w:rPr>
          <w:rFonts w:hint="eastAsia"/>
        </w:rPr>
        <w:t>极端高温夏日环境因素对RCI的相对贡献。其中，ELE表示平均高程，SLP表示平均坡度，RW表示河宽，AI_I表示不透水面的聚集度指数，PD表示斑块密度，MBH表示平均建筑高度，AI_V表示植被的聚集度指数，PLAND_I表示不透水面覆盖比例，PLAND_V表示植被覆盖比例，FAR表示容积率，BCR表示建筑覆盖比例。</w:t>
      </w:r>
    </w:p>
    <w:p>
      <w:pPr>
        <w:jc w:val="both"/>
        <w:pPrChange w:id="250" w:author="Fred Zhou" w:date="2024-03-13T13:56:00Z">
          <w:pPr>
            <w:jc w:val="center"/>
          </w:pPr>
        </w:pPrChange>
      </w:pPr>
      <w:r>
        <w:rPr>
          <w:rFonts w:hint="eastAsia"/>
        </w:rPr>
        <w:t xml:space="preserve"> </w:t>
      </w:r>
    </w:p>
    <w:p>
      <w:pPr>
        <w:snapToGrid/>
        <w:spacing w:line="360" w:lineRule="auto"/>
        <w:ind w:firstLine="420"/>
        <w:pPrChange w:id="251" w:author="Fred Zhou" w:date="2024-03-13T13:56:00Z">
          <w:pPr>
            <w:snapToGrid w:val="0"/>
            <w:spacing w:line="440" w:lineRule="exact"/>
            <w:ind w:firstLine="570"/>
          </w:pPr>
        </w:pPrChange>
      </w:pPr>
      <w:r>
        <w:rPr>
          <w:rFonts w:hint="eastAsia"/>
          <w:bCs/>
        </w:rPr>
        <w:t xml:space="preserve">2. </w:t>
      </w:r>
      <w:r>
        <w:rPr>
          <w:rFonts w:hint="eastAsia"/>
          <w:b/>
          <w:bCs/>
        </w:rPr>
        <w:t>工作条件</w:t>
      </w:r>
      <w:r>
        <w:rPr>
          <w:rFonts w:hint="eastAsia"/>
        </w:rPr>
        <w:t>（包括已具备的实验条件，尚缺少的实验条件和拟解决的途径，包括利用国家实验室、国家重点实验室和部门重点实验室等研究基地的计划与落实情况）；</w:t>
      </w:r>
    </w:p>
    <w:p>
      <w:pPr>
        <w:ind w:firstLine="420"/>
      </w:pPr>
      <w:r>
        <w:rPr>
          <w:rFonts w:hint="eastAsia"/>
        </w:rPr>
        <w:t>本项目依托单位重庆大学为“双一流”</w:t>
      </w:r>
      <w:r>
        <w:t xml:space="preserve">A </w:t>
      </w:r>
      <w:r>
        <w:rPr>
          <w:rFonts w:hint="eastAsia"/>
        </w:rPr>
        <w:t>类建设高校，拥有三峡库区生态环境教育部重点实验室和山地城镇建设与新技术教育部重点实验室。其中，三峡库区生态环境教育部重点实验室以三峡库区自然生态系统和城镇生态系统为主要研究对象。在城市生态系统方面，主要围绕城镇人居环境保障、城市气候调节等问题开展研究。山地城镇建设与新技术教育部重点实验室的主要研究方向包括建筑空间环境优化技术、城镇生态规划综合理论与方法等。以上研究方向与本项目契合。上述实验室还拥有城市环境的相关测量设备，包括</w:t>
      </w:r>
      <w:r>
        <w:t>AM 200</w:t>
      </w:r>
      <w:r>
        <w:rPr>
          <w:rFonts w:hint="eastAsia"/>
        </w:rPr>
        <w:t>便携式叶面积仪、数字摄影测量系统、三维激光扫描仪、数字地图扫描仪等，可用于帮助获取本项目中土地覆盖、地表特征、三维形态等方面的相关指标。</w:t>
      </w:r>
    </w:p>
    <w:p>
      <w:pPr>
        <w:ind w:firstLine="420"/>
      </w:pPr>
      <w:r>
        <w:rPr>
          <w:rFonts w:hint="eastAsia"/>
        </w:rPr>
        <w:t>申请人所在团队在城市气候、高温缓解技术策略、局地通风等领域有较强的研究基础。团队配备有一台鱼眼镜头相机和一套</w:t>
      </w:r>
      <w:r>
        <w:t>HOBO</w:t>
      </w:r>
      <w:r>
        <w:rPr>
          <w:rFonts w:hint="eastAsia"/>
        </w:rPr>
        <w:t>气象站，在以往的研究过程中积累了川渝地区的</w:t>
      </w:r>
      <w:r>
        <w:rPr>
          <w:rFonts w:hint="eastAsia"/>
          <w:color w:val="000000"/>
        </w:rPr>
        <w:t>土地覆盖、气象环境、人口密度</w:t>
      </w:r>
      <w:r>
        <w:rPr>
          <w:rFonts w:hint="eastAsia"/>
        </w:rPr>
        <w:t>数据集，为本项目的顺利开展提供了基础数据。团队成员具备丰富的城市气候实地测量经验和扎实的城市气候学理论基础，对重庆、成都等城市的建筑形态、地形状况和气候特征较为熟悉。</w:t>
      </w:r>
    </w:p>
    <w:p>
      <w:pPr>
        <w:ind w:firstLine="420"/>
      </w:pPr>
      <w:r>
        <w:rPr>
          <w:rFonts w:hint="eastAsia"/>
        </w:rPr>
        <w:t>申请人及其所在团队还与北京师范大学、中国科学院地理科学与资源研究所、澳大利亚弗林德斯大学、阿德莱德大学等国内外高校和科研院所的相关团队有合作交流的关系，可以获得不同区域的城市地表数据，开展项目的深入交流合作。</w:t>
      </w:r>
    </w:p>
    <w:p>
      <w:pPr>
        <w:ind w:firstLine="420"/>
      </w:pPr>
      <w:r>
        <w:rPr>
          <w:rFonts w:hint="eastAsia"/>
        </w:rPr>
        <w:t>综上所述，硬件配备、团队成员和外部合作等方面的工作条件为课题的实施提供了有力支持。</w:t>
      </w:r>
    </w:p>
    <w:p>
      <w:pPr>
        <w:ind w:firstLine="420"/>
      </w:pPr>
    </w:p>
    <w:p>
      <w:pPr>
        <w:snapToGrid/>
        <w:spacing w:line="360" w:lineRule="auto"/>
        <w:ind w:firstLine="420"/>
        <w:pPrChange w:id="252" w:author="Fred Zhou" w:date="2024-03-13T13:56:00Z">
          <w:pPr>
            <w:snapToGrid w:val="0"/>
            <w:spacing w:line="440" w:lineRule="exact"/>
            <w:ind w:firstLine="570"/>
          </w:pPr>
        </w:pPrChange>
      </w:pPr>
      <w:r>
        <w:rPr>
          <w:rFonts w:hint="eastAsia"/>
          <w:bCs/>
        </w:rPr>
        <w:t xml:space="preserve">3. </w:t>
      </w:r>
      <w:r>
        <w:rPr>
          <w:rFonts w:hint="eastAsia"/>
          <w:b/>
          <w:bCs/>
        </w:rPr>
        <w:t>正在承担的与本项目相关的科研项目情况</w:t>
      </w:r>
      <w:r>
        <w:rPr>
          <w:rFonts w:hint="eastAsia"/>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pPr>
        <w:snapToGrid/>
        <w:spacing w:line="360" w:lineRule="auto"/>
        <w:ind w:firstLine="420" w:firstLineChars="0"/>
        <w:rPr>
          <w:rFonts w:eastAsia="宋体"/>
        </w:rPr>
        <w:pPrChange w:id="253" w:author="Fred Zhou" w:date="2024-03-13T13:56:00Z">
          <w:pPr>
            <w:snapToGrid w:val="0"/>
            <w:spacing w:line="440" w:lineRule="exact"/>
            <w:ind w:firstLine="470" w:firstLineChars="196"/>
          </w:pPr>
        </w:pPrChange>
      </w:pPr>
      <w:r>
        <w:rPr>
          <w:rFonts w:hint="eastAsia"/>
        </w:rPr>
        <w:t xml:space="preserve"> </w:t>
      </w:r>
      <w:r>
        <w:rPr>
          <w:rFonts w:hint="eastAsia" w:ascii="楷体" w:hAnsi="楷体"/>
          <w:bCs/>
          <w:sz w:val="28"/>
          <w:szCs w:val="28"/>
        </w:rPr>
        <w:t>无</w:t>
      </w:r>
    </w:p>
    <w:p>
      <w:pPr>
        <w:snapToGrid/>
        <w:spacing w:after="120" w:afterLines="-2147483648" w:line="360" w:lineRule="auto"/>
        <w:ind w:firstLine="420"/>
        <w:pPrChange w:id="254" w:author="Fred Zhou" w:date="2024-03-13T13:56:00Z">
          <w:pPr>
            <w:snapToGrid w:val="0"/>
            <w:spacing w:after="156" w:afterLines="50" w:line="440" w:lineRule="exact"/>
            <w:ind w:firstLine="573"/>
          </w:pPr>
        </w:pPrChange>
      </w:pPr>
      <w:r>
        <w:rPr>
          <w:rFonts w:hint="eastAsia"/>
          <w:bCs/>
        </w:rPr>
        <w:t xml:space="preserve">4. </w:t>
      </w:r>
      <w:r>
        <w:rPr>
          <w:rFonts w:hint="eastAsia"/>
          <w:b/>
          <w:bCs/>
        </w:rPr>
        <w:t>完成国家自然科学基金项目情况</w:t>
      </w:r>
      <w:r>
        <w:rPr>
          <w:rFonts w:hint="eastAsia"/>
        </w:rPr>
        <w:t>（对申请人负责的前一个已资助期满的科学基金项目（项目名称及批准号）完成情况、后续研究进展及与本申请项目的关系加以详细说明。另附该项目的研究工作总结摘要（限500字）和相关成果详细目录）。</w:t>
      </w:r>
    </w:p>
    <w:p>
      <w:pPr>
        <w:snapToGrid/>
        <w:spacing w:after="120" w:afterLines="-2147483648" w:line="360" w:lineRule="auto"/>
        <w:ind w:firstLine="420"/>
        <w:pPrChange w:id="255" w:author="Fred Zhou" w:date="2024-03-13T13:56:00Z">
          <w:pPr>
            <w:snapToGrid w:val="0"/>
            <w:spacing w:after="156" w:afterLines="50" w:line="440" w:lineRule="exact"/>
            <w:ind w:firstLine="573"/>
          </w:pPr>
        </w:pPrChange>
      </w:pPr>
      <w:r>
        <w:rPr>
          <w:rFonts w:hint="eastAsia" w:ascii="宋体" w:hAnsi="宋体"/>
        </w:rPr>
        <w:t xml:space="preserve"> </w:t>
      </w:r>
      <w:r>
        <w:rPr>
          <w:rFonts w:hint="eastAsia"/>
        </w:rPr>
        <w:t>无</w:t>
      </w:r>
    </w:p>
    <w:p>
      <w:pPr>
        <w:snapToGrid/>
        <w:spacing w:line="360" w:lineRule="auto"/>
        <w:ind w:firstLine="420" w:firstLineChars="0"/>
        <w:pPrChange w:id="256" w:author="Fred Zhou" w:date="2024-03-13T13:56:00Z">
          <w:pPr>
            <w:snapToGrid w:val="0"/>
            <w:spacing w:line="440" w:lineRule="exact"/>
            <w:ind w:firstLine="480" w:firstLineChars="200"/>
          </w:pPr>
        </w:pPrChange>
      </w:pPr>
      <w:r>
        <w:rPr>
          <w:rFonts w:hint="eastAsia"/>
        </w:rPr>
        <w:t>（三）其他需要说明的情况</w:t>
      </w:r>
    </w:p>
    <w:p>
      <w:pPr>
        <w:snapToGrid/>
        <w:spacing w:after="120" w:afterLines="-2147483648" w:line="360" w:lineRule="auto"/>
        <w:ind w:firstLine="420"/>
        <w:pPrChange w:id="257" w:author="Fred Zhou" w:date="2024-03-13T13:56:00Z">
          <w:pPr>
            <w:snapToGrid w:val="0"/>
            <w:spacing w:after="156" w:afterLines="50" w:line="440" w:lineRule="exact"/>
            <w:ind w:firstLine="573"/>
          </w:pPr>
        </w:pPrChange>
      </w:pPr>
      <w:r>
        <w:rPr>
          <w:rFonts w:hint="eastAsia"/>
        </w:rPr>
        <w:t>1. 申请人同年申请不同类型的国家自然科学基金项目情况（列明同年申请的其他项目的项目类型、项目名称信息，并说明与本项目之间的区别与联系）。</w:t>
      </w:r>
    </w:p>
    <w:p>
      <w:pPr>
        <w:snapToGrid/>
        <w:spacing w:after="120" w:afterLines="-2147483648" w:line="360" w:lineRule="auto"/>
        <w:ind w:firstLine="420"/>
        <w:pPrChange w:id="258" w:author="Fred Zhou" w:date="2024-03-13T13:56:00Z">
          <w:pPr>
            <w:snapToGrid w:val="0"/>
            <w:spacing w:after="156" w:afterLines="50" w:line="440" w:lineRule="exact"/>
            <w:ind w:firstLine="573"/>
          </w:pPr>
        </w:pPrChange>
      </w:pPr>
      <w:r>
        <w:rPr>
          <w:rFonts w:hint="eastAsia"/>
        </w:rPr>
        <w:t>无</w:t>
      </w:r>
    </w:p>
    <w:p>
      <w:pPr>
        <w:snapToGrid/>
        <w:spacing w:after="120" w:afterLines="-2147483648" w:line="360" w:lineRule="auto"/>
        <w:ind w:firstLine="420"/>
        <w:pPrChange w:id="259" w:author="Fred Zhou" w:date="2024-03-13T13:56:00Z">
          <w:pPr>
            <w:snapToGrid w:val="0"/>
            <w:spacing w:after="156" w:afterLines="50" w:line="440" w:lineRule="exact"/>
            <w:ind w:firstLine="573"/>
          </w:pPr>
        </w:pPrChange>
      </w:pPr>
      <w:r>
        <w:rPr>
          <w:rFonts w:hint="eastAsia" w:ascii="宋体" w:hAnsi="宋体"/>
        </w:rPr>
        <w:t xml:space="preserve"> </w:t>
      </w:r>
      <w:r>
        <w:rPr>
          <w:rFonts w:hint="eastAsia"/>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pPr>
        <w:pStyle w:val="33"/>
        <w:rPr>
          <w:rFonts w:ascii="宋体" w:hAnsi="宋体" w:eastAsia="宋体"/>
        </w:rPr>
      </w:pPr>
      <w:r>
        <w:rPr>
          <w:rFonts w:hint="eastAsia"/>
        </w:rPr>
        <w:t>无</w:t>
      </w:r>
    </w:p>
    <w:p>
      <w:pPr>
        <w:snapToGrid/>
        <w:spacing w:after="120" w:afterLines="-2147483648" w:line="360" w:lineRule="auto"/>
        <w:ind w:firstLine="420"/>
        <w:pPrChange w:id="260" w:author="Fred Zhou" w:date="2024-03-13T13:56:00Z">
          <w:pPr>
            <w:snapToGrid w:val="0"/>
            <w:spacing w:after="156" w:afterLines="50" w:line="440" w:lineRule="exact"/>
            <w:ind w:firstLine="573"/>
          </w:pPr>
        </w:pPrChange>
      </w:pPr>
      <w:r>
        <w:rPr>
          <w:rFonts w:hint="eastAsia"/>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pPr>
        <w:snapToGrid/>
        <w:spacing w:line="360" w:lineRule="auto"/>
        <w:ind w:firstLine="420"/>
        <w:jc w:val="both"/>
        <w:rPr>
          <w:rFonts w:ascii="宋体" w:hAnsi="宋体" w:eastAsia="宋体"/>
        </w:rPr>
        <w:pPrChange w:id="261" w:author="Fred Zhou" w:date="2024-03-13T13:56:00Z">
          <w:pPr>
            <w:snapToGrid w:val="0"/>
            <w:spacing w:line="440" w:lineRule="exact"/>
            <w:ind w:firstLine="420"/>
            <w:jc w:val="left"/>
          </w:pPr>
        </w:pPrChange>
      </w:pPr>
      <w:r>
        <w:rPr>
          <w:rFonts w:hint="eastAsia"/>
        </w:rPr>
        <w:t>无</w:t>
      </w:r>
    </w:p>
    <w:p>
      <w:pPr>
        <w:snapToGrid/>
        <w:spacing w:after="120" w:afterLines="-2147483648" w:line="360" w:lineRule="auto"/>
        <w:ind w:firstLine="420"/>
        <w:pPrChange w:id="262" w:author="Fred Zhou" w:date="2024-03-13T13:56:00Z">
          <w:pPr>
            <w:snapToGrid w:val="0"/>
            <w:spacing w:after="156" w:afterLines="50" w:line="440" w:lineRule="exact"/>
            <w:ind w:firstLine="573"/>
          </w:pPr>
        </w:pPrChange>
      </w:pPr>
      <w:r>
        <w:rPr>
          <w:rFonts w:hint="eastAsia"/>
        </w:rPr>
        <w:t>4. 其他。</w:t>
      </w:r>
    </w:p>
    <w:p>
      <w:pPr>
        <w:ind w:firstLine="420"/>
      </w:pPr>
      <w:r>
        <w:rPr>
          <w:rFonts w:hint="eastAsia"/>
        </w:rPr>
        <w:t>无</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MS Gothic">
    <w:panose1 w:val="020B0609070205080204"/>
    <w:charset w:val="80"/>
    <w:family w:val="modern"/>
    <w:pitch w:val="default"/>
    <w:sig w:usb0="E00002FF" w:usb1="6AC7FDFB" w:usb2="08000012" w:usb3="00000000" w:csb0="4002009F" w:csb1="DFD70000"/>
  </w:font>
  <w:font w:name="微软雅黑 Light">
    <w:panose1 w:val="020B0502040204020203"/>
    <w:charset w:val="86"/>
    <w:family w:val="swiss"/>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E637D"/>
    <w:multiLevelType w:val="multilevel"/>
    <w:tmpl w:val="01DE637D"/>
    <w:lvl w:ilvl="0" w:tentative="0">
      <w:start w:val="3"/>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2E8D0894"/>
    <w:multiLevelType w:val="multilevel"/>
    <w:tmpl w:val="2E8D0894"/>
    <w:lvl w:ilvl="0" w:tentative="0">
      <w:start w:val="3"/>
      <w:numFmt w:val="decimal"/>
      <w:lvlText w:val="%1."/>
      <w:lvlJc w:val="left"/>
      <w:pPr>
        <w:ind w:left="0" w:firstLine="0"/>
      </w:pPr>
      <w:rPr>
        <w:rFonts w:hint="default" w:eastAsia="黑体"/>
        <w:sz w:val="28"/>
      </w:rPr>
    </w:lvl>
    <w:lvl w:ilvl="1" w:tentative="0">
      <w:start w:val="1"/>
      <w:numFmt w:val="decimal"/>
      <w:lvlText w:val="%1.%2."/>
      <w:lvlJc w:val="left"/>
      <w:pPr>
        <w:ind w:left="0" w:firstLine="0"/>
      </w:pPr>
      <w:rPr>
        <w:rFonts w:hint="default" w:eastAsia="黑体"/>
        <w:sz w:val="28"/>
      </w:rPr>
    </w:lvl>
    <w:lvl w:ilvl="2" w:tentative="0">
      <w:start w:val="5"/>
      <w:numFmt w:val="decimal"/>
      <w:lvlText w:val="%1.%2.%3."/>
      <w:lvlJc w:val="left"/>
      <w:pPr>
        <w:ind w:left="0" w:firstLine="0"/>
      </w:pPr>
      <w:rPr>
        <w:rFonts w:hint="default" w:eastAsia="黑体"/>
        <w:sz w:val="28"/>
      </w:rPr>
    </w:lvl>
    <w:lvl w:ilvl="3" w:tentative="0">
      <w:start w:val="1"/>
      <w:numFmt w:val="decimal"/>
      <w:lvlText w:val="%1.%2.%3.%4."/>
      <w:lvlJc w:val="left"/>
      <w:pPr>
        <w:ind w:left="340" w:hanging="340"/>
      </w:pPr>
      <w:rPr>
        <w:rFonts w:hint="default" w:eastAsia="黑体"/>
        <w:sz w:val="28"/>
      </w:rPr>
    </w:lvl>
    <w:lvl w:ilvl="4" w:tentative="0">
      <w:start w:val="1"/>
      <w:numFmt w:val="decimal"/>
      <w:lvlText w:val="%1.%2.%3.%4.%5."/>
      <w:lvlJc w:val="left"/>
      <w:pPr>
        <w:ind w:left="340" w:hanging="340"/>
      </w:pPr>
      <w:rPr>
        <w:rFonts w:hint="default" w:eastAsia="黑体"/>
        <w:sz w:val="28"/>
      </w:rPr>
    </w:lvl>
    <w:lvl w:ilvl="5" w:tentative="0">
      <w:start w:val="1"/>
      <w:numFmt w:val="decimal"/>
      <w:lvlText w:val="%1.%2.%3.%4.%5.%6."/>
      <w:lvlJc w:val="left"/>
      <w:pPr>
        <w:ind w:left="700" w:hanging="700"/>
      </w:pPr>
      <w:rPr>
        <w:rFonts w:hint="default" w:eastAsia="黑体"/>
        <w:sz w:val="28"/>
      </w:rPr>
    </w:lvl>
    <w:lvl w:ilvl="6" w:tentative="0">
      <w:start w:val="1"/>
      <w:numFmt w:val="decimal"/>
      <w:lvlText w:val="%1.%2.%3.%4.%5.%6.%7."/>
      <w:lvlJc w:val="left"/>
      <w:pPr>
        <w:ind w:left="1060" w:hanging="1060"/>
      </w:pPr>
      <w:rPr>
        <w:rFonts w:hint="default" w:eastAsia="黑体"/>
        <w:sz w:val="28"/>
      </w:rPr>
    </w:lvl>
    <w:lvl w:ilvl="7" w:tentative="0">
      <w:start w:val="1"/>
      <w:numFmt w:val="decimal"/>
      <w:lvlText w:val="%1.%2.%3.%4.%5.%6.%7.%8."/>
      <w:lvlJc w:val="left"/>
      <w:pPr>
        <w:ind w:left="1060" w:hanging="1060"/>
      </w:pPr>
      <w:rPr>
        <w:rFonts w:hint="default" w:eastAsia="黑体"/>
        <w:sz w:val="28"/>
      </w:rPr>
    </w:lvl>
    <w:lvl w:ilvl="8" w:tentative="0">
      <w:start w:val="1"/>
      <w:numFmt w:val="decimal"/>
      <w:lvlText w:val="%1.%2.%3.%4.%5.%6.%7.%8.%9."/>
      <w:lvlJc w:val="left"/>
      <w:pPr>
        <w:ind w:left="1420" w:hanging="1420"/>
      </w:pPr>
      <w:rPr>
        <w:rFonts w:hint="default" w:eastAsia="黑体"/>
        <w:sz w:val="28"/>
      </w:rPr>
    </w:lvl>
  </w:abstractNum>
  <w:abstractNum w:abstractNumId="2">
    <w:nsid w:val="494E6BA4"/>
    <w:multiLevelType w:val="multilevel"/>
    <w:tmpl w:val="494E6BA4"/>
    <w:lvl w:ilvl="0" w:tentative="0">
      <w:start w:val="3"/>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C7E34BA"/>
    <w:multiLevelType w:val="multilevel"/>
    <w:tmpl w:val="4C7E34BA"/>
    <w:lvl w:ilvl="0" w:tentative="0">
      <w:start w:val="1"/>
      <w:numFmt w:val="decimalEnclosedCircle"/>
      <w:lvlText w:val="%1"/>
      <w:lvlJc w:val="left"/>
      <w:pPr>
        <w:ind w:left="360" w:hanging="360"/>
      </w:pPr>
      <w:rPr>
        <w:rFonts w:hint="default" w:ascii="宋体" w:hAnsi="宋体" w:eastAsia="宋体" w:cs="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6762F52"/>
    <w:multiLevelType w:val="multilevel"/>
    <w:tmpl w:val="56762F52"/>
    <w:lvl w:ilvl="0" w:tentative="0">
      <w:start w:val="2"/>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num w:numId="1">
    <w:abstractNumId w:val="4"/>
  </w:num>
  <w:num w:numId="2">
    <w:abstractNumId w:val="3"/>
  </w:num>
  <w:num w:numId="3">
    <w:abstractNumId w:val="1"/>
  </w:num>
  <w:num w:numId="4">
    <w:abstractNumId w:val="0"/>
  </w:num>
  <w:num w:numId="5">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Fred Zhou">
    <w15:presenceInfo w15:providerId="None" w15:userId="Fred Zhou"/>
  </w15:person>
  <w15:person w15:author="野草">
    <w15:presenceInfo w15:providerId="None" w15:userId="野草"/>
  </w15:person>
  <w15:person w15:author="野草 [2]">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revisionView w:markup="0"/>
  <w:trackRevisions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OTVmMTA5NzJlZWRlMzVmMDExMGQ2YTg0NzQ1NjIifQ=="/>
  </w:docVars>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359B"/>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5B6"/>
    <w:rsid w:val="00095A35"/>
    <w:rsid w:val="000972CA"/>
    <w:rsid w:val="000972F6"/>
    <w:rsid w:val="000A2673"/>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1D89"/>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4FA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B6353"/>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03AF3"/>
    <w:rsid w:val="003109AF"/>
    <w:rsid w:val="00313F6F"/>
    <w:rsid w:val="003146E6"/>
    <w:rsid w:val="00315F9A"/>
    <w:rsid w:val="003178E6"/>
    <w:rsid w:val="003215D9"/>
    <w:rsid w:val="003302DF"/>
    <w:rsid w:val="00341EAE"/>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0B86"/>
    <w:rsid w:val="004016F3"/>
    <w:rsid w:val="0040421A"/>
    <w:rsid w:val="00406436"/>
    <w:rsid w:val="004109E6"/>
    <w:rsid w:val="00411D04"/>
    <w:rsid w:val="00415C06"/>
    <w:rsid w:val="00421FDF"/>
    <w:rsid w:val="00425F42"/>
    <w:rsid w:val="004314EB"/>
    <w:rsid w:val="004315DB"/>
    <w:rsid w:val="00434DE1"/>
    <w:rsid w:val="0043681B"/>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5D1"/>
    <w:rsid w:val="004B4968"/>
    <w:rsid w:val="004B5248"/>
    <w:rsid w:val="004C7193"/>
    <w:rsid w:val="004D1E35"/>
    <w:rsid w:val="004D4465"/>
    <w:rsid w:val="004D6CDB"/>
    <w:rsid w:val="004E00A5"/>
    <w:rsid w:val="004E037A"/>
    <w:rsid w:val="004E05F8"/>
    <w:rsid w:val="004E1202"/>
    <w:rsid w:val="004E21F7"/>
    <w:rsid w:val="004E36F1"/>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3664"/>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2B0E"/>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1A97"/>
    <w:rsid w:val="0085464D"/>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3CEA"/>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6729"/>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4484"/>
    <w:rsid w:val="009559D0"/>
    <w:rsid w:val="00956DE1"/>
    <w:rsid w:val="00960C05"/>
    <w:rsid w:val="00963524"/>
    <w:rsid w:val="00963D55"/>
    <w:rsid w:val="0096676E"/>
    <w:rsid w:val="00972B74"/>
    <w:rsid w:val="009747FF"/>
    <w:rsid w:val="009766B8"/>
    <w:rsid w:val="0098119F"/>
    <w:rsid w:val="00984808"/>
    <w:rsid w:val="00986D5C"/>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27A24"/>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290A"/>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8D1"/>
    <w:rsid w:val="00D43E20"/>
    <w:rsid w:val="00D441FA"/>
    <w:rsid w:val="00D44F6E"/>
    <w:rsid w:val="00D453FB"/>
    <w:rsid w:val="00D53D9E"/>
    <w:rsid w:val="00D55ADA"/>
    <w:rsid w:val="00D62B7F"/>
    <w:rsid w:val="00D63541"/>
    <w:rsid w:val="00D63F23"/>
    <w:rsid w:val="00D67D39"/>
    <w:rsid w:val="00D71677"/>
    <w:rsid w:val="00D75C39"/>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2736"/>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B69"/>
    <w:rsid w:val="00E95DD9"/>
    <w:rsid w:val="00E9643D"/>
    <w:rsid w:val="00EA5E43"/>
    <w:rsid w:val="00EA6B71"/>
    <w:rsid w:val="00EB1FD4"/>
    <w:rsid w:val="00EB4A09"/>
    <w:rsid w:val="00EB7028"/>
    <w:rsid w:val="00EC00A5"/>
    <w:rsid w:val="00EC1580"/>
    <w:rsid w:val="00EC25F2"/>
    <w:rsid w:val="00EC50EA"/>
    <w:rsid w:val="00ED0065"/>
    <w:rsid w:val="00ED05C6"/>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3996"/>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 w:val="01FC08A3"/>
    <w:rsid w:val="024806E1"/>
    <w:rsid w:val="074D36D0"/>
    <w:rsid w:val="12327FAB"/>
    <w:rsid w:val="1F581EB4"/>
    <w:rsid w:val="28EC45F2"/>
    <w:rsid w:val="2A636C4A"/>
    <w:rsid w:val="2FBB0A6E"/>
    <w:rsid w:val="2FC00093"/>
    <w:rsid w:val="308912DA"/>
    <w:rsid w:val="34CF7BA3"/>
    <w:rsid w:val="43597767"/>
    <w:rsid w:val="499A36B3"/>
    <w:rsid w:val="4EE33B34"/>
    <w:rsid w:val="4F1B2C8C"/>
    <w:rsid w:val="5169527B"/>
    <w:rsid w:val="5A87066F"/>
    <w:rsid w:val="5C7C02CE"/>
    <w:rsid w:val="60903215"/>
    <w:rsid w:val="67E45D60"/>
    <w:rsid w:val="72DB7F14"/>
    <w:rsid w:val="78AF1BB5"/>
    <w:rsid w:val="7C5210B9"/>
    <w:rsid w:val="7FC25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120" w:after="120" w:line="360" w:lineRule="auto"/>
      <w:ind w:firstLine="420"/>
      <w:jc w:val="both"/>
      <w:pPrChange w:id="0" w:author="Fred Zhou" w:date="2024-03-13T13:56:00Z">
        <w:pPr>
          <w:widowControl w:val="0"/>
          <w:spacing w:before="120" w:after="120" w:line="360" w:lineRule="auto"/>
          <w:jc w:val="both"/>
        </w:pPr>
      </w:pPrChange>
    </w:pPr>
    <w:rPr>
      <w:rFonts w:ascii="Times New Roman" w:hAnsi="Times New Roman" w:eastAsia="楷体" w:cs="Times New Roman"/>
      <w:kern w:val="2"/>
      <w:sz w:val="24"/>
      <w:szCs w:val="24"/>
      <w:lang w:val="en-US" w:eastAsia="zh-CN" w:bidi="ar-SA"/>
      <w:rPrChange w:id="1" w:author="Fred Zhou" w:date="2024-03-13T13:56:00Z">
        <w:rPr>
          <w:rFonts w:eastAsia="楷体"/>
          <w:kern w:val="2"/>
          <w:sz w:val="24"/>
          <w:szCs w:val="24"/>
          <w:lang w:val="en-US" w:eastAsia="zh-CN" w:bidi="ar-SA"/>
        </w:rPr>
      </w:rPrChange>
    </w:rPr>
  </w:style>
  <w:style w:type="paragraph" w:styleId="2">
    <w:name w:val="heading 1"/>
    <w:basedOn w:val="1"/>
    <w:next w:val="1"/>
    <w:link w:val="20"/>
    <w:autoRedefine/>
    <w:qFormat/>
    <w:uiPriority w:val="99"/>
    <w:pPr>
      <w:keepNext/>
      <w:keepLines/>
      <w:spacing w:before="480" w:after="80"/>
      <w:jc w:val="center"/>
      <w:outlineLvl w:val="0"/>
    </w:pPr>
    <w:rPr>
      <w:rFonts w:eastAsia="黑体" w:asciiTheme="majorHAnsi" w:hAnsiTheme="majorHAnsi" w:cstheme="majorBidi"/>
      <w:b/>
      <w:sz w:val="48"/>
      <w:szCs w:val="48"/>
    </w:rPr>
  </w:style>
  <w:style w:type="paragraph" w:styleId="3">
    <w:name w:val="heading 2"/>
    <w:basedOn w:val="1"/>
    <w:next w:val="1"/>
    <w:link w:val="21"/>
    <w:autoRedefine/>
    <w:unhideWhenUsed/>
    <w:qFormat/>
    <w:uiPriority w:val="99"/>
    <w:pPr>
      <w:keepNext/>
      <w:keepLines/>
      <w:spacing w:before="160" w:after="80"/>
      <w:outlineLvl w:val="1"/>
    </w:pPr>
    <w:rPr>
      <w:rFonts w:eastAsia="黑体" w:asciiTheme="majorHAnsi" w:hAnsiTheme="majorHAnsi" w:cstheme="majorBidi"/>
      <w:b/>
      <w:sz w:val="40"/>
      <w:szCs w:val="40"/>
    </w:rPr>
  </w:style>
  <w:style w:type="paragraph" w:styleId="4">
    <w:name w:val="heading 3"/>
    <w:basedOn w:val="1"/>
    <w:next w:val="1"/>
    <w:link w:val="22"/>
    <w:autoRedefine/>
    <w:unhideWhenUsed/>
    <w:qFormat/>
    <w:uiPriority w:val="99"/>
    <w:pPr>
      <w:keepNext/>
      <w:keepLines/>
      <w:spacing w:before="160" w:after="80"/>
      <w:outlineLvl w:val="2"/>
    </w:pPr>
    <w:rPr>
      <w:rFonts w:cstheme="majorBidi"/>
      <w:b/>
      <w:sz w:val="32"/>
      <w:szCs w:val="32"/>
    </w:rPr>
  </w:style>
  <w:style w:type="paragraph" w:styleId="5">
    <w:name w:val="heading 4"/>
    <w:basedOn w:val="1"/>
    <w:next w:val="1"/>
    <w:link w:val="23"/>
    <w:autoRedefine/>
    <w:unhideWhenUsed/>
    <w:qFormat/>
    <w:uiPriority w:val="9"/>
    <w:pPr>
      <w:keepNext/>
      <w:keepLines/>
      <w:spacing w:before="80" w:after="40"/>
      <w:outlineLvl w:val="3"/>
    </w:pPr>
    <w:rPr>
      <w:rFonts w:cstheme="majorBidi"/>
      <w:b/>
      <w:sz w:val="28"/>
      <w:szCs w:val="28"/>
    </w:rPr>
  </w:style>
  <w:style w:type="paragraph" w:styleId="6">
    <w:name w:val="heading 5"/>
    <w:basedOn w:val="1"/>
    <w:next w:val="1"/>
    <w:link w:val="24"/>
    <w:autoRedefine/>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25"/>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48"/>
    <w:autoRedefine/>
    <w:unhideWhenUsed/>
    <w:qFormat/>
    <w:uiPriority w:val="99"/>
    <w:pPr>
      <w:tabs>
        <w:tab w:val="center" w:pos="4153"/>
        <w:tab w:val="right" w:pos="8306"/>
      </w:tabs>
      <w:snapToGrid w:val="0"/>
      <w:spacing w:line="240" w:lineRule="auto"/>
      <w:jc w:val="left"/>
    </w:pPr>
    <w:rPr>
      <w:sz w:val="18"/>
      <w:szCs w:val="18"/>
    </w:rPr>
  </w:style>
  <w:style w:type="paragraph" w:styleId="12">
    <w:name w:val="header"/>
    <w:basedOn w:val="1"/>
    <w:link w:val="47"/>
    <w:autoRedefine/>
    <w:unhideWhenUsed/>
    <w:qFormat/>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30"/>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autoRedefine/>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5">
    <w:name w:val="Title"/>
    <w:basedOn w:val="1"/>
    <w:next w:val="1"/>
    <w:link w:val="29"/>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autoRedefine/>
    <w:semiHidden/>
    <w:unhideWhenUsed/>
    <w:qFormat/>
    <w:uiPriority w:val="99"/>
    <w:rPr>
      <w:color w:val="0000FF"/>
      <w:u w:val="single"/>
    </w:rPr>
  </w:style>
  <w:style w:type="character" w:customStyle="1" w:styleId="20">
    <w:name w:val="标题 1 字符"/>
    <w:basedOn w:val="18"/>
    <w:link w:val="2"/>
    <w:autoRedefine/>
    <w:qFormat/>
    <w:uiPriority w:val="99"/>
    <w:rPr>
      <w:rFonts w:eastAsia="黑体" w:asciiTheme="majorHAnsi" w:hAnsiTheme="majorHAnsi" w:cstheme="majorBidi"/>
      <w:b/>
      <w:sz w:val="48"/>
      <w:szCs w:val="48"/>
    </w:rPr>
  </w:style>
  <w:style w:type="character" w:customStyle="1" w:styleId="21">
    <w:name w:val="标题 2 字符"/>
    <w:basedOn w:val="18"/>
    <w:link w:val="3"/>
    <w:autoRedefine/>
    <w:qFormat/>
    <w:uiPriority w:val="99"/>
    <w:rPr>
      <w:rFonts w:eastAsia="黑体" w:asciiTheme="majorHAnsi" w:hAnsiTheme="majorHAnsi" w:cstheme="majorBidi"/>
      <w:b/>
      <w:sz w:val="40"/>
      <w:szCs w:val="40"/>
    </w:rPr>
  </w:style>
  <w:style w:type="character" w:customStyle="1" w:styleId="22">
    <w:name w:val="标题 3 字符"/>
    <w:basedOn w:val="18"/>
    <w:link w:val="4"/>
    <w:autoRedefine/>
    <w:qFormat/>
    <w:uiPriority w:val="99"/>
    <w:rPr>
      <w:rFonts w:ascii="Times New Roman" w:hAnsi="Times New Roman" w:eastAsia="楷体" w:cstheme="majorBidi"/>
      <w:b/>
      <w:sz w:val="32"/>
      <w:szCs w:val="32"/>
    </w:rPr>
  </w:style>
  <w:style w:type="character" w:customStyle="1" w:styleId="23">
    <w:name w:val="标题 4 字符"/>
    <w:basedOn w:val="18"/>
    <w:link w:val="5"/>
    <w:autoRedefine/>
    <w:qFormat/>
    <w:uiPriority w:val="9"/>
    <w:rPr>
      <w:rFonts w:ascii="Times New Roman" w:hAnsi="Times New Roman" w:eastAsia="楷体" w:cstheme="majorBidi"/>
      <w:b/>
      <w:sz w:val="28"/>
      <w:szCs w:val="28"/>
    </w:rPr>
  </w:style>
  <w:style w:type="character" w:customStyle="1" w:styleId="24">
    <w:name w:val="标题 5 字符"/>
    <w:basedOn w:val="18"/>
    <w:link w:val="6"/>
    <w:autoRedefine/>
    <w:semiHidden/>
    <w:qFormat/>
    <w:uiPriority w:val="9"/>
    <w:rPr>
      <w:rFonts w:cstheme="majorBidi"/>
      <w:color w:val="104862" w:themeColor="accent1" w:themeShade="BF"/>
      <w:sz w:val="24"/>
      <w:szCs w:val="24"/>
    </w:rPr>
  </w:style>
  <w:style w:type="character" w:customStyle="1" w:styleId="25">
    <w:name w:val="标题 6 字符"/>
    <w:basedOn w:val="18"/>
    <w:link w:val="7"/>
    <w:autoRedefine/>
    <w:semiHidden/>
    <w:qFormat/>
    <w:uiPriority w:val="9"/>
    <w:rPr>
      <w:rFonts w:cstheme="majorBidi"/>
      <w:b/>
      <w:bCs/>
      <w:color w:val="104862" w:themeColor="accent1" w:themeShade="BF"/>
    </w:rPr>
  </w:style>
  <w:style w:type="character" w:customStyle="1" w:styleId="26">
    <w:name w:val="标题 7 字符"/>
    <w:basedOn w:val="18"/>
    <w:link w:val="8"/>
    <w:autoRedefine/>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5"/>
    <w:autoRedefine/>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autoRedefine/>
    <w:qFormat/>
    <w:uiPriority w:val="29"/>
    <w:pPr>
      <w:spacing w:before="160" w:after="160"/>
      <w:jc w:val="left"/>
    </w:pPr>
    <w:rPr>
      <w:rFonts w:eastAsia="宋体"/>
      <w:iCs/>
      <w:color w:val="404040" w:themeColor="text1" w:themeTint="BF"/>
      <w:sz w:val="20"/>
      <w14:textFill>
        <w14:solidFill>
          <w14:schemeClr w14:val="tx1">
            <w14:lumMod w14:val="75000"/>
            <w14:lumOff w14:val="25000"/>
          </w14:schemeClr>
        </w14:solidFill>
      </w14:textFill>
    </w:rPr>
  </w:style>
  <w:style w:type="character" w:customStyle="1" w:styleId="32">
    <w:name w:val="引用 字符"/>
    <w:basedOn w:val="18"/>
    <w:link w:val="31"/>
    <w:autoRedefine/>
    <w:qFormat/>
    <w:uiPriority w:val="29"/>
    <w:rPr>
      <w:rFonts w:ascii="Times New Roman" w:hAnsi="Times New Roman" w:eastAsia="宋体" w:cs="Times New Roman"/>
      <w:iCs/>
      <w:color w:val="404040" w:themeColor="text1" w:themeTint="BF"/>
      <w:sz w:val="20"/>
      <w:szCs w:val="24"/>
      <w14:textFill>
        <w14:solidFill>
          <w14:schemeClr w14:val="tx1">
            <w14:lumMod w14:val="75000"/>
            <w14:lumOff w14:val="25000"/>
          </w14:schemeClr>
        </w14:solidFill>
      </w14:textFill>
    </w:rPr>
  </w:style>
  <w:style w:type="paragraph" w:styleId="33">
    <w:name w:val="List Paragraph"/>
    <w:basedOn w:val="1"/>
    <w:autoRedefine/>
    <w:qFormat/>
    <w:uiPriority w:val="34"/>
    <w:pPr>
      <w:ind w:left="720"/>
      <w:contextualSpacing/>
    </w:pPr>
  </w:style>
  <w:style w:type="character" w:customStyle="1" w:styleId="34">
    <w:name w:val="明显强调1"/>
    <w:basedOn w:val="18"/>
    <w:autoRedefine/>
    <w:qFormat/>
    <w:uiPriority w:val="21"/>
    <w:rPr>
      <w:i/>
      <w:iCs/>
      <w:color w:val="104862" w:themeColor="accent1" w:themeShade="BF"/>
    </w:rPr>
  </w:style>
  <w:style w:type="paragraph" w:styleId="35">
    <w:name w:val="Intense Quote"/>
    <w:basedOn w:val="1"/>
    <w:next w:val="1"/>
    <w:link w:val="36"/>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autoRedefine/>
    <w:qFormat/>
    <w:uiPriority w:val="30"/>
    <w:rPr>
      <w:i/>
      <w:iCs/>
      <w:color w:val="104862" w:themeColor="accent1" w:themeShade="BF"/>
    </w:rPr>
  </w:style>
  <w:style w:type="character" w:customStyle="1" w:styleId="37">
    <w:name w:val="明显参考1"/>
    <w:basedOn w:val="18"/>
    <w:autoRedefine/>
    <w:qFormat/>
    <w:uiPriority w:val="32"/>
    <w:rPr>
      <w:b/>
      <w:bCs/>
      <w:smallCaps/>
      <w:color w:val="104862" w:themeColor="accent1" w:themeShade="BF"/>
      <w:spacing w:val="5"/>
    </w:rPr>
  </w:style>
  <w:style w:type="paragraph" w:customStyle="1" w:styleId="38">
    <w:name w:val="List Paragraph1"/>
    <w:basedOn w:val="1"/>
    <w:autoRedefine/>
    <w:qFormat/>
    <w:uiPriority w:val="0"/>
    <w:pPr>
      <w:spacing w:before="240" w:after="240" w:line="240" w:lineRule="auto"/>
      <w:ind w:left="720"/>
      <w:contextualSpacing/>
    </w:pPr>
    <w:rPr>
      <w:rFonts w:ascii="Calibri" w:hAnsi="Calibri"/>
    </w:rPr>
  </w:style>
  <w:style w:type="paragraph" w:customStyle="1" w:styleId="39">
    <w:name w:val="正文1"/>
    <w:autoRedefine/>
    <w:qFormat/>
    <w:uiPriority w:val="0"/>
    <w:pPr>
      <w:jc w:val="both"/>
    </w:pPr>
    <w:rPr>
      <w:rFonts w:ascii="Times New Roman" w:hAnsi="Times New Roman" w:eastAsia="宋体" w:cs="Times New Roman"/>
      <w:kern w:val="2"/>
      <w:sz w:val="21"/>
      <w:szCs w:val="21"/>
      <w:lang w:val="en-US" w:eastAsia="zh-CN" w:bidi="ar-SA"/>
    </w:rPr>
  </w:style>
  <w:style w:type="paragraph" w:customStyle="1" w:styleId="40">
    <w:name w:val="List Paragraph2"/>
    <w:basedOn w:val="1"/>
    <w:autoRedefine/>
    <w:semiHidden/>
    <w:qFormat/>
    <w:uiPriority w:val="0"/>
    <w:pPr>
      <w:ind w:firstLineChars="200"/>
    </w:pPr>
  </w:style>
  <w:style w:type="character" w:customStyle="1" w:styleId="41">
    <w:name w:val="anchor-text"/>
    <w:basedOn w:val="18"/>
    <w:autoRedefine/>
    <w:qFormat/>
    <w:uiPriority w:val="0"/>
  </w:style>
  <w:style w:type="character" w:customStyle="1" w:styleId="42">
    <w:name w:val="label"/>
    <w:basedOn w:val="18"/>
    <w:autoRedefine/>
    <w:qFormat/>
    <w:uiPriority w:val="0"/>
  </w:style>
  <w:style w:type="character" w:customStyle="1" w:styleId="43">
    <w:name w:val="mjx_assistive_mathml"/>
    <w:basedOn w:val="18"/>
    <w:autoRedefine/>
    <w:qFormat/>
    <w:uiPriority w:val="0"/>
  </w:style>
  <w:style w:type="paragraph" w:customStyle="1" w:styleId="44">
    <w:name w:val="修订1"/>
    <w:autoRedefine/>
    <w:hidden/>
    <w:semiHidden/>
    <w:qFormat/>
    <w:uiPriority w:val="99"/>
    <w:rPr>
      <w:rFonts w:ascii="Times New Roman" w:hAnsi="Times New Roman" w:eastAsia="楷体" w:cs="Times New Roman"/>
      <w:kern w:val="2"/>
      <w:sz w:val="24"/>
      <w:szCs w:val="24"/>
      <w:lang w:val="en-US" w:eastAsia="zh-CN" w:bidi="ar-SA"/>
    </w:rPr>
  </w:style>
  <w:style w:type="character" w:styleId="45">
    <w:name w:val="Placeholder Text"/>
    <w:basedOn w:val="18"/>
    <w:autoRedefine/>
    <w:semiHidden/>
    <w:qFormat/>
    <w:uiPriority w:val="99"/>
    <w:rPr>
      <w:color w:val="666666"/>
    </w:rPr>
  </w:style>
  <w:style w:type="table" w:customStyle="1" w:styleId="46">
    <w:name w:val="网格表 6 彩色 - 着色 51"/>
    <w:basedOn w:val="16"/>
    <w:autoRedefine/>
    <w:qFormat/>
    <w:uiPriority w:val="0"/>
    <w:rPr>
      <w:rFonts w:eastAsia="Times New Roman"/>
      <w:color w:val="2E75B5"/>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DEEAF6"/>
      </w:tcPr>
    </w:tblStylePr>
    <w:tblStylePr w:type="band1Horz">
      <w:tcPr>
        <w:shd w:val="clear" w:color="auto" w:fill="DEEAF6"/>
      </w:tcPr>
    </w:tblStylePr>
  </w:style>
  <w:style w:type="character" w:customStyle="1" w:styleId="47">
    <w:name w:val="页眉 字符"/>
    <w:basedOn w:val="18"/>
    <w:link w:val="12"/>
    <w:autoRedefine/>
    <w:qFormat/>
    <w:uiPriority w:val="99"/>
    <w:rPr>
      <w:rFonts w:eastAsia="楷体"/>
      <w:kern w:val="2"/>
      <w:sz w:val="18"/>
      <w:szCs w:val="18"/>
    </w:rPr>
  </w:style>
  <w:style w:type="character" w:customStyle="1" w:styleId="48">
    <w:name w:val="页脚 字符"/>
    <w:basedOn w:val="18"/>
    <w:link w:val="11"/>
    <w:uiPriority w:val="99"/>
    <w:rPr>
      <w:rFonts w:eastAsia="楷体"/>
      <w:kern w:val="2"/>
      <w:sz w:val="18"/>
      <w:szCs w:val="18"/>
    </w:rPr>
  </w:style>
  <w:style w:type="paragraph" w:customStyle="1" w:styleId="49">
    <w:name w:val="Revision"/>
    <w:autoRedefine/>
    <w:hidden/>
    <w:unhideWhenUsed/>
    <w:qFormat/>
    <w:uiPriority w:val="99"/>
    <w:rPr>
      <w:rFonts w:ascii="Times New Roman" w:hAnsi="Times New Roman" w:eastAsia="楷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4092</Words>
  <Characters>23329</Characters>
  <Lines>194</Lines>
  <Paragraphs>54</Paragraphs>
  <TotalTime>77</TotalTime>
  <ScaleCrop>false</ScaleCrop>
  <LinksUpToDate>false</LinksUpToDate>
  <CharactersWithSpaces>27367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2024-03-10T06:59:00Z</dcterms:created>
  <dc:creator>Fred Zhou</dc:creator>
  <cp:lastModifiedBy>野草</cp:lastModifiedBy>
  <cp:lastPrinted>2024-03-10T07:19:00Z</cp:lastPrinted>
  <dcterms:modified xsi:type="dcterms:W3CDTF">2024-03-13T09:26:50Z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50380AA49C8948F3923B9DDBCA6E3AFA_12</vt:lpwstr>
  </property>
</Properties>
</file>